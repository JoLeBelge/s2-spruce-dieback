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1CD4C" w14:textId="77777777" w:rsidR="00B177F5" w:rsidRPr="00C23AAF" w:rsidRDefault="00B177F5">
      <w:pPr>
        <w:pStyle w:val="Corpsdetexte"/>
        <w:spacing w:line="240" w:lineRule="auto"/>
        <w:rPr>
          <w:rFonts w:ascii="Times New Roman"/>
          <w:lang w:val="en-GB"/>
        </w:rPr>
      </w:pPr>
    </w:p>
    <w:p w14:paraId="7C6DB71F" w14:textId="77777777" w:rsidR="00B177F5" w:rsidRPr="00C23AAF" w:rsidRDefault="00B177F5">
      <w:pPr>
        <w:pStyle w:val="Corpsdetexte"/>
        <w:spacing w:line="240" w:lineRule="auto"/>
        <w:rPr>
          <w:rFonts w:ascii="Times New Roman"/>
          <w:lang w:val="en-GB"/>
        </w:rPr>
      </w:pPr>
    </w:p>
    <w:p w14:paraId="18170A4A" w14:textId="77777777" w:rsidR="00B177F5" w:rsidRPr="00C23AAF" w:rsidRDefault="00B177F5">
      <w:pPr>
        <w:pStyle w:val="Corpsdetexte"/>
        <w:spacing w:line="240" w:lineRule="auto"/>
        <w:rPr>
          <w:rFonts w:ascii="Times New Roman"/>
          <w:lang w:val="en-GB"/>
        </w:rPr>
      </w:pPr>
    </w:p>
    <w:p w14:paraId="46F26D42" w14:textId="77777777" w:rsidR="00B177F5" w:rsidRPr="00C23AAF" w:rsidRDefault="00B177F5">
      <w:pPr>
        <w:pStyle w:val="Corpsdetexte"/>
        <w:spacing w:line="240" w:lineRule="auto"/>
        <w:rPr>
          <w:rFonts w:ascii="Times New Roman"/>
          <w:lang w:val="en-GB"/>
        </w:rPr>
      </w:pPr>
    </w:p>
    <w:p w14:paraId="5D56558A" w14:textId="77777777" w:rsidR="00B177F5" w:rsidRPr="00C23AAF" w:rsidRDefault="00B177F5">
      <w:pPr>
        <w:pStyle w:val="Corpsdetexte"/>
        <w:spacing w:line="240" w:lineRule="auto"/>
        <w:rPr>
          <w:rFonts w:ascii="Times New Roman"/>
          <w:lang w:val="en-GB"/>
        </w:rPr>
      </w:pPr>
    </w:p>
    <w:p w14:paraId="541C83CC" w14:textId="77777777" w:rsidR="00B177F5" w:rsidRPr="00C23AAF" w:rsidRDefault="00B177F5">
      <w:pPr>
        <w:pStyle w:val="Corpsdetexte"/>
        <w:spacing w:line="240" w:lineRule="auto"/>
        <w:rPr>
          <w:rFonts w:ascii="Times New Roman"/>
          <w:lang w:val="en-GB"/>
        </w:rPr>
      </w:pPr>
    </w:p>
    <w:p w14:paraId="64F8FBD4" w14:textId="77777777" w:rsidR="00B177F5" w:rsidRPr="00C23AAF" w:rsidRDefault="00B177F5">
      <w:pPr>
        <w:pStyle w:val="Corpsdetexte"/>
        <w:spacing w:line="240" w:lineRule="auto"/>
        <w:rPr>
          <w:rFonts w:ascii="Times New Roman"/>
          <w:lang w:val="en-GB"/>
        </w:rPr>
      </w:pPr>
    </w:p>
    <w:p w14:paraId="3EE1E23C" w14:textId="77777777" w:rsidR="00B177F5" w:rsidRPr="00C23AAF" w:rsidRDefault="00B177F5">
      <w:pPr>
        <w:pStyle w:val="Corpsdetexte"/>
        <w:spacing w:line="240" w:lineRule="auto"/>
        <w:rPr>
          <w:rFonts w:ascii="Times New Roman"/>
          <w:lang w:val="en-GB"/>
        </w:rPr>
      </w:pPr>
    </w:p>
    <w:p w14:paraId="7AB0F90D" w14:textId="77777777" w:rsidR="00B177F5" w:rsidRPr="00C23AAF" w:rsidRDefault="00B553DB">
      <w:pPr>
        <w:spacing w:before="190"/>
        <w:ind w:left="760" w:right="440"/>
        <w:jc w:val="center"/>
        <w:rPr>
          <w:sz w:val="24"/>
          <w:lang w:val="en-GB"/>
        </w:rPr>
      </w:pPr>
      <w:r w:rsidRPr="00C23AAF">
        <w:rPr>
          <w:sz w:val="24"/>
          <w:lang w:val="en-GB"/>
        </w:rPr>
        <w:t>Original</w:t>
      </w:r>
      <w:r w:rsidRPr="00C23AAF">
        <w:rPr>
          <w:spacing w:val="42"/>
          <w:sz w:val="24"/>
          <w:lang w:val="en-GB"/>
        </w:rPr>
        <w:t xml:space="preserve"> </w:t>
      </w:r>
      <w:r w:rsidRPr="00C23AAF">
        <w:rPr>
          <w:sz w:val="24"/>
          <w:lang w:val="en-GB"/>
        </w:rPr>
        <w:t>research</w:t>
      </w:r>
      <w:r w:rsidRPr="00C23AAF">
        <w:rPr>
          <w:spacing w:val="42"/>
          <w:sz w:val="24"/>
          <w:lang w:val="en-GB"/>
        </w:rPr>
        <w:t xml:space="preserve"> </w:t>
      </w:r>
      <w:r w:rsidRPr="00C23AAF">
        <w:rPr>
          <w:sz w:val="24"/>
          <w:lang w:val="en-GB"/>
        </w:rPr>
        <w:t>papers</w:t>
      </w:r>
    </w:p>
    <w:p w14:paraId="724F5F15" w14:textId="77777777" w:rsidR="00B177F5" w:rsidRPr="00C23AAF" w:rsidRDefault="00B177F5">
      <w:pPr>
        <w:pStyle w:val="Corpsdetexte"/>
        <w:spacing w:before="5" w:line="240" w:lineRule="auto"/>
        <w:rPr>
          <w:sz w:val="31"/>
          <w:lang w:val="en-GB"/>
        </w:rPr>
      </w:pPr>
      <w:commentRangeStart w:id="0"/>
    </w:p>
    <w:p w14:paraId="69FF901A" w14:textId="4705871C" w:rsidR="00B177F5" w:rsidRPr="00C23AAF" w:rsidRDefault="00B553DB">
      <w:pPr>
        <w:pStyle w:val="Titre"/>
        <w:spacing w:line="204" w:lineRule="auto"/>
        <w:rPr>
          <w:lang w:val="en-GB"/>
        </w:rPr>
      </w:pPr>
      <w:del w:id="1" w:author="Christian PIEDALLU" w:date="2023-02-06T14:25:00Z">
        <w:r w:rsidRPr="00C23AAF" w:rsidDel="0000224E">
          <w:rPr>
            <w:lang w:val="en-GB"/>
          </w:rPr>
          <w:delText>Assessment</w:delText>
        </w:r>
        <w:r w:rsidRPr="00C23AAF" w:rsidDel="0000224E">
          <w:rPr>
            <w:spacing w:val="-4"/>
            <w:lang w:val="en-GB"/>
          </w:rPr>
          <w:delText xml:space="preserve"> </w:delText>
        </w:r>
        <w:r w:rsidRPr="00C23AAF" w:rsidDel="0000224E">
          <w:rPr>
            <w:lang w:val="en-GB"/>
          </w:rPr>
          <w:delText>of</w:delText>
        </w:r>
        <w:r w:rsidRPr="00C23AAF" w:rsidDel="0000224E">
          <w:rPr>
            <w:spacing w:val="-4"/>
            <w:lang w:val="en-GB"/>
          </w:rPr>
          <w:delText xml:space="preserve"> </w:delText>
        </w:r>
        <w:r w:rsidRPr="00C23AAF" w:rsidDel="0000224E">
          <w:rPr>
            <w:lang w:val="en-GB"/>
          </w:rPr>
          <w:delText>the</w:delText>
        </w:r>
        <w:r w:rsidRPr="00C23AAF" w:rsidDel="0000224E">
          <w:rPr>
            <w:spacing w:val="-3"/>
            <w:lang w:val="en-GB"/>
          </w:rPr>
          <w:delText xml:space="preserve"> </w:delText>
        </w:r>
        <w:r w:rsidRPr="00C23AAF" w:rsidDel="0000224E">
          <w:rPr>
            <w:lang w:val="en-GB"/>
          </w:rPr>
          <w:delText>evolution</w:delText>
        </w:r>
      </w:del>
      <w:ins w:id="2" w:author="Christian PIEDALLU" w:date="2023-02-06T14:25:00Z">
        <w:r w:rsidR="0000224E">
          <w:rPr>
            <w:lang w:val="en-GB"/>
          </w:rPr>
          <w:t>Evolution</w:t>
        </w:r>
      </w:ins>
      <w:r w:rsidRPr="00C23AAF">
        <w:rPr>
          <w:spacing w:val="-4"/>
          <w:lang w:val="en-GB"/>
        </w:rPr>
        <w:t xml:space="preserve"> </w:t>
      </w:r>
      <w:r w:rsidRPr="00C23AAF">
        <w:rPr>
          <w:lang w:val="en-GB"/>
        </w:rPr>
        <w:t>of</w:t>
      </w:r>
      <w:r w:rsidRPr="00C23AAF">
        <w:rPr>
          <w:spacing w:val="-3"/>
          <w:lang w:val="en-GB"/>
        </w:rPr>
        <w:t xml:space="preserve"> </w:t>
      </w:r>
      <w:r w:rsidRPr="00C23AAF">
        <w:rPr>
          <w:lang w:val="en-GB"/>
        </w:rPr>
        <w:t>the</w:t>
      </w:r>
      <w:r w:rsidRPr="00C23AAF">
        <w:rPr>
          <w:spacing w:val="-4"/>
          <w:lang w:val="en-GB"/>
        </w:rPr>
        <w:t xml:space="preserve"> </w:t>
      </w:r>
      <w:r w:rsidRPr="00C23AAF">
        <w:rPr>
          <w:lang w:val="en-GB"/>
        </w:rPr>
        <w:t>bark</w:t>
      </w:r>
      <w:r w:rsidRPr="00C23AAF">
        <w:rPr>
          <w:spacing w:val="-3"/>
          <w:lang w:val="en-GB"/>
        </w:rPr>
        <w:t xml:space="preserve"> </w:t>
      </w:r>
      <w:r w:rsidRPr="00C23AAF">
        <w:rPr>
          <w:lang w:val="en-GB"/>
        </w:rPr>
        <w:t>beetle</w:t>
      </w:r>
      <w:r w:rsidRPr="00C23AAF">
        <w:rPr>
          <w:spacing w:val="-3"/>
          <w:lang w:val="en-GB"/>
        </w:rPr>
        <w:t xml:space="preserve"> </w:t>
      </w:r>
      <w:r w:rsidRPr="00C23AAF">
        <w:rPr>
          <w:lang w:val="en-GB"/>
        </w:rPr>
        <w:t>crisis</w:t>
      </w:r>
      <w:r w:rsidRPr="00C23AAF">
        <w:rPr>
          <w:spacing w:val="-4"/>
          <w:lang w:val="en-GB"/>
        </w:rPr>
        <w:t xml:space="preserve"> </w:t>
      </w:r>
      <w:r w:rsidRPr="00C23AAF">
        <w:rPr>
          <w:lang w:val="en-GB"/>
        </w:rPr>
        <w:t>in</w:t>
      </w:r>
      <w:r w:rsidRPr="00C23AAF">
        <w:rPr>
          <w:spacing w:val="-3"/>
          <w:lang w:val="en-GB"/>
        </w:rPr>
        <w:t xml:space="preserve"> </w:t>
      </w:r>
      <w:r w:rsidRPr="00C23AAF">
        <w:rPr>
          <w:lang w:val="en-GB"/>
        </w:rPr>
        <w:t>the</w:t>
      </w:r>
      <w:r w:rsidRPr="00C23AAF">
        <w:rPr>
          <w:spacing w:val="-74"/>
          <w:lang w:val="en-GB"/>
        </w:rPr>
        <w:t xml:space="preserve"> </w:t>
      </w:r>
      <w:ins w:id="3" w:author="Christian PIEDALLU" w:date="2023-02-06T14:25:00Z">
        <w:r w:rsidR="0000224E">
          <w:rPr>
            <w:spacing w:val="-74"/>
            <w:lang w:val="en-GB"/>
          </w:rPr>
          <w:t xml:space="preserve"> </w:t>
        </w:r>
      </w:ins>
      <w:r w:rsidRPr="00C23AAF">
        <w:rPr>
          <w:lang w:val="en-GB"/>
        </w:rPr>
        <w:t xml:space="preserve">spruce forest: a remote sensing </w:t>
      </w:r>
      <w:del w:id="4" w:author="Christian PIEDALLU" w:date="2023-02-06T14:25:00Z">
        <w:r w:rsidRPr="00C23AAF" w:rsidDel="0000224E">
          <w:rPr>
            <w:lang w:val="en-GB"/>
          </w:rPr>
          <w:delText xml:space="preserve">multi-temporal </w:delText>
        </w:r>
      </w:del>
      <w:r w:rsidRPr="00C23AAF">
        <w:rPr>
          <w:lang w:val="en-GB"/>
        </w:rPr>
        <w:t>analysis in</w:t>
      </w:r>
      <w:r w:rsidRPr="00C23AAF">
        <w:rPr>
          <w:spacing w:val="-74"/>
          <w:lang w:val="en-GB"/>
        </w:rPr>
        <w:t xml:space="preserve"> </w:t>
      </w:r>
      <w:ins w:id="5" w:author="Christian PIEDALLU" w:date="2023-02-06T14:25:00Z">
        <w:r w:rsidR="0000224E">
          <w:rPr>
            <w:spacing w:val="-74"/>
            <w:lang w:val="en-GB"/>
          </w:rPr>
          <w:t xml:space="preserve"> </w:t>
        </w:r>
      </w:ins>
      <w:r w:rsidRPr="00C23AAF">
        <w:rPr>
          <w:lang w:val="en-GB"/>
        </w:rPr>
        <w:t>Belgium</w:t>
      </w:r>
      <w:r w:rsidRPr="00C23AAF">
        <w:rPr>
          <w:spacing w:val="25"/>
          <w:lang w:val="en-GB"/>
        </w:rPr>
        <w:t xml:space="preserve"> </w:t>
      </w:r>
      <w:r w:rsidRPr="00C23AAF">
        <w:rPr>
          <w:lang w:val="en-GB"/>
        </w:rPr>
        <w:t>and</w:t>
      </w:r>
      <w:r w:rsidRPr="00C23AAF">
        <w:rPr>
          <w:spacing w:val="26"/>
          <w:lang w:val="en-GB"/>
        </w:rPr>
        <w:t xml:space="preserve"> </w:t>
      </w:r>
      <w:r w:rsidRPr="00C23AAF">
        <w:rPr>
          <w:lang w:val="en-GB"/>
        </w:rPr>
        <w:t>North</w:t>
      </w:r>
      <w:r w:rsidRPr="00C23AAF">
        <w:rPr>
          <w:spacing w:val="26"/>
          <w:lang w:val="en-GB"/>
        </w:rPr>
        <w:t xml:space="preserve"> </w:t>
      </w:r>
      <w:r w:rsidRPr="00C23AAF">
        <w:rPr>
          <w:lang w:val="en-GB"/>
        </w:rPr>
        <w:t>east</w:t>
      </w:r>
      <w:r w:rsidRPr="00C23AAF">
        <w:rPr>
          <w:spacing w:val="26"/>
          <w:lang w:val="en-GB"/>
        </w:rPr>
        <w:t xml:space="preserve"> </w:t>
      </w:r>
      <w:r w:rsidRPr="00C23AAF">
        <w:rPr>
          <w:lang w:val="en-GB"/>
        </w:rPr>
        <w:t>France.</w:t>
      </w:r>
      <w:commentRangeEnd w:id="0"/>
      <w:r w:rsidR="0000224E">
        <w:rPr>
          <w:rStyle w:val="Marquedecommentaire"/>
        </w:rPr>
        <w:commentReference w:id="0"/>
      </w:r>
    </w:p>
    <w:p w14:paraId="0C482FCF" w14:textId="77777777" w:rsidR="00B177F5" w:rsidRPr="00C23AAF" w:rsidRDefault="00B177F5">
      <w:pPr>
        <w:pStyle w:val="Corpsdetexte"/>
        <w:spacing w:before="9" w:line="240" w:lineRule="auto"/>
        <w:rPr>
          <w:sz w:val="33"/>
          <w:lang w:val="en-GB"/>
        </w:rPr>
      </w:pPr>
    </w:p>
    <w:p w14:paraId="485EBD10" w14:textId="77777777" w:rsidR="00B177F5" w:rsidRPr="00C23AAF" w:rsidRDefault="00B553DB">
      <w:pPr>
        <w:spacing w:line="220" w:lineRule="auto"/>
        <w:ind w:left="760" w:right="439"/>
        <w:jc w:val="center"/>
        <w:rPr>
          <w:sz w:val="24"/>
          <w:lang w:val="en-GB"/>
        </w:rPr>
      </w:pPr>
      <w:r w:rsidRPr="00C23AAF">
        <w:rPr>
          <w:w w:val="110"/>
          <w:sz w:val="24"/>
          <w:lang w:val="en-GB"/>
        </w:rPr>
        <w:t>Gilles</w:t>
      </w:r>
      <w:r w:rsidRPr="00C23AAF">
        <w:rPr>
          <w:spacing w:val="7"/>
          <w:w w:val="110"/>
          <w:sz w:val="24"/>
          <w:lang w:val="en-GB"/>
        </w:rPr>
        <w:t xml:space="preserve"> </w:t>
      </w:r>
      <w:r w:rsidRPr="00C23AAF">
        <w:rPr>
          <w:w w:val="110"/>
          <w:sz w:val="24"/>
          <w:lang w:val="en-GB"/>
        </w:rPr>
        <w:t>Arthur</w:t>
      </w:r>
      <w:r w:rsidRPr="00C23AAF">
        <w:rPr>
          <w:w w:val="110"/>
          <w:sz w:val="24"/>
          <w:vertAlign w:val="superscript"/>
          <w:lang w:val="en-GB"/>
        </w:rPr>
        <w:t>1</w:t>
      </w:r>
      <w:r w:rsidRPr="00C23AAF">
        <w:rPr>
          <w:w w:val="110"/>
          <w:sz w:val="24"/>
          <w:lang w:val="en-GB"/>
        </w:rPr>
        <w:t>,</w:t>
      </w:r>
      <w:r w:rsidRPr="00C23AAF">
        <w:rPr>
          <w:spacing w:val="7"/>
          <w:w w:val="110"/>
          <w:sz w:val="24"/>
          <w:lang w:val="en-GB"/>
        </w:rPr>
        <w:t xml:space="preserve"> </w:t>
      </w:r>
      <w:r w:rsidRPr="00C23AAF">
        <w:rPr>
          <w:w w:val="110"/>
          <w:sz w:val="24"/>
          <w:lang w:val="en-GB"/>
        </w:rPr>
        <w:t>Lisein</w:t>
      </w:r>
      <w:r w:rsidRPr="00C23AAF">
        <w:rPr>
          <w:spacing w:val="8"/>
          <w:w w:val="110"/>
          <w:sz w:val="24"/>
          <w:lang w:val="en-GB"/>
        </w:rPr>
        <w:t xml:space="preserve"> </w:t>
      </w:r>
      <w:r w:rsidRPr="00C23AAF">
        <w:rPr>
          <w:w w:val="110"/>
          <w:sz w:val="24"/>
          <w:lang w:val="en-GB"/>
        </w:rPr>
        <w:t>Jonathan</w:t>
      </w:r>
      <w:r w:rsidRPr="00C23AAF">
        <w:rPr>
          <w:w w:val="110"/>
          <w:sz w:val="24"/>
          <w:vertAlign w:val="superscript"/>
          <w:lang w:val="en-GB"/>
        </w:rPr>
        <w:t>1</w:t>
      </w:r>
      <w:r w:rsidRPr="00C23AAF">
        <w:rPr>
          <w:w w:val="110"/>
          <w:sz w:val="24"/>
          <w:lang w:val="en-GB"/>
        </w:rPr>
        <w:t>,</w:t>
      </w:r>
      <w:r w:rsidRPr="00C23AAF">
        <w:rPr>
          <w:spacing w:val="7"/>
          <w:w w:val="110"/>
          <w:sz w:val="24"/>
          <w:lang w:val="en-GB"/>
        </w:rPr>
        <w:t xml:space="preserve"> </w:t>
      </w:r>
      <w:r w:rsidRPr="00C23AAF">
        <w:rPr>
          <w:w w:val="110"/>
          <w:sz w:val="24"/>
          <w:lang w:val="en-GB"/>
        </w:rPr>
        <w:t>Cansel</w:t>
      </w:r>
      <w:r w:rsidRPr="00C23AAF">
        <w:rPr>
          <w:spacing w:val="7"/>
          <w:w w:val="110"/>
          <w:sz w:val="24"/>
          <w:lang w:val="en-GB"/>
        </w:rPr>
        <w:t xml:space="preserve"> </w:t>
      </w:r>
      <w:r w:rsidRPr="00C23AAF">
        <w:rPr>
          <w:w w:val="110"/>
          <w:sz w:val="24"/>
          <w:lang w:val="en-GB"/>
        </w:rPr>
        <w:t>Juliette</w:t>
      </w:r>
      <w:r w:rsidRPr="00C23AAF">
        <w:rPr>
          <w:w w:val="110"/>
          <w:sz w:val="24"/>
          <w:vertAlign w:val="superscript"/>
          <w:lang w:val="en-GB"/>
        </w:rPr>
        <w:t>2</w:t>
      </w:r>
      <w:r w:rsidRPr="00C23AAF">
        <w:rPr>
          <w:w w:val="110"/>
          <w:sz w:val="24"/>
          <w:lang w:val="en-GB"/>
        </w:rPr>
        <w:t>,</w:t>
      </w:r>
      <w:r w:rsidRPr="00C23AAF">
        <w:rPr>
          <w:spacing w:val="7"/>
          <w:w w:val="110"/>
          <w:sz w:val="24"/>
          <w:lang w:val="en-GB"/>
        </w:rPr>
        <w:t xml:space="preserve"> </w:t>
      </w:r>
      <w:r w:rsidRPr="00C23AAF">
        <w:rPr>
          <w:w w:val="110"/>
          <w:sz w:val="24"/>
          <w:lang w:val="en-GB"/>
        </w:rPr>
        <w:t>Latte</w:t>
      </w:r>
      <w:r w:rsidRPr="00C23AAF">
        <w:rPr>
          <w:spacing w:val="8"/>
          <w:w w:val="110"/>
          <w:sz w:val="24"/>
          <w:lang w:val="en-GB"/>
        </w:rPr>
        <w:t xml:space="preserve"> </w:t>
      </w:r>
      <w:r w:rsidRPr="00C23AAF">
        <w:rPr>
          <w:w w:val="110"/>
          <w:sz w:val="24"/>
          <w:lang w:val="en-GB"/>
        </w:rPr>
        <w:t>Nicolas</w:t>
      </w:r>
      <w:r w:rsidRPr="00C23AAF">
        <w:rPr>
          <w:w w:val="110"/>
          <w:sz w:val="24"/>
          <w:vertAlign w:val="superscript"/>
          <w:lang w:val="en-GB"/>
        </w:rPr>
        <w:t>1</w:t>
      </w:r>
      <w:r w:rsidRPr="00C23AAF">
        <w:rPr>
          <w:w w:val="110"/>
          <w:sz w:val="24"/>
          <w:lang w:val="en-GB"/>
        </w:rPr>
        <w:t>,</w:t>
      </w:r>
      <w:r w:rsidRPr="00C23AAF">
        <w:rPr>
          <w:spacing w:val="7"/>
          <w:w w:val="110"/>
          <w:sz w:val="24"/>
          <w:lang w:val="en-GB"/>
        </w:rPr>
        <w:t xml:space="preserve"> </w:t>
      </w:r>
      <w:r w:rsidRPr="00C23AAF">
        <w:rPr>
          <w:w w:val="110"/>
          <w:sz w:val="24"/>
          <w:lang w:val="en-GB"/>
        </w:rPr>
        <w:t>Piedallu</w:t>
      </w:r>
      <w:r w:rsidRPr="00C23AAF">
        <w:rPr>
          <w:spacing w:val="-56"/>
          <w:w w:val="110"/>
          <w:sz w:val="24"/>
          <w:lang w:val="en-GB"/>
        </w:rPr>
        <w:t xml:space="preserve"> </w:t>
      </w:r>
      <w:r w:rsidRPr="00C23AAF">
        <w:rPr>
          <w:w w:val="110"/>
          <w:sz w:val="24"/>
          <w:lang w:val="en-GB"/>
        </w:rPr>
        <w:t>Christian</w:t>
      </w:r>
      <w:r w:rsidRPr="00C23AAF">
        <w:rPr>
          <w:w w:val="110"/>
          <w:sz w:val="24"/>
          <w:vertAlign w:val="superscript"/>
          <w:lang w:val="en-GB"/>
        </w:rPr>
        <w:t>3</w:t>
      </w:r>
      <w:r w:rsidRPr="00C23AAF">
        <w:rPr>
          <w:w w:val="110"/>
          <w:sz w:val="24"/>
          <w:lang w:val="en-GB"/>
        </w:rPr>
        <w:t>,</w:t>
      </w:r>
      <w:r w:rsidRPr="00C23AAF">
        <w:rPr>
          <w:spacing w:val="15"/>
          <w:w w:val="110"/>
          <w:sz w:val="24"/>
          <w:lang w:val="en-GB"/>
        </w:rPr>
        <w:t xml:space="preserve"> </w:t>
      </w:r>
      <w:r w:rsidRPr="00C23AAF">
        <w:rPr>
          <w:w w:val="110"/>
          <w:sz w:val="24"/>
          <w:lang w:val="en-GB"/>
        </w:rPr>
        <w:t>Claessens</w:t>
      </w:r>
      <w:r w:rsidRPr="00C23AAF">
        <w:rPr>
          <w:spacing w:val="16"/>
          <w:w w:val="110"/>
          <w:sz w:val="24"/>
          <w:lang w:val="en-GB"/>
        </w:rPr>
        <w:t xml:space="preserve"> </w:t>
      </w:r>
      <w:r w:rsidRPr="00C23AAF">
        <w:rPr>
          <w:w w:val="110"/>
          <w:sz w:val="24"/>
          <w:lang w:val="en-GB"/>
        </w:rPr>
        <w:t>Hugues</w:t>
      </w:r>
      <w:r w:rsidRPr="00C23AAF">
        <w:rPr>
          <w:w w:val="110"/>
          <w:sz w:val="24"/>
          <w:vertAlign w:val="superscript"/>
          <w:lang w:val="en-GB"/>
        </w:rPr>
        <w:t>1</w:t>
      </w:r>
    </w:p>
    <w:p w14:paraId="7587F6BC" w14:textId="77777777" w:rsidR="00B177F5" w:rsidRPr="00C23AAF" w:rsidRDefault="00B177F5">
      <w:pPr>
        <w:pStyle w:val="Corpsdetexte"/>
        <w:spacing w:line="240" w:lineRule="auto"/>
        <w:rPr>
          <w:lang w:val="en-GB"/>
        </w:rPr>
      </w:pPr>
    </w:p>
    <w:p w14:paraId="7C118806" w14:textId="77777777" w:rsidR="00B177F5" w:rsidRPr="00C23AAF" w:rsidRDefault="00B177F5">
      <w:pPr>
        <w:pStyle w:val="Corpsdetexte"/>
        <w:spacing w:line="240" w:lineRule="auto"/>
        <w:rPr>
          <w:lang w:val="en-GB"/>
        </w:rPr>
      </w:pPr>
    </w:p>
    <w:p w14:paraId="479C4697" w14:textId="77777777" w:rsidR="00B177F5" w:rsidRPr="00C23AAF" w:rsidRDefault="00B177F5">
      <w:pPr>
        <w:pStyle w:val="Corpsdetexte"/>
        <w:spacing w:line="240" w:lineRule="auto"/>
        <w:rPr>
          <w:lang w:val="en-GB"/>
        </w:rPr>
      </w:pPr>
    </w:p>
    <w:p w14:paraId="514CE4CC" w14:textId="76404625" w:rsidR="00B177F5" w:rsidRPr="00C23AAF" w:rsidRDefault="00672196">
      <w:pPr>
        <w:pStyle w:val="Corpsdetexte"/>
        <w:spacing w:before="10" w:line="240" w:lineRule="auto"/>
        <w:rPr>
          <w:sz w:val="10"/>
          <w:lang w:val="en-GB"/>
        </w:rPr>
      </w:pPr>
      <w:r w:rsidRPr="00C23AAF">
        <w:rPr>
          <w:noProof/>
          <w:lang w:val="en-GB"/>
        </w:rPr>
        <mc:AlternateContent>
          <mc:Choice Requires="wps">
            <w:drawing>
              <wp:anchor distT="0" distB="0" distL="0" distR="0" simplePos="0" relativeHeight="487587840" behindDoc="1" locked="0" layoutInCell="1" allowOverlap="1" wp14:anchorId="70DC84CD" wp14:editId="733C9580">
                <wp:simplePos x="0" y="0"/>
                <wp:positionH relativeFrom="page">
                  <wp:posOffset>1068070</wp:posOffset>
                </wp:positionH>
                <wp:positionV relativeFrom="paragraph">
                  <wp:posOffset>111125</wp:posOffset>
                </wp:positionV>
                <wp:extent cx="5424805" cy="1270"/>
                <wp:effectExtent l="0" t="0" r="0" b="0"/>
                <wp:wrapTopAndBottom/>
                <wp:docPr id="20"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4805" cy="1270"/>
                        </a:xfrm>
                        <a:custGeom>
                          <a:avLst/>
                          <a:gdLst>
                            <a:gd name="T0" fmla="+- 0 1682 1682"/>
                            <a:gd name="T1" fmla="*/ T0 w 8543"/>
                            <a:gd name="T2" fmla="+- 0 10224 1682"/>
                            <a:gd name="T3" fmla="*/ T2 w 8543"/>
                          </a:gdLst>
                          <a:ahLst/>
                          <a:cxnLst>
                            <a:cxn ang="0">
                              <a:pos x="T1" y="0"/>
                            </a:cxn>
                            <a:cxn ang="0">
                              <a:pos x="T3" y="0"/>
                            </a:cxn>
                          </a:cxnLst>
                          <a:rect l="0" t="0" r="r" b="b"/>
                          <a:pathLst>
                            <a:path w="8543">
                              <a:moveTo>
                                <a:pt x="0" y="0"/>
                              </a:moveTo>
                              <a:lnTo>
                                <a:pt x="854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A79E1" id="Freeform 12" o:spid="_x0000_s1026" style="position:absolute;margin-left:84.1pt;margin-top:8.75pt;width:427.1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" path="m,l8542,e" filled="f" strokeweight=".14042mm">
                <v:path arrowok="t" o:connecttype="custom" o:connectlocs="0,0;5424170,0" o:connectangles="0,0"/>
                <w10:wrap type="topAndBottom" anchorx="page"/>
              </v:shape>
            </w:pict>
          </mc:Fallback>
        </mc:AlternateContent>
      </w:r>
    </w:p>
    <w:p w14:paraId="0DF24D10" w14:textId="77777777" w:rsidR="00B177F5" w:rsidRPr="00C23AAF" w:rsidRDefault="00B177F5">
      <w:pPr>
        <w:pStyle w:val="Corpsdetexte"/>
        <w:spacing w:before="1" w:line="240" w:lineRule="auto"/>
        <w:rPr>
          <w:sz w:val="8"/>
          <w:lang w:val="en-GB"/>
        </w:rPr>
      </w:pPr>
    </w:p>
    <w:p w14:paraId="23832852" w14:textId="77777777" w:rsidR="00B177F5" w:rsidRPr="00C23AAF" w:rsidRDefault="00B553DB">
      <w:pPr>
        <w:spacing w:before="59"/>
        <w:ind w:left="521"/>
        <w:rPr>
          <w:b/>
          <w:sz w:val="20"/>
          <w:lang w:val="en-GB"/>
        </w:rPr>
      </w:pPr>
      <w:r w:rsidRPr="00C23AAF">
        <w:rPr>
          <w:b/>
          <w:w w:val="125"/>
          <w:sz w:val="20"/>
          <w:lang w:val="en-GB"/>
        </w:rPr>
        <w:t>Abstract</w:t>
      </w:r>
    </w:p>
    <w:p w14:paraId="79AE8C88" w14:textId="77777777" w:rsidR="00B177F5" w:rsidRPr="00C23AAF" w:rsidRDefault="00B177F5">
      <w:pPr>
        <w:pStyle w:val="Corpsdetexte"/>
        <w:spacing w:before="2" w:line="240" w:lineRule="auto"/>
        <w:rPr>
          <w:b/>
          <w:sz w:val="18"/>
          <w:lang w:val="en-GB"/>
        </w:rPr>
      </w:pPr>
    </w:p>
    <w:p w14:paraId="385226D5" w14:textId="77777777" w:rsidR="00B177F5" w:rsidRPr="00C23AAF" w:rsidRDefault="00B553DB">
      <w:pPr>
        <w:spacing w:line="235" w:lineRule="auto"/>
        <w:ind w:left="521"/>
        <w:rPr>
          <w:sz w:val="18"/>
          <w:lang w:val="en-GB"/>
        </w:rPr>
      </w:pPr>
      <w:r w:rsidRPr="00C23AAF">
        <w:rPr>
          <w:i/>
          <w:w w:val="105"/>
          <w:sz w:val="18"/>
          <w:lang w:val="en-GB"/>
        </w:rPr>
        <w:t>Keywords:</w:t>
      </w:r>
      <w:r w:rsidRPr="00C23AAF">
        <w:rPr>
          <w:i/>
          <w:spacing w:val="3"/>
          <w:w w:val="105"/>
          <w:sz w:val="18"/>
          <w:lang w:val="en-GB"/>
        </w:rPr>
        <w:t xml:space="preserve"> </w:t>
      </w:r>
      <w:r w:rsidRPr="00C23AAF">
        <w:rPr>
          <w:w w:val="105"/>
          <w:sz w:val="18"/>
          <w:lang w:val="en-GB"/>
        </w:rPr>
        <w:t>Norway</w:t>
      </w:r>
      <w:r w:rsidRPr="00C23AAF">
        <w:rPr>
          <w:spacing w:val="30"/>
          <w:w w:val="105"/>
          <w:sz w:val="18"/>
          <w:lang w:val="en-GB"/>
        </w:rPr>
        <w:t xml:space="preserve"> </w:t>
      </w:r>
      <w:r w:rsidRPr="00C23AAF">
        <w:rPr>
          <w:w w:val="105"/>
          <w:sz w:val="18"/>
          <w:lang w:val="en-GB"/>
        </w:rPr>
        <w:t>spuce,</w:t>
      </w:r>
      <w:r w:rsidRPr="00C23AAF">
        <w:rPr>
          <w:spacing w:val="32"/>
          <w:w w:val="105"/>
          <w:sz w:val="18"/>
          <w:lang w:val="en-GB"/>
        </w:rPr>
        <w:t xml:space="preserve"> </w:t>
      </w:r>
      <w:r w:rsidRPr="00C23AAF">
        <w:rPr>
          <w:w w:val="105"/>
          <w:sz w:val="18"/>
          <w:lang w:val="en-GB"/>
        </w:rPr>
        <w:t>Species</w:t>
      </w:r>
      <w:r w:rsidRPr="00C23AAF">
        <w:rPr>
          <w:spacing w:val="31"/>
          <w:w w:val="105"/>
          <w:sz w:val="18"/>
          <w:lang w:val="en-GB"/>
        </w:rPr>
        <w:t xml:space="preserve"> </w:t>
      </w:r>
      <w:r w:rsidRPr="00C23AAF">
        <w:rPr>
          <w:w w:val="105"/>
          <w:sz w:val="18"/>
          <w:lang w:val="en-GB"/>
        </w:rPr>
        <w:t>vulnerability,</w:t>
      </w:r>
      <w:r w:rsidRPr="00C23AAF">
        <w:rPr>
          <w:spacing w:val="31"/>
          <w:w w:val="105"/>
          <w:sz w:val="18"/>
          <w:lang w:val="en-GB"/>
        </w:rPr>
        <w:t xml:space="preserve"> </w:t>
      </w:r>
      <w:r w:rsidRPr="00C23AAF">
        <w:rPr>
          <w:w w:val="105"/>
          <w:sz w:val="18"/>
          <w:lang w:val="en-GB"/>
        </w:rPr>
        <w:t>Bark</w:t>
      </w:r>
      <w:r w:rsidRPr="00C23AAF">
        <w:rPr>
          <w:spacing w:val="31"/>
          <w:w w:val="105"/>
          <w:sz w:val="18"/>
          <w:lang w:val="en-GB"/>
        </w:rPr>
        <w:t xml:space="preserve"> </w:t>
      </w:r>
      <w:r w:rsidRPr="00C23AAF">
        <w:rPr>
          <w:w w:val="105"/>
          <w:sz w:val="18"/>
          <w:lang w:val="en-GB"/>
        </w:rPr>
        <w:t>beetle,</w:t>
      </w:r>
      <w:r w:rsidRPr="00C23AAF">
        <w:rPr>
          <w:spacing w:val="31"/>
          <w:w w:val="105"/>
          <w:sz w:val="18"/>
          <w:lang w:val="en-GB"/>
        </w:rPr>
        <w:t xml:space="preserve"> </w:t>
      </w:r>
      <w:r w:rsidRPr="00C23AAF">
        <w:rPr>
          <w:w w:val="105"/>
          <w:sz w:val="18"/>
          <w:lang w:val="en-GB"/>
        </w:rPr>
        <w:t>forest</w:t>
      </w:r>
      <w:r w:rsidRPr="00C23AAF">
        <w:rPr>
          <w:spacing w:val="30"/>
          <w:w w:val="105"/>
          <w:sz w:val="18"/>
          <w:lang w:val="en-GB"/>
        </w:rPr>
        <w:t xml:space="preserve"> </w:t>
      </w:r>
      <w:r w:rsidRPr="00C23AAF">
        <w:rPr>
          <w:w w:val="105"/>
          <w:sz w:val="18"/>
          <w:lang w:val="en-GB"/>
        </w:rPr>
        <w:t>management,</w:t>
      </w:r>
      <w:r w:rsidRPr="00C23AAF">
        <w:rPr>
          <w:spacing w:val="31"/>
          <w:w w:val="105"/>
          <w:sz w:val="18"/>
          <w:lang w:val="en-GB"/>
        </w:rPr>
        <w:t xml:space="preserve"> </w:t>
      </w:r>
      <w:r w:rsidRPr="00C23AAF">
        <w:rPr>
          <w:w w:val="105"/>
          <w:sz w:val="18"/>
          <w:lang w:val="en-GB"/>
        </w:rPr>
        <w:t>forest</w:t>
      </w:r>
      <w:r w:rsidRPr="00C23AAF">
        <w:rPr>
          <w:spacing w:val="31"/>
          <w:w w:val="105"/>
          <w:sz w:val="18"/>
          <w:lang w:val="en-GB"/>
        </w:rPr>
        <w:t xml:space="preserve"> </w:t>
      </w:r>
      <w:r w:rsidRPr="00C23AAF">
        <w:rPr>
          <w:w w:val="105"/>
          <w:sz w:val="18"/>
          <w:lang w:val="en-GB"/>
        </w:rPr>
        <w:t>site,</w:t>
      </w:r>
      <w:r w:rsidRPr="00C23AAF">
        <w:rPr>
          <w:spacing w:val="32"/>
          <w:w w:val="105"/>
          <w:sz w:val="18"/>
          <w:lang w:val="en-GB"/>
        </w:rPr>
        <w:t xml:space="preserve"> </w:t>
      </w:r>
      <w:r w:rsidRPr="00C23AAF">
        <w:rPr>
          <w:w w:val="105"/>
          <w:sz w:val="18"/>
          <w:lang w:val="en-GB"/>
        </w:rPr>
        <w:t>topographic</w:t>
      </w:r>
      <w:r w:rsidRPr="00C23AAF">
        <w:rPr>
          <w:spacing w:val="-40"/>
          <w:w w:val="105"/>
          <w:sz w:val="18"/>
          <w:lang w:val="en-GB"/>
        </w:rPr>
        <w:t xml:space="preserve"> </w:t>
      </w:r>
      <w:r w:rsidRPr="00C23AAF">
        <w:rPr>
          <w:w w:val="105"/>
          <w:sz w:val="18"/>
          <w:lang w:val="en-GB"/>
        </w:rPr>
        <w:t>condition,</w:t>
      </w:r>
      <w:r w:rsidRPr="00C23AAF">
        <w:rPr>
          <w:spacing w:val="19"/>
          <w:w w:val="105"/>
          <w:sz w:val="18"/>
          <w:lang w:val="en-GB"/>
        </w:rPr>
        <w:t xml:space="preserve"> </w:t>
      </w:r>
      <w:r w:rsidRPr="00C23AAF">
        <w:rPr>
          <w:w w:val="105"/>
          <w:sz w:val="18"/>
          <w:lang w:val="en-GB"/>
        </w:rPr>
        <w:t>time</w:t>
      </w:r>
      <w:r w:rsidRPr="00C23AAF">
        <w:rPr>
          <w:spacing w:val="19"/>
          <w:w w:val="105"/>
          <w:sz w:val="18"/>
          <w:lang w:val="en-GB"/>
        </w:rPr>
        <w:t xml:space="preserve"> </w:t>
      </w:r>
      <w:r w:rsidRPr="00C23AAF">
        <w:rPr>
          <w:w w:val="105"/>
          <w:sz w:val="18"/>
          <w:lang w:val="en-GB"/>
        </w:rPr>
        <w:t>series,</w:t>
      </w:r>
      <w:r w:rsidRPr="00C23AAF">
        <w:rPr>
          <w:spacing w:val="19"/>
          <w:w w:val="105"/>
          <w:sz w:val="18"/>
          <w:lang w:val="en-GB"/>
        </w:rPr>
        <w:t xml:space="preserve"> </w:t>
      </w:r>
      <w:r w:rsidRPr="00C23AAF">
        <w:rPr>
          <w:w w:val="105"/>
          <w:sz w:val="18"/>
          <w:lang w:val="en-GB"/>
        </w:rPr>
        <w:t>Sentinel-2</w:t>
      </w:r>
    </w:p>
    <w:p w14:paraId="42A882BC" w14:textId="5BDB230B" w:rsidR="00B177F5" w:rsidRPr="00C23AAF" w:rsidRDefault="00672196">
      <w:pPr>
        <w:pStyle w:val="Corpsdetexte"/>
        <w:spacing w:before="1" w:line="240" w:lineRule="auto"/>
        <w:rPr>
          <w:sz w:val="12"/>
          <w:lang w:val="en-GB"/>
        </w:rPr>
      </w:pPr>
      <w:r w:rsidRPr="00C23AAF">
        <w:rPr>
          <w:noProof/>
          <w:lang w:val="en-GB"/>
        </w:rPr>
        <mc:AlternateContent>
          <mc:Choice Requires="wps">
            <w:drawing>
              <wp:anchor distT="0" distB="0" distL="0" distR="0" simplePos="0" relativeHeight="487588352" behindDoc="1" locked="0" layoutInCell="1" allowOverlap="1" wp14:anchorId="56DF93DF" wp14:editId="11D60DC6">
                <wp:simplePos x="0" y="0"/>
                <wp:positionH relativeFrom="page">
                  <wp:posOffset>1068070</wp:posOffset>
                </wp:positionH>
                <wp:positionV relativeFrom="paragraph">
                  <wp:posOffset>121285</wp:posOffset>
                </wp:positionV>
                <wp:extent cx="5424805" cy="1270"/>
                <wp:effectExtent l="0" t="0" r="0" b="0"/>
                <wp:wrapTopAndBottom/>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4805" cy="1270"/>
                        </a:xfrm>
                        <a:custGeom>
                          <a:avLst/>
                          <a:gdLst>
                            <a:gd name="T0" fmla="+- 0 1682 1682"/>
                            <a:gd name="T1" fmla="*/ T0 w 8543"/>
                            <a:gd name="T2" fmla="+- 0 10224 1682"/>
                            <a:gd name="T3" fmla="*/ T2 w 8543"/>
                          </a:gdLst>
                          <a:ahLst/>
                          <a:cxnLst>
                            <a:cxn ang="0">
                              <a:pos x="T1" y="0"/>
                            </a:cxn>
                            <a:cxn ang="0">
                              <a:pos x="T3" y="0"/>
                            </a:cxn>
                          </a:cxnLst>
                          <a:rect l="0" t="0" r="r" b="b"/>
                          <a:pathLst>
                            <a:path w="8543">
                              <a:moveTo>
                                <a:pt x="0" y="0"/>
                              </a:moveTo>
                              <a:lnTo>
                                <a:pt x="854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0321E" id="Freeform 11" o:spid="_x0000_s1026" style="position:absolute;margin-left:84.1pt;margin-top:9.55pt;width:427.1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" path="m,l8542,e" filled="f" strokeweight=".14042mm">
                <v:path arrowok="t" o:connecttype="custom" o:connectlocs="0,0;5424170,0" o:connectangles="0,0"/>
                <w10:wrap type="topAndBottom" anchorx="page"/>
              </v:shape>
            </w:pict>
          </mc:Fallback>
        </mc:AlternateContent>
      </w:r>
    </w:p>
    <w:p w14:paraId="55AC3977" w14:textId="77777777" w:rsidR="00B177F5" w:rsidRPr="00C23AAF" w:rsidRDefault="00B553DB">
      <w:pPr>
        <w:spacing w:before="118"/>
        <w:ind w:left="269"/>
        <w:rPr>
          <w:b/>
          <w:sz w:val="20"/>
          <w:lang w:val="en-GB"/>
        </w:rPr>
      </w:pPr>
      <w:r w:rsidRPr="00C23AAF">
        <w:rPr>
          <w:rFonts w:ascii="Trebuchet MS"/>
          <w:sz w:val="10"/>
          <w:lang w:val="en-GB"/>
        </w:rPr>
        <w:t xml:space="preserve">1     </w:t>
      </w:r>
      <w:r w:rsidRPr="00C23AAF">
        <w:rPr>
          <w:rFonts w:ascii="Trebuchet MS"/>
          <w:spacing w:val="18"/>
          <w:sz w:val="10"/>
          <w:lang w:val="en-GB"/>
        </w:rPr>
        <w:t xml:space="preserve"> </w:t>
      </w:r>
      <w:bookmarkStart w:id="6" w:name="Introduction"/>
      <w:bookmarkEnd w:id="6"/>
      <w:r w:rsidRPr="00C23AAF">
        <w:rPr>
          <w:b/>
          <w:w w:val="115"/>
          <w:sz w:val="20"/>
          <w:lang w:val="en-GB"/>
        </w:rPr>
        <w:t xml:space="preserve">1.  </w:t>
      </w:r>
      <w:r w:rsidRPr="00C23AAF">
        <w:rPr>
          <w:b/>
          <w:spacing w:val="8"/>
          <w:w w:val="115"/>
          <w:sz w:val="20"/>
          <w:lang w:val="en-GB"/>
        </w:rPr>
        <w:t xml:space="preserve"> </w:t>
      </w:r>
      <w:r w:rsidRPr="00C23AAF">
        <w:rPr>
          <w:b/>
          <w:w w:val="115"/>
          <w:sz w:val="20"/>
          <w:lang w:val="en-GB"/>
        </w:rPr>
        <w:t>Introduction</w:t>
      </w:r>
    </w:p>
    <w:p w14:paraId="4B257BE5" w14:textId="77777777" w:rsidR="00B177F5" w:rsidRPr="00C23AAF" w:rsidRDefault="00B177F5">
      <w:pPr>
        <w:pStyle w:val="Corpsdetexte"/>
        <w:spacing w:before="5" w:line="240" w:lineRule="auto"/>
        <w:rPr>
          <w:b/>
          <w:sz w:val="9"/>
          <w:lang w:val="en-GB"/>
        </w:rPr>
      </w:pPr>
    </w:p>
    <w:p w14:paraId="780EEF15" w14:textId="77777777" w:rsidR="00B177F5" w:rsidRPr="00C23AAF" w:rsidRDefault="00B553DB">
      <w:pPr>
        <w:pStyle w:val="Corpsdetexte"/>
        <w:tabs>
          <w:tab w:val="left" w:pos="820"/>
        </w:tabs>
        <w:spacing w:before="59" w:line="242" w:lineRule="exact"/>
        <w:ind w:left="269"/>
        <w:rPr>
          <w:lang w:val="en-GB"/>
        </w:rPr>
      </w:pPr>
      <w:r w:rsidRPr="00C23AAF">
        <w:rPr>
          <w:rFonts w:ascii="Trebuchet MS"/>
          <w:w w:val="105"/>
          <w:sz w:val="10"/>
          <w:lang w:val="en-GB"/>
        </w:rPr>
        <w:t>2</w:t>
      </w:r>
      <w:r w:rsidRPr="00C23AAF">
        <w:rPr>
          <w:rFonts w:ascii="Trebuchet MS"/>
          <w:w w:val="105"/>
          <w:sz w:val="10"/>
          <w:lang w:val="en-GB"/>
        </w:rPr>
        <w:tab/>
      </w:r>
      <w:r w:rsidRPr="00C23AAF">
        <w:rPr>
          <w:w w:val="105"/>
          <w:lang w:val="en-GB"/>
        </w:rPr>
        <w:t>Global</w:t>
      </w:r>
      <w:r w:rsidRPr="00C23AAF">
        <w:rPr>
          <w:spacing w:val="31"/>
          <w:w w:val="105"/>
          <w:lang w:val="en-GB"/>
        </w:rPr>
        <w:t xml:space="preserve"> </w:t>
      </w:r>
      <w:r w:rsidRPr="00C23AAF">
        <w:rPr>
          <w:w w:val="105"/>
          <w:lang w:val="en-GB"/>
        </w:rPr>
        <w:t>changes</w:t>
      </w:r>
      <w:r w:rsidRPr="00C23AAF">
        <w:rPr>
          <w:spacing w:val="31"/>
          <w:w w:val="105"/>
          <w:lang w:val="en-GB"/>
        </w:rPr>
        <w:t xml:space="preserve"> </w:t>
      </w:r>
      <w:r w:rsidRPr="00C23AAF">
        <w:rPr>
          <w:w w:val="105"/>
          <w:lang w:val="en-GB"/>
        </w:rPr>
        <w:t>are</w:t>
      </w:r>
      <w:r w:rsidRPr="00C23AAF">
        <w:rPr>
          <w:spacing w:val="32"/>
          <w:w w:val="105"/>
          <w:lang w:val="en-GB"/>
        </w:rPr>
        <w:t xml:space="preserve"> </w:t>
      </w:r>
      <w:r w:rsidRPr="00C23AAF">
        <w:rPr>
          <w:w w:val="105"/>
          <w:lang w:val="en-GB"/>
        </w:rPr>
        <w:t>increasing</w:t>
      </w:r>
      <w:r w:rsidRPr="00C23AAF">
        <w:rPr>
          <w:spacing w:val="31"/>
          <w:w w:val="105"/>
          <w:lang w:val="en-GB"/>
        </w:rPr>
        <w:t xml:space="preserve"> </w:t>
      </w:r>
      <w:r w:rsidRPr="00C23AAF">
        <w:rPr>
          <w:w w:val="105"/>
          <w:lang w:val="en-GB"/>
        </w:rPr>
        <w:t>the</w:t>
      </w:r>
      <w:r w:rsidRPr="00C23AAF">
        <w:rPr>
          <w:spacing w:val="32"/>
          <w:w w:val="105"/>
          <w:lang w:val="en-GB"/>
        </w:rPr>
        <w:t xml:space="preserve"> </w:t>
      </w:r>
      <w:r w:rsidRPr="00C23AAF">
        <w:rPr>
          <w:w w:val="105"/>
          <w:lang w:val="en-GB"/>
        </w:rPr>
        <w:t>risk</w:t>
      </w:r>
      <w:r w:rsidRPr="00C23AAF">
        <w:rPr>
          <w:spacing w:val="31"/>
          <w:w w:val="105"/>
          <w:lang w:val="en-GB"/>
        </w:rPr>
        <w:t xml:space="preserve"> </w:t>
      </w:r>
      <w:r w:rsidRPr="00C23AAF">
        <w:rPr>
          <w:w w:val="105"/>
          <w:lang w:val="en-GB"/>
        </w:rPr>
        <w:t>of</w:t>
      </w:r>
      <w:r w:rsidRPr="00C23AAF">
        <w:rPr>
          <w:spacing w:val="32"/>
          <w:w w:val="105"/>
          <w:lang w:val="en-GB"/>
        </w:rPr>
        <w:t xml:space="preserve"> </w:t>
      </w:r>
      <w:r w:rsidRPr="00C23AAF">
        <w:rPr>
          <w:w w:val="105"/>
          <w:lang w:val="en-GB"/>
        </w:rPr>
        <w:t>disturbances</w:t>
      </w:r>
      <w:r w:rsidRPr="00C23AAF">
        <w:rPr>
          <w:spacing w:val="31"/>
          <w:w w:val="105"/>
          <w:lang w:val="en-GB"/>
        </w:rPr>
        <w:t xml:space="preserve"> </w:t>
      </w:r>
      <w:r w:rsidRPr="00C23AAF">
        <w:rPr>
          <w:w w:val="105"/>
          <w:lang w:val="en-GB"/>
        </w:rPr>
        <w:t>in</w:t>
      </w:r>
      <w:r w:rsidRPr="00C23AAF">
        <w:rPr>
          <w:spacing w:val="32"/>
          <w:w w:val="105"/>
          <w:lang w:val="en-GB"/>
        </w:rPr>
        <w:t xml:space="preserve"> </w:t>
      </w:r>
      <w:r w:rsidRPr="00C23AAF">
        <w:rPr>
          <w:w w:val="105"/>
          <w:lang w:val="en-GB"/>
        </w:rPr>
        <w:t>forest</w:t>
      </w:r>
      <w:r w:rsidRPr="00C23AAF">
        <w:rPr>
          <w:spacing w:val="31"/>
          <w:w w:val="105"/>
          <w:lang w:val="en-GB"/>
        </w:rPr>
        <w:t xml:space="preserve"> </w:t>
      </w:r>
      <w:r w:rsidRPr="00C23AAF">
        <w:rPr>
          <w:w w:val="105"/>
          <w:lang w:val="en-GB"/>
        </w:rPr>
        <w:t xml:space="preserve">environment: </w:t>
      </w:r>
      <w:r w:rsidRPr="00C23AAF">
        <w:rPr>
          <w:spacing w:val="23"/>
          <w:w w:val="105"/>
          <w:lang w:val="en-GB"/>
        </w:rPr>
        <w:t xml:space="preserve"> </w:t>
      </w:r>
      <w:r w:rsidRPr="00C23AAF">
        <w:rPr>
          <w:w w:val="105"/>
          <w:lang w:val="en-GB"/>
        </w:rPr>
        <w:t>frequency</w:t>
      </w:r>
      <w:r w:rsidRPr="00C23AAF">
        <w:rPr>
          <w:spacing w:val="31"/>
          <w:w w:val="105"/>
          <w:lang w:val="en-GB"/>
        </w:rPr>
        <w:t xml:space="preserve"> </w:t>
      </w:r>
      <w:r w:rsidRPr="00C23AAF">
        <w:rPr>
          <w:w w:val="105"/>
          <w:lang w:val="en-GB"/>
        </w:rPr>
        <w:t>and</w:t>
      </w:r>
    </w:p>
    <w:p w14:paraId="6FF6F23C" w14:textId="77777777" w:rsidR="00B177F5" w:rsidRPr="00C23AAF" w:rsidRDefault="00B553DB">
      <w:pPr>
        <w:pStyle w:val="Corpsdetexte"/>
        <w:ind w:left="269"/>
        <w:rPr>
          <w:lang w:val="en-GB"/>
        </w:rPr>
      </w:pPr>
      <w:r w:rsidRPr="00C23AAF">
        <w:rPr>
          <w:rFonts w:ascii="Trebuchet MS"/>
          <w:sz w:val="10"/>
          <w:lang w:val="en-GB"/>
        </w:rPr>
        <w:t xml:space="preserve">3     </w:t>
      </w:r>
      <w:r w:rsidRPr="00C23AAF">
        <w:rPr>
          <w:rFonts w:ascii="Trebuchet MS"/>
          <w:spacing w:val="18"/>
          <w:sz w:val="10"/>
          <w:lang w:val="en-GB"/>
        </w:rPr>
        <w:t xml:space="preserve"> </w:t>
      </w:r>
      <w:r w:rsidRPr="00C23AAF">
        <w:rPr>
          <w:w w:val="105"/>
          <w:lang w:val="en-GB"/>
        </w:rPr>
        <w:t>intensity</w:t>
      </w:r>
      <w:r w:rsidRPr="00C23AAF">
        <w:rPr>
          <w:spacing w:val="-3"/>
          <w:w w:val="105"/>
          <w:lang w:val="en-GB"/>
        </w:rPr>
        <w:t xml:space="preserve"> </w:t>
      </w:r>
      <w:r w:rsidRPr="00C23AAF">
        <w:rPr>
          <w:w w:val="105"/>
          <w:lang w:val="en-GB"/>
        </w:rPr>
        <w:t>of</w:t>
      </w:r>
      <w:r w:rsidRPr="00C23AAF">
        <w:rPr>
          <w:spacing w:val="-3"/>
          <w:w w:val="105"/>
          <w:lang w:val="en-GB"/>
        </w:rPr>
        <w:t xml:space="preserve"> </w:t>
      </w:r>
      <w:r w:rsidRPr="00C23AAF">
        <w:rPr>
          <w:w w:val="105"/>
          <w:lang w:val="en-GB"/>
        </w:rPr>
        <w:t>abiotic</w:t>
      </w:r>
      <w:r w:rsidRPr="00C23AAF">
        <w:rPr>
          <w:spacing w:val="-3"/>
          <w:w w:val="105"/>
          <w:lang w:val="en-GB"/>
        </w:rPr>
        <w:t xml:space="preserve"> </w:t>
      </w:r>
      <w:r w:rsidRPr="00C23AAF">
        <w:rPr>
          <w:w w:val="105"/>
          <w:lang w:val="en-GB"/>
        </w:rPr>
        <w:t>events</w:t>
      </w:r>
      <w:r w:rsidRPr="00C23AAF">
        <w:rPr>
          <w:spacing w:val="-3"/>
          <w:w w:val="105"/>
          <w:lang w:val="en-GB"/>
        </w:rPr>
        <w:t xml:space="preserve"> </w:t>
      </w:r>
      <w:r w:rsidRPr="00C23AAF">
        <w:rPr>
          <w:w w:val="105"/>
          <w:lang w:val="en-GB"/>
        </w:rPr>
        <w:t xml:space="preserve">(fire, storm, </w:t>
      </w:r>
      <w:del w:id="7" w:author="Christian PIEDALLU" w:date="2023-02-02T16:53:00Z">
        <w:r w:rsidRPr="00C23AAF" w:rsidDel="00B553DB">
          <w:rPr>
            <w:w w:val="105"/>
            <w:lang w:val="en-GB"/>
          </w:rPr>
          <w:delText>drough</w:delText>
        </w:r>
      </w:del>
      <w:ins w:id="8" w:author="Christian PIEDALLU" w:date="2023-02-02T16:53:00Z">
        <w:r w:rsidRPr="00C23AAF">
          <w:rPr>
            <w:w w:val="105"/>
            <w:lang w:val="en-GB"/>
          </w:rPr>
          <w:t>drought</w:t>
        </w:r>
      </w:ins>
      <w:r w:rsidRPr="00C23AAF">
        <w:rPr>
          <w:w w:val="105"/>
          <w:lang w:val="en-GB"/>
        </w:rPr>
        <w:t>)</w:t>
      </w:r>
      <w:r w:rsidRPr="00C23AAF">
        <w:rPr>
          <w:spacing w:val="-4"/>
          <w:w w:val="105"/>
          <w:lang w:val="en-GB"/>
        </w:rPr>
        <w:t xml:space="preserve"> </w:t>
      </w:r>
      <w:r w:rsidRPr="00C23AAF">
        <w:rPr>
          <w:w w:val="105"/>
          <w:lang w:val="en-GB"/>
        </w:rPr>
        <w:t>and</w:t>
      </w:r>
      <w:r w:rsidRPr="00C23AAF">
        <w:rPr>
          <w:spacing w:val="-3"/>
          <w:w w:val="105"/>
          <w:lang w:val="en-GB"/>
        </w:rPr>
        <w:t xml:space="preserve"> </w:t>
      </w:r>
      <w:r w:rsidRPr="00C23AAF">
        <w:rPr>
          <w:w w:val="105"/>
          <w:lang w:val="en-GB"/>
        </w:rPr>
        <w:t>health</w:t>
      </w:r>
      <w:r w:rsidRPr="00C23AAF">
        <w:rPr>
          <w:spacing w:val="-3"/>
          <w:w w:val="105"/>
          <w:lang w:val="en-GB"/>
        </w:rPr>
        <w:t xml:space="preserve"> </w:t>
      </w:r>
      <w:r w:rsidRPr="00C23AAF">
        <w:rPr>
          <w:w w:val="105"/>
          <w:lang w:val="en-GB"/>
        </w:rPr>
        <w:t>problems</w:t>
      </w:r>
      <w:r w:rsidRPr="00C23AAF">
        <w:rPr>
          <w:spacing w:val="-3"/>
          <w:w w:val="105"/>
          <w:lang w:val="en-GB"/>
        </w:rPr>
        <w:t xml:space="preserve"> </w:t>
      </w:r>
      <w:r w:rsidRPr="00C23AAF">
        <w:rPr>
          <w:w w:val="105"/>
          <w:lang w:val="en-GB"/>
        </w:rPr>
        <w:t>(diseases</w:t>
      </w:r>
      <w:r w:rsidRPr="00C23AAF">
        <w:rPr>
          <w:spacing w:val="-4"/>
          <w:w w:val="105"/>
          <w:lang w:val="en-GB"/>
        </w:rPr>
        <w:t xml:space="preserve"> </w:t>
      </w:r>
      <w:r w:rsidRPr="00C23AAF">
        <w:rPr>
          <w:w w:val="105"/>
          <w:lang w:val="en-GB"/>
        </w:rPr>
        <w:t>and</w:t>
      </w:r>
      <w:r w:rsidRPr="00C23AAF">
        <w:rPr>
          <w:spacing w:val="-3"/>
          <w:w w:val="105"/>
          <w:lang w:val="en-GB"/>
        </w:rPr>
        <w:t xml:space="preserve"> </w:t>
      </w:r>
      <w:r w:rsidRPr="00C23AAF">
        <w:rPr>
          <w:w w:val="105"/>
          <w:lang w:val="en-GB"/>
        </w:rPr>
        <w:t>pest</w:t>
      </w:r>
      <w:r w:rsidRPr="00C23AAF">
        <w:rPr>
          <w:spacing w:val="-3"/>
          <w:w w:val="105"/>
          <w:lang w:val="en-GB"/>
        </w:rPr>
        <w:t xml:space="preserve"> </w:t>
      </w:r>
      <w:r w:rsidRPr="00C23AAF">
        <w:rPr>
          <w:w w:val="105"/>
          <w:lang w:val="en-GB"/>
        </w:rPr>
        <w:t>invasion)</w:t>
      </w:r>
      <w:r w:rsidRPr="00C23AAF">
        <w:rPr>
          <w:spacing w:val="-3"/>
          <w:w w:val="105"/>
          <w:lang w:val="en-GB"/>
        </w:rPr>
        <w:t xml:space="preserve"> </w:t>
      </w:r>
      <w:r w:rsidRPr="00C23AAF">
        <w:rPr>
          <w:w w:val="105"/>
          <w:lang w:val="en-GB"/>
        </w:rPr>
        <w:t>will</w:t>
      </w:r>
    </w:p>
    <w:p w14:paraId="6FB7E081" w14:textId="77777777" w:rsidR="00B177F5" w:rsidRPr="00C23AAF" w:rsidRDefault="00B553DB">
      <w:pPr>
        <w:pStyle w:val="Corpsdetexte"/>
        <w:ind w:left="269"/>
        <w:rPr>
          <w:lang w:val="en-GB"/>
        </w:rPr>
      </w:pPr>
      <w:r w:rsidRPr="00C23AAF">
        <w:rPr>
          <w:rFonts w:ascii="Trebuchet MS"/>
          <w:sz w:val="10"/>
          <w:lang w:val="en-GB"/>
        </w:rPr>
        <w:t xml:space="preserve">4     </w:t>
      </w:r>
      <w:r w:rsidRPr="00C23AAF">
        <w:rPr>
          <w:rFonts w:ascii="Trebuchet MS"/>
          <w:spacing w:val="18"/>
          <w:sz w:val="10"/>
          <w:lang w:val="en-GB"/>
        </w:rPr>
        <w:t xml:space="preserve"> </w:t>
      </w:r>
      <w:r w:rsidRPr="00C23AAF">
        <w:rPr>
          <w:w w:val="105"/>
          <w:lang w:val="en-GB"/>
        </w:rPr>
        <w:t>be</w:t>
      </w:r>
      <w:r w:rsidRPr="00C23AAF">
        <w:rPr>
          <w:spacing w:val="7"/>
          <w:w w:val="105"/>
          <w:lang w:val="en-GB"/>
        </w:rPr>
        <w:t xml:space="preserve"> </w:t>
      </w:r>
      <w:r w:rsidRPr="00C23AAF">
        <w:rPr>
          <w:w w:val="105"/>
          <w:lang w:val="en-GB"/>
        </w:rPr>
        <w:t>more</w:t>
      </w:r>
      <w:r w:rsidRPr="00C23AAF">
        <w:rPr>
          <w:spacing w:val="7"/>
          <w:w w:val="105"/>
          <w:lang w:val="en-GB"/>
        </w:rPr>
        <w:t xml:space="preserve"> </w:t>
      </w:r>
      <w:r w:rsidRPr="00C23AAF">
        <w:rPr>
          <w:w w:val="105"/>
          <w:lang w:val="en-GB"/>
        </w:rPr>
        <w:t>recurrent</w:t>
      </w:r>
      <w:r w:rsidRPr="00C23AAF">
        <w:rPr>
          <w:spacing w:val="8"/>
          <w:w w:val="105"/>
          <w:lang w:val="en-GB"/>
        </w:rPr>
        <w:t xml:space="preserve"> </w:t>
      </w:r>
      <w:hyperlink w:anchor="_bookmark39" w:history="1">
        <w:r w:rsidRPr="00C23AAF">
          <w:rPr>
            <w:w w:val="105"/>
            <w:lang w:val="en-GB"/>
          </w:rPr>
          <w:t>(Lindner</w:t>
        </w:r>
        <w:r w:rsidRPr="00C23AAF">
          <w:rPr>
            <w:spacing w:val="7"/>
            <w:w w:val="105"/>
            <w:lang w:val="en-GB"/>
          </w:rPr>
          <w:t xml:space="preserve"> </w:t>
        </w:r>
        <w:r w:rsidRPr="00C23AAF">
          <w:rPr>
            <w:w w:val="105"/>
            <w:lang w:val="en-GB"/>
          </w:rPr>
          <w:t>et</w:t>
        </w:r>
        <w:r w:rsidRPr="00C23AAF">
          <w:rPr>
            <w:spacing w:val="7"/>
            <w:w w:val="105"/>
            <w:lang w:val="en-GB"/>
          </w:rPr>
          <w:t xml:space="preserve"> </w:t>
        </w:r>
        <w:r w:rsidRPr="00C23AAF">
          <w:rPr>
            <w:w w:val="105"/>
            <w:lang w:val="en-GB"/>
          </w:rPr>
          <w:t>al.,</w:t>
        </w:r>
        <w:r w:rsidRPr="00C23AAF">
          <w:rPr>
            <w:spacing w:val="7"/>
            <w:w w:val="105"/>
            <w:lang w:val="en-GB"/>
          </w:rPr>
          <w:t xml:space="preserve"> </w:t>
        </w:r>
      </w:hyperlink>
      <w:hyperlink w:anchor="_bookmark39" w:history="1">
        <w:r w:rsidRPr="00C23AAF">
          <w:rPr>
            <w:w w:val="105"/>
            <w:lang w:val="en-GB"/>
          </w:rPr>
          <w:t>2010).</w:t>
        </w:r>
      </w:hyperlink>
      <w:r w:rsidRPr="00C23AAF">
        <w:rPr>
          <w:spacing w:val="31"/>
          <w:w w:val="105"/>
          <w:lang w:val="en-GB"/>
        </w:rPr>
        <w:t xml:space="preserve"> </w:t>
      </w:r>
      <w:r w:rsidRPr="00C23AAF">
        <w:rPr>
          <w:w w:val="105"/>
          <w:lang w:val="en-GB"/>
        </w:rPr>
        <w:t>In</w:t>
      </w:r>
      <w:r w:rsidRPr="00C23AAF">
        <w:rPr>
          <w:spacing w:val="7"/>
          <w:w w:val="105"/>
          <w:lang w:val="en-GB"/>
        </w:rPr>
        <w:t xml:space="preserve"> </w:t>
      </w:r>
      <w:r w:rsidRPr="00C23AAF">
        <w:rPr>
          <w:w w:val="105"/>
          <w:lang w:val="en-GB"/>
        </w:rPr>
        <w:t>Western</w:t>
      </w:r>
      <w:r w:rsidRPr="00C23AAF">
        <w:rPr>
          <w:spacing w:val="8"/>
          <w:w w:val="105"/>
          <w:lang w:val="en-GB"/>
        </w:rPr>
        <w:t xml:space="preserve"> </w:t>
      </w:r>
      <w:r w:rsidRPr="00C23AAF">
        <w:rPr>
          <w:w w:val="105"/>
          <w:lang w:val="en-GB"/>
        </w:rPr>
        <w:t>Europe,</w:t>
      </w:r>
      <w:r w:rsidRPr="00C23AAF">
        <w:rPr>
          <w:spacing w:val="8"/>
          <w:w w:val="105"/>
          <w:lang w:val="en-GB"/>
        </w:rPr>
        <w:t xml:space="preserve"> </w:t>
      </w:r>
      <w:r w:rsidRPr="00C23AAF">
        <w:rPr>
          <w:w w:val="105"/>
          <w:lang w:val="en-GB"/>
        </w:rPr>
        <w:t>we</w:t>
      </w:r>
      <w:r w:rsidRPr="00C23AAF">
        <w:rPr>
          <w:spacing w:val="7"/>
          <w:w w:val="105"/>
          <w:lang w:val="en-GB"/>
        </w:rPr>
        <w:t xml:space="preserve"> </w:t>
      </w:r>
      <w:r w:rsidRPr="00C23AAF">
        <w:rPr>
          <w:w w:val="105"/>
          <w:lang w:val="en-GB"/>
        </w:rPr>
        <w:t>expect</w:t>
      </w:r>
      <w:r w:rsidRPr="00C23AAF">
        <w:rPr>
          <w:spacing w:val="7"/>
          <w:w w:val="105"/>
          <w:lang w:val="en-GB"/>
        </w:rPr>
        <w:t xml:space="preserve"> </w:t>
      </w:r>
      <w:r w:rsidRPr="00C23AAF">
        <w:rPr>
          <w:w w:val="105"/>
          <w:lang w:val="en-GB"/>
        </w:rPr>
        <w:t>a</w:t>
      </w:r>
      <w:r w:rsidRPr="00C23AAF">
        <w:rPr>
          <w:spacing w:val="7"/>
          <w:w w:val="105"/>
          <w:lang w:val="en-GB"/>
        </w:rPr>
        <w:t xml:space="preserve"> </w:t>
      </w:r>
      <w:r w:rsidRPr="00C23AAF">
        <w:rPr>
          <w:w w:val="105"/>
          <w:lang w:val="en-GB"/>
        </w:rPr>
        <w:t>decrease</w:t>
      </w:r>
      <w:r w:rsidRPr="00C23AAF">
        <w:rPr>
          <w:spacing w:val="8"/>
          <w:w w:val="105"/>
          <w:lang w:val="en-GB"/>
        </w:rPr>
        <w:t xml:space="preserve"> </w:t>
      </w:r>
      <w:r w:rsidRPr="00C23AAF">
        <w:rPr>
          <w:w w:val="105"/>
          <w:lang w:val="en-GB"/>
        </w:rPr>
        <w:t>of</w:t>
      </w:r>
      <w:r w:rsidRPr="00C23AAF">
        <w:rPr>
          <w:spacing w:val="7"/>
          <w:w w:val="105"/>
          <w:lang w:val="en-GB"/>
        </w:rPr>
        <w:t xml:space="preserve"> </w:t>
      </w:r>
      <w:r w:rsidRPr="00C23AAF">
        <w:rPr>
          <w:w w:val="105"/>
          <w:lang w:val="en-GB"/>
        </w:rPr>
        <w:t>precipitation</w:t>
      </w:r>
    </w:p>
    <w:p w14:paraId="7C2CA6AD" w14:textId="77777777" w:rsidR="00B177F5" w:rsidRPr="00C23AAF" w:rsidRDefault="00B553DB">
      <w:pPr>
        <w:pStyle w:val="Corpsdetexte"/>
        <w:ind w:left="269"/>
        <w:rPr>
          <w:lang w:val="en-GB"/>
        </w:rPr>
      </w:pPr>
      <w:r w:rsidRPr="00C23AAF">
        <w:rPr>
          <w:rFonts w:ascii="Trebuchet MS"/>
          <w:sz w:val="10"/>
          <w:lang w:val="en-GB"/>
        </w:rPr>
        <w:t xml:space="preserve">5     </w:t>
      </w:r>
      <w:r w:rsidRPr="00C23AAF">
        <w:rPr>
          <w:rFonts w:ascii="Trebuchet MS"/>
          <w:spacing w:val="18"/>
          <w:sz w:val="10"/>
          <w:lang w:val="en-GB"/>
        </w:rPr>
        <w:t xml:space="preserve"> </w:t>
      </w:r>
      <w:r w:rsidRPr="00C23AAF">
        <w:rPr>
          <w:w w:val="105"/>
          <w:lang w:val="en-GB"/>
        </w:rPr>
        <w:t>and</w:t>
      </w:r>
      <w:r w:rsidRPr="00C23AAF">
        <w:rPr>
          <w:spacing w:val="45"/>
          <w:w w:val="105"/>
          <w:lang w:val="en-GB"/>
        </w:rPr>
        <w:t xml:space="preserve"> </w:t>
      </w:r>
      <w:r w:rsidRPr="00C23AAF">
        <w:rPr>
          <w:w w:val="105"/>
          <w:lang w:val="en-GB"/>
        </w:rPr>
        <w:t>an</w:t>
      </w:r>
      <w:r w:rsidRPr="00C23AAF">
        <w:rPr>
          <w:spacing w:val="46"/>
          <w:w w:val="105"/>
          <w:lang w:val="en-GB"/>
        </w:rPr>
        <w:t xml:space="preserve"> </w:t>
      </w:r>
      <w:r w:rsidRPr="00C23AAF">
        <w:rPr>
          <w:w w:val="105"/>
          <w:lang w:val="en-GB"/>
        </w:rPr>
        <w:t>increase</w:t>
      </w:r>
      <w:r w:rsidRPr="00C23AAF">
        <w:rPr>
          <w:spacing w:val="45"/>
          <w:w w:val="105"/>
          <w:lang w:val="en-GB"/>
        </w:rPr>
        <w:t xml:space="preserve"> </w:t>
      </w:r>
      <w:r w:rsidRPr="00C23AAF">
        <w:rPr>
          <w:w w:val="105"/>
          <w:lang w:val="en-GB"/>
        </w:rPr>
        <w:t>of</w:t>
      </w:r>
      <w:r w:rsidRPr="00C23AAF">
        <w:rPr>
          <w:spacing w:val="45"/>
          <w:w w:val="105"/>
          <w:lang w:val="en-GB"/>
        </w:rPr>
        <w:t xml:space="preserve"> </w:t>
      </w:r>
      <w:r w:rsidRPr="00C23AAF">
        <w:rPr>
          <w:w w:val="105"/>
          <w:lang w:val="en-GB"/>
        </w:rPr>
        <w:t>drought</w:t>
      </w:r>
      <w:r w:rsidRPr="00C23AAF">
        <w:rPr>
          <w:spacing w:val="45"/>
          <w:w w:val="105"/>
          <w:lang w:val="en-GB"/>
        </w:rPr>
        <w:t xml:space="preserve"> </w:t>
      </w:r>
      <w:r w:rsidRPr="00C23AAF">
        <w:rPr>
          <w:w w:val="105"/>
          <w:lang w:val="en-GB"/>
        </w:rPr>
        <w:t>events</w:t>
      </w:r>
      <w:r w:rsidRPr="00C23AAF">
        <w:rPr>
          <w:spacing w:val="45"/>
          <w:w w:val="105"/>
          <w:lang w:val="en-GB"/>
        </w:rPr>
        <w:t xml:space="preserve"> </w:t>
      </w:r>
      <w:r w:rsidRPr="00C23AAF">
        <w:rPr>
          <w:w w:val="105"/>
          <w:lang w:val="en-GB"/>
        </w:rPr>
        <w:t>during</w:t>
      </w:r>
      <w:r w:rsidRPr="00C23AAF">
        <w:rPr>
          <w:spacing w:val="46"/>
          <w:w w:val="105"/>
          <w:lang w:val="en-GB"/>
        </w:rPr>
        <w:t xml:space="preserve"> </w:t>
      </w:r>
      <w:r w:rsidRPr="00C23AAF">
        <w:rPr>
          <w:w w:val="105"/>
          <w:lang w:val="en-GB"/>
        </w:rPr>
        <w:t>the</w:t>
      </w:r>
      <w:r w:rsidRPr="00C23AAF">
        <w:rPr>
          <w:spacing w:val="45"/>
          <w:w w:val="105"/>
          <w:lang w:val="en-GB"/>
        </w:rPr>
        <w:t xml:space="preserve"> </w:t>
      </w:r>
      <w:r w:rsidRPr="00C23AAF">
        <w:rPr>
          <w:w w:val="105"/>
          <w:lang w:val="en-GB"/>
        </w:rPr>
        <w:t>vegetation</w:t>
      </w:r>
      <w:r w:rsidRPr="00C23AAF">
        <w:rPr>
          <w:spacing w:val="45"/>
          <w:w w:val="105"/>
          <w:lang w:val="en-GB"/>
        </w:rPr>
        <w:t xml:space="preserve"> </w:t>
      </w:r>
      <w:r w:rsidRPr="00C23AAF">
        <w:rPr>
          <w:w w:val="105"/>
          <w:lang w:val="en-GB"/>
        </w:rPr>
        <w:t xml:space="preserve">period, </w:t>
      </w:r>
      <w:del w:id="9" w:author="Christian PIEDALLU" w:date="2023-02-02T16:53:00Z">
        <w:r w:rsidRPr="00C23AAF" w:rsidDel="00B553DB">
          <w:rPr>
            <w:spacing w:val="6"/>
            <w:w w:val="105"/>
            <w:lang w:val="en-GB"/>
          </w:rPr>
          <w:delText xml:space="preserve"> </w:delText>
        </w:r>
      </w:del>
      <w:r w:rsidRPr="00C23AAF">
        <w:rPr>
          <w:w w:val="105"/>
          <w:lang w:val="en-GB"/>
        </w:rPr>
        <w:t>which</w:t>
      </w:r>
      <w:r w:rsidRPr="00C23AAF">
        <w:rPr>
          <w:spacing w:val="45"/>
          <w:w w:val="105"/>
          <w:lang w:val="en-GB"/>
        </w:rPr>
        <w:t xml:space="preserve"> </w:t>
      </w:r>
      <w:r w:rsidRPr="00C23AAF">
        <w:rPr>
          <w:w w:val="105"/>
          <w:lang w:val="en-GB"/>
        </w:rPr>
        <w:t>will</w:t>
      </w:r>
      <w:r w:rsidRPr="00C23AAF">
        <w:rPr>
          <w:spacing w:val="45"/>
          <w:w w:val="105"/>
          <w:lang w:val="en-GB"/>
        </w:rPr>
        <w:t xml:space="preserve"> </w:t>
      </w:r>
      <w:r w:rsidRPr="00C23AAF">
        <w:rPr>
          <w:w w:val="105"/>
          <w:lang w:val="en-GB"/>
        </w:rPr>
        <w:t>impact</w:t>
      </w:r>
      <w:r w:rsidRPr="00C23AAF">
        <w:rPr>
          <w:spacing w:val="45"/>
          <w:w w:val="105"/>
          <w:lang w:val="en-GB"/>
        </w:rPr>
        <w:t xml:space="preserve"> </w:t>
      </w:r>
      <w:r w:rsidRPr="00C23AAF">
        <w:rPr>
          <w:w w:val="105"/>
          <w:lang w:val="en-GB"/>
        </w:rPr>
        <w:t>the</w:t>
      </w:r>
      <w:r w:rsidRPr="00C23AAF">
        <w:rPr>
          <w:spacing w:val="45"/>
          <w:w w:val="105"/>
          <w:lang w:val="en-GB"/>
        </w:rPr>
        <w:t xml:space="preserve"> </w:t>
      </w:r>
      <w:r w:rsidRPr="00C23AAF">
        <w:rPr>
          <w:w w:val="105"/>
          <w:lang w:val="en-GB"/>
        </w:rPr>
        <w:t>actual</w:t>
      </w:r>
    </w:p>
    <w:p w14:paraId="580337C1" w14:textId="77777777" w:rsidR="00B177F5" w:rsidRPr="00C23AAF" w:rsidRDefault="00B553DB">
      <w:pPr>
        <w:pStyle w:val="Corpsdetexte"/>
        <w:ind w:left="269"/>
        <w:rPr>
          <w:lang w:val="en-GB"/>
        </w:rPr>
      </w:pPr>
      <w:r w:rsidRPr="00C23AAF">
        <w:rPr>
          <w:rFonts w:ascii="Trebuchet MS"/>
          <w:sz w:val="10"/>
          <w:lang w:val="en-GB"/>
        </w:rPr>
        <w:t xml:space="preserve">6     </w:t>
      </w:r>
      <w:r w:rsidRPr="00C23AAF">
        <w:rPr>
          <w:rFonts w:ascii="Trebuchet MS"/>
          <w:spacing w:val="18"/>
          <w:sz w:val="10"/>
          <w:lang w:val="en-GB"/>
        </w:rPr>
        <w:t xml:space="preserve"> </w:t>
      </w:r>
      <w:r w:rsidRPr="00C23AAF">
        <w:rPr>
          <w:w w:val="105"/>
          <w:lang w:val="en-GB"/>
        </w:rPr>
        <w:t>geographic</w:t>
      </w:r>
      <w:r w:rsidRPr="00C23AAF">
        <w:rPr>
          <w:spacing w:val="26"/>
          <w:w w:val="105"/>
          <w:lang w:val="en-GB"/>
        </w:rPr>
        <w:t xml:space="preserve"> </w:t>
      </w:r>
      <w:r w:rsidRPr="00C23AAF">
        <w:rPr>
          <w:w w:val="105"/>
          <w:lang w:val="en-GB"/>
        </w:rPr>
        <w:t>distribution</w:t>
      </w:r>
      <w:r w:rsidRPr="00C23AAF">
        <w:rPr>
          <w:spacing w:val="26"/>
          <w:w w:val="105"/>
          <w:lang w:val="en-GB"/>
        </w:rPr>
        <w:t xml:space="preserve"> </w:t>
      </w:r>
      <w:r w:rsidRPr="00C23AAF">
        <w:rPr>
          <w:w w:val="105"/>
          <w:lang w:val="en-GB"/>
        </w:rPr>
        <w:t>of</w:t>
      </w:r>
      <w:r w:rsidRPr="00C23AAF">
        <w:rPr>
          <w:spacing w:val="26"/>
          <w:w w:val="105"/>
          <w:lang w:val="en-GB"/>
        </w:rPr>
        <w:t xml:space="preserve"> </w:t>
      </w:r>
      <w:r w:rsidRPr="00C23AAF">
        <w:rPr>
          <w:w w:val="105"/>
          <w:lang w:val="en-GB"/>
        </w:rPr>
        <w:t>tree</w:t>
      </w:r>
      <w:r w:rsidRPr="00C23AAF">
        <w:rPr>
          <w:spacing w:val="27"/>
          <w:w w:val="105"/>
          <w:lang w:val="en-GB"/>
        </w:rPr>
        <w:t xml:space="preserve"> </w:t>
      </w:r>
      <w:r w:rsidRPr="00C23AAF">
        <w:rPr>
          <w:w w:val="105"/>
          <w:lang w:val="en-GB"/>
        </w:rPr>
        <w:t>species</w:t>
      </w:r>
      <w:r w:rsidRPr="00C23AAF">
        <w:rPr>
          <w:spacing w:val="26"/>
          <w:w w:val="105"/>
          <w:lang w:val="en-GB"/>
        </w:rPr>
        <w:t xml:space="preserve"> </w:t>
      </w:r>
      <w:hyperlink w:anchor="_bookmark28" w:history="1">
        <w:r w:rsidRPr="00C23AAF">
          <w:rPr>
            <w:w w:val="105"/>
            <w:lang w:val="en-GB"/>
          </w:rPr>
          <w:t>(Hanewinkel</w:t>
        </w:r>
        <w:r w:rsidRPr="00C23AAF">
          <w:rPr>
            <w:spacing w:val="26"/>
            <w:w w:val="105"/>
            <w:lang w:val="en-GB"/>
          </w:rPr>
          <w:t xml:space="preserve"> </w:t>
        </w:r>
        <w:r w:rsidRPr="00C23AAF">
          <w:rPr>
            <w:w w:val="105"/>
            <w:lang w:val="en-GB"/>
          </w:rPr>
          <w:t>et</w:t>
        </w:r>
        <w:r w:rsidRPr="00C23AAF">
          <w:rPr>
            <w:spacing w:val="26"/>
            <w:w w:val="105"/>
            <w:lang w:val="en-GB"/>
          </w:rPr>
          <w:t xml:space="preserve"> </w:t>
        </w:r>
        <w:r w:rsidRPr="00C23AAF">
          <w:rPr>
            <w:w w:val="105"/>
            <w:lang w:val="en-GB"/>
          </w:rPr>
          <w:t>al.,</w:t>
        </w:r>
      </w:hyperlink>
      <w:r w:rsidRPr="00C23AAF">
        <w:rPr>
          <w:spacing w:val="26"/>
          <w:w w:val="105"/>
          <w:lang w:val="en-GB"/>
        </w:rPr>
        <w:t xml:space="preserve"> </w:t>
      </w:r>
      <w:hyperlink w:anchor="_bookmark28" w:history="1">
        <w:r w:rsidRPr="00C23AAF">
          <w:rPr>
            <w:w w:val="105"/>
            <w:lang w:val="en-GB"/>
          </w:rPr>
          <w:t>2013).</w:t>
        </w:r>
      </w:hyperlink>
      <w:r w:rsidRPr="00C23AAF">
        <w:rPr>
          <w:w w:val="105"/>
          <w:lang w:val="en-GB"/>
        </w:rPr>
        <w:t xml:space="preserve"> </w:t>
      </w:r>
      <w:r w:rsidRPr="00C23AAF">
        <w:rPr>
          <w:spacing w:val="19"/>
          <w:w w:val="105"/>
          <w:lang w:val="en-GB"/>
        </w:rPr>
        <w:t xml:space="preserve"> </w:t>
      </w:r>
      <w:r w:rsidRPr="00C23AAF">
        <w:rPr>
          <w:w w:val="105"/>
          <w:lang w:val="en-GB"/>
        </w:rPr>
        <w:t>In</w:t>
      </w:r>
      <w:r w:rsidRPr="00C23AAF">
        <w:rPr>
          <w:spacing w:val="26"/>
          <w:w w:val="105"/>
          <w:lang w:val="en-GB"/>
        </w:rPr>
        <w:t xml:space="preserve"> </w:t>
      </w:r>
      <w:r w:rsidRPr="00C23AAF">
        <w:rPr>
          <w:w w:val="105"/>
          <w:lang w:val="en-GB"/>
        </w:rPr>
        <w:t>this</w:t>
      </w:r>
      <w:r w:rsidRPr="00C23AAF">
        <w:rPr>
          <w:spacing w:val="27"/>
          <w:w w:val="105"/>
          <w:lang w:val="en-GB"/>
        </w:rPr>
        <w:t xml:space="preserve"> </w:t>
      </w:r>
      <w:r w:rsidRPr="00C23AAF">
        <w:rPr>
          <w:w w:val="105"/>
          <w:lang w:val="en-GB"/>
        </w:rPr>
        <w:t>context,</w:t>
      </w:r>
      <w:r w:rsidRPr="00C23AAF">
        <w:rPr>
          <w:spacing w:val="28"/>
          <w:w w:val="105"/>
          <w:lang w:val="en-GB"/>
        </w:rPr>
        <w:t xml:space="preserve"> </w:t>
      </w:r>
      <w:r w:rsidRPr="00C23AAF">
        <w:rPr>
          <w:w w:val="105"/>
          <w:lang w:val="en-GB"/>
        </w:rPr>
        <w:t>Norway</w:t>
      </w:r>
      <w:r w:rsidRPr="00C23AAF">
        <w:rPr>
          <w:spacing w:val="26"/>
          <w:w w:val="105"/>
          <w:lang w:val="en-GB"/>
        </w:rPr>
        <w:t xml:space="preserve"> </w:t>
      </w:r>
      <w:r w:rsidRPr="00C23AAF">
        <w:rPr>
          <w:w w:val="105"/>
          <w:lang w:val="en-GB"/>
        </w:rPr>
        <w:t>spruce</w:t>
      </w:r>
    </w:p>
    <w:p w14:paraId="0E7EB92A" w14:textId="77777777" w:rsidR="00B177F5" w:rsidRPr="00C23AAF" w:rsidRDefault="00B553DB">
      <w:pPr>
        <w:spacing w:line="239" w:lineRule="exact"/>
        <w:ind w:left="269"/>
        <w:rPr>
          <w:sz w:val="20"/>
          <w:lang w:val="en-GB"/>
        </w:rPr>
      </w:pPr>
      <w:r w:rsidRPr="00C23AAF">
        <w:rPr>
          <w:rFonts w:ascii="Trebuchet MS"/>
          <w:sz w:val="10"/>
          <w:lang w:val="en-GB"/>
        </w:rPr>
        <w:t xml:space="preserve">7     </w:t>
      </w:r>
      <w:r w:rsidRPr="00C23AAF">
        <w:rPr>
          <w:rFonts w:ascii="Trebuchet MS"/>
          <w:spacing w:val="18"/>
          <w:sz w:val="10"/>
          <w:lang w:val="en-GB"/>
        </w:rPr>
        <w:t xml:space="preserve"> </w:t>
      </w:r>
      <w:r w:rsidRPr="00C23AAF">
        <w:rPr>
          <w:w w:val="105"/>
          <w:sz w:val="20"/>
          <w:lang w:val="en-GB"/>
        </w:rPr>
        <w:t>(</w:t>
      </w:r>
      <w:r w:rsidRPr="00C23AAF">
        <w:rPr>
          <w:i/>
          <w:w w:val="105"/>
          <w:sz w:val="20"/>
          <w:lang w:val="en-GB"/>
        </w:rPr>
        <w:t xml:space="preserve">Picea </w:t>
      </w:r>
      <w:r w:rsidRPr="00C23AAF">
        <w:rPr>
          <w:i/>
          <w:spacing w:val="5"/>
          <w:w w:val="105"/>
          <w:sz w:val="20"/>
          <w:lang w:val="en-GB"/>
        </w:rPr>
        <w:t xml:space="preserve"> </w:t>
      </w:r>
      <w:r w:rsidRPr="00C23AAF">
        <w:rPr>
          <w:i/>
          <w:w w:val="105"/>
          <w:sz w:val="20"/>
          <w:lang w:val="en-GB"/>
        </w:rPr>
        <w:t xml:space="preserve">abies </w:t>
      </w:r>
      <w:r w:rsidRPr="00C23AAF">
        <w:rPr>
          <w:i/>
          <w:spacing w:val="5"/>
          <w:w w:val="105"/>
          <w:sz w:val="20"/>
          <w:lang w:val="en-GB"/>
        </w:rPr>
        <w:t xml:space="preserve"> </w:t>
      </w:r>
      <w:r w:rsidRPr="00C23AAF">
        <w:rPr>
          <w:i/>
          <w:w w:val="110"/>
          <w:sz w:val="20"/>
          <w:lang w:val="en-GB"/>
        </w:rPr>
        <w:t xml:space="preserve">L.  </w:t>
      </w:r>
      <w:r w:rsidRPr="00C23AAF">
        <w:rPr>
          <w:i/>
          <w:w w:val="105"/>
          <w:sz w:val="20"/>
          <w:lang w:val="en-GB"/>
        </w:rPr>
        <w:t>Karst</w:t>
      </w:r>
      <w:r w:rsidRPr="00C23AAF">
        <w:rPr>
          <w:w w:val="105"/>
          <w:sz w:val="20"/>
          <w:lang w:val="en-GB"/>
        </w:rPr>
        <w:t xml:space="preserve">) </w:t>
      </w:r>
      <w:r w:rsidRPr="00C23AAF">
        <w:rPr>
          <w:spacing w:val="2"/>
          <w:w w:val="105"/>
          <w:sz w:val="20"/>
          <w:lang w:val="en-GB"/>
        </w:rPr>
        <w:t xml:space="preserve"> </w:t>
      </w:r>
      <w:r w:rsidRPr="00C23AAF">
        <w:rPr>
          <w:w w:val="105"/>
          <w:sz w:val="20"/>
          <w:lang w:val="en-GB"/>
        </w:rPr>
        <w:t xml:space="preserve">which </w:t>
      </w:r>
      <w:r w:rsidRPr="00C23AAF">
        <w:rPr>
          <w:spacing w:val="2"/>
          <w:w w:val="105"/>
          <w:sz w:val="20"/>
          <w:lang w:val="en-GB"/>
        </w:rPr>
        <w:t xml:space="preserve"> </w:t>
      </w:r>
      <w:r w:rsidRPr="00C23AAF">
        <w:rPr>
          <w:w w:val="105"/>
          <w:sz w:val="20"/>
          <w:lang w:val="en-GB"/>
        </w:rPr>
        <w:t xml:space="preserve">is </w:t>
      </w:r>
      <w:r w:rsidRPr="00C23AAF">
        <w:rPr>
          <w:spacing w:val="2"/>
          <w:w w:val="105"/>
          <w:sz w:val="20"/>
          <w:lang w:val="en-GB"/>
        </w:rPr>
        <w:t xml:space="preserve"> </w:t>
      </w:r>
      <w:r w:rsidRPr="00C23AAF">
        <w:rPr>
          <w:w w:val="105"/>
          <w:sz w:val="20"/>
          <w:lang w:val="en-GB"/>
        </w:rPr>
        <w:t xml:space="preserve">one </w:t>
      </w:r>
      <w:r w:rsidRPr="00C23AAF">
        <w:rPr>
          <w:spacing w:val="3"/>
          <w:w w:val="105"/>
          <w:sz w:val="20"/>
          <w:lang w:val="en-GB"/>
        </w:rPr>
        <w:t xml:space="preserve"> </w:t>
      </w:r>
      <w:r w:rsidRPr="00C23AAF">
        <w:rPr>
          <w:w w:val="105"/>
          <w:sz w:val="20"/>
          <w:lang w:val="en-GB"/>
        </w:rPr>
        <w:t xml:space="preserve">of </w:t>
      </w:r>
      <w:r w:rsidRPr="00C23AAF">
        <w:rPr>
          <w:spacing w:val="2"/>
          <w:w w:val="105"/>
          <w:sz w:val="20"/>
          <w:lang w:val="en-GB"/>
        </w:rPr>
        <w:t xml:space="preserve"> </w:t>
      </w:r>
      <w:r w:rsidRPr="00C23AAF">
        <w:rPr>
          <w:w w:val="105"/>
          <w:sz w:val="20"/>
          <w:lang w:val="en-GB"/>
        </w:rPr>
        <w:t xml:space="preserve">the </w:t>
      </w:r>
      <w:r w:rsidRPr="00C23AAF">
        <w:rPr>
          <w:spacing w:val="3"/>
          <w:w w:val="105"/>
          <w:sz w:val="20"/>
          <w:lang w:val="en-GB"/>
        </w:rPr>
        <w:t xml:space="preserve"> </w:t>
      </w:r>
      <w:r w:rsidRPr="00C23AAF">
        <w:rPr>
          <w:w w:val="105"/>
          <w:sz w:val="20"/>
          <w:lang w:val="en-GB"/>
        </w:rPr>
        <w:t xml:space="preserve">most </w:t>
      </w:r>
      <w:r w:rsidRPr="00C23AAF">
        <w:rPr>
          <w:spacing w:val="2"/>
          <w:w w:val="105"/>
          <w:sz w:val="20"/>
          <w:lang w:val="en-GB"/>
        </w:rPr>
        <w:t xml:space="preserve"> </w:t>
      </w:r>
      <w:r w:rsidRPr="00C23AAF">
        <w:rPr>
          <w:w w:val="105"/>
          <w:sz w:val="20"/>
          <w:lang w:val="en-GB"/>
        </w:rPr>
        <w:t xml:space="preserve">important </w:t>
      </w:r>
      <w:r w:rsidRPr="00C23AAF">
        <w:rPr>
          <w:spacing w:val="2"/>
          <w:w w:val="105"/>
          <w:sz w:val="20"/>
          <w:lang w:val="en-GB"/>
        </w:rPr>
        <w:t xml:space="preserve"> </w:t>
      </w:r>
      <w:r w:rsidRPr="00C23AAF">
        <w:rPr>
          <w:w w:val="105"/>
          <w:sz w:val="20"/>
          <w:lang w:val="en-GB"/>
        </w:rPr>
        <w:t xml:space="preserve">economic </w:t>
      </w:r>
      <w:r w:rsidRPr="00C23AAF">
        <w:rPr>
          <w:spacing w:val="3"/>
          <w:w w:val="105"/>
          <w:sz w:val="20"/>
          <w:lang w:val="en-GB"/>
        </w:rPr>
        <w:t xml:space="preserve"> </w:t>
      </w:r>
      <w:r w:rsidRPr="00C23AAF">
        <w:rPr>
          <w:w w:val="105"/>
          <w:sz w:val="20"/>
          <w:lang w:val="en-GB"/>
        </w:rPr>
        <w:t xml:space="preserve">forest </w:t>
      </w:r>
      <w:r w:rsidRPr="00C23AAF">
        <w:rPr>
          <w:spacing w:val="2"/>
          <w:w w:val="105"/>
          <w:sz w:val="20"/>
          <w:lang w:val="en-GB"/>
        </w:rPr>
        <w:t xml:space="preserve"> </w:t>
      </w:r>
      <w:r w:rsidRPr="00C23AAF">
        <w:rPr>
          <w:w w:val="105"/>
          <w:sz w:val="20"/>
          <w:lang w:val="en-GB"/>
        </w:rPr>
        <w:t xml:space="preserve">species </w:t>
      </w:r>
      <w:r w:rsidRPr="00C23AAF">
        <w:rPr>
          <w:spacing w:val="3"/>
          <w:w w:val="105"/>
          <w:sz w:val="20"/>
          <w:lang w:val="en-GB"/>
        </w:rPr>
        <w:t xml:space="preserve"> </w:t>
      </w:r>
      <w:r w:rsidRPr="00C23AAF">
        <w:rPr>
          <w:w w:val="105"/>
          <w:sz w:val="20"/>
          <w:lang w:val="en-GB"/>
        </w:rPr>
        <w:t xml:space="preserve">in </w:t>
      </w:r>
      <w:r w:rsidRPr="00C23AAF">
        <w:rPr>
          <w:spacing w:val="2"/>
          <w:w w:val="105"/>
          <w:sz w:val="20"/>
          <w:lang w:val="en-GB"/>
        </w:rPr>
        <w:t xml:space="preserve"> </w:t>
      </w:r>
      <w:r w:rsidRPr="00C23AAF">
        <w:rPr>
          <w:w w:val="105"/>
          <w:sz w:val="20"/>
          <w:lang w:val="en-GB"/>
        </w:rPr>
        <w:t>Europe</w:t>
      </w:r>
    </w:p>
    <w:p w14:paraId="2E922FC4" w14:textId="77777777" w:rsidR="00B177F5" w:rsidRPr="00C23AAF" w:rsidDel="00B553DB" w:rsidRDefault="00B553DB">
      <w:pPr>
        <w:pStyle w:val="Corpsdetexte"/>
        <w:ind w:left="269"/>
        <w:rPr>
          <w:del w:id="10" w:author="Christian PIEDALLU" w:date="2023-02-02T16:54:00Z"/>
          <w:lang w:val="en-GB"/>
        </w:rPr>
      </w:pPr>
      <w:r w:rsidRPr="00C23AAF">
        <w:rPr>
          <w:rFonts w:ascii="Trebuchet MS"/>
          <w:sz w:val="10"/>
          <w:lang w:val="en-GB"/>
        </w:rPr>
        <w:t xml:space="preserve">8     </w:t>
      </w:r>
      <w:r w:rsidRPr="00C23AAF">
        <w:rPr>
          <w:rFonts w:ascii="Trebuchet MS"/>
          <w:spacing w:val="18"/>
          <w:sz w:val="10"/>
          <w:lang w:val="en-GB"/>
        </w:rPr>
        <w:t xml:space="preserve"> </w:t>
      </w:r>
      <w:hyperlink w:anchor="_bookmark50" w:history="1">
        <w:r w:rsidRPr="00C23AAF">
          <w:rPr>
            <w:w w:val="105"/>
            <w:lang w:val="en-GB"/>
          </w:rPr>
          <w:t>(Nystedt</w:t>
        </w:r>
        <w:r w:rsidRPr="00C23AAF">
          <w:rPr>
            <w:spacing w:val="42"/>
            <w:w w:val="105"/>
            <w:lang w:val="en-GB"/>
          </w:rPr>
          <w:t xml:space="preserve"> </w:t>
        </w:r>
        <w:r w:rsidRPr="00C23AAF">
          <w:rPr>
            <w:w w:val="105"/>
            <w:lang w:val="en-GB"/>
          </w:rPr>
          <w:t>et</w:t>
        </w:r>
        <w:r w:rsidRPr="00C23AAF">
          <w:rPr>
            <w:spacing w:val="42"/>
            <w:w w:val="105"/>
            <w:lang w:val="en-GB"/>
          </w:rPr>
          <w:t xml:space="preserve"> </w:t>
        </w:r>
        <w:r w:rsidRPr="00C23AAF">
          <w:rPr>
            <w:w w:val="105"/>
            <w:lang w:val="en-GB"/>
          </w:rPr>
          <w:t>al.</w:t>
        </w:r>
      </w:hyperlink>
      <w:r w:rsidRPr="00C23AAF">
        <w:rPr>
          <w:w w:val="105"/>
          <w:lang w:val="en-GB"/>
        </w:rPr>
        <w:t>,</w:t>
      </w:r>
      <w:r w:rsidRPr="00C23AAF">
        <w:rPr>
          <w:spacing w:val="42"/>
          <w:w w:val="105"/>
          <w:lang w:val="en-GB"/>
        </w:rPr>
        <w:t xml:space="preserve"> </w:t>
      </w:r>
      <w:hyperlink w:anchor="_bookmark50" w:history="1">
        <w:r w:rsidRPr="00C23AAF">
          <w:rPr>
            <w:w w:val="105"/>
            <w:lang w:val="en-GB"/>
          </w:rPr>
          <w:t>2013)</w:t>
        </w:r>
      </w:hyperlink>
      <w:r w:rsidRPr="00C23AAF">
        <w:rPr>
          <w:spacing w:val="42"/>
          <w:w w:val="105"/>
          <w:lang w:val="en-GB"/>
        </w:rPr>
        <w:t xml:space="preserve"> </w:t>
      </w:r>
      <w:r w:rsidRPr="00C23AAF">
        <w:rPr>
          <w:w w:val="105"/>
          <w:lang w:val="en-GB"/>
        </w:rPr>
        <w:t>is</w:t>
      </w:r>
      <w:r w:rsidRPr="00C23AAF">
        <w:rPr>
          <w:spacing w:val="42"/>
          <w:w w:val="105"/>
          <w:lang w:val="en-GB"/>
        </w:rPr>
        <w:t xml:space="preserve"> </w:t>
      </w:r>
      <w:r w:rsidRPr="00C23AAF">
        <w:rPr>
          <w:w w:val="105"/>
          <w:lang w:val="en-GB"/>
        </w:rPr>
        <w:t>also</w:t>
      </w:r>
      <w:r w:rsidRPr="00C23AAF">
        <w:rPr>
          <w:spacing w:val="42"/>
          <w:w w:val="105"/>
          <w:lang w:val="en-GB"/>
        </w:rPr>
        <w:t xml:space="preserve"> </w:t>
      </w:r>
      <w:r w:rsidRPr="00C23AAF">
        <w:rPr>
          <w:w w:val="105"/>
          <w:lang w:val="en-GB"/>
        </w:rPr>
        <w:t>one</w:t>
      </w:r>
      <w:r w:rsidRPr="00C23AAF">
        <w:rPr>
          <w:spacing w:val="42"/>
          <w:w w:val="105"/>
          <w:lang w:val="en-GB"/>
        </w:rPr>
        <w:t xml:space="preserve"> </w:t>
      </w:r>
      <w:r w:rsidRPr="00C23AAF">
        <w:rPr>
          <w:w w:val="105"/>
          <w:lang w:val="en-GB"/>
        </w:rPr>
        <w:t>of</w:t>
      </w:r>
      <w:r w:rsidRPr="00C23AAF">
        <w:rPr>
          <w:spacing w:val="41"/>
          <w:w w:val="105"/>
          <w:lang w:val="en-GB"/>
        </w:rPr>
        <w:t xml:space="preserve"> </w:t>
      </w:r>
      <w:r w:rsidRPr="00C23AAF">
        <w:rPr>
          <w:w w:val="105"/>
          <w:lang w:val="en-GB"/>
        </w:rPr>
        <w:t>the</w:t>
      </w:r>
      <w:r w:rsidRPr="00C23AAF">
        <w:rPr>
          <w:spacing w:val="42"/>
          <w:w w:val="105"/>
          <w:lang w:val="en-GB"/>
        </w:rPr>
        <w:t xml:space="preserve"> </w:t>
      </w:r>
      <w:r w:rsidRPr="00C23AAF">
        <w:rPr>
          <w:w w:val="105"/>
          <w:lang w:val="en-GB"/>
        </w:rPr>
        <w:t>most</w:t>
      </w:r>
      <w:r w:rsidRPr="00C23AAF">
        <w:rPr>
          <w:spacing w:val="42"/>
          <w:w w:val="105"/>
          <w:lang w:val="en-GB"/>
        </w:rPr>
        <w:t xml:space="preserve"> </w:t>
      </w:r>
      <w:r w:rsidRPr="00C23AAF">
        <w:rPr>
          <w:w w:val="105"/>
          <w:lang w:val="en-GB"/>
        </w:rPr>
        <w:t>triggered</w:t>
      </w:r>
      <w:r w:rsidRPr="00C23AAF">
        <w:rPr>
          <w:spacing w:val="42"/>
          <w:w w:val="105"/>
          <w:lang w:val="en-GB"/>
        </w:rPr>
        <w:t xml:space="preserve"> </w:t>
      </w:r>
      <w:r w:rsidRPr="00C23AAF">
        <w:rPr>
          <w:w w:val="105"/>
          <w:lang w:val="en-GB"/>
        </w:rPr>
        <w:t xml:space="preserve">species.  </w:t>
      </w:r>
      <w:r w:rsidRPr="00C23AAF">
        <w:rPr>
          <w:spacing w:val="24"/>
          <w:w w:val="105"/>
          <w:lang w:val="en-GB"/>
        </w:rPr>
        <w:t xml:space="preserve"> </w:t>
      </w:r>
      <w:r w:rsidRPr="00C23AAF">
        <w:rPr>
          <w:w w:val="105"/>
          <w:lang w:val="en-GB"/>
        </w:rPr>
        <w:t xml:space="preserve">Indeed, </w:t>
      </w:r>
      <w:r w:rsidRPr="00C23AAF">
        <w:rPr>
          <w:spacing w:val="2"/>
          <w:w w:val="105"/>
          <w:lang w:val="en-GB"/>
        </w:rPr>
        <w:t xml:space="preserve"> </w:t>
      </w:r>
      <w:del w:id="11" w:author="Christian PIEDALLU" w:date="2023-02-02T16:54:00Z">
        <w:r w:rsidRPr="00C23AAF" w:rsidDel="00B553DB">
          <w:rPr>
            <w:w w:val="105"/>
            <w:lang w:val="en-GB"/>
          </w:rPr>
          <w:delText>the</w:delText>
        </w:r>
        <w:r w:rsidRPr="00C23AAF" w:rsidDel="00B553DB">
          <w:rPr>
            <w:spacing w:val="42"/>
            <w:w w:val="105"/>
            <w:lang w:val="en-GB"/>
          </w:rPr>
          <w:delText xml:space="preserve"> </w:delText>
        </w:r>
        <w:r w:rsidRPr="00C23AAF" w:rsidDel="00B553DB">
          <w:rPr>
            <w:w w:val="105"/>
            <w:lang w:val="en-GB"/>
          </w:rPr>
          <w:delText>precipitation</w:delText>
        </w:r>
        <w:r w:rsidRPr="00C23AAF" w:rsidDel="00B553DB">
          <w:rPr>
            <w:spacing w:val="42"/>
            <w:w w:val="105"/>
            <w:lang w:val="en-GB"/>
          </w:rPr>
          <w:delText xml:space="preserve"> </w:delText>
        </w:r>
        <w:r w:rsidRPr="00C23AAF" w:rsidDel="00B553DB">
          <w:rPr>
            <w:w w:val="105"/>
            <w:lang w:val="en-GB"/>
          </w:rPr>
          <w:delText>are</w:delText>
        </w:r>
      </w:del>
    </w:p>
    <w:p w14:paraId="393F2BD3" w14:textId="77777777" w:rsidR="00B177F5" w:rsidRPr="00C23AAF" w:rsidRDefault="00B553DB" w:rsidP="00B553DB">
      <w:pPr>
        <w:pStyle w:val="Corpsdetexte"/>
        <w:ind w:left="269"/>
        <w:rPr>
          <w:lang w:val="en-GB"/>
        </w:rPr>
      </w:pPr>
      <w:del w:id="12" w:author="Christian PIEDALLU" w:date="2023-02-02T16:54:00Z">
        <w:r w:rsidRPr="00C23AAF" w:rsidDel="00B553DB">
          <w:rPr>
            <w:rFonts w:ascii="Trebuchet MS" w:hAnsi="Trebuchet MS"/>
            <w:sz w:val="10"/>
            <w:lang w:val="en-GB"/>
          </w:rPr>
          <w:delText xml:space="preserve">9      </w:delText>
        </w:r>
        <w:r w:rsidRPr="00C23AAF" w:rsidDel="00B553DB">
          <w:rPr>
            <w:rFonts w:ascii="Trebuchet MS" w:hAnsi="Trebuchet MS"/>
            <w:spacing w:val="-12"/>
            <w:sz w:val="10"/>
            <w:lang w:val="en-GB"/>
          </w:rPr>
          <w:delText xml:space="preserve"> </w:delText>
        </w:r>
        <w:r w:rsidRPr="00C23AAF" w:rsidDel="00B553DB">
          <w:rPr>
            <w:w w:val="110"/>
            <w:lang w:val="en-GB"/>
          </w:rPr>
          <w:delText>its</w:delText>
        </w:r>
        <w:r w:rsidRPr="00C23AAF" w:rsidDel="00B553DB">
          <w:rPr>
            <w:lang w:val="en-GB"/>
          </w:rPr>
          <w:delText xml:space="preserve"> </w:delText>
        </w:r>
        <w:r w:rsidRPr="00C23AAF" w:rsidDel="00B553DB">
          <w:rPr>
            <w:spacing w:val="-11"/>
            <w:lang w:val="en-GB"/>
          </w:rPr>
          <w:delText xml:space="preserve"> </w:delText>
        </w:r>
        <w:r w:rsidRPr="00C23AAF" w:rsidDel="00B553DB">
          <w:rPr>
            <w:w w:val="108"/>
            <w:lang w:val="en-GB"/>
          </w:rPr>
          <w:delText>primary</w:delText>
        </w:r>
        <w:r w:rsidRPr="00C23AAF" w:rsidDel="00B553DB">
          <w:rPr>
            <w:lang w:val="en-GB"/>
          </w:rPr>
          <w:delText xml:space="preserve"> </w:delText>
        </w:r>
        <w:r w:rsidRPr="00C23AAF" w:rsidDel="00B553DB">
          <w:rPr>
            <w:spacing w:val="-11"/>
            <w:lang w:val="en-GB"/>
          </w:rPr>
          <w:delText xml:space="preserve"> </w:delText>
        </w:r>
        <w:r w:rsidRPr="00C23AAF" w:rsidDel="00B553DB">
          <w:rPr>
            <w:spacing w:val="-6"/>
            <w:lang w:val="en-GB"/>
          </w:rPr>
          <w:delText>w</w:delText>
        </w:r>
        <w:r w:rsidRPr="00C23AAF" w:rsidDel="00B553DB">
          <w:rPr>
            <w:w w:val="103"/>
            <w:lang w:val="en-GB"/>
          </w:rPr>
          <w:delText>ater</w:delText>
        </w:r>
        <w:r w:rsidRPr="00C23AAF" w:rsidDel="00B553DB">
          <w:rPr>
            <w:lang w:val="en-GB"/>
          </w:rPr>
          <w:delText xml:space="preserve"> </w:delText>
        </w:r>
        <w:r w:rsidRPr="00C23AAF" w:rsidDel="00B553DB">
          <w:rPr>
            <w:spacing w:val="-11"/>
            <w:lang w:val="en-GB"/>
          </w:rPr>
          <w:delText xml:space="preserve"> </w:delText>
        </w:r>
        <w:r w:rsidRPr="00C23AAF" w:rsidDel="00B553DB">
          <w:rPr>
            <w:lang w:val="en-GB"/>
          </w:rPr>
          <w:delText>source</w:delText>
        </w:r>
      </w:del>
      <w:ins w:id="13" w:author="Christian PIEDALLU" w:date="2023-02-02T16:54:00Z">
        <w:r w:rsidRPr="00C23AAF">
          <w:rPr>
            <w:w w:val="105"/>
            <w:lang w:val="en-GB"/>
          </w:rPr>
          <w:t>this species is very sensitive to water shortage</w:t>
        </w:r>
      </w:ins>
      <w:r w:rsidRPr="00C23AAF">
        <w:rPr>
          <w:lang w:val="en-GB"/>
        </w:rPr>
        <w:t xml:space="preserve"> </w:t>
      </w:r>
      <w:r w:rsidRPr="00C23AAF">
        <w:rPr>
          <w:spacing w:val="-11"/>
          <w:lang w:val="en-GB"/>
        </w:rPr>
        <w:t xml:space="preserve"> </w:t>
      </w:r>
      <w:hyperlink w:anchor="_bookmark44" w:history="1">
        <w:r w:rsidRPr="00C23AAF">
          <w:rPr>
            <w:w w:val="106"/>
            <w:lang w:val="en-GB"/>
          </w:rPr>
          <w:t>(M</w:t>
        </w:r>
        <w:r w:rsidRPr="00C23AAF">
          <w:rPr>
            <w:spacing w:val="5"/>
            <w:w w:val="106"/>
            <w:lang w:val="en-GB"/>
          </w:rPr>
          <w:t>o</w:t>
        </w:r>
        <w:r w:rsidRPr="00C23AAF">
          <w:rPr>
            <w:w w:val="110"/>
            <w:lang w:val="en-GB"/>
          </w:rPr>
          <w:t>drzy</w:t>
        </w:r>
        <w:r w:rsidRPr="00C23AAF">
          <w:rPr>
            <w:spacing w:val="-106"/>
            <w:w w:val="105"/>
            <w:lang w:val="en-GB"/>
          </w:rPr>
          <w:t>n</w:t>
        </w:r>
        <w:r w:rsidRPr="00C23AAF">
          <w:rPr>
            <w:spacing w:val="5"/>
            <w:w w:val="170"/>
            <w:lang w:val="en-GB"/>
          </w:rPr>
          <w:t>´</w:t>
        </w:r>
        <w:r w:rsidRPr="00C23AAF">
          <w:rPr>
            <w:w w:val="110"/>
            <w:lang w:val="en-GB"/>
          </w:rPr>
          <w:t>ski,</w:t>
        </w:r>
      </w:hyperlink>
      <w:r w:rsidRPr="00C23AAF">
        <w:rPr>
          <w:lang w:val="en-GB"/>
        </w:rPr>
        <w:t xml:space="preserve"> </w:t>
      </w:r>
      <w:r w:rsidRPr="00C23AAF">
        <w:rPr>
          <w:spacing w:val="-11"/>
          <w:lang w:val="en-GB"/>
        </w:rPr>
        <w:t xml:space="preserve"> </w:t>
      </w:r>
      <w:hyperlink w:anchor="_bookmark44" w:history="1">
        <w:r w:rsidRPr="00C23AAF">
          <w:rPr>
            <w:w w:val="102"/>
            <w:lang w:val="en-GB"/>
          </w:rPr>
          <w:t>2007)</w:t>
        </w:r>
      </w:hyperlink>
      <w:r w:rsidRPr="00C23AAF">
        <w:rPr>
          <w:lang w:val="en-GB"/>
        </w:rPr>
        <w:t xml:space="preserve"> </w:t>
      </w:r>
      <w:r w:rsidRPr="00C23AAF">
        <w:rPr>
          <w:spacing w:val="-11"/>
          <w:lang w:val="en-GB"/>
        </w:rPr>
        <w:t xml:space="preserve"> </w:t>
      </w:r>
      <w:r w:rsidRPr="00C23AAF">
        <w:rPr>
          <w:w w:val="104"/>
          <w:lang w:val="en-GB"/>
        </w:rPr>
        <w:t>and</w:t>
      </w:r>
      <w:r w:rsidRPr="00C23AAF">
        <w:rPr>
          <w:lang w:val="en-GB"/>
        </w:rPr>
        <w:t xml:space="preserve"> </w:t>
      </w:r>
      <w:r w:rsidRPr="00C23AAF">
        <w:rPr>
          <w:spacing w:val="-11"/>
          <w:lang w:val="en-GB"/>
        </w:rPr>
        <w:t xml:space="preserve"> </w:t>
      </w:r>
      <w:r w:rsidRPr="00C23AAF">
        <w:rPr>
          <w:w w:val="107"/>
          <w:lang w:val="en-GB"/>
        </w:rPr>
        <w:t>la</w:t>
      </w:r>
      <w:r w:rsidRPr="00C23AAF">
        <w:rPr>
          <w:spacing w:val="-6"/>
          <w:w w:val="107"/>
          <w:lang w:val="en-GB"/>
        </w:rPr>
        <w:t>c</w:t>
      </w:r>
      <w:r w:rsidRPr="00C23AAF">
        <w:rPr>
          <w:w w:val="115"/>
          <w:lang w:val="en-GB"/>
        </w:rPr>
        <w:t>k</w:t>
      </w:r>
      <w:r w:rsidRPr="00C23AAF">
        <w:rPr>
          <w:lang w:val="en-GB"/>
        </w:rPr>
        <w:t xml:space="preserve"> </w:t>
      </w:r>
      <w:r w:rsidRPr="00C23AAF">
        <w:rPr>
          <w:spacing w:val="-11"/>
          <w:lang w:val="en-GB"/>
        </w:rPr>
        <w:t xml:space="preserve"> </w:t>
      </w:r>
      <w:r w:rsidRPr="00C23AAF">
        <w:rPr>
          <w:w w:val="96"/>
          <w:lang w:val="en-GB"/>
        </w:rPr>
        <w:t>of</w:t>
      </w:r>
      <w:r w:rsidRPr="00C23AAF">
        <w:rPr>
          <w:lang w:val="en-GB"/>
        </w:rPr>
        <w:t xml:space="preserve"> </w:t>
      </w:r>
      <w:r w:rsidRPr="00C23AAF">
        <w:rPr>
          <w:spacing w:val="-11"/>
          <w:lang w:val="en-GB"/>
        </w:rPr>
        <w:t xml:space="preserve"> </w:t>
      </w:r>
      <w:r w:rsidRPr="00C23AAF">
        <w:rPr>
          <w:spacing w:val="-6"/>
          <w:lang w:val="en-GB"/>
        </w:rPr>
        <w:t>w</w:t>
      </w:r>
      <w:r w:rsidRPr="00C23AAF">
        <w:rPr>
          <w:w w:val="103"/>
          <w:lang w:val="en-GB"/>
        </w:rPr>
        <w:t>ater</w:t>
      </w:r>
      <w:r w:rsidRPr="00C23AAF">
        <w:rPr>
          <w:lang w:val="en-GB"/>
        </w:rPr>
        <w:t xml:space="preserve"> </w:t>
      </w:r>
      <w:r w:rsidRPr="00C23AAF">
        <w:rPr>
          <w:spacing w:val="-11"/>
          <w:lang w:val="en-GB"/>
        </w:rPr>
        <w:t xml:space="preserve"> </w:t>
      </w:r>
      <w:r w:rsidRPr="00C23AAF">
        <w:rPr>
          <w:w w:val="103"/>
          <w:lang w:val="en-GB"/>
        </w:rPr>
        <w:t>induces</w:t>
      </w:r>
      <w:r w:rsidRPr="00C23AAF">
        <w:rPr>
          <w:lang w:val="en-GB"/>
        </w:rPr>
        <w:t xml:space="preserve"> </w:t>
      </w:r>
      <w:r w:rsidRPr="00C23AAF">
        <w:rPr>
          <w:spacing w:val="-11"/>
          <w:lang w:val="en-GB"/>
        </w:rPr>
        <w:t xml:space="preserve"> </w:t>
      </w:r>
      <w:r w:rsidRPr="00C23AAF">
        <w:rPr>
          <w:w w:val="101"/>
          <w:lang w:val="en-GB"/>
        </w:rPr>
        <w:t>stress</w:t>
      </w:r>
      <w:r w:rsidRPr="00C23AAF">
        <w:rPr>
          <w:lang w:val="en-GB"/>
        </w:rPr>
        <w:t xml:space="preserve"> </w:t>
      </w:r>
      <w:r w:rsidRPr="00C23AAF">
        <w:rPr>
          <w:spacing w:val="-11"/>
          <w:lang w:val="en-GB"/>
        </w:rPr>
        <w:t xml:space="preserve"> </w:t>
      </w:r>
      <w:r w:rsidRPr="00C23AAF">
        <w:rPr>
          <w:w w:val="108"/>
          <w:lang w:val="en-GB"/>
        </w:rPr>
        <w:t>that</w:t>
      </w:r>
      <w:r w:rsidRPr="00C23AAF">
        <w:rPr>
          <w:lang w:val="en-GB"/>
        </w:rPr>
        <w:t xml:space="preserve"> </w:t>
      </w:r>
      <w:r w:rsidRPr="00C23AAF">
        <w:rPr>
          <w:spacing w:val="-11"/>
          <w:lang w:val="en-GB"/>
        </w:rPr>
        <w:t xml:space="preserve"> </w:t>
      </w:r>
      <w:r w:rsidRPr="00C23AAF">
        <w:rPr>
          <w:lang w:val="en-GB"/>
        </w:rPr>
        <w:t xml:space="preserve">affect </w:t>
      </w:r>
      <w:r w:rsidRPr="00C23AAF">
        <w:rPr>
          <w:spacing w:val="-11"/>
          <w:lang w:val="en-GB"/>
        </w:rPr>
        <w:t xml:space="preserve"> </w:t>
      </w:r>
      <w:r w:rsidRPr="00C23AAF">
        <w:rPr>
          <w:w w:val="102"/>
          <w:lang w:val="en-GB"/>
        </w:rPr>
        <w:t>gr</w:t>
      </w:r>
      <w:r w:rsidRPr="00C23AAF">
        <w:rPr>
          <w:spacing w:val="-6"/>
          <w:w w:val="102"/>
          <w:lang w:val="en-GB"/>
        </w:rPr>
        <w:t>o</w:t>
      </w:r>
      <w:r w:rsidRPr="00C23AAF">
        <w:rPr>
          <w:w w:val="105"/>
          <w:lang w:val="en-GB"/>
        </w:rPr>
        <w:t>wth</w:t>
      </w:r>
    </w:p>
    <w:p w14:paraId="47810B47" w14:textId="77777777" w:rsidR="00B177F5" w:rsidRPr="00C23AAF" w:rsidRDefault="00B553DB">
      <w:pPr>
        <w:pStyle w:val="Corpsdetexte"/>
        <w:ind w:left="216"/>
        <w:rPr>
          <w:lang w:val="en-GB"/>
        </w:rPr>
      </w:pPr>
      <w:r w:rsidRPr="00C23AAF">
        <w:rPr>
          <w:rFonts w:ascii="Trebuchet MS"/>
          <w:sz w:val="10"/>
          <w:lang w:val="en-GB"/>
        </w:rPr>
        <w:t xml:space="preserve">10     </w:t>
      </w:r>
      <w:r w:rsidRPr="00C23AAF">
        <w:rPr>
          <w:rFonts w:ascii="Trebuchet MS"/>
          <w:spacing w:val="19"/>
          <w:sz w:val="10"/>
          <w:lang w:val="en-GB"/>
        </w:rPr>
        <w:t xml:space="preserve"> </w:t>
      </w:r>
      <w:r w:rsidRPr="00C23AAF">
        <w:rPr>
          <w:w w:val="105"/>
          <w:lang w:val="en-GB"/>
        </w:rPr>
        <w:t>and</w:t>
      </w:r>
      <w:r w:rsidRPr="00C23AAF">
        <w:rPr>
          <w:spacing w:val="34"/>
          <w:w w:val="105"/>
          <w:lang w:val="en-GB"/>
        </w:rPr>
        <w:t xml:space="preserve"> </w:t>
      </w:r>
      <w:r w:rsidRPr="00C23AAF">
        <w:rPr>
          <w:w w:val="105"/>
          <w:lang w:val="en-GB"/>
        </w:rPr>
        <w:t>health</w:t>
      </w:r>
      <w:r w:rsidRPr="00C23AAF">
        <w:rPr>
          <w:spacing w:val="34"/>
          <w:w w:val="105"/>
          <w:lang w:val="en-GB"/>
        </w:rPr>
        <w:t xml:space="preserve"> </w:t>
      </w:r>
      <w:r w:rsidRPr="00C23AAF">
        <w:rPr>
          <w:w w:val="105"/>
          <w:lang w:val="en-GB"/>
        </w:rPr>
        <w:t>of</w:t>
      </w:r>
      <w:r w:rsidRPr="00C23AAF">
        <w:rPr>
          <w:spacing w:val="35"/>
          <w:w w:val="105"/>
          <w:lang w:val="en-GB"/>
        </w:rPr>
        <w:t xml:space="preserve"> </w:t>
      </w:r>
      <w:r w:rsidRPr="00C23AAF">
        <w:rPr>
          <w:w w:val="105"/>
          <w:lang w:val="en-GB"/>
        </w:rPr>
        <w:t>the</w:t>
      </w:r>
      <w:r w:rsidRPr="00C23AAF">
        <w:rPr>
          <w:spacing w:val="34"/>
          <w:w w:val="105"/>
          <w:lang w:val="en-GB"/>
        </w:rPr>
        <w:t xml:space="preserve"> </w:t>
      </w:r>
      <w:r w:rsidRPr="00C23AAF">
        <w:rPr>
          <w:w w:val="105"/>
          <w:lang w:val="en-GB"/>
        </w:rPr>
        <w:t xml:space="preserve">tree.  </w:t>
      </w:r>
      <w:r w:rsidRPr="00C23AAF">
        <w:rPr>
          <w:spacing w:val="2"/>
          <w:w w:val="105"/>
          <w:lang w:val="en-GB"/>
        </w:rPr>
        <w:t xml:space="preserve"> </w:t>
      </w:r>
      <w:r w:rsidRPr="00C23AAF">
        <w:rPr>
          <w:w w:val="105"/>
          <w:lang w:val="en-GB"/>
        </w:rPr>
        <w:t>Moreover,</w:t>
      </w:r>
      <w:r w:rsidRPr="00C23AAF">
        <w:rPr>
          <w:spacing w:val="39"/>
          <w:w w:val="105"/>
          <w:lang w:val="en-GB"/>
        </w:rPr>
        <w:t xml:space="preserve"> </w:t>
      </w:r>
      <w:r w:rsidRPr="00C23AAF">
        <w:rPr>
          <w:w w:val="105"/>
          <w:lang w:val="en-GB"/>
        </w:rPr>
        <w:t>its</w:t>
      </w:r>
      <w:r w:rsidRPr="00C23AAF">
        <w:rPr>
          <w:spacing w:val="35"/>
          <w:w w:val="105"/>
          <w:lang w:val="en-GB"/>
        </w:rPr>
        <w:t xml:space="preserve"> </w:t>
      </w:r>
      <w:r w:rsidRPr="00C23AAF">
        <w:rPr>
          <w:w w:val="105"/>
          <w:lang w:val="en-GB"/>
        </w:rPr>
        <w:t>major</w:t>
      </w:r>
      <w:r w:rsidRPr="00C23AAF">
        <w:rPr>
          <w:spacing w:val="34"/>
          <w:w w:val="105"/>
          <w:lang w:val="en-GB"/>
        </w:rPr>
        <w:t xml:space="preserve"> </w:t>
      </w:r>
      <w:r w:rsidRPr="00C23AAF">
        <w:rPr>
          <w:w w:val="105"/>
          <w:lang w:val="en-GB"/>
        </w:rPr>
        <w:t>pest,</w:t>
      </w:r>
      <w:r w:rsidRPr="00C23AAF">
        <w:rPr>
          <w:spacing w:val="39"/>
          <w:w w:val="105"/>
          <w:lang w:val="en-GB"/>
        </w:rPr>
        <w:t xml:space="preserve"> </w:t>
      </w:r>
      <w:r w:rsidRPr="00C23AAF">
        <w:rPr>
          <w:w w:val="105"/>
          <w:lang w:val="en-GB"/>
        </w:rPr>
        <w:t>the</w:t>
      </w:r>
      <w:r w:rsidRPr="00C23AAF">
        <w:rPr>
          <w:spacing w:val="34"/>
          <w:w w:val="105"/>
          <w:lang w:val="en-GB"/>
        </w:rPr>
        <w:t xml:space="preserve"> </w:t>
      </w:r>
      <w:r w:rsidRPr="00C23AAF">
        <w:rPr>
          <w:w w:val="105"/>
          <w:lang w:val="en-GB"/>
        </w:rPr>
        <w:t>bark</w:t>
      </w:r>
      <w:r w:rsidRPr="00C23AAF">
        <w:rPr>
          <w:spacing w:val="35"/>
          <w:w w:val="105"/>
          <w:lang w:val="en-GB"/>
        </w:rPr>
        <w:t xml:space="preserve"> </w:t>
      </w:r>
      <w:r w:rsidRPr="00C23AAF">
        <w:rPr>
          <w:w w:val="105"/>
          <w:lang w:val="en-GB"/>
        </w:rPr>
        <w:t>beetle,</w:t>
      </w:r>
      <w:r w:rsidRPr="00C23AAF">
        <w:rPr>
          <w:spacing w:val="39"/>
          <w:w w:val="105"/>
          <w:lang w:val="en-GB"/>
        </w:rPr>
        <w:t xml:space="preserve"> </w:t>
      </w:r>
      <w:r w:rsidRPr="00C23AAF">
        <w:rPr>
          <w:w w:val="105"/>
          <w:lang w:val="en-GB"/>
        </w:rPr>
        <w:t>causes</w:t>
      </w:r>
      <w:r w:rsidRPr="00C23AAF">
        <w:rPr>
          <w:spacing w:val="34"/>
          <w:w w:val="105"/>
          <w:lang w:val="en-GB"/>
        </w:rPr>
        <w:t xml:space="preserve"> </w:t>
      </w:r>
      <w:r w:rsidRPr="00C23AAF">
        <w:rPr>
          <w:w w:val="105"/>
          <w:lang w:val="en-GB"/>
        </w:rPr>
        <w:t>important</w:t>
      </w:r>
      <w:r w:rsidRPr="00C23AAF">
        <w:rPr>
          <w:spacing w:val="35"/>
          <w:w w:val="105"/>
          <w:lang w:val="en-GB"/>
        </w:rPr>
        <w:t xml:space="preserve"> </w:t>
      </w:r>
      <w:r w:rsidRPr="00C23AAF">
        <w:rPr>
          <w:w w:val="105"/>
          <w:lang w:val="en-GB"/>
        </w:rPr>
        <w:t>outbreaks</w:t>
      </w:r>
    </w:p>
    <w:p w14:paraId="3C9A8387" w14:textId="77777777" w:rsidR="00B177F5" w:rsidRPr="00C23AAF" w:rsidRDefault="00B553DB">
      <w:pPr>
        <w:pStyle w:val="Corpsdetexte"/>
        <w:ind w:left="216"/>
        <w:rPr>
          <w:lang w:val="en-GB"/>
        </w:rPr>
      </w:pPr>
      <w:r w:rsidRPr="00C23AAF">
        <w:rPr>
          <w:rFonts w:ascii="Trebuchet MS"/>
          <w:sz w:val="10"/>
          <w:lang w:val="en-GB"/>
        </w:rPr>
        <w:t xml:space="preserve">11     </w:t>
      </w:r>
      <w:r w:rsidRPr="00C23AAF">
        <w:rPr>
          <w:rFonts w:ascii="Trebuchet MS"/>
          <w:spacing w:val="19"/>
          <w:sz w:val="10"/>
          <w:lang w:val="en-GB"/>
        </w:rPr>
        <w:t xml:space="preserve"> </w:t>
      </w:r>
      <w:r w:rsidRPr="00C23AAF">
        <w:rPr>
          <w:w w:val="105"/>
          <w:lang w:val="en-GB"/>
        </w:rPr>
        <w:t>after</w:t>
      </w:r>
      <w:r w:rsidRPr="00C23AAF">
        <w:rPr>
          <w:spacing w:val="21"/>
          <w:w w:val="105"/>
          <w:lang w:val="en-GB"/>
        </w:rPr>
        <w:t xml:space="preserve"> </w:t>
      </w:r>
      <w:r w:rsidRPr="00C23AAF">
        <w:rPr>
          <w:w w:val="105"/>
          <w:lang w:val="en-GB"/>
        </w:rPr>
        <w:t>storm,</w:t>
      </w:r>
      <w:r w:rsidRPr="00C23AAF">
        <w:rPr>
          <w:spacing w:val="24"/>
          <w:w w:val="105"/>
          <w:lang w:val="en-GB"/>
        </w:rPr>
        <w:t xml:space="preserve"> </w:t>
      </w:r>
      <w:r w:rsidRPr="00C23AAF">
        <w:rPr>
          <w:w w:val="105"/>
          <w:lang w:val="en-GB"/>
        </w:rPr>
        <w:t>which</w:t>
      </w:r>
      <w:r w:rsidRPr="00C23AAF">
        <w:rPr>
          <w:spacing w:val="21"/>
          <w:w w:val="105"/>
          <w:lang w:val="en-GB"/>
        </w:rPr>
        <w:t xml:space="preserve"> </w:t>
      </w:r>
      <w:r w:rsidRPr="00C23AAF">
        <w:rPr>
          <w:w w:val="105"/>
          <w:lang w:val="en-GB"/>
        </w:rPr>
        <w:t>provide</w:t>
      </w:r>
      <w:r w:rsidRPr="00C23AAF">
        <w:rPr>
          <w:spacing w:val="22"/>
          <w:w w:val="105"/>
          <w:lang w:val="en-GB"/>
        </w:rPr>
        <w:t xml:space="preserve"> </w:t>
      </w:r>
      <w:r w:rsidRPr="00C23AAF">
        <w:rPr>
          <w:w w:val="105"/>
          <w:lang w:val="en-GB"/>
        </w:rPr>
        <w:t>breeding</w:t>
      </w:r>
      <w:r w:rsidRPr="00C23AAF">
        <w:rPr>
          <w:spacing w:val="21"/>
          <w:w w:val="105"/>
          <w:lang w:val="en-GB"/>
        </w:rPr>
        <w:t xml:space="preserve"> </w:t>
      </w:r>
      <w:r w:rsidRPr="00C23AAF">
        <w:rPr>
          <w:w w:val="105"/>
          <w:lang w:val="en-GB"/>
        </w:rPr>
        <w:t>material</w:t>
      </w:r>
      <w:r w:rsidRPr="00C23AAF">
        <w:rPr>
          <w:spacing w:val="21"/>
          <w:w w:val="105"/>
          <w:lang w:val="en-GB"/>
        </w:rPr>
        <w:t xml:space="preserve"> </w:t>
      </w:r>
      <w:r w:rsidRPr="00C23AAF">
        <w:rPr>
          <w:w w:val="105"/>
          <w:lang w:val="en-GB"/>
        </w:rPr>
        <w:t xml:space="preserve">e.g. </w:t>
      </w:r>
      <w:r w:rsidRPr="00C23AAF">
        <w:rPr>
          <w:spacing w:val="15"/>
          <w:w w:val="105"/>
          <w:lang w:val="en-GB"/>
        </w:rPr>
        <w:t xml:space="preserve"> </w:t>
      </w:r>
      <w:r w:rsidRPr="00C23AAF">
        <w:rPr>
          <w:w w:val="105"/>
          <w:lang w:val="en-GB"/>
        </w:rPr>
        <w:t>windfalls,</w:t>
      </w:r>
      <w:r w:rsidRPr="00C23AAF">
        <w:rPr>
          <w:spacing w:val="24"/>
          <w:w w:val="105"/>
          <w:lang w:val="en-GB"/>
        </w:rPr>
        <w:t xml:space="preserve"> </w:t>
      </w:r>
      <w:r w:rsidRPr="00C23AAF">
        <w:rPr>
          <w:w w:val="105"/>
          <w:lang w:val="en-GB"/>
        </w:rPr>
        <w:t>or</w:t>
      </w:r>
      <w:r w:rsidRPr="00C23AAF">
        <w:rPr>
          <w:spacing w:val="21"/>
          <w:w w:val="105"/>
          <w:lang w:val="en-GB"/>
        </w:rPr>
        <w:t xml:space="preserve"> </w:t>
      </w:r>
      <w:r w:rsidRPr="00C23AAF">
        <w:rPr>
          <w:w w:val="105"/>
          <w:lang w:val="en-GB"/>
        </w:rPr>
        <w:t>after</w:t>
      </w:r>
      <w:r w:rsidRPr="00C23AAF">
        <w:rPr>
          <w:spacing w:val="21"/>
          <w:w w:val="105"/>
          <w:lang w:val="en-GB"/>
        </w:rPr>
        <w:t xml:space="preserve"> </w:t>
      </w:r>
      <w:r w:rsidRPr="00C23AAF">
        <w:rPr>
          <w:w w:val="105"/>
          <w:lang w:val="en-GB"/>
        </w:rPr>
        <w:t>severe</w:t>
      </w:r>
      <w:r w:rsidRPr="00C23AAF">
        <w:rPr>
          <w:spacing w:val="22"/>
          <w:w w:val="105"/>
          <w:lang w:val="en-GB"/>
        </w:rPr>
        <w:t xml:space="preserve"> </w:t>
      </w:r>
      <w:r w:rsidRPr="00C23AAF">
        <w:rPr>
          <w:w w:val="105"/>
          <w:lang w:val="en-GB"/>
        </w:rPr>
        <w:t>drought</w:t>
      </w:r>
      <w:r w:rsidRPr="00C23AAF">
        <w:rPr>
          <w:spacing w:val="21"/>
          <w:w w:val="105"/>
          <w:lang w:val="en-GB"/>
        </w:rPr>
        <w:t xml:space="preserve"> </w:t>
      </w:r>
      <w:r w:rsidRPr="00C23AAF">
        <w:rPr>
          <w:w w:val="105"/>
          <w:lang w:val="en-GB"/>
        </w:rPr>
        <w:t>that</w:t>
      </w:r>
      <w:r w:rsidRPr="00C23AAF">
        <w:rPr>
          <w:spacing w:val="21"/>
          <w:w w:val="105"/>
          <w:lang w:val="en-GB"/>
        </w:rPr>
        <w:t xml:space="preserve"> </w:t>
      </w:r>
      <w:r w:rsidRPr="00C23AAF">
        <w:rPr>
          <w:w w:val="105"/>
          <w:lang w:val="en-GB"/>
        </w:rPr>
        <w:t>weaken</w:t>
      </w:r>
    </w:p>
    <w:p w14:paraId="0EB498A1" w14:textId="77777777" w:rsidR="00B177F5" w:rsidRPr="00C23AAF" w:rsidRDefault="00B553DB">
      <w:pPr>
        <w:pStyle w:val="Corpsdetexte"/>
        <w:ind w:left="216"/>
        <w:rPr>
          <w:lang w:val="en-GB"/>
        </w:rPr>
      </w:pPr>
      <w:r w:rsidRPr="00C23AAF">
        <w:rPr>
          <w:rFonts w:ascii="Trebuchet MS"/>
          <w:sz w:val="10"/>
          <w:lang w:val="en-GB"/>
        </w:rPr>
        <w:t xml:space="preserve">12     </w:t>
      </w:r>
      <w:r w:rsidRPr="00C23AAF">
        <w:rPr>
          <w:rFonts w:ascii="Trebuchet MS"/>
          <w:spacing w:val="19"/>
          <w:sz w:val="10"/>
          <w:lang w:val="en-GB"/>
        </w:rPr>
        <w:t xml:space="preserve"> </w:t>
      </w:r>
      <w:r w:rsidRPr="00C23AAF">
        <w:rPr>
          <w:w w:val="105"/>
          <w:lang w:val="en-GB"/>
        </w:rPr>
        <w:t xml:space="preserve">trees.  </w:t>
      </w:r>
      <w:r w:rsidRPr="00C23AAF">
        <w:rPr>
          <w:spacing w:val="2"/>
          <w:w w:val="105"/>
          <w:lang w:val="en-GB"/>
        </w:rPr>
        <w:t xml:space="preserve"> </w:t>
      </w:r>
      <w:r w:rsidRPr="00C23AAF">
        <w:rPr>
          <w:w w:val="105"/>
          <w:lang w:val="en-GB"/>
        </w:rPr>
        <w:t>A</w:t>
      </w:r>
      <w:r w:rsidRPr="00C23AAF">
        <w:rPr>
          <w:spacing w:val="35"/>
          <w:w w:val="105"/>
          <w:lang w:val="en-GB"/>
        </w:rPr>
        <w:t xml:space="preserve"> </w:t>
      </w:r>
      <w:r w:rsidRPr="00C23AAF">
        <w:rPr>
          <w:w w:val="105"/>
          <w:lang w:val="en-GB"/>
        </w:rPr>
        <w:t>recent</w:t>
      </w:r>
      <w:r w:rsidRPr="00C23AAF">
        <w:rPr>
          <w:spacing w:val="36"/>
          <w:w w:val="105"/>
          <w:lang w:val="en-GB"/>
        </w:rPr>
        <w:t xml:space="preserve"> </w:t>
      </w:r>
      <w:r w:rsidRPr="00C23AAF">
        <w:rPr>
          <w:w w:val="105"/>
          <w:lang w:val="en-GB"/>
        </w:rPr>
        <w:t>bark</w:t>
      </w:r>
      <w:r w:rsidRPr="00C23AAF">
        <w:rPr>
          <w:spacing w:val="35"/>
          <w:w w:val="105"/>
          <w:lang w:val="en-GB"/>
        </w:rPr>
        <w:t xml:space="preserve"> </w:t>
      </w:r>
      <w:r w:rsidRPr="00C23AAF">
        <w:rPr>
          <w:w w:val="105"/>
          <w:lang w:val="en-GB"/>
        </w:rPr>
        <w:t>beetle</w:t>
      </w:r>
      <w:r w:rsidRPr="00C23AAF">
        <w:rPr>
          <w:spacing w:val="35"/>
          <w:w w:val="105"/>
          <w:lang w:val="en-GB"/>
        </w:rPr>
        <w:t xml:space="preserve"> </w:t>
      </w:r>
      <w:r w:rsidRPr="00C23AAF">
        <w:rPr>
          <w:w w:val="105"/>
          <w:lang w:val="en-GB"/>
        </w:rPr>
        <w:t>crisis,</w:t>
      </w:r>
      <w:r w:rsidRPr="00C23AAF">
        <w:rPr>
          <w:spacing w:val="40"/>
          <w:w w:val="105"/>
          <w:lang w:val="en-GB"/>
        </w:rPr>
        <w:t xml:space="preserve"> </w:t>
      </w:r>
      <w:r w:rsidRPr="00C23AAF">
        <w:rPr>
          <w:w w:val="105"/>
          <w:lang w:val="en-GB"/>
        </w:rPr>
        <w:t>triggered</w:t>
      </w:r>
      <w:r w:rsidRPr="00C23AAF">
        <w:rPr>
          <w:spacing w:val="36"/>
          <w:w w:val="105"/>
          <w:lang w:val="en-GB"/>
        </w:rPr>
        <w:t xml:space="preserve"> </w:t>
      </w:r>
      <w:r w:rsidRPr="00C23AAF">
        <w:rPr>
          <w:w w:val="105"/>
          <w:lang w:val="en-GB"/>
        </w:rPr>
        <w:t>by</w:t>
      </w:r>
      <w:r w:rsidRPr="00C23AAF">
        <w:rPr>
          <w:spacing w:val="35"/>
          <w:w w:val="105"/>
          <w:lang w:val="en-GB"/>
        </w:rPr>
        <w:t xml:space="preserve"> </w:t>
      </w:r>
      <w:r w:rsidRPr="00C23AAF">
        <w:rPr>
          <w:w w:val="105"/>
          <w:lang w:val="en-GB"/>
        </w:rPr>
        <w:t>the</w:t>
      </w:r>
      <w:r w:rsidRPr="00C23AAF">
        <w:rPr>
          <w:spacing w:val="35"/>
          <w:w w:val="105"/>
          <w:lang w:val="en-GB"/>
        </w:rPr>
        <w:t xml:space="preserve"> </w:t>
      </w:r>
      <w:r w:rsidRPr="00C23AAF">
        <w:rPr>
          <w:w w:val="105"/>
          <w:lang w:val="en-GB"/>
        </w:rPr>
        <w:t>exceptionally</w:t>
      </w:r>
      <w:r w:rsidRPr="00C23AAF">
        <w:rPr>
          <w:spacing w:val="36"/>
          <w:w w:val="105"/>
          <w:lang w:val="en-GB"/>
        </w:rPr>
        <w:t xml:space="preserve"> </w:t>
      </w:r>
      <w:r w:rsidRPr="00C23AAF">
        <w:rPr>
          <w:w w:val="105"/>
          <w:lang w:val="en-GB"/>
        </w:rPr>
        <w:t>hot</w:t>
      </w:r>
      <w:r w:rsidRPr="00C23AAF">
        <w:rPr>
          <w:spacing w:val="35"/>
          <w:w w:val="105"/>
          <w:lang w:val="en-GB"/>
        </w:rPr>
        <w:t xml:space="preserve"> </w:t>
      </w:r>
      <w:r w:rsidRPr="00C23AAF">
        <w:rPr>
          <w:w w:val="105"/>
          <w:lang w:val="en-GB"/>
        </w:rPr>
        <w:t>and</w:t>
      </w:r>
      <w:r w:rsidRPr="00C23AAF">
        <w:rPr>
          <w:spacing w:val="35"/>
          <w:w w:val="105"/>
          <w:lang w:val="en-GB"/>
        </w:rPr>
        <w:t xml:space="preserve"> </w:t>
      </w:r>
      <w:r w:rsidRPr="00C23AAF">
        <w:rPr>
          <w:w w:val="105"/>
          <w:lang w:val="en-GB"/>
        </w:rPr>
        <w:t>dry</w:t>
      </w:r>
      <w:r w:rsidRPr="00C23AAF">
        <w:rPr>
          <w:spacing w:val="36"/>
          <w:w w:val="105"/>
          <w:lang w:val="en-GB"/>
        </w:rPr>
        <w:t xml:space="preserve"> </w:t>
      </w:r>
      <w:r w:rsidRPr="00C23AAF">
        <w:rPr>
          <w:w w:val="105"/>
          <w:lang w:val="en-GB"/>
        </w:rPr>
        <w:t>weather</w:t>
      </w:r>
      <w:r w:rsidRPr="00C23AAF">
        <w:rPr>
          <w:spacing w:val="35"/>
          <w:w w:val="105"/>
          <w:lang w:val="en-GB"/>
        </w:rPr>
        <w:t xml:space="preserve"> </w:t>
      </w:r>
      <w:r w:rsidRPr="00C23AAF">
        <w:rPr>
          <w:w w:val="105"/>
          <w:lang w:val="en-GB"/>
        </w:rPr>
        <w:t>of</w:t>
      </w:r>
      <w:r w:rsidRPr="00C23AAF">
        <w:rPr>
          <w:spacing w:val="35"/>
          <w:w w:val="105"/>
          <w:lang w:val="en-GB"/>
        </w:rPr>
        <w:t xml:space="preserve"> </w:t>
      </w:r>
      <w:r w:rsidRPr="00C23AAF">
        <w:rPr>
          <w:w w:val="105"/>
          <w:lang w:val="en-GB"/>
        </w:rPr>
        <w:t>2018,</w:t>
      </w:r>
    </w:p>
    <w:p w14:paraId="41501003" w14:textId="32B88273" w:rsidR="00B177F5" w:rsidRPr="00C23AAF" w:rsidRDefault="00B553DB">
      <w:pPr>
        <w:pStyle w:val="Corpsdetexte"/>
        <w:ind w:left="216"/>
        <w:rPr>
          <w:lang w:val="en-GB"/>
        </w:rPr>
      </w:pPr>
      <w:r w:rsidRPr="00C23AAF">
        <w:rPr>
          <w:rFonts w:ascii="Trebuchet MS"/>
          <w:sz w:val="10"/>
          <w:lang w:val="en-GB"/>
        </w:rPr>
        <w:t xml:space="preserve">13     </w:t>
      </w:r>
      <w:r w:rsidRPr="00C23AAF">
        <w:rPr>
          <w:rFonts w:ascii="Trebuchet MS"/>
          <w:spacing w:val="19"/>
          <w:sz w:val="10"/>
          <w:lang w:val="en-GB"/>
        </w:rPr>
        <w:t xml:space="preserve"> </w:t>
      </w:r>
      <w:r w:rsidRPr="00C23AAF">
        <w:rPr>
          <w:w w:val="105"/>
          <w:lang w:val="en-GB"/>
        </w:rPr>
        <w:t>occurred</w:t>
      </w:r>
      <w:r w:rsidRPr="00C23AAF">
        <w:rPr>
          <w:spacing w:val="31"/>
          <w:w w:val="105"/>
          <w:lang w:val="en-GB"/>
        </w:rPr>
        <w:t xml:space="preserve"> </w:t>
      </w:r>
      <w:r w:rsidRPr="00C23AAF">
        <w:rPr>
          <w:w w:val="105"/>
          <w:lang w:val="en-GB"/>
        </w:rPr>
        <w:t>in</w:t>
      </w:r>
      <w:r w:rsidRPr="00C23AAF">
        <w:rPr>
          <w:spacing w:val="32"/>
          <w:w w:val="105"/>
          <w:lang w:val="en-GB"/>
        </w:rPr>
        <w:t xml:space="preserve"> </w:t>
      </w:r>
      <w:r w:rsidRPr="00C23AAF">
        <w:rPr>
          <w:w w:val="105"/>
          <w:lang w:val="en-GB"/>
        </w:rPr>
        <w:t>Western</w:t>
      </w:r>
      <w:r w:rsidRPr="00C23AAF">
        <w:rPr>
          <w:spacing w:val="32"/>
          <w:w w:val="105"/>
          <w:lang w:val="en-GB"/>
        </w:rPr>
        <w:t xml:space="preserve"> </w:t>
      </w:r>
      <w:r w:rsidRPr="00C23AAF">
        <w:rPr>
          <w:w w:val="105"/>
          <w:lang w:val="en-GB"/>
        </w:rPr>
        <w:t>Europe</w:t>
      </w:r>
      <w:del w:id="14" w:author="Christian PIEDALLU" w:date="2023-02-06T09:35:00Z">
        <w:r w:rsidRPr="00C23AAF" w:rsidDel="00F312A1">
          <w:rPr>
            <w:spacing w:val="32"/>
            <w:w w:val="105"/>
            <w:lang w:val="en-GB"/>
          </w:rPr>
          <w:delText xml:space="preserve"> </w:delText>
        </w:r>
        <w:commentRangeStart w:id="15"/>
        <w:r w:rsidRPr="00C23AAF" w:rsidDel="00F312A1">
          <w:rPr>
            <w:w w:val="105"/>
            <w:lang w:val="en-GB"/>
          </w:rPr>
          <w:delText>and</w:delText>
        </w:r>
        <w:r w:rsidRPr="00C23AAF" w:rsidDel="00F312A1">
          <w:rPr>
            <w:spacing w:val="32"/>
            <w:w w:val="105"/>
            <w:lang w:val="en-GB"/>
          </w:rPr>
          <w:delText xml:space="preserve"> </w:delText>
        </w:r>
        <w:r w:rsidRPr="00C23AAF" w:rsidDel="00F312A1">
          <w:rPr>
            <w:w w:val="105"/>
            <w:lang w:val="en-GB"/>
          </w:rPr>
          <w:delText>lasted</w:delText>
        </w:r>
        <w:r w:rsidRPr="00C23AAF" w:rsidDel="00F312A1">
          <w:rPr>
            <w:spacing w:val="33"/>
            <w:w w:val="105"/>
            <w:lang w:val="en-GB"/>
          </w:rPr>
          <w:delText xml:space="preserve"> </w:delText>
        </w:r>
        <w:r w:rsidRPr="00C23AAF" w:rsidDel="00F312A1">
          <w:rPr>
            <w:w w:val="105"/>
            <w:lang w:val="en-GB"/>
          </w:rPr>
          <w:delText>until</w:delText>
        </w:r>
        <w:r w:rsidRPr="00C23AAF" w:rsidDel="00F312A1">
          <w:rPr>
            <w:spacing w:val="32"/>
            <w:w w:val="105"/>
            <w:lang w:val="en-GB"/>
          </w:rPr>
          <w:delText xml:space="preserve"> </w:delText>
        </w:r>
        <w:r w:rsidRPr="00C23AAF" w:rsidDel="00F312A1">
          <w:rPr>
            <w:w w:val="105"/>
            <w:lang w:val="en-GB"/>
          </w:rPr>
          <w:delText>2021</w:delText>
        </w:r>
      </w:del>
      <w:commentRangeEnd w:id="15"/>
      <w:r w:rsidR="00F312A1" w:rsidRPr="00C23AAF">
        <w:rPr>
          <w:rStyle w:val="Marquedecommentaire"/>
          <w:lang w:val="en-GB"/>
        </w:rPr>
        <w:commentReference w:id="15"/>
      </w:r>
      <w:r w:rsidRPr="00C23AAF">
        <w:rPr>
          <w:w w:val="105"/>
          <w:lang w:val="en-GB"/>
        </w:rPr>
        <w:t xml:space="preserve">. </w:t>
      </w:r>
      <w:r w:rsidRPr="00C23AAF">
        <w:rPr>
          <w:spacing w:val="39"/>
          <w:w w:val="105"/>
          <w:lang w:val="en-GB"/>
        </w:rPr>
        <w:t xml:space="preserve"> </w:t>
      </w:r>
      <w:r w:rsidRPr="00C23AAF">
        <w:rPr>
          <w:w w:val="105"/>
          <w:lang w:val="en-GB"/>
        </w:rPr>
        <w:t>It</w:t>
      </w:r>
      <w:r w:rsidRPr="00C23AAF">
        <w:rPr>
          <w:spacing w:val="32"/>
          <w:w w:val="105"/>
          <w:lang w:val="en-GB"/>
        </w:rPr>
        <w:t xml:space="preserve"> </w:t>
      </w:r>
      <w:r w:rsidRPr="00C23AAF">
        <w:rPr>
          <w:w w:val="105"/>
          <w:lang w:val="en-GB"/>
        </w:rPr>
        <w:t>has</w:t>
      </w:r>
      <w:r w:rsidRPr="00C23AAF">
        <w:rPr>
          <w:spacing w:val="32"/>
          <w:w w:val="105"/>
          <w:lang w:val="en-GB"/>
        </w:rPr>
        <w:t xml:space="preserve"> </w:t>
      </w:r>
      <w:del w:id="16" w:author="Christian PIEDALLU" w:date="2023-02-02T17:08:00Z">
        <w:r w:rsidRPr="00C23AAF" w:rsidDel="00A148B0">
          <w:rPr>
            <w:w w:val="105"/>
            <w:lang w:val="en-GB"/>
          </w:rPr>
          <w:delText>higlighted</w:delText>
        </w:r>
      </w:del>
      <w:ins w:id="17" w:author="Christian PIEDALLU" w:date="2023-02-02T17:08:00Z">
        <w:r w:rsidR="00A148B0" w:rsidRPr="00C23AAF">
          <w:rPr>
            <w:w w:val="105"/>
            <w:lang w:val="en-GB"/>
          </w:rPr>
          <w:t>highlighted</w:t>
        </w:r>
      </w:ins>
      <w:r w:rsidRPr="00C23AAF">
        <w:rPr>
          <w:spacing w:val="32"/>
          <w:w w:val="105"/>
          <w:lang w:val="en-GB"/>
        </w:rPr>
        <w:t xml:space="preserve"> </w:t>
      </w:r>
      <w:r w:rsidRPr="00C23AAF">
        <w:rPr>
          <w:w w:val="105"/>
          <w:lang w:val="en-GB"/>
        </w:rPr>
        <w:t>the</w:t>
      </w:r>
      <w:r w:rsidRPr="00C23AAF">
        <w:rPr>
          <w:spacing w:val="33"/>
          <w:w w:val="105"/>
          <w:lang w:val="en-GB"/>
        </w:rPr>
        <w:t xml:space="preserve"> </w:t>
      </w:r>
      <w:r w:rsidRPr="00C23AAF">
        <w:rPr>
          <w:w w:val="105"/>
          <w:lang w:val="en-GB"/>
        </w:rPr>
        <w:t>need</w:t>
      </w:r>
      <w:r w:rsidRPr="00C23AAF">
        <w:rPr>
          <w:spacing w:val="32"/>
          <w:w w:val="105"/>
          <w:lang w:val="en-GB"/>
        </w:rPr>
        <w:t xml:space="preserve"> </w:t>
      </w:r>
      <w:r w:rsidRPr="00C23AAF">
        <w:rPr>
          <w:w w:val="105"/>
          <w:lang w:val="en-GB"/>
        </w:rPr>
        <w:t>of</w:t>
      </w:r>
      <w:r w:rsidRPr="00C23AAF">
        <w:rPr>
          <w:spacing w:val="32"/>
          <w:w w:val="105"/>
          <w:lang w:val="en-GB"/>
        </w:rPr>
        <w:t xml:space="preserve"> </w:t>
      </w:r>
      <w:r w:rsidRPr="00C23AAF">
        <w:rPr>
          <w:w w:val="105"/>
          <w:lang w:val="en-GB"/>
        </w:rPr>
        <w:t>improving</w:t>
      </w:r>
      <w:r w:rsidRPr="00C23AAF">
        <w:rPr>
          <w:spacing w:val="33"/>
          <w:w w:val="105"/>
          <w:lang w:val="en-GB"/>
        </w:rPr>
        <w:t xml:space="preserve"> </w:t>
      </w:r>
      <w:r w:rsidRPr="00C23AAF">
        <w:rPr>
          <w:w w:val="105"/>
          <w:lang w:val="en-GB"/>
        </w:rPr>
        <w:t>our</w:t>
      </w:r>
    </w:p>
    <w:p w14:paraId="37830D6B" w14:textId="77777777" w:rsidR="00B177F5" w:rsidRPr="00C23AAF" w:rsidRDefault="00B553DB">
      <w:pPr>
        <w:pStyle w:val="Corpsdetexte"/>
        <w:ind w:left="216"/>
        <w:rPr>
          <w:lang w:val="en-GB"/>
        </w:rPr>
      </w:pPr>
      <w:r w:rsidRPr="00C23AAF">
        <w:rPr>
          <w:rFonts w:ascii="Trebuchet MS"/>
          <w:sz w:val="10"/>
          <w:lang w:val="en-GB"/>
        </w:rPr>
        <w:t xml:space="preserve">14     </w:t>
      </w:r>
      <w:r w:rsidRPr="00C23AAF">
        <w:rPr>
          <w:rFonts w:ascii="Trebuchet MS"/>
          <w:spacing w:val="19"/>
          <w:sz w:val="10"/>
          <w:lang w:val="en-GB"/>
        </w:rPr>
        <w:t xml:space="preserve"> </w:t>
      </w:r>
      <w:r w:rsidRPr="00C23AAF">
        <w:rPr>
          <w:w w:val="105"/>
          <w:lang w:val="en-GB"/>
        </w:rPr>
        <w:t>understanding</w:t>
      </w:r>
      <w:r w:rsidRPr="00C23AAF">
        <w:rPr>
          <w:spacing w:val="23"/>
          <w:w w:val="105"/>
          <w:lang w:val="en-GB"/>
        </w:rPr>
        <w:t xml:space="preserve"> </w:t>
      </w:r>
      <w:r w:rsidRPr="00C23AAF">
        <w:rPr>
          <w:w w:val="105"/>
          <w:lang w:val="en-GB"/>
        </w:rPr>
        <w:t>of</w:t>
      </w:r>
      <w:r w:rsidRPr="00C23AAF">
        <w:rPr>
          <w:spacing w:val="24"/>
          <w:w w:val="105"/>
          <w:lang w:val="en-GB"/>
        </w:rPr>
        <w:t xml:space="preserve"> </w:t>
      </w:r>
      <w:r w:rsidRPr="00C23AAF">
        <w:rPr>
          <w:w w:val="105"/>
          <w:lang w:val="en-GB"/>
        </w:rPr>
        <w:t>both</w:t>
      </w:r>
      <w:r w:rsidRPr="00C23AAF">
        <w:rPr>
          <w:spacing w:val="24"/>
          <w:w w:val="105"/>
          <w:lang w:val="en-GB"/>
        </w:rPr>
        <w:t xml:space="preserve"> </w:t>
      </w:r>
      <w:r w:rsidRPr="00C23AAF">
        <w:rPr>
          <w:w w:val="105"/>
          <w:lang w:val="en-GB"/>
        </w:rPr>
        <w:t>Norway</w:t>
      </w:r>
      <w:r w:rsidRPr="00C23AAF">
        <w:rPr>
          <w:spacing w:val="24"/>
          <w:w w:val="105"/>
          <w:lang w:val="en-GB"/>
        </w:rPr>
        <w:t xml:space="preserve"> </w:t>
      </w:r>
      <w:r w:rsidRPr="00C23AAF">
        <w:rPr>
          <w:w w:val="105"/>
          <w:lang w:val="en-GB"/>
        </w:rPr>
        <w:t>spruce</w:t>
      </w:r>
      <w:r w:rsidRPr="00C23AAF">
        <w:rPr>
          <w:spacing w:val="23"/>
          <w:w w:val="105"/>
          <w:lang w:val="en-GB"/>
        </w:rPr>
        <w:t xml:space="preserve"> </w:t>
      </w:r>
      <w:r w:rsidRPr="00C23AAF">
        <w:rPr>
          <w:w w:val="105"/>
          <w:lang w:val="en-GB"/>
        </w:rPr>
        <w:t>and</w:t>
      </w:r>
      <w:r w:rsidRPr="00C23AAF">
        <w:rPr>
          <w:spacing w:val="24"/>
          <w:w w:val="105"/>
          <w:lang w:val="en-GB"/>
        </w:rPr>
        <w:t xml:space="preserve"> </w:t>
      </w:r>
      <w:r w:rsidRPr="00C23AAF">
        <w:rPr>
          <w:w w:val="105"/>
          <w:lang w:val="en-GB"/>
        </w:rPr>
        <w:t>bark</w:t>
      </w:r>
      <w:r w:rsidRPr="00C23AAF">
        <w:rPr>
          <w:spacing w:val="24"/>
          <w:w w:val="105"/>
          <w:lang w:val="en-GB"/>
        </w:rPr>
        <w:t xml:space="preserve"> </w:t>
      </w:r>
      <w:r w:rsidRPr="00C23AAF">
        <w:rPr>
          <w:w w:val="105"/>
          <w:lang w:val="en-GB"/>
        </w:rPr>
        <w:t>beetle</w:t>
      </w:r>
      <w:r w:rsidRPr="00C23AAF">
        <w:rPr>
          <w:spacing w:val="24"/>
          <w:w w:val="105"/>
          <w:lang w:val="en-GB"/>
        </w:rPr>
        <w:t xml:space="preserve"> </w:t>
      </w:r>
      <w:r w:rsidRPr="00C23AAF">
        <w:rPr>
          <w:w w:val="105"/>
          <w:lang w:val="en-GB"/>
        </w:rPr>
        <w:t>autecology</w:t>
      </w:r>
      <w:r w:rsidRPr="00C23AAF">
        <w:rPr>
          <w:spacing w:val="24"/>
          <w:w w:val="105"/>
          <w:lang w:val="en-GB"/>
        </w:rPr>
        <w:t xml:space="preserve"> </w:t>
      </w:r>
      <w:r w:rsidRPr="00C23AAF">
        <w:rPr>
          <w:w w:val="105"/>
          <w:lang w:val="en-GB"/>
        </w:rPr>
        <w:t>and</w:t>
      </w:r>
      <w:r w:rsidRPr="00C23AAF">
        <w:rPr>
          <w:spacing w:val="23"/>
          <w:w w:val="105"/>
          <w:lang w:val="en-GB"/>
        </w:rPr>
        <w:t xml:space="preserve"> </w:t>
      </w:r>
      <w:r w:rsidRPr="00C23AAF">
        <w:rPr>
          <w:w w:val="105"/>
          <w:lang w:val="en-GB"/>
        </w:rPr>
        <w:t>synecology</w:t>
      </w:r>
      <w:r w:rsidRPr="00C23AAF">
        <w:rPr>
          <w:spacing w:val="24"/>
          <w:w w:val="105"/>
          <w:lang w:val="en-GB"/>
        </w:rPr>
        <w:t xml:space="preserve"> </w:t>
      </w:r>
      <w:r w:rsidRPr="00C23AAF">
        <w:rPr>
          <w:w w:val="105"/>
          <w:lang w:val="en-GB"/>
        </w:rPr>
        <w:t>for</w:t>
      </w:r>
      <w:r w:rsidRPr="00C23AAF">
        <w:rPr>
          <w:spacing w:val="24"/>
          <w:w w:val="105"/>
          <w:lang w:val="en-GB"/>
        </w:rPr>
        <w:t xml:space="preserve"> </w:t>
      </w:r>
      <w:del w:id="18" w:author="Christian PIEDALLU" w:date="2023-02-02T17:08:00Z">
        <w:r w:rsidRPr="00C23AAF" w:rsidDel="00A148B0">
          <w:rPr>
            <w:w w:val="105"/>
            <w:lang w:val="en-GB"/>
          </w:rPr>
          <w:delText>minimising</w:delText>
        </w:r>
      </w:del>
      <w:ins w:id="19" w:author="Christian PIEDALLU" w:date="2023-02-02T17:08:00Z">
        <w:r w:rsidR="00A148B0" w:rsidRPr="00C23AAF">
          <w:rPr>
            <w:w w:val="105"/>
            <w:lang w:val="en-GB"/>
          </w:rPr>
          <w:t>minimizing</w:t>
        </w:r>
      </w:ins>
    </w:p>
    <w:p w14:paraId="39A6A2E7" w14:textId="77777777" w:rsidR="00B177F5" w:rsidRPr="00C23AAF" w:rsidRDefault="00B553DB">
      <w:pPr>
        <w:pStyle w:val="Corpsdetexte"/>
        <w:ind w:left="216"/>
        <w:rPr>
          <w:lang w:val="en-GB"/>
        </w:rPr>
      </w:pPr>
      <w:r w:rsidRPr="00C23AAF">
        <w:rPr>
          <w:rFonts w:ascii="Trebuchet MS"/>
          <w:sz w:val="10"/>
          <w:lang w:val="en-GB"/>
        </w:rPr>
        <w:t xml:space="preserve">15     </w:t>
      </w:r>
      <w:r w:rsidRPr="00C23AAF">
        <w:rPr>
          <w:rFonts w:ascii="Trebuchet MS"/>
          <w:spacing w:val="19"/>
          <w:sz w:val="10"/>
          <w:lang w:val="en-GB"/>
        </w:rPr>
        <w:t xml:space="preserve"> </w:t>
      </w:r>
      <w:r w:rsidRPr="00C23AAF">
        <w:rPr>
          <w:w w:val="105"/>
          <w:lang w:val="en-GB"/>
        </w:rPr>
        <w:t>the</w:t>
      </w:r>
      <w:r w:rsidRPr="00C23AAF">
        <w:rPr>
          <w:spacing w:val="7"/>
          <w:w w:val="105"/>
          <w:lang w:val="en-GB"/>
        </w:rPr>
        <w:t xml:space="preserve"> </w:t>
      </w:r>
      <w:r w:rsidRPr="00C23AAF">
        <w:rPr>
          <w:w w:val="105"/>
          <w:lang w:val="en-GB"/>
        </w:rPr>
        <w:t>impact</w:t>
      </w:r>
      <w:r w:rsidRPr="00C23AAF">
        <w:rPr>
          <w:spacing w:val="8"/>
          <w:w w:val="105"/>
          <w:lang w:val="en-GB"/>
        </w:rPr>
        <w:t xml:space="preserve"> </w:t>
      </w:r>
      <w:r w:rsidRPr="00C23AAF">
        <w:rPr>
          <w:w w:val="105"/>
          <w:lang w:val="en-GB"/>
        </w:rPr>
        <w:t>of</w:t>
      </w:r>
      <w:r w:rsidRPr="00C23AAF">
        <w:rPr>
          <w:spacing w:val="8"/>
          <w:w w:val="105"/>
          <w:lang w:val="en-GB"/>
        </w:rPr>
        <w:t xml:space="preserve"> </w:t>
      </w:r>
      <w:r w:rsidRPr="00C23AAF">
        <w:rPr>
          <w:w w:val="105"/>
          <w:lang w:val="en-GB"/>
        </w:rPr>
        <w:t>bark</w:t>
      </w:r>
      <w:r w:rsidRPr="00C23AAF">
        <w:rPr>
          <w:spacing w:val="8"/>
          <w:w w:val="105"/>
          <w:lang w:val="en-GB"/>
        </w:rPr>
        <w:t xml:space="preserve"> </w:t>
      </w:r>
      <w:r w:rsidRPr="00C23AAF">
        <w:rPr>
          <w:w w:val="105"/>
          <w:lang w:val="en-GB"/>
        </w:rPr>
        <w:t>beetle</w:t>
      </w:r>
      <w:r w:rsidRPr="00C23AAF">
        <w:rPr>
          <w:spacing w:val="8"/>
          <w:w w:val="105"/>
          <w:lang w:val="en-GB"/>
        </w:rPr>
        <w:t xml:space="preserve"> </w:t>
      </w:r>
      <w:r w:rsidRPr="00C23AAF">
        <w:rPr>
          <w:w w:val="105"/>
          <w:lang w:val="en-GB"/>
        </w:rPr>
        <w:t>on</w:t>
      </w:r>
      <w:r w:rsidRPr="00C23AAF">
        <w:rPr>
          <w:spacing w:val="8"/>
          <w:w w:val="105"/>
          <w:lang w:val="en-GB"/>
        </w:rPr>
        <w:t xml:space="preserve"> </w:t>
      </w:r>
      <w:r w:rsidRPr="00C23AAF">
        <w:rPr>
          <w:w w:val="105"/>
          <w:lang w:val="en-GB"/>
        </w:rPr>
        <w:t>spruce</w:t>
      </w:r>
      <w:r w:rsidRPr="00C23AAF">
        <w:rPr>
          <w:spacing w:val="8"/>
          <w:w w:val="105"/>
          <w:lang w:val="en-GB"/>
        </w:rPr>
        <w:t xml:space="preserve"> </w:t>
      </w:r>
      <w:r w:rsidRPr="00C23AAF">
        <w:rPr>
          <w:w w:val="105"/>
          <w:lang w:val="en-GB"/>
        </w:rPr>
        <w:t>stands</w:t>
      </w:r>
      <w:r w:rsidRPr="00C23AAF">
        <w:rPr>
          <w:spacing w:val="8"/>
          <w:w w:val="105"/>
          <w:lang w:val="en-GB"/>
        </w:rPr>
        <w:t xml:space="preserve"> </w:t>
      </w:r>
      <w:r w:rsidRPr="00C23AAF">
        <w:rPr>
          <w:w w:val="105"/>
          <w:lang w:val="en-GB"/>
        </w:rPr>
        <w:t>with</w:t>
      </w:r>
      <w:r w:rsidRPr="00C23AAF">
        <w:rPr>
          <w:spacing w:val="8"/>
          <w:w w:val="105"/>
          <w:lang w:val="en-GB"/>
        </w:rPr>
        <w:t xml:space="preserve"> </w:t>
      </w:r>
      <w:r w:rsidRPr="00C23AAF">
        <w:rPr>
          <w:w w:val="105"/>
          <w:lang w:val="en-GB"/>
        </w:rPr>
        <w:t>adapted</w:t>
      </w:r>
      <w:r w:rsidRPr="00C23AAF">
        <w:rPr>
          <w:spacing w:val="8"/>
          <w:w w:val="105"/>
          <w:lang w:val="en-GB"/>
        </w:rPr>
        <w:t xml:space="preserve"> </w:t>
      </w:r>
      <w:r w:rsidRPr="00C23AAF">
        <w:rPr>
          <w:w w:val="105"/>
          <w:lang w:val="en-GB"/>
        </w:rPr>
        <w:t>management</w:t>
      </w:r>
      <w:r w:rsidRPr="00C23AAF">
        <w:rPr>
          <w:spacing w:val="7"/>
          <w:w w:val="105"/>
          <w:lang w:val="en-GB"/>
        </w:rPr>
        <w:t xml:space="preserve"> </w:t>
      </w:r>
      <w:r w:rsidRPr="00C23AAF">
        <w:rPr>
          <w:w w:val="105"/>
          <w:lang w:val="en-GB"/>
        </w:rPr>
        <w:t>methods.</w:t>
      </w:r>
      <w:r w:rsidRPr="00C23AAF">
        <w:rPr>
          <w:spacing w:val="30"/>
          <w:w w:val="105"/>
          <w:lang w:val="en-GB"/>
        </w:rPr>
        <w:t xml:space="preserve"> </w:t>
      </w:r>
      <w:r w:rsidRPr="00C23AAF">
        <w:rPr>
          <w:w w:val="105"/>
          <w:lang w:val="en-GB"/>
        </w:rPr>
        <w:t>It</w:t>
      </w:r>
      <w:r w:rsidRPr="00C23AAF">
        <w:rPr>
          <w:spacing w:val="7"/>
          <w:w w:val="105"/>
          <w:lang w:val="en-GB"/>
        </w:rPr>
        <w:t xml:space="preserve"> </w:t>
      </w:r>
      <w:r w:rsidRPr="00C23AAF">
        <w:rPr>
          <w:w w:val="105"/>
          <w:lang w:val="en-GB"/>
        </w:rPr>
        <w:t>should</w:t>
      </w:r>
      <w:r w:rsidRPr="00C23AAF">
        <w:rPr>
          <w:spacing w:val="8"/>
          <w:w w:val="105"/>
          <w:lang w:val="en-GB"/>
        </w:rPr>
        <w:t xml:space="preserve"> </w:t>
      </w:r>
      <w:r w:rsidRPr="00C23AAF">
        <w:rPr>
          <w:w w:val="105"/>
          <w:lang w:val="en-GB"/>
        </w:rPr>
        <w:t>concern</w:t>
      </w:r>
    </w:p>
    <w:p w14:paraId="48C45A60" w14:textId="77777777" w:rsidR="00B177F5" w:rsidRPr="00C23AAF" w:rsidRDefault="00B553DB">
      <w:pPr>
        <w:pStyle w:val="Corpsdetexte"/>
        <w:ind w:left="216"/>
        <w:rPr>
          <w:lang w:val="en-GB"/>
        </w:rPr>
      </w:pPr>
      <w:r w:rsidRPr="00C23AAF">
        <w:rPr>
          <w:rFonts w:ascii="Trebuchet MS"/>
          <w:sz w:val="10"/>
          <w:lang w:val="en-GB"/>
        </w:rPr>
        <w:t xml:space="preserve">16     </w:t>
      </w:r>
      <w:r w:rsidRPr="00C23AAF">
        <w:rPr>
          <w:rFonts w:ascii="Trebuchet MS"/>
          <w:spacing w:val="19"/>
          <w:sz w:val="10"/>
          <w:lang w:val="en-GB"/>
        </w:rPr>
        <w:t xml:space="preserve"> </w:t>
      </w:r>
      <w:r w:rsidRPr="00C23AAF">
        <w:rPr>
          <w:w w:val="105"/>
          <w:lang w:val="en-GB"/>
        </w:rPr>
        <w:t>the</w:t>
      </w:r>
      <w:r w:rsidRPr="00C23AAF">
        <w:rPr>
          <w:spacing w:val="5"/>
          <w:w w:val="105"/>
          <w:lang w:val="en-GB"/>
        </w:rPr>
        <w:t xml:space="preserve"> </w:t>
      </w:r>
      <w:r w:rsidRPr="00C23AAF">
        <w:rPr>
          <w:w w:val="105"/>
          <w:lang w:val="en-GB"/>
        </w:rPr>
        <w:t>monitoring</w:t>
      </w:r>
      <w:r w:rsidRPr="00C23AAF">
        <w:rPr>
          <w:spacing w:val="5"/>
          <w:w w:val="105"/>
          <w:lang w:val="en-GB"/>
        </w:rPr>
        <w:t xml:space="preserve"> </w:t>
      </w:r>
      <w:r w:rsidRPr="00C23AAF">
        <w:rPr>
          <w:w w:val="105"/>
          <w:lang w:val="en-GB"/>
        </w:rPr>
        <w:t>of</w:t>
      </w:r>
      <w:r w:rsidRPr="00C23AAF">
        <w:rPr>
          <w:spacing w:val="5"/>
          <w:w w:val="105"/>
          <w:lang w:val="en-GB"/>
        </w:rPr>
        <w:t xml:space="preserve"> </w:t>
      </w:r>
      <w:r w:rsidRPr="00C23AAF">
        <w:rPr>
          <w:w w:val="105"/>
          <w:lang w:val="en-GB"/>
        </w:rPr>
        <w:t>bark</w:t>
      </w:r>
      <w:r w:rsidRPr="00C23AAF">
        <w:rPr>
          <w:spacing w:val="5"/>
          <w:w w:val="105"/>
          <w:lang w:val="en-GB"/>
        </w:rPr>
        <w:t xml:space="preserve"> </w:t>
      </w:r>
      <w:r w:rsidRPr="00C23AAF">
        <w:rPr>
          <w:w w:val="105"/>
          <w:lang w:val="en-GB"/>
        </w:rPr>
        <w:t>beetle</w:t>
      </w:r>
      <w:r w:rsidRPr="00C23AAF">
        <w:rPr>
          <w:spacing w:val="5"/>
          <w:w w:val="105"/>
          <w:lang w:val="en-GB"/>
        </w:rPr>
        <w:t xml:space="preserve"> </w:t>
      </w:r>
      <w:r w:rsidRPr="00C23AAF">
        <w:rPr>
          <w:w w:val="105"/>
          <w:lang w:val="en-GB"/>
        </w:rPr>
        <w:t>population</w:t>
      </w:r>
      <w:r w:rsidRPr="00C23AAF">
        <w:rPr>
          <w:spacing w:val="6"/>
          <w:w w:val="105"/>
          <w:lang w:val="en-GB"/>
        </w:rPr>
        <w:t xml:space="preserve"> </w:t>
      </w:r>
      <w:r w:rsidRPr="00C23AAF">
        <w:rPr>
          <w:w w:val="105"/>
          <w:lang w:val="en-GB"/>
        </w:rPr>
        <w:t>and</w:t>
      </w:r>
      <w:r w:rsidRPr="00C23AAF">
        <w:rPr>
          <w:spacing w:val="5"/>
          <w:w w:val="105"/>
          <w:lang w:val="en-GB"/>
        </w:rPr>
        <w:t xml:space="preserve"> </w:t>
      </w:r>
      <w:r w:rsidRPr="00C23AAF">
        <w:rPr>
          <w:w w:val="105"/>
          <w:lang w:val="en-GB"/>
        </w:rPr>
        <w:t>early</w:t>
      </w:r>
      <w:r w:rsidRPr="00C23AAF">
        <w:rPr>
          <w:spacing w:val="5"/>
          <w:w w:val="105"/>
          <w:lang w:val="en-GB"/>
        </w:rPr>
        <w:t xml:space="preserve"> </w:t>
      </w:r>
      <w:r w:rsidRPr="00C23AAF">
        <w:rPr>
          <w:w w:val="105"/>
          <w:lang w:val="en-GB"/>
        </w:rPr>
        <w:t>detection</w:t>
      </w:r>
      <w:r w:rsidRPr="00C23AAF">
        <w:rPr>
          <w:spacing w:val="5"/>
          <w:w w:val="105"/>
          <w:lang w:val="en-GB"/>
        </w:rPr>
        <w:t xml:space="preserve"> </w:t>
      </w:r>
      <w:r w:rsidRPr="00C23AAF">
        <w:rPr>
          <w:w w:val="105"/>
          <w:lang w:val="en-GB"/>
        </w:rPr>
        <w:t>of</w:t>
      </w:r>
      <w:r w:rsidRPr="00C23AAF">
        <w:rPr>
          <w:spacing w:val="5"/>
          <w:w w:val="105"/>
          <w:lang w:val="en-GB"/>
        </w:rPr>
        <w:t xml:space="preserve"> </w:t>
      </w:r>
      <w:r w:rsidRPr="00C23AAF">
        <w:rPr>
          <w:w w:val="105"/>
          <w:lang w:val="en-GB"/>
        </w:rPr>
        <w:t>attacks</w:t>
      </w:r>
      <w:r w:rsidRPr="00C23AAF">
        <w:rPr>
          <w:spacing w:val="5"/>
          <w:w w:val="105"/>
          <w:lang w:val="en-GB"/>
        </w:rPr>
        <w:t xml:space="preserve"> </w:t>
      </w:r>
      <w:r w:rsidRPr="00C23AAF">
        <w:rPr>
          <w:w w:val="105"/>
          <w:lang w:val="en-GB"/>
        </w:rPr>
        <w:t>on</w:t>
      </w:r>
      <w:r w:rsidRPr="00C23AAF">
        <w:rPr>
          <w:spacing w:val="6"/>
          <w:w w:val="105"/>
          <w:lang w:val="en-GB"/>
        </w:rPr>
        <w:t xml:space="preserve"> </w:t>
      </w:r>
      <w:r w:rsidRPr="00C23AAF">
        <w:rPr>
          <w:w w:val="105"/>
          <w:lang w:val="en-GB"/>
        </w:rPr>
        <w:t>trees</w:t>
      </w:r>
      <w:r w:rsidRPr="00C23AAF">
        <w:rPr>
          <w:spacing w:val="5"/>
          <w:w w:val="105"/>
          <w:lang w:val="en-GB"/>
        </w:rPr>
        <w:t xml:space="preserve"> </w:t>
      </w:r>
      <w:r w:rsidRPr="00C23AAF">
        <w:rPr>
          <w:w w:val="105"/>
          <w:lang w:val="en-GB"/>
        </w:rPr>
        <w:t>as</w:t>
      </w:r>
      <w:r w:rsidRPr="00C23AAF">
        <w:rPr>
          <w:spacing w:val="5"/>
          <w:w w:val="105"/>
          <w:lang w:val="en-GB"/>
        </w:rPr>
        <w:t xml:space="preserve"> </w:t>
      </w:r>
      <w:r w:rsidRPr="00C23AAF">
        <w:rPr>
          <w:w w:val="105"/>
          <w:lang w:val="en-GB"/>
        </w:rPr>
        <w:t>well</w:t>
      </w:r>
      <w:r w:rsidRPr="00C23AAF">
        <w:rPr>
          <w:spacing w:val="5"/>
          <w:w w:val="105"/>
          <w:lang w:val="en-GB"/>
        </w:rPr>
        <w:t xml:space="preserve"> </w:t>
      </w:r>
      <w:r w:rsidRPr="00C23AAF">
        <w:rPr>
          <w:w w:val="105"/>
          <w:lang w:val="en-GB"/>
        </w:rPr>
        <w:t>as</w:t>
      </w:r>
      <w:r w:rsidRPr="00C23AAF">
        <w:rPr>
          <w:spacing w:val="5"/>
          <w:w w:val="105"/>
          <w:lang w:val="en-GB"/>
        </w:rPr>
        <w:t xml:space="preserve"> </w:t>
      </w:r>
      <w:r w:rsidRPr="00C23AAF">
        <w:rPr>
          <w:w w:val="105"/>
          <w:lang w:val="en-GB"/>
        </w:rPr>
        <w:t>adapted</w:t>
      </w:r>
    </w:p>
    <w:p w14:paraId="2FCBE247" w14:textId="77777777" w:rsidR="00B177F5" w:rsidRPr="00C23AAF" w:rsidRDefault="00B553DB">
      <w:pPr>
        <w:pStyle w:val="Corpsdetexte"/>
        <w:ind w:left="216"/>
        <w:rPr>
          <w:lang w:val="en-GB"/>
        </w:rPr>
      </w:pPr>
      <w:r w:rsidRPr="00C23AAF">
        <w:rPr>
          <w:rFonts w:ascii="Trebuchet MS"/>
          <w:sz w:val="10"/>
          <w:lang w:val="en-GB"/>
        </w:rPr>
        <w:t xml:space="preserve">17     </w:t>
      </w:r>
      <w:r w:rsidRPr="00C23AAF">
        <w:rPr>
          <w:rFonts w:ascii="Trebuchet MS"/>
          <w:spacing w:val="19"/>
          <w:sz w:val="10"/>
          <w:lang w:val="en-GB"/>
        </w:rPr>
        <w:t xml:space="preserve"> </w:t>
      </w:r>
      <w:r w:rsidRPr="00C23AAF">
        <w:rPr>
          <w:w w:val="105"/>
          <w:lang w:val="en-GB"/>
        </w:rPr>
        <w:t>silvicultural</w:t>
      </w:r>
      <w:r w:rsidRPr="00C23AAF">
        <w:rPr>
          <w:spacing w:val="-2"/>
          <w:w w:val="105"/>
          <w:lang w:val="en-GB"/>
        </w:rPr>
        <w:t xml:space="preserve"> </w:t>
      </w:r>
      <w:r w:rsidRPr="00C23AAF">
        <w:rPr>
          <w:w w:val="105"/>
          <w:lang w:val="en-GB"/>
        </w:rPr>
        <w:t>methods</w:t>
      </w:r>
      <w:r w:rsidRPr="00C23AAF">
        <w:rPr>
          <w:spacing w:val="-1"/>
          <w:w w:val="105"/>
          <w:lang w:val="en-GB"/>
        </w:rPr>
        <w:t xml:space="preserve"> </w:t>
      </w:r>
      <w:r w:rsidRPr="00C23AAF">
        <w:rPr>
          <w:w w:val="105"/>
          <w:lang w:val="en-GB"/>
        </w:rPr>
        <w:t>and</w:t>
      </w:r>
      <w:r w:rsidRPr="00C23AAF">
        <w:rPr>
          <w:spacing w:val="-1"/>
          <w:w w:val="105"/>
          <w:lang w:val="en-GB"/>
        </w:rPr>
        <w:t xml:space="preserve"> </w:t>
      </w:r>
      <w:r w:rsidRPr="00C23AAF">
        <w:rPr>
          <w:w w:val="105"/>
          <w:lang w:val="en-GB"/>
        </w:rPr>
        <w:t>adequate</w:t>
      </w:r>
      <w:r w:rsidRPr="00C23AAF">
        <w:rPr>
          <w:spacing w:val="-1"/>
          <w:w w:val="105"/>
          <w:lang w:val="en-GB"/>
        </w:rPr>
        <w:t xml:space="preserve"> </w:t>
      </w:r>
      <w:r w:rsidRPr="00C23AAF">
        <w:rPr>
          <w:w w:val="105"/>
          <w:lang w:val="en-GB"/>
        </w:rPr>
        <w:t>species</w:t>
      </w:r>
      <w:r w:rsidRPr="00C23AAF">
        <w:rPr>
          <w:spacing w:val="-1"/>
          <w:w w:val="105"/>
          <w:lang w:val="en-GB"/>
        </w:rPr>
        <w:t xml:space="preserve"> </w:t>
      </w:r>
      <w:r w:rsidRPr="00C23AAF">
        <w:rPr>
          <w:w w:val="105"/>
          <w:lang w:val="en-GB"/>
        </w:rPr>
        <w:t>composition</w:t>
      </w:r>
      <w:r w:rsidRPr="00C23AAF">
        <w:rPr>
          <w:spacing w:val="-1"/>
          <w:w w:val="105"/>
          <w:lang w:val="en-GB"/>
        </w:rPr>
        <w:t xml:space="preserve"> </w:t>
      </w:r>
      <w:r w:rsidRPr="00C23AAF">
        <w:rPr>
          <w:w w:val="105"/>
          <w:lang w:val="en-GB"/>
        </w:rPr>
        <w:t>of</w:t>
      </w:r>
      <w:r w:rsidRPr="00C23AAF">
        <w:rPr>
          <w:spacing w:val="-1"/>
          <w:w w:val="105"/>
          <w:lang w:val="en-GB"/>
        </w:rPr>
        <w:t xml:space="preserve"> </w:t>
      </w:r>
      <w:r w:rsidRPr="00C23AAF">
        <w:rPr>
          <w:w w:val="105"/>
          <w:lang w:val="en-GB"/>
        </w:rPr>
        <w:t>future</w:t>
      </w:r>
      <w:r w:rsidRPr="00C23AAF">
        <w:rPr>
          <w:spacing w:val="-1"/>
          <w:w w:val="105"/>
          <w:lang w:val="en-GB"/>
        </w:rPr>
        <w:t xml:space="preserve"> </w:t>
      </w:r>
      <w:r w:rsidRPr="00C23AAF">
        <w:rPr>
          <w:w w:val="105"/>
          <w:lang w:val="en-GB"/>
        </w:rPr>
        <w:t>forest,</w:t>
      </w:r>
      <w:r w:rsidRPr="00C23AAF">
        <w:rPr>
          <w:spacing w:val="1"/>
          <w:w w:val="105"/>
          <w:lang w:val="en-GB"/>
        </w:rPr>
        <w:t xml:space="preserve"> </w:t>
      </w:r>
      <w:r w:rsidRPr="00C23AAF">
        <w:rPr>
          <w:w w:val="105"/>
          <w:lang w:val="en-GB"/>
        </w:rPr>
        <w:t>especially</w:t>
      </w:r>
      <w:r w:rsidRPr="00C23AAF">
        <w:rPr>
          <w:spacing w:val="-1"/>
          <w:w w:val="105"/>
          <w:lang w:val="en-GB"/>
        </w:rPr>
        <w:t xml:space="preserve"> </w:t>
      </w:r>
      <w:r w:rsidRPr="00C23AAF">
        <w:rPr>
          <w:w w:val="105"/>
          <w:lang w:val="en-GB"/>
        </w:rPr>
        <w:t>in</w:t>
      </w:r>
      <w:r w:rsidRPr="00C23AAF">
        <w:rPr>
          <w:spacing w:val="-1"/>
          <w:w w:val="105"/>
          <w:lang w:val="en-GB"/>
        </w:rPr>
        <w:t xml:space="preserve"> </w:t>
      </w:r>
      <w:r w:rsidRPr="00C23AAF">
        <w:rPr>
          <w:w w:val="105"/>
          <w:lang w:val="en-GB"/>
        </w:rPr>
        <w:t>the</w:t>
      </w:r>
      <w:r w:rsidRPr="00C23AAF">
        <w:rPr>
          <w:spacing w:val="-1"/>
          <w:w w:val="105"/>
          <w:lang w:val="en-GB"/>
        </w:rPr>
        <w:t xml:space="preserve"> </w:t>
      </w:r>
      <w:r w:rsidRPr="00C23AAF">
        <w:rPr>
          <w:w w:val="105"/>
          <w:lang w:val="en-GB"/>
        </w:rPr>
        <w:t>thousands</w:t>
      </w:r>
    </w:p>
    <w:p w14:paraId="3BB4899F" w14:textId="77777777" w:rsidR="00B177F5" w:rsidRPr="00C23AAF" w:rsidRDefault="00B553DB">
      <w:pPr>
        <w:pStyle w:val="Corpsdetexte"/>
        <w:spacing w:line="242" w:lineRule="exact"/>
        <w:ind w:left="216"/>
        <w:rPr>
          <w:lang w:val="en-GB"/>
        </w:rPr>
      </w:pPr>
      <w:r w:rsidRPr="00C23AAF">
        <w:rPr>
          <w:rFonts w:ascii="Trebuchet MS"/>
          <w:sz w:val="10"/>
          <w:lang w:val="en-GB"/>
        </w:rPr>
        <w:t xml:space="preserve">18     </w:t>
      </w:r>
      <w:r w:rsidRPr="00C23AAF">
        <w:rPr>
          <w:rFonts w:ascii="Trebuchet MS"/>
          <w:spacing w:val="19"/>
          <w:sz w:val="10"/>
          <w:lang w:val="en-GB"/>
        </w:rPr>
        <w:t xml:space="preserve"> </w:t>
      </w:r>
      <w:r w:rsidRPr="00C23AAF">
        <w:rPr>
          <w:w w:val="105"/>
          <w:lang w:val="en-GB"/>
        </w:rPr>
        <w:t>of</w:t>
      </w:r>
      <w:r w:rsidRPr="00C23AAF">
        <w:rPr>
          <w:spacing w:val="18"/>
          <w:w w:val="105"/>
          <w:lang w:val="en-GB"/>
        </w:rPr>
        <w:t xml:space="preserve"> </w:t>
      </w:r>
      <w:r w:rsidRPr="00C23AAF">
        <w:rPr>
          <w:w w:val="105"/>
          <w:lang w:val="en-GB"/>
        </w:rPr>
        <w:t>clear-cutted</w:t>
      </w:r>
      <w:r w:rsidRPr="00C23AAF">
        <w:rPr>
          <w:spacing w:val="19"/>
          <w:w w:val="105"/>
          <w:lang w:val="en-GB"/>
        </w:rPr>
        <w:t xml:space="preserve"> </w:t>
      </w:r>
      <w:r w:rsidRPr="00C23AAF">
        <w:rPr>
          <w:w w:val="105"/>
          <w:lang w:val="en-GB"/>
        </w:rPr>
        <w:t>hectares</w:t>
      </w:r>
      <w:r w:rsidRPr="00C23AAF">
        <w:rPr>
          <w:spacing w:val="18"/>
          <w:w w:val="105"/>
          <w:lang w:val="en-GB"/>
        </w:rPr>
        <w:t xml:space="preserve"> </w:t>
      </w:r>
      <w:r w:rsidRPr="00C23AAF">
        <w:rPr>
          <w:w w:val="105"/>
          <w:lang w:val="en-GB"/>
        </w:rPr>
        <w:t>decimated</w:t>
      </w:r>
      <w:r w:rsidRPr="00C23AAF">
        <w:rPr>
          <w:spacing w:val="19"/>
          <w:w w:val="105"/>
          <w:lang w:val="en-GB"/>
        </w:rPr>
        <w:t xml:space="preserve"> </w:t>
      </w:r>
      <w:r w:rsidRPr="00C23AAF">
        <w:rPr>
          <w:w w:val="105"/>
          <w:lang w:val="en-GB"/>
        </w:rPr>
        <w:t>by</w:t>
      </w:r>
      <w:r w:rsidRPr="00C23AAF">
        <w:rPr>
          <w:spacing w:val="18"/>
          <w:w w:val="105"/>
          <w:lang w:val="en-GB"/>
        </w:rPr>
        <w:t xml:space="preserve"> </w:t>
      </w:r>
      <w:r w:rsidRPr="00C23AAF">
        <w:rPr>
          <w:w w:val="105"/>
          <w:lang w:val="en-GB"/>
        </w:rPr>
        <w:t>bark</w:t>
      </w:r>
      <w:r w:rsidRPr="00C23AAF">
        <w:rPr>
          <w:spacing w:val="19"/>
          <w:w w:val="105"/>
          <w:lang w:val="en-GB"/>
        </w:rPr>
        <w:t xml:space="preserve"> </w:t>
      </w:r>
      <w:r w:rsidRPr="00C23AAF">
        <w:rPr>
          <w:w w:val="105"/>
          <w:lang w:val="en-GB"/>
        </w:rPr>
        <w:t>beetle</w:t>
      </w:r>
      <w:r w:rsidRPr="00C23AAF">
        <w:rPr>
          <w:spacing w:val="18"/>
          <w:w w:val="105"/>
          <w:lang w:val="en-GB"/>
        </w:rPr>
        <w:t xml:space="preserve"> </w:t>
      </w:r>
      <w:r w:rsidRPr="00C23AAF">
        <w:rPr>
          <w:w w:val="105"/>
          <w:lang w:val="en-GB"/>
        </w:rPr>
        <w:t xml:space="preserve">attacks. </w:t>
      </w:r>
      <w:r w:rsidRPr="00C23AAF">
        <w:rPr>
          <w:spacing w:val="2"/>
          <w:w w:val="105"/>
          <w:lang w:val="en-GB"/>
        </w:rPr>
        <w:t xml:space="preserve"> </w:t>
      </w:r>
      <w:r w:rsidRPr="00C23AAF">
        <w:rPr>
          <w:w w:val="105"/>
          <w:lang w:val="en-GB"/>
        </w:rPr>
        <w:t>The</w:t>
      </w:r>
      <w:r w:rsidRPr="00C23AAF">
        <w:rPr>
          <w:spacing w:val="18"/>
          <w:w w:val="105"/>
          <w:lang w:val="en-GB"/>
        </w:rPr>
        <w:t xml:space="preserve"> </w:t>
      </w:r>
      <w:r w:rsidRPr="00C23AAF">
        <w:rPr>
          <w:w w:val="105"/>
          <w:lang w:val="en-GB"/>
        </w:rPr>
        <w:t>Norway</w:t>
      </w:r>
      <w:r w:rsidRPr="00C23AAF">
        <w:rPr>
          <w:spacing w:val="19"/>
          <w:w w:val="105"/>
          <w:lang w:val="en-GB"/>
        </w:rPr>
        <w:t xml:space="preserve"> </w:t>
      </w:r>
      <w:r w:rsidRPr="00C23AAF">
        <w:rPr>
          <w:w w:val="105"/>
          <w:lang w:val="en-GB"/>
        </w:rPr>
        <w:t>spruce</w:t>
      </w:r>
      <w:r w:rsidRPr="00C23AAF">
        <w:rPr>
          <w:spacing w:val="19"/>
          <w:w w:val="105"/>
          <w:lang w:val="en-GB"/>
        </w:rPr>
        <w:t xml:space="preserve"> </w:t>
      </w:r>
      <w:r w:rsidRPr="00C23AAF">
        <w:rPr>
          <w:w w:val="105"/>
          <w:lang w:val="en-GB"/>
        </w:rPr>
        <w:t>is</w:t>
      </w:r>
      <w:r w:rsidRPr="00C23AAF">
        <w:rPr>
          <w:spacing w:val="18"/>
          <w:w w:val="105"/>
          <w:lang w:val="en-GB"/>
        </w:rPr>
        <w:t xml:space="preserve"> </w:t>
      </w:r>
      <w:r w:rsidRPr="00C23AAF">
        <w:rPr>
          <w:w w:val="105"/>
          <w:lang w:val="en-GB"/>
        </w:rPr>
        <w:t>a</w:t>
      </w:r>
      <w:r w:rsidRPr="00C23AAF">
        <w:rPr>
          <w:spacing w:val="19"/>
          <w:w w:val="105"/>
          <w:lang w:val="en-GB"/>
        </w:rPr>
        <w:t xml:space="preserve"> </w:t>
      </w:r>
      <w:r w:rsidRPr="00C23AAF">
        <w:rPr>
          <w:w w:val="105"/>
          <w:lang w:val="en-GB"/>
        </w:rPr>
        <w:t>native</w:t>
      </w:r>
      <w:r w:rsidRPr="00C23AAF">
        <w:rPr>
          <w:spacing w:val="18"/>
          <w:w w:val="105"/>
          <w:lang w:val="en-GB"/>
        </w:rPr>
        <w:t xml:space="preserve"> </w:t>
      </w:r>
      <w:r w:rsidRPr="00C23AAF">
        <w:rPr>
          <w:w w:val="105"/>
          <w:lang w:val="en-GB"/>
        </w:rPr>
        <w:t>species</w:t>
      </w:r>
    </w:p>
    <w:p w14:paraId="18106BB6" w14:textId="2EA5E2CD" w:rsidR="00B177F5" w:rsidRPr="00C23AAF" w:rsidRDefault="00672196">
      <w:pPr>
        <w:pStyle w:val="Corpsdetexte"/>
        <w:spacing w:before="10" w:line="240" w:lineRule="auto"/>
        <w:rPr>
          <w:sz w:val="29"/>
          <w:lang w:val="en-GB"/>
        </w:rPr>
      </w:pPr>
      <w:r w:rsidRPr="00C23AAF">
        <w:rPr>
          <w:noProof/>
          <w:lang w:val="en-GB"/>
        </w:rPr>
        <mc:AlternateContent>
          <mc:Choice Requires="wps">
            <w:drawing>
              <wp:anchor distT="0" distB="0" distL="0" distR="0" simplePos="0" relativeHeight="487588864" behindDoc="1" locked="0" layoutInCell="1" allowOverlap="1" wp14:anchorId="5A38C553" wp14:editId="14341F6A">
                <wp:simplePos x="0" y="0"/>
                <wp:positionH relativeFrom="page">
                  <wp:posOffset>1068070</wp:posOffset>
                </wp:positionH>
                <wp:positionV relativeFrom="paragraph">
                  <wp:posOffset>258445</wp:posOffset>
                </wp:positionV>
                <wp:extent cx="455930" cy="1270"/>
                <wp:effectExtent l="0" t="0" r="0" b="0"/>
                <wp:wrapTopAndBottom/>
                <wp:docPr id="1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1270"/>
                        </a:xfrm>
                        <a:custGeom>
                          <a:avLst/>
                          <a:gdLst>
                            <a:gd name="T0" fmla="+- 0 1682 1682"/>
                            <a:gd name="T1" fmla="*/ T0 w 718"/>
                            <a:gd name="T2" fmla="+- 0 2399 1682"/>
                            <a:gd name="T3" fmla="*/ T2 w 718"/>
                          </a:gdLst>
                          <a:ahLst/>
                          <a:cxnLst>
                            <a:cxn ang="0">
                              <a:pos x="T1" y="0"/>
                            </a:cxn>
                            <a:cxn ang="0">
                              <a:pos x="T3" y="0"/>
                            </a:cxn>
                          </a:cxnLst>
                          <a:rect l="0" t="0" r="r" b="b"/>
                          <a:pathLst>
                            <a:path w="718">
                              <a:moveTo>
                                <a:pt x="0" y="0"/>
                              </a:moveTo>
                              <a:lnTo>
                                <a:pt x="717" y="0"/>
                              </a:lnTo>
                            </a:path>
                          </a:pathLst>
                        </a:custGeom>
                        <a:noFill/>
                        <a:ln w="316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918B8" id="Freeform 10" o:spid="_x0000_s1026" style="position:absolute;margin-left:84.1pt;margin-top:20.35pt;width:35.9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" path="m,l717,e" filled="f" strokeweight=".08783mm">
                <v:path arrowok="t" o:connecttype="custom" o:connectlocs="0,0;455295,0" o:connectangles="0,0"/>
                <w10:wrap type="topAndBottom" anchorx="page"/>
              </v:shape>
            </w:pict>
          </mc:Fallback>
        </mc:AlternateContent>
      </w:r>
    </w:p>
    <w:p w14:paraId="4900DB84" w14:textId="77777777" w:rsidR="00B177F5" w:rsidRPr="00C23AAF" w:rsidRDefault="00B553DB">
      <w:pPr>
        <w:spacing w:before="10" w:line="193" w:lineRule="exact"/>
        <w:ind w:left="826"/>
        <w:rPr>
          <w:sz w:val="16"/>
          <w:lang w:val="en-GB"/>
        </w:rPr>
      </w:pPr>
      <w:r w:rsidRPr="00C23AAF">
        <w:rPr>
          <w:i/>
          <w:w w:val="125"/>
          <w:sz w:val="16"/>
          <w:lang w:val="en-GB"/>
        </w:rPr>
        <w:t>Email</w:t>
      </w:r>
      <w:r w:rsidRPr="00C23AAF">
        <w:rPr>
          <w:i/>
          <w:spacing w:val="-2"/>
          <w:w w:val="125"/>
          <w:sz w:val="16"/>
          <w:lang w:val="en-GB"/>
        </w:rPr>
        <w:t xml:space="preserve"> </w:t>
      </w:r>
      <w:r w:rsidRPr="00C23AAF">
        <w:rPr>
          <w:i/>
          <w:w w:val="125"/>
          <w:sz w:val="16"/>
          <w:lang w:val="en-GB"/>
        </w:rPr>
        <w:t>address:</w:t>
      </w:r>
      <w:r w:rsidRPr="00C23AAF">
        <w:rPr>
          <w:i/>
          <w:spacing w:val="17"/>
          <w:w w:val="125"/>
          <w:sz w:val="16"/>
          <w:lang w:val="en-GB"/>
        </w:rPr>
        <w:t xml:space="preserve"> </w:t>
      </w:r>
      <w:hyperlink r:id="rId9">
        <w:r w:rsidRPr="00C23AAF">
          <w:rPr>
            <w:w w:val="125"/>
            <w:sz w:val="16"/>
            <w:lang w:val="en-GB"/>
          </w:rPr>
          <w:t>arthur.gilles@uliege.be</w:t>
        </w:r>
      </w:hyperlink>
      <w:r w:rsidRPr="00C23AAF">
        <w:rPr>
          <w:spacing w:val="-4"/>
          <w:w w:val="125"/>
          <w:sz w:val="16"/>
          <w:lang w:val="en-GB"/>
        </w:rPr>
        <w:t xml:space="preserve"> </w:t>
      </w:r>
      <w:r w:rsidRPr="00C23AAF">
        <w:rPr>
          <w:w w:val="125"/>
          <w:sz w:val="16"/>
          <w:lang w:val="en-GB"/>
        </w:rPr>
        <w:t>(Gilles</w:t>
      </w:r>
      <w:r w:rsidRPr="00C23AAF">
        <w:rPr>
          <w:spacing w:val="-5"/>
          <w:w w:val="125"/>
          <w:sz w:val="16"/>
          <w:lang w:val="en-GB"/>
        </w:rPr>
        <w:t xml:space="preserve"> </w:t>
      </w:r>
      <w:r w:rsidRPr="00C23AAF">
        <w:rPr>
          <w:w w:val="125"/>
          <w:sz w:val="16"/>
          <w:lang w:val="en-GB"/>
        </w:rPr>
        <w:t>Arthur)</w:t>
      </w:r>
    </w:p>
    <w:p w14:paraId="40F22BD9" w14:textId="77777777" w:rsidR="00B177F5" w:rsidRPr="00C23AAF" w:rsidRDefault="00B553DB">
      <w:pPr>
        <w:spacing w:line="190" w:lineRule="exact"/>
        <w:ind w:left="743"/>
        <w:rPr>
          <w:sz w:val="16"/>
          <w:lang w:val="en-GB"/>
        </w:rPr>
      </w:pPr>
      <w:r w:rsidRPr="00C23AAF">
        <w:rPr>
          <w:rFonts w:ascii="Lucida Console"/>
          <w:spacing w:val="9"/>
          <w:w w:val="120"/>
          <w:sz w:val="16"/>
          <w:vertAlign w:val="superscript"/>
          <w:lang w:val="en-GB"/>
        </w:rPr>
        <w:t>1</w:t>
      </w:r>
      <w:r w:rsidRPr="00C23AAF">
        <w:rPr>
          <w:w w:val="146"/>
          <w:sz w:val="16"/>
          <w:lang w:val="en-GB"/>
        </w:rPr>
        <w:t>L</w:t>
      </w:r>
      <w:r w:rsidRPr="00C23AAF">
        <w:rPr>
          <w:spacing w:val="-5"/>
          <w:w w:val="146"/>
          <w:sz w:val="16"/>
          <w:lang w:val="en-GB"/>
        </w:rPr>
        <w:t>i</w:t>
      </w:r>
      <w:r w:rsidRPr="00C23AAF">
        <w:rPr>
          <w:spacing w:val="-80"/>
          <w:w w:val="181"/>
          <w:sz w:val="16"/>
          <w:lang w:val="en-GB"/>
        </w:rPr>
        <w:t>`</w:t>
      </w:r>
      <w:r w:rsidRPr="00C23AAF">
        <w:rPr>
          <w:sz w:val="16"/>
          <w:lang w:val="en-GB"/>
        </w:rPr>
        <w:t xml:space="preserve">ege </w:t>
      </w:r>
      <w:r w:rsidRPr="00C23AAF">
        <w:rPr>
          <w:spacing w:val="-16"/>
          <w:sz w:val="16"/>
          <w:lang w:val="en-GB"/>
        </w:rPr>
        <w:t xml:space="preserve"> </w:t>
      </w:r>
      <w:r w:rsidRPr="00C23AAF">
        <w:rPr>
          <w:w w:val="120"/>
          <w:sz w:val="16"/>
          <w:lang w:val="en-GB"/>
        </w:rPr>
        <w:t>Uni</w:t>
      </w:r>
      <w:r w:rsidRPr="00C23AAF">
        <w:rPr>
          <w:spacing w:val="-5"/>
          <w:w w:val="120"/>
          <w:sz w:val="16"/>
          <w:lang w:val="en-GB"/>
        </w:rPr>
        <w:t>v</w:t>
      </w:r>
      <w:r w:rsidRPr="00C23AAF">
        <w:rPr>
          <w:w w:val="111"/>
          <w:sz w:val="16"/>
          <w:lang w:val="en-GB"/>
        </w:rPr>
        <w:t>ersi</w:t>
      </w:r>
      <w:r w:rsidRPr="00C23AAF">
        <w:rPr>
          <w:spacing w:val="-5"/>
          <w:w w:val="111"/>
          <w:sz w:val="16"/>
          <w:lang w:val="en-GB"/>
        </w:rPr>
        <w:t>t</w:t>
      </w:r>
      <w:r w:rsidRPr="00C23AAF">
        <w:rPr>
          <w:w w:val="123"/>
          <w:sz w:val="16"/>
          <w:lang w:val="en-GB"/>
        </w:rPr>
        <w:t>y</w:t>
      </w:r>
      <w:r w:rsidRPr="00C23AAF">
        <w:rPr>
          <w:sz w:val="16"/>
          <w:lang w:val="en-GB"/>
        </w:rPr>
        <w:t xml:space="preserve"> </w:t>
      </w:r>
      <w:r w:rsidRPr="00C23AAF">
        <w:rPr>
          <w:spacing w:val="-16"/>
          <w:sz w:val="16"/>
          <w:lang w:val="en-GB"/>
        </w:rPr>
        <w:t xml:space="preserve"> </w:t>
      </w:r>
      <w:r w:rsidRPr="00C23AAF">
        <w:rPr>
          <w:w w:val="115"/>
          <w:sz w:val="16"/>
          <w:lang w:val="en-GB"/>
        </w:rPr>
        <w:t>-</w:t>
      </w:r>
      <w:r w:rsidRPr="00C23AAF">
        <w:rPr>
          <w:sz w:val="16"/>
          <w:lang w:val="en-GB"/>
        </w:rPr>
        <w:t xml:space="preserve"> </w:t>
      </w:r>
      <w:r w:rsidRPr="00C23AAF">
        <w:rPr>
          <w:spacing w:val="-16"/>
          <w:sz w:val="16"/>
          <w:lang w:val="en-GB"/>
        </w:rPr>
        <w:t xml:space="preserve"> </w:t>
      </w:r>
      <w:r w:rsidRPr="00C23AAF">
        <w:rPr>
          <w:spacing w:val="-15"/>
          <w:w w:val="150"/>
          <w:sz w:val="16"/>
          <w:lang w:val="en-GB"/>
        </w:rPr>
        <w:t>F</w:t>
      </w:r>
      <w:r w:rsidRPr="00C23AAF">
        <w:rPr>
          <w:w w:val="115"/>
          <w:sz w:val="16"/>
          <w:lang w:val="en-GB"/>
        </w:rPr>
        <w:t>acul</w:t>
      </w:r>
      <w:r w:rsidRPr="00C23AAF">
        <w:rPr>
          <w:spacing w:val="-5"/>
          <w:w w:val="115"/>
          <w:sz w:val="16"/>
          <w:lang w:val="en-GB"/>
        </w:rPr>
        <w:t>t</w:t>
      </w:r>
      <w:r w:rsidRPr="00C23AAF">
        <w:rPr>
          <w:w w:val="123"/>
          <w:sz w:val="16"/>
          <w:lang w:val="en-GB"/>
        </w:rPr>
        <w:t>y</w:t>
      </w:r>
      <w:r w:rsidRPr="00C23AAF">
        <w:rPr>
          <w:sz w:val="16"/>
          <w:lang w:val="en-GB"/>
        </w:rPr>
        <w:t xml:space="preserve"> </w:t>
      </w:r>
      <w:r w:rsidRPr="00C23AAF">
        <w:rPr>
          <w:spacing w:val="-16"/>
          <w:sz w:val="16"/>
          <w:lang w:val="en-GB"/>
        </w:rPr>
        <w:t xml:space="preserve"> </w:t>
      </w:r>
      <w:r w:rsidRPr="00C23AAF">
        <w:rPr>
          <w:w w:val="102"/>
          <w:sz w:val="16"/>
          <w:lang w:val="en-GB"/>
        </w:rPr>
        <w:t>of</w:t>
      </w:r>
      <w:r w:rsidRPr="00C23AAF">
        <w:rPr>
          <w:sz w:val="16"/>
          <w:lang w:val="en-GB"/>
        </w:rPr>
        <w:t xml:space="preserve"> </w:t>
      </w:r>
      <w:r w:rsidRPr="00C23AAF">
        <w:rPr>
          <w:spacing w:val="-16"/>
          <w:sz w:val="16"/>
          <w:lang w:val="en-GB"/>
        </w:rPr>
        <w:t xml:space="preserve"> </w:t>
      </w:r>
      <w:r w:rsidRPr="00C23AAF">
        <w:rPr>
          <w:w w:val="113"/>
          <w:sz w:val="16"/>
          <w:lang w:val="en-GB"/>
        </w:rPr>
        <w:t>Ge</w:t>
      </w:r>
      <w:r w:rsidRPr="00C23AAF">
        <w:rPr>
          <w:spacing w:val="-5"/>
          <w:w w:val="113"/>
          <w:sz w:val="16"/>
          <w:lang w:val="en-GB"/>
        </w:rPr>
        <w:t>m</w:t>
      </w:r>
      <w:r w:rsidRPr="00C23AAF">
        <w:rPr>
          <w:w w:val="114"/>
          <w:sz w:val="16"/>
          <w:lang w:val="en-GB"/>
        </w:rPr>
        <w:t>bloux</w:t>
      </w:r>
      <w:r w:rsidRPr="00C23AAF">
        <w:rPr>
          <w:sz w:val="16"/>
          <w:lang w:val="en-GB"/>
        </w:rPr>
        <w:t xml:space="preserve"> </w:t>
      </w:r>
      <w:r w:rsidRPr="00C23AAF">
        <w:rPr>
          <w:spacing w:val="-16"/>
          <w:sz w:val="16"/>
          <w:lang w:val="en-GB"/>
        </w:rPr>
        <w:t xml:space="preserve"> </w:t>
      </w:r>
      <w:r w:rsidRPr="00C23AAF">
        <w:rPr>
          <w:w w:val="118"/>
          <w:sz w:val="16"/>
          <w:lang w:val="en-GB"/>
        </w:rPr>
        <w:t>Agro-Bio</w:t>
      </w:r>
      <w:r w:rsidRPr="00C23AAF">
        <w:rPr>
          <w:sz w:val="16"/>
          <w:lang w:val="en-GB"/>
        </w:rPr>
        <w:t xml:space="preserve"> </w:t>
      </w:r>
      <w:r w:rsidRPr="00C23AAF">
        <w:rPr>
          <w:spacing w:val="-16"/>
          <w:sz w:val="16"/>
          <w:lang w:val="en-GB"/>
        </w:rPr>
        <w:t xml:space="preserve"> </w:t>
      </w:r>
      <w:r w:rsidRPr="00C23AAF">
        <w:rPr>
          <w:spacing w:val="-14"/>
          <w:w w:val="156"/>
          <w:sz w:val="16"/>
          <w:lang w:val="en-GB"/>
        </w:rPr>
        <w:t>T</w:t>
      </w:r>
      <w:r w:rsidRPr="00C23AAF">
        <w:rPr>
          <w:w w:val="102"/>
          <w:sz w:val="16"/>
          <w:lang w:val="en-GB"/>
        </w:rPr>
        <w:t>e</w:t>
      </w:r>
      <w:r w:rsidRPr="00C23AAF">
        <w:rPr>
          <w:spacing w:val="-5"/>
          <w:w w:val="102"/>
          <w:sz w:val="16"/>
          <w:lang w:val="en-GB"/>
        </w:rPr>
        <w:t>c</w:t>
      </w:r>
      <w:r w:rsidRPr="00C23AAF">
        <w:rPr>
          <w:w w:val="111"/>
          <w:sz w:val="16"/>
          <w:lang w:val="en-GB"/>
        </w:rPr>
        <w:t>h</w:t>
      </w:r>
      <w:r w:rsidRPr="00C23AAF">
        <w:rPr>
          <w:sz w:val="16"/>
          <w:lang w:val="en-GB"/>
        </w:rPr>
        <w:t xml:space="preserve"> </w:t>
      </w:r>
      <w:r w:rsidRPr="00C23AAF">
        <w:rPr>
          <w:spacing w:val="-16"/>
          <w:sz w:val="16"/>
          <w:lang w:val="en-GB"/>
        </w:rPr>
        <w:t xml:space="preserve"> </w:t>
      </w:r>
      <w:r w:rsidRPr="00C23AAF">
        <w:rPr>
          <w:w w:val="115"/>
          <w:sz w:val="16"/>
          <w:lang w:val="en-GB"/>
        </w:rPr>
        <w:t>-</w:t>
      </w:r>
      <w:r w:rsidRPr="00C23AAF">
        <w:rPr>
          <w:sz w:val="16"/>
          <w:lang w:val="en-GB"/>
        </w:rPr>
        <w:t xml:space="preserve"> </w:t>
      </w:r>
      <w:r w:rsidRPr="00C23AAF">
        <w:rPr>
          <w:spacing w:val="-16"/>
          <w:sz w:val="16"/>
          <w:lang w:val="en-GB"/>
        </w:rPr>
        <w:t xml:space="preserve"> </w:t>
      </w:r>
      <w:r w:rsidRPr="00C23AAF">
        <w:rPr>
          <w:w w:val="116"/>
          <w:sz w:val="16"/>
          <w:lang w:val="en-GB"/>
        </w:rPr>
        <w:t>unit</w:t>
      </w:r>
      <w:r w:rsidRPr="00C23AAF">
        <w:rPr>
          <w:sz w:val="16"/>
          <w:lang w:val="en-GB"/>
        </w:rPr>
        <w:t xml:space="preserve"> </w:t>
      </w:r>
      <w:r w:rsidRPr="00C23AAF">
        <w:rPr>
          <w:spacing w:val="-16"/>
          <w:sz w:val="16"/>
          <w:lang w:val="en-GB"/>
        </w:rPr>
        <w:t xml:space="preserve"> </w:t>
      </w:r>
      <w:r w:rsidRPr="00C23AAF">
        <w:rPr>
          <w:w w:val="102"/>
          <w:sz w:val="16"/>
          <w:lang w:val="en-GB"/>
        </w:rPr>
        <w:t>of</w:t>
      </w:r>
      <w:r w:rsidRPr="00C23AAF">
        <w:rPr>
          <w:sz w:val="16"/>
          <w:lang w:val="en-GB"/>
        </w:rPr>
        <w:t xml:space="preserve"> </w:t>
      </w:r>
      <w:r w:rsidRPr="00C23AAF">
        <w:rPr>
          <w:spacing w:val="-16"/>
          <w:sz w:val="16"/>
          <w:lang w:val="en-GB"/>
        </w:rPr>
        <w:t xml:space="preserve"> </w:t>
      </w:r>
      <w:r w:rsidRPr="00C23AAF">
        <w:rPr>
          <w:w w:val="106"/>
          <w:sz w:val="16"/>
          <w:lang w:val="en-GB"/>
        </w:rPr>
        <w:t>forest</w:t>
      </w:r>
      <w:r w:rsidRPr="00C23AAF">
        <w:rPr>
          <w:sz w:val="16"/>
          <w:lang w:val="en-GB"/>
        </w:rPr>
        <w:t xml:space="preserve"> </w:t>
      </w:r>
      <w:r w:rsidRPr="00C23AAF">
        <w:rPr>
          <w:spacing w:val="-16"/>
          <w:sz w:val="16"/>
          <w:lang w:val="en-GB"/>
        </w:rPr>
        <w:t xml:space="preserve"> </w:t>
      </w:r>
      <w:r w:rsidRPr="00C23AAF">
        <w:rPr>
          <w:w w:val="106"/>
          <w:sz w:val="16"/>
          <w:lang w:val="en-GB"/>
        </w:rPr>
        <w:t>ressources</w:t>
      </w:r>
      <w:r w:rsidRPr="00C23AAF">
        <w:rPr>
          <w:sz w:val="16"/>
          <w:lang w:val="en-GB"/>
        </w:rPr>
        <w:t xml:space="preserve"> </w:t>
      </w:r>
      <w:r w:rsidRPr="00C23AAF">
        <w:rPr>
          <w:spacing w:val="-16"/>
          <w:sz w:val="16"/>
          <w:lang w:val="en-GB"/>
        </w:rPr>
        <w:t xml:space="preserve"> </w:t>
      </w:r>
      <w:r w:rsidRPr="00C23AAF">
        <w:rPr>
          <w:w w:val="109"/>
          <w:sz w:val="16"/>
          <w:lang w:val="en-GB"/>
        </w:rPr>
        <w:t>managme</w:t>
      </w:r>
      <w:r w:rsidRPr="00C23AAF">
        <w:rPr>
          <w:spacing w:val="-5"/>
          <w:w w:val="109"/>
          <w:sz w:val="16"/>
          <w:lang w:val="en-GB"/>
        </w:rPr>
        <w:t>n</w:t>
      </w:r>
      <w:r w:rsidRPr="00C23AAF">
        <w:rPr>
          <w:w w:val="122"/>
          <w:sz w:val="16"/>
          <w:lang w:val="en-GB"/>
        </w:rPr>
        <w:t>t</w:t>
      </w:r>
    </w:p>
    <w:p w14:paraId="2588F5F5" w14:textId="77777777" w:rsidR="00B177F5" w:rsidRPr="00C23AAF" w:rsidRDefault="00B553DB">
      <w:pPr>
        <w:spacing w:line="190" w:lineRule="exact"/>
        <w:ind w:left="743"/>
        <w:rPr>
          <w:sz w:val="16"/>
          <w:lang w:val="en-GB"/>
        </w:rPr>
      </w:pPr>
      <w:r w:rsidRPr="00C23AAF">
        <w:rPr>
          <w:rFonts w:ascii="Lucida Console" w:hAnsi="Lucida Console"/>
          <w:spacing w:val="9"/>
          <w:w w:val="120"/>
          <w:sz w:val="16"/>
          <w:vertAlign w:val="superscript"/>
          <w:lang w:val="en-GB"/>
        </w:rPr>
        <w:t>2</w:t>
      </w:r>
      <w:r w:rsidRPr="00C23AAF">
        <w:rPr>
          <w:w w:val="117"/>
          <w:sz w:val="16"/>
          <w:lang w:val="en-GB"/>
        </w:rPr>
        <w:t>Ce</w:t>
      </w:r>
      <w:r w:rsidRPr="00C23AAF">
        <w:rPr>
          <w:spacing w:val="-5"/>
          <w:w w:val="117"/>
          <w:sz w:val="16"/>
          <w:lang w:val="en-GB"/>
        </w:rPr>
        <w:t>n</w:t>
      </w:r>
      <w:r w:rsidRPr="00C23AAF">
        <w:rPr>
          <w:w w:val="109"/>
          <w:sz w:val="16"/>
          <w:lang w:val="en-GB"/>
        </w:rPr>
        <w:t>tre</w:t>
      </w:r>
      <w:r w:rsidRPr="00C23AAF">
        <w:rPr>
          <w:sz w:val="16"/>
          <w:lang w:val="en-GB"/>
        </w:rPr>
        <w:t xml:space="preserve"> </w:t>
      </w:r>
      <w:r w:rsidRPr="00C23AAF">
        <w:rPr>
          <w:spacing w:val="-16"/>
          <w:sz w:val="16"/>
          <w:lang w:val="en-GB"/>
        </w:rPr>
        <w:t xml:space="preserve"> </w:t>
      </w:r>
      <w:r w:rsidRPr="00C23AAF">
        <w:rPr>
          <w:w w:val="114"/>
          <w:sz w:val="16"/>
          <w:lang w:val="en-GB"/>
        </w:rPr>
        <w:t>National</w:t>
      </w:r>
      <w:r w:rsidRPr="00C23AAF">
        <w:rPr>
          <w:sz w:val="16"/>
          <w:lang w:val="en-GB"/>
        </w:rPr>
        <w:t xml:space="preserve"> </w:t>
      </w:r>
      <w:r w:rsidRPr="00C23AAF">
        <w:rPr>
          <w:spacing w:val="-16"/>
          <w:sz w:val="16"/>
          <w:lang w:val="en-GB"/>
        </w:rPr>
        <w:t xml:space="preserve"> </w:t>
      </w:r>
      <w:r w:rsidRPr="00C23AAF">
        <w:rPr>
          <w:w w:val="103"/>
          <w:sz w:val="16"/>
          <w:lang w:val="en-GB"/>
        </w:rPr>
        <w:t>de</w:t>
      </w:r>
      <w:r w:rsidRPr="00C23AAF">
        <w:rPr>
          <w:sz w:val="16"/>
          <w:lang w:val="en-GB"/>
        </w:rPr>
        <w:t xml:space="preserve"> </w:t>
      </w:r>
      <w:r w:rsidRPr="00C23AAF">
        <w:rPr>
          <w:spacing w:val="-16"/>
          <w:sz w:val="16"/>
          <w:lang w:val="en-GB"/>
        </w:rPr>
        <w:t xml:space="preserve"> </w:t>
      </w:r>
      <w:r w:rsidRPr="00C23AAF">
        <w:rPr>
          <w:w w:val="116"/>
          <w:sz w:val="16"/>
          <w:lang w:val="en-GB"/>
        </w:rPr>
        <w:t>la</w:t>
      </w:r>
      <w:r w:rsidRPr="00C23AAF">
        <w:rPr>
          <w:sz w:val="16"/>
          <w:lang w:val="en-GB"/>
        </w:rPr>
        <w:t xml:space="preserve"> </w:t>
      </w:r>
      <w:r w:rsidRPr="00C23AAF">
        <w:rPr>
          <w:spacing w:val="-16"/>
          <w:sz w:val="16"/>
          <w:lang w:val="en-GB"/>
        </w:rPr>
        <w:t xml:space="preserve"> </w:t>
      </w:r>
      <w:r w:rsidRPr="00C23AAF">
        <w:rPr>
          <w:w w:val="112"/>
          <w:sz w:val="16"/>
          <w:lang w:val="en-GB"/>
        </w:rPr>
        <w:t>propr</w:t>
      </w:r>
      <w:r w:rsidRPr="00C23AAF">
        <w:rPr>
          <w:spacing w:val="-5"/>
          <w:w w:val="112"/>
          <w:sz w:val="16"/>
          <w:lang w:val="en-GB"/>
        </w:rPr>
        <w:t>i</w:t>
      </w:r>
      <w:r w:rsidRPr="00C23AAF">
        <w:rPr>
          <w:spacing w:val="-80"/>
          <w:w w:val="181"/>
          <w:sz w:val="16"/>
          <w:lang w:val="en-GB"/>
        </w:rPr>
        <w:t>´</w:t>
      </w:r>
      <w:r w:rsidRPr="00C23AAF">
        <w:rPr>
          <w:w w:val="105"/>
          <w:sz w:val="16"/>
          <w:lang w:val="en-GB"/>
        </w:rPr>
        <w:t>e</w:t>
      </w:r>
      <w:r w:rsidRPr="00C23AAF">
        <w:rPr>
          <w:spacing w:val="-5"/>
          <w:w w:val="105"/>
          <w:sz w:val="16"/>
          <w:lang w:val="en-GB"/>
        </w:rPr>
        <w:t>t</w:t>
      </w:r>
      <w:r w:rsidRPr="00C23AAF">
        <w:rPr>
          <w:spacing w:val="-80"/>
          <w:w w:val="181"/>
          <w:sz w:val="16"/>
          <w:lang w:val="en-GB"/>
        </w:rPr>
        <w:t>´</w:t>
      </w:r>
      <w:r w:rsidRPr="00C23AAF">
        <w:rPr>
          <w:w w:val="94"/>
          <w:sz w:val="16"/>
          <w:lang w:val="en-GB"/>
        </w:rPr>
        <w:t>e</w:t>
      </w:r>
      <w:r w:rsidRPr="00C23AAF">
        <w:rPr>
          <w:sz w:val="16"/>
          <w:lang w:val="en-GB"/>
        </w:rPr>
        <w:t xml:space="preserve"> </w:t>
      </w:r>
      <w:r w:rsidRPr="00C23AAF">
        <w:rPr>
          <w:spacing w:val="-16"/>
          <w:sz w:val="16"/>
          <w:lang w:val="en-GB"/>
        </w:rPr>
        <w:t xml:space="preserve"> </w:t>
      </w:r>
      <w:r w:rsidRPr="00C23AAF">
        <w:rPr>
          <w:w w:val="108"/>
          <w:sz w:val="16"/>
          <w:lang w:val="en-GB"/>
        </w:rPr>
        <w:t>forest</w:t>
      </w:r>
      <w:r w:rsidRPr="00C23AAF">
        <w:rPr>
          <w:spacing w:val="-5"/>
          <w:w w:val="108"/>
          <w:sz w:val="16"/>
          <w:lang w:val="en-GB"/>
        </w:rPr>
        <w:t>i</w:t>
      </w:r>
      <w:r w:rsidRPr="00C23AAF">
        <w:rPr>
          <w:spacing w:val="-80"/>
          <w:w w:val="181"/>
          <w:sz w:val="16"/>
          <w:lang w:val="en-GB"/>
        </w:rPr>
        <w:t>`</w:t>
      </w:r>
      <w:r w:rsidRPr="00C23AAF">
        <w:rPr>
          <w:sz w:val="16"/>
          <w:lang w:val="en-GB"/>
        </w:rPr>
        <w:t>ere</w:t>
      </w:r>
    </w:p>
    <w:p w14:paraId="32AB1A2F" w14:textId="5A8C0930" w:rsidR="00B177F5" w:rsidRPr="00C23AAF" w:rsidRDefault="00B553DB" w:rsidP="00C23AAF">
      <w:pPr>
        <w:spacing w:before="2" w:line="232" w:lineRule="auto"/>
        <w:ind w:left="521" w:firstLine="221"/>
        <w:rPr>
          <w:sz w:val="16"/>
          <w:lang w:val="en-GB"/>
        </w:rPr>
        <w:sectPr w:rsidR="00B177F5" w:rsidRPr="00C23AAF">
          <w:type w:val="continuous"/>
          <w:pgSz w:w="11910" w:h="16840"/>
          <w:pgMar w:top="1580" w:right="1480" w:bottom="280" w:left="1160" w:header="720" w:footer="720" w:gutter="0"/>
          <w:cols w:space="720"/>
        </w:sectPr>
      </w:pPr>
      <w:r w:rsidRPr="00C23AAF">
        <w:rPr>
          <w:rFonts w:ascii="Lucida Console" w:hAnsi="Lucida Console"/>
          <w:spacing w:val="9"/>
          <w:w w:val="120"/>
          <w:sz w:val="16"/>
          <w:vertAlign w:val="superscript"/>
          <w:lang w:val="en-GB"/>
        </w:rPr>
        <w:t>3</w:t>
      </w:r>
      <w:r w:rsidR="00C23AAF" w:rsidRPr="00C23AAF">
        <w:t xml:space="preserve"> </w:t>
      </w:r>
      <w:ins w:id="20" w:author="Christian PIEDALLU" w:date="2023-02-06T10:10:00Z">
        <w:r w:rsidR="00C23AAF" w:rsidRPr="00341F6B">
          <w:rPr>
            <w:rFonts w:cs="Times New Roman"/>
            <w:color w:val="000000" w:themeColor="text1"/>
            <w:szCs w:val="24"/>
          </w:rPr>
          <w:t>Université de Lorraine, AgroParisTech, INRAE, Silva, 54000 Nancy, France</w:t>
        </w:r>
      </w:ins>
    </w:p>
    <w:p w14:paraId="69184B13" w14:textId="77777777" w:rsidR="00B177F5" w:rsidRPr="00C23AAF" w:rsidRDefault="00B177F5">
      <w:pPr>
        <w:pStyle w:val="Corpsdetexte"/>
        <w:spacing w:line="240" w:lineRule="auto"/>
        <w:rPr>
          <w:sz w:val="13"/>
          <w:lang w:val="en-GB"/>
        </w:rPr>
      </w:pPr>
    </w:p>
    <w:p w14:paraId="6404F51C" w14:textId="77777777" w:rsidR="00B177F5" w:rsidRPr="00C23AAF" w:rsidRDefault="00B553DB">
      <w:pPr>
        <w:pStyle w:val="Corpsdetexte"/>
        <w:spacing w:before="59" w:line="242" w:lineRule="exact"/>
        <w:ind w:left="216"/>
        <w:rPr>
          <w:lang w:val="en-GB"/>
        </w:rPr>
      </w:pPr>
      <w:r w:rsidRPr="00C23AAF">
        <w:rPr>
          <w:rFonts w:ascii="Trebuchet MS"/>
          <w:sz w:val="10"/>
          <w:lang w:val="en-GB"/>
        </w:rPr>
        <w:t xml:space="preserve">19     </w:t>
      </w:r>
      <w:r w:rsidRPr="00C23AAF">
        <w:rPr>
          <w:rFonts w:ascii="Trebuchet MS"/>
          <w:spacing w:val="19"/>
          <w:sz w:val="10"/>
          <w:lang w:val="en-GB"/>
        </w:rPr>
        <w:t xml:space="preserve"> </w:t>
      </w:r>
      <w:r w:rsidRPr="00C23AAF">
        <w:rPr>
          <w:w w:val="105"/>
          <w:lang w:val="en-GB"/>
        </w:rPr>
        <w:t>of</w:t>
      </w:r>
      <w:r w:rsidRPr="00C23AAF">
        <w:rPr>
          <w:spacing w:val="19"/>
          <w:w w:val="105"/>
          <w:lang w:val="en-GB"/>
        </w:rPr>
        <w:t xml:space="preserve"> </w:t>
      </w:r>
      <w:r w:rsidRPr="00C23AAF">
        <w:rPr>
          <w:w w:val="105"/>
          <w:lang w:val="en-GB"/>
        </w:rPr>
        <w:t>the</w:t>
      </w:r>
      <w:r w:rsidRPr="00C23AAF">
        <w:rPr>
          <w:spacing w:val="20"/>
          <w:w w:val="105"/>
          <w:lang w:val="en-GB"/>
        </w:rPr>
        <w:t xml:space="preserve"> </w:t>
      </w:r>
      <w:r w:rsidRPr="00C23AAF">
        <w:rPr>
          <w:w w:val="105"/>
          <w:lang w:val="en-GB"/>
        </w:rPr>
        <w:t>boreal</w:t>
      </w:r>
      <w:r w:rsidRPr="00C23AAF">
        <w:rPr>
          <w:spacing w:val="19"/>
          <w:w w:val="105"/>
          <w:lang w:val="en-GB"/>
        </w:rPr>
        <w:t xml:space="preserve"> </w:t>
      </w:r>
      <w:r w:rsidRPr="00C23AAF">
        <w:rPr>
          <w:w w:val="105"/>
          <w:lang w:val="en-GB"/>
        </w:rPr>
        <w:t>or</w:t>
      </w:r>
      <w:r w:rsidRPr="00C23AAF">
        <w:rPr>
          <w:spacing w:val="19"/>
          <w:w w:val="105"/>
          <w:lang w:val="en-GB"/>
        </w:rPr>
        <w:t xml:space="preserve"> </w:t>
      </w:r>
      <w:r w:rsidRPr="00C23AAF">
        <w:rPr>
          <w:w w:val="105"/>
          <w:lang w:val="en-GB"/>
        </w:rPr>
        <w:t>mountainous</w:t>
      </w:r>
      <w:r w:rsidRPr="00C23AAF">
        <w:rPr>
          <w:spacing w:val="20"/>
          <w:w w:val="105"/>
          <w:lang w:val="en-GB"/>
        </w:rPr>
        <w:t xml:space="preserve"> </w:t>
      </w:r>
      <w:r w:rsidRPr="00C23AAF">
        <w:rPr>
          <w:w w:val="105"/>
          <w:lang w:val="en-GB"/>
        </w:rPr>
        <w:t>climates</w:t>
      </w:r>
      <w:r w:rsidRPr="00C23AAF">
        <w:rPr>
          <w:spacing w:val="19"/>
          <w:w w:val="105"/>
          <w:lang w:val="en-GB"/>
        </w:rPr>
        <w:t xml:space="preserve"> </w:t>
      </w:r>
      <w:r w:rsidRPr="00C23AAF">
        <w:rPr>
          <w:w w:val="105"/>
          <w:lang w:val="en-GB"/>
        </w:rPr>
        <w:t>of</w:t>
      </w:r>
      <w:r w:rsidRPr="00C23AAF">
        <w:rPr>
          <w:spacing w:val="19"/>
          <w:w w:val="105"/>
          <w:lang w:val="en-GB"/>
        </w:rPr>
        <w:t xml:space="preserve"> </w:t>
      </w:r>
      <w:r w:rsidRPr="00C23AAF">
        <w:rPr>
          <w:w w:val="105"/>
          <w:lang w:val="en-GB"/>
        </w:rPr>
        <w:t>Europe</w:t>
      </w:r>
      <w:r w:rsidRPr="00C23AAF">
        <w:rPr>
          <w:spacing w:val="20"/>
          <w:w w:val="105"/>
          <w:lang w:val="en-GB"/>
        </w:rPr>
        <w:t xml:space="preserve"> </w:t>
      </w:r>
      <w:r w:rsidRPr="00C23AAF">
        <w:rPr>
          <w:w w:val="105"/>
          <w:lang w:val="en-GB"/>
        </w:rPr>
        <w:t>including</w:t>
      </w:r>
      <w:r w:rsidRPr="00C23AAF">
        <w:rPr>
          <w:spacing w:val="20"/>
          <w:w w:val="105"/>
          <w:lang w:val="en-GB"/>
        </w:rPr>
        <w:t xml:space="preserve"> </w:t>
      </w:r>
      <w:commentRangeStart w:id="21"/>
      <w:r w:rsidRPr="00C23AAF">
        <w:rPr>
          <w:w w:val="105"/>
          <w:lang w:val="en-GB"/>
        </w:rPr>
        <w:t>the</w:t>
      </w:r>
      <w:r w:rsidRPr="00C23AAF">
        <w:rPr>
          <w:spacing w:val="19"/>
          <w:w w:val="105"/>
          <w:lang w:val="en-GB"/>
        </w:rPr>
        <w:t xml:space="preserve"> </w:t>
      </w:r>
      <w:r w:rsidRPr="00C23AAF">
        <w:rPr>
          <w:w w:val="105"/>
          <w:lang w:val="en-GB"/>
        </w:rPr>
        <w:t>Vosges</w:t>
      </w:r>
      <w:r w:rsidRPr="00C23AAF">
        <w:rPr>
          <w:spacing w:val="19"/>
          <w:w w:val="105"/>
          <w:lang w:val="en-GB"/>
        </w:rPr>
        <w:t xml:space="preserve"> </w:t>
      </w:r>
      <w:r w:rsidRPr="00C23AAF">
        <w:rPr>
          <w:w w:val="105"/>
          <w:lang w:val="en-GB"/>
        </w:rPr>
        <w:t>mountains</w:t>
      </w:r>
      <w:r w:rsidRPr="00C23AAF">
        <w:rPr>
          <w:spacing w:val="19"/>
          <w:w w:val="105"/>
          <w:lang w:val="en-GB"/>
        </w:rPr>
        <w:t xml:space="preserve"> </w:t>
      </w:r>
      <w:commentRangeEnd w:id="21"/>
      <w:r w:rsidR="00F312A1" w:rsidRPr="00C23AAF">
        <w:rPr>
          <w:rStyle w:val="Marquedecommentaire"/>
          <w:lang w:val="en-GB"/>
        </w:rPr>
        <w:commentReference w:id="21"/>
      </w:r>
      <w:r w:rsidRPr="00C23AAF">
        <w:rPr>
          <w:w w:val="105"/>
          <w:lang w:val="en-GB"/>
        </w:rPr>
        <w:t>but</w:t>
      </w:r>
      <w:r w:rsidRPr="00C23AAF">
        <w:rPr>
          <w:spacing w:val="19"/>
          <w:w w:val="105"/>
          <w:lang w:val="en-GB"/>
        </w:rPr>
        <w:t xml:space="preserve"> </w:t>
      </w:r>
      <w:r w:rsidRPr="00C23AAF">
        <w:rPr>
          <w:w w:val="105"/>
          <w:lang w:val="en-GB"/>
        </w:rPr>
        <w:t>it</w:t>
      </w:r>
      <w:r w:rsidRPr="00C23AAF">
        <w:rPr>
          <w:spacing w:val="20"/>
          <w:w w:val="105"/>
          <w:lang w:val="en-GB"/>
        </w:rPr>
        <w:t xml:space="preserve"> </w:t>
      </w:r>
      <w:r w:rsidRPr="00C23AAF">
        <w:rPr>
          <w:w w:val="105"/>
          <w:lang w:val="en-GB"/>
        </w:rPr>
        <w:t>has</w:t>
      </w:r>
      <w:r w:rsidRPr="00C23AAF">
        <w:rPr>
          <w:spacing w:val="19"/>
          <w:w w:val="105"/>
          <w:lang w:val="en-GB"/>
        </w:rPr>
        <w:t xml:space="preserve"> </w:t>
      </w:r>
      <w:r w:rsidRPr="00C23AAF">
        <w:rPr>
          <w:w w:val="105"/>
          <w:lang w:val="en-GB"/>
        </w:rPr>
        <w:t>been</w:t>
      </w:r>
    </w:p>
    <w:p w14:paraId="2D3C31E1" w14:textId="51224E50" w:rsidR="00B177F5" w:rsidRPr="00C23AAF" w:rsidRDefault="00B553DB">
      <w:pPr>
        <w:pStyle w:val="Corpsdetexte"/>
        <w:ind w:left="216"/>
        <w:rPr>
          <w:lang w:val="en-GB"/>
        </w:rPr>
      </w:pPr>
      <w:r w:rsidRPr="00C23AAF">
        <w:rPr>
          <w:rFonts w:ascii="Trebuchet MS"/>
          <w:sz w:val="10"/>
          <w:lang w:val="en-GB"/>
        </w:rPr>
        <w:t xml:space="preserve">20     </w:t>
      </w:r>
      <w:r w:rsidRPr="00C23AAF">
        <w:rPr>
          <w:rFonts w:ascii="Trebuchet MS"/>
          <w:spacing w:val="19"/>
          <w:sz w:val="10"/>
          <w:lang w:val="en-GB"/>
        </w:rPr>
        <w:t xml:space="preserve"> </w:t>
      </w:r>
      <w:r w:rsidRPr="00C23AAF">
        <w:rPr>
          <w:w w:val="105"/>
          <w:lang w:val="en-GB"/>
        </w:rPr>
        <w:t>also</w:t>
      </w:r>
      <w:r w:rsidRPr="00C23AAF">
        <w:rPr>
          <w:spacing w:val="22"/>
          <w:w w:val="105"/>
          <w:lang w:val="en-GB"/>
        </w:rPr>
        <w:t xml:space="preserve"> </w:t>
      </w:r>
      <w:r w:rsidRPr="00C23AAF">
        <w:rPr>
          <w:w w:val="105"/>
          <w:lang w:val="en-GB"/>
        </w:rPr>
        <w:t>successfully</w:t>
      </w:r>
      <w:r w:rsidRPr="00C23AAF">
        <w:rPr>
          <w:spacing w:val="23"/>
          <w:w w:val="105"/>
          <w:lang w:val="en-GB"/>
        </w:rPr>
        <w:t xml:space="preserve"> </w:t>
      </w:r>
      <w:r w:rsidRPr="00C23AAF">
        <w:rPr>
          <w:w w:val="105"/>
          <w:lang w:val="en-GB"/>
        </w:rPr>
        <w:t>planted</w:t>
      </w:r>
      <w:r w:rsidRPr="00C23AAF">
        <w:rPr>
          <w:spacing w:val="22"/>
          <w:w w:val="105"/>
          <w:lang w:val="en-GB"/>
        </w:rPr>
        <w:t xml:space="preserve"> </w:t>
      </w:r>
      <w:r w:rsidRPr="00C23AAF">
        <w:rPr>
          <w:w w:val="105"/>
          <w:lang w:val="en-GB"/>
        </w:rPr>
        <w:t>out</w:t>
      </w:r>
      <w:r w:rsidRPr="00C23AAF">
        <w:rPr>
          <w:spacing w:val="22"/>
          <w:w w:val="105"/>
          <w:lang w:val="en-GB"/>
        </w:rPr>
        <w:t xml:space="preserve"> </w:t>
      </w:r>
      <w:r w:rsidRPr="00C23AAF">
        <w:rPr>
          <w:w w:val="105"/>
          <w:lang w:val="en-GB"/>
        </w:rPr>
        <w:t>of</w:t>
      </w:r>
      <w:r w:rsidRPr="00C23AAF">
        <w:rPr>
          <w:spacing w:val="23"/>
          <w:w w:val="105"/>
          <w:lang w:val="en-GB"/>
        </w:rPr>
        <w:t xml:space="preserve"> </w:t>
      </w:r>
      <w:r w:rsidRPr="00C23AAF">
        <w:rPr>
          <w:w w:val="105"/>
          <w:lang w:val="en-GB"/>
        </w:rPr>
        <w:t>its</w:t>
      </w:r>
      <w:r w:rsidRPr="00C23AAF">
        <w:rPr>
          <w:spacing w:val="23"/>
          <w:w w:val="105"/>
          <w:lang w:val="en-GB"/>
        </w:rPr>
        <w:t xml:space="preserve"> </w:t>
      </w:r>
      <w:r w:rsidRPr="00C23AAF">
        <w:rPr>
          <w:w w:val="105"/>
          <w:lang w:val="en-GB"/>
        </w:rPr>
        <w:t>native</w:t>
      </w:r>
      <w:r w:rsidRPr="00C23AAF">
        <w:rPr>
          <w:spacing w:val="23"/>
          <w:w w:val="105"/>
          <w:lang w:val="en-GB"/>
        </w:rPr>
        <w:t xml:space="preserve"> </w:t>
      </w:r>
      <w:r w:rsidRPr="00C23AAF">
        <w:rPr>
          <w:w w:val="105"/>
          <w:lang w:val="en-GB"/>
        </w:rPr>
        <w:t>range</w:t>
      </w:r>
      <w:r w:rsidRPr="00C23AAF">
        <w:rPr>
          <w:spacing w:val="23"/>
          <w:w w:val="105"/>
          <w:lang w:val="en-GB"/>
        </w:rPr>
        <w:t xml:space="preserve"> </w:t>
      </w:r>
      <w:r w:rsidRPr="00C23AAF">
        <w:rPr>
          <w:w w:val="105"/>
          <w:lang w:val="en-GB"/>
        </w:rPr>
        <w:t>on</w:t>
      </w:r>
      <w:r w:rsidRPr="00C23AAF">
        <w:rPr>
          <w:spacing w:val="23"/>
          <w:w w:val="105"/>
          <w:lang w:val="en-GB"/>
        </w:rPr>
        <w:t xml:space="preserve"> </w:t>
      </w:r>
      <w:r w:rsidRPr="00C23AAF">
        <w:rPr>
          <w:w w:val="105"/>
          <w:lang w:val="en-GB"/>
        </w:rPr>
        <w:t>warmer</w:t>
      </w:r>
      <w:r w:rsidRPr="00C23AAF">
        <w:rPr>
          <w:spacing w:val="22"/>
          <w:w w:val="105"/>
          <w:lang w:val="en-GB"/>
        </w:rPr>
        <w:t xml:space="preserve"> </w:t>
      </w:r>
      <w:r w:rsidRPr="00C23AAF">
        <w:rPr>
          <w:w w:val="105"/>
          <w:lang w:val="en-GB"/>
        </w:rPr>
        <w:t>sites</w:t>
      </w:r>
      <w:r w:rsidRPr="00C23AAF">
        <w:rPr>
          <w:spacing w:val="23"/>
          <w:w w:val="105"/>
          <w:lang w:val="en-GB"/>
        </w:rPr>
        <w:t xml:space="preserve"> </w:t>
      </w:r>
      <w:r w:rsidRPr="00C23AAF">
        <w:rPr>
          <w:w w:val="105"/>
          <w:lang w:val="en-GB"/>
        </w:rPr>
        <w:t>of</w:t>
      </w:r>
      <w:r w:rsidRPr="00C23AAF">
        <w:rPr>
          <w:spacing w:val="22"/>
          <w:w w:val="105"/>
          <w:lang w:val="en-GB"/>
        </w:rPr>
        <w:t xml:space="preserve"> </w:t>
      </w:r>
      <w:r w:rsidRPr="00C23AAF">
        <w:rPr>
          <w:w w:val="105"/>
          <w:lang w:val="en-GB"/>
        </w:rPr>
        <w:t>low</w:t>
      </w:r>
      <w:r w:rsidRPr="00C23AAF">
        <w:rPr>
          <w:spacing w:val="23"/>
          <w:w w:val="105"/>
          <w:lang w:val="en-GB"/>
        </w:rPr>
        <w:t xml:space="preserve"> </w:t>
      </w:r>
      <w:r w:rsidRPr="00C23AAF">
        <w:rPr>
          <w:w w:val="105"/>
          <w:lang w:val="en-GB"/>
        </w:rPr>
        <w:t>altitude</w:t>
      </w:r>
      <w:ins w:id="22" w:author="Christian PIEDALLU" w:date="2023-02-06T09:46:00Z">
        <w:r w:rsidR="00CA7462" w:rsidRPr="00C23AAF">
          <w:rPr>
            <w:w w:val="105"/>
            <w:lang w:val="en-GB"/>
          </w:rPr>
          <w:t>, as</w:t>
        </w:r>
      </w:ins>
      <w:r w:rsidRPr="00C23AAF">
        <w:rPr>
          <w:spacing w:val="22"/>
          <w:w w:val="105"/>
          <w:lang w:val="en-GB"/>
        </w:rPr>
        <w:t xml:space="preserve"> </w:t>
      </w:r>
      <w:r w:rsidRPr="00C23AAF">
        <w:rPr>
          <w:w w:val="105"/>
          <w:lang w:val="en-GB"/>
        </w:rPr>
        <w:t>in</w:t>
      </w:r>
      <w:r w:rsidRPr="00C23AAF">
        <w:rPr>
          <w:spacing w:val="23"/>
          <w:w w:val="105"/>
          <w:lang w:val="en-GB"/>
        </w:rPr>
        <w:t xml:space="preserve"> </w:t>
      </w:r>
      <w:r w:rsidRPr="00C23AAF">
        <w:rPr>
          <w:w w:val="105"/>
          <w:lang w:val="en-GB"/>
        </w:rPr>
        <w:t>the</w:t>
      </w:r>
      <w:r w:rsidRPr="00C23AAF">
        <w:rPr>
          <w:spacing w:val="23"/>
          <w:w w:val="105"/>
          <w:lang w:val="en-GB"/>
        </w:rPr>
        <w:t xml:space="preserve"> </w:t>
      </w:r>
      <w:r w:rsidRPr="00C23AAF">
        <w:rPr>
          <w:w w:val="105"/>
          <w:lang w:val="en-GB"/>
        </w:rPr>
        <w:t>Grand-Est</w:t>
      </w:r>
    </w:p>
    <w:p w14:paraId="79523E21" w14:textId="77777777" w:rsidR="00B177F5" w:rsidRPr="00C23AAF" w:rsidRDefault="00B553DB">
      <w:pPr>
        <w:pStyle w:val="Corpsdetexte"/>
        <w:ind w:left="216"/>
        <w:rPr>
          <w:lang w:val="en-GB"/>
        </w:rPr>
      </w:pPr>
      <w:r w:rsidRPr="00C23AAF">
        <w:rPr>
          <w:rFonts w:ascii="Trebuchet MS"/>
          <w:sz w:val="10"/>
          <w:lang w:val="en-GB"/>
        </w:rPr>
        <w:t xml:space="preserve">21     </w:t>
      </w:r>
      <w:r w:rsidRPr="00C23AAF">
        <w:rPr>
          <w:rFonts w:ascii="Trebuchet MS"/>
          <w:spacing w:val="19"/>
          <w:sz w:val="10"/>
          <w:lang w:val="en-GB"/>
        </w:rPr>
        <w:t xml:space="preserve"> </w:t>
      </w:r>
      <w:r w:rsidRPr="00C23AAF">
        <w:rPr>
          <w:w w:val="105"/>
          <w:lang w:val="en-GB"/>
        </w:rPr>
        <w:t>(France)</w:t>
      </w:r>
      <w:r w:rsidRPr="00C23AAF">
        <w:rPr>
          <w:spacing w:val="44"/>
          <w:w w:val="105"/>
          <w:lang w:val="en-GB"/>
        </w:rPr>
        <w:t xml:space="preserve"> </w:t>
      </w:r>
      <w:r w:rsidRPr="00C23AAF">
        <w:rPr>
          <w:w w:val="105"/>
          <w:lang w:val="en-GB"/>
        </w:rPr>
        <w:t>and</w:t>
      </w:r>
      <w:r w:rsidRPr="00C23AAF">
        <w:rPr>
          <w:spacing w:val="45"/>
          <w:w w:val="105"/>
          <w:lang w:val="en-GB"/>
        </w:rPr>
        <w:t xml:space="preserve"> </w:t>
      </w:r>
      <w:r w:rsidRPr="00C23AAF">
        <w:rPr>
          <w:w w:val="105"/>
          <w:lang w:val="en-GB"/>
        </w:rPr>
        <w:t>Wallonia</w:t>
      </w:r>
      <w:r w:rsidRPr="00C23AAF">
        <w:rPr>
          <w:spacing w:val="45"/>
          <w:w w:val="105"/>
          <w:lang w:val="en-GB"/>
        </w:rPr>
        <w:t xml:space="preserve"> </w:t>
      </w:r>
      <w:r w:rsidRPr="00C23AAF">
        <w:rPr>
          <w:w w:val="105"/>
          <w:lang w:val="en-GB"/>
        </w:rPr>
        <w:t>(Belgium)</w:t>
      </w:r>
      <w:r w:rsidRPr="00C23AAF">
        <w:rPr>
          <w:spacing w:val="46"/>
          <w:w w:val="105"/>
          <w:lang w:val="en-GB"/>
        </w:rPr>
        <w:t xml:space="preserve"> </w:t>
      </w:r>
      <w:r w:rsidRPr="00C23AAF">
        <w:rPr>
          <w:w w:val="105"/>
          <w:lang w:val="en-GB"/>
        </w:rPr>
        <w:t>during</w:t>
      </w:r>
      <w:r w:rsidRPr="00C23AAF">
        <w:rPr>
          <w:spacing w:val="45"/>
          <w:w w:val="105"/>
          <w:lang w:val="en-GB"/>
        </w:rPr>
        <w:t xml:space="preserve"> </w:t>
      </w:r>
      <w:r w:rsidRPr="00C23AAF">
        <w:rPr>
          <w:w w:val="105"/>
          <w:lang w:val="en-GB"/>
        </w:rPr>
        <w:t>the</w:t>
      </w:r>
      <w:r w:rsidRPr="00C23AAF">
        <w:rPr>
          <w:spacing w:val="46"/>
          <w:w w:val="105"/>
          <w:lang w:val="en-GB"/>
        </w:rPr>
        <w:t xml:space="preserve"> </w:t>
      </w:r>
      <w:r w:rsidRPr="00C23AAF">
        <w:rPr>
          <w:w w:val="105"/>
          <w:lang w:val="en-GB"/>
        </w:rPr>
        <w:t>19</w:t>
      </w:r>
      <w:r w:rsidRPr="00C23AAF">
        <w:rPr>
          <w:i/>
          <w:w w:val="105"/>
          <w:vertAlign w:val="superscript"/>
          <w:lang w:val="en-GB"/>
        </w:rPr>
        <w:t>th</w:t>
      </w:r>
      <w:r w:rsidRPr="00C23AAF">
        <w:rPr>
          <w:i/>
          <w:w w:val="105"/>
          <w:lang w:val="en-GB"/>
        </w:rPr>
        <w:t xml:space="preserve"> </w:t>
      </w:r>
      <w:r w:rsidRPr="00C23AAF">
        <w:rPr>
          <w:i/>
          <w:spacing w:val="9"/>
          <w:w w:val="105"/>
          <w:lang w:val="en-GB"/>
        </w:rPr>
        <w:t xml:space="preserve"> </w:t>
      </w:r>
      <w:r w:rsidRPr="00C23AAF">
        <w:rPr>
          <w:w w:val="105"/>
          <w:lang w:val="en-GB"/>
        </w:rPr>
        <w:t>and</w:t>
      </w:r>
      <w:r w:rsidRPr="00C23AAF">
        <w:rPr>
          <w:spacing w:val="45"/>
          <w:w w:val="105"/>
          <w:lang w:val="en-GB"/>
        </w:rPr>
        <w:t xml:space="preserve"> </w:t>
      </w:r>
      <w:r w:rsidRPr="00C23AAF">
        <w:rPr>
          <w:w w:val="105"/>
          <w:lang w:val="en-GB"/>
        </w:rPr>
        <w:t>20</w:t>
      </w:r>
      <w:r w:rsidRPr="00C23AAF">
        <w:rPr>
          <w:i/>
          <w:w w:val="105"/>
          <w:vertAlign w:val="superscript"/>
          <w:lang w:val="en-GB"/>
        </w:rPr>
        <w:t>th</w:t>
      </w:r>
      <w:r w:rsidRPr="00C23AAF">
        <w:rPr>
          <w:i/>
          <w:w w:val="105"/>
          <w:lang w:val="en-GB"/>
        </w:rPr>
        <w:t xml:space="preserve"> </w:t>
      </w:r>
      <w:r w:rsidRPr="00C23AAF">
        <w:rPr>
          <w:i/>
          <w:spacing w:val="9"/>
          <w:w w:val="105"/>
          <w:lang w:val="en-GB"/>
        </w:rPr>
        <w:t xml:space="preserve"> </w:t>
      </w:r>
      <w:r w:rsidRPr="00C23AAF">
        <w:rPr>
          <w:w w:val="105"/>
          <w:lang w:val="en-GB"/>
        </w:rPr>
        <w:t>centuries</w:t>
      </w:r>
      <w:r w:rsidRPr="00C23AAF">
        <w:rPr>
          <w:spacing w:val="46"/>
          <w:w w:val="105"/>
          <w:lang w:val="en-GB"/>
        </w:rPr>
        <w:t xml:space="preserve"> </w:t>
      </w:r>
      <w:hyperlink w:anchor="_bookmark49" w:history="1">
        <w:r w:rsidRPr="00C23AAF">
          <w:rPr>
            <w:w w:val="105"/>
            <w:lang w:val="en-GB"/>
          </w:rPr>
          <w:t>(Noirfalise</w:t>
        </w:r>
        <w:r w:rsidRPr="00C23AAF">
          <w:rPr>
            <w:spacing w:val="46"/>
            <w:w w:val="105"/>
            <w:lang w:val="en-GB"/>
          </w:rPr>
          <w:t xml:space="preserve"> </w:t>
        </w:r>
        <w:r w:rsidRPr="00C23AAF">
          <w:rPr>
            <w:w w:val="105"/>
            <w:lang w:val="en-GB"/>
          </w:rPr>
          <w:t>and</w:t>
        </w:r>
        <w:r w:rsidRPr="00C23AAF">
          <w:rPr>
            <w:spacing w:val="45"/>
            <w:w w:val="105"/>
            <w:lang w:val="en-GB"/>
          </w:rPr>
          <w:t xml:space="preserve"> </w:t>
        </w:r>
        <w:r w:rsidRPr="00C23AAF">
          <w:rPr>
            <w:w w:val="105"/>
            <w:lang w:val="en-GB"/>
          </w:rPr>
          <w:t>Thill,</w:t>
        </w:r>
      </w:hyperlink>
      <w:r w:rsidRPr="00C23AAF">
        <w:rPr>
          <w:spacing w:val="45"/>
          <w:w w:val="105"/>
          <w:lang w:val="en-GB"/>
        </w:rPr>
        <w:t xml:space="preserve"> </w:t>
      </w:r>
      <w:hyperlink w:anchor="_bookmark49" w:history="1">
        <w:r w:rsidRPr="00C23AAF">
          <w:rPr>
            <w:w w:val="105"/>
            <w:lang w:val="en-GB"/>
          </w:rPr>
          <w:t>1975;</w:t>
        </w:r>
      </w:hyperlink>
    </w:p>
    <w:p w14:paraId="63267D6F" w14:textId="77777777" w:rsidR="00B177F5" w:rsidRPr="00C23AAF" w:rsidRDefault="00B553DB">
      <w:pPr>
        <w:pStyle w:val="Corpsdetexte"/>
        <w:ind w:left="216"/>
        <w:rPr>
          <w:lang w:val="en-GB"/>
        </w:rPr>
      </w:pPr>
      <w:r w:rsidRPr="00C23AAF">
        <w:rPr>
          <w:rFonts w:ascii="Trebuchet MS"/>
          <w:sz w:val="10"/>
          <w:lang w:val="en-GB"/>
        </w:rPr>
        <w:t xml:space="preserve">22     </w:t>
      </w:r>
      <w:r w:rsidRPr="00C23AAF">
        <w:rPr>
          <w:rFonts w:ascii="Trebuchet MS"/>
          <w:spacing w:val="19"/>
          <w:sz w:val="10"/>
          <w:lang w:val="en-GB"/>
        </w:rPr>
        <w:t xml:space="preserve"> </w:t>
      </w:r>
      <w:hyperlink w:anchor="_bookmark27" w:history="1">
        <w:r w:rsidRPr="00C23AAF">
          <w:rPr>
            <w:w w:val="105"/>
            <w:lang w:val="en-GB"/>
          </w:rPr>
          <w:t>Guinier,</w:t>
        </w:r>
      </w:hyperlink>
      <w:r w:rsidRPr="00C23AAF">
        <w:rPr>
          <w:spacing w:val="37"/>
          <w:w w:val="105"/>
          <w:lang w:val="en-GB"/>
        </w:rPr>
        <w:t xml:space="preserve"> </w:t>
      </w:r>
      <w:hyperlink w:anchor="_bookmark27" w:history="1">
        <w:r w:rsidRPr="00C23AAF">
          <w:rPr>
            <w:w w:val="105"/>
            <w:lang w:val="en-GB"/>
          </w:rPr>
          <w:t>1959).</w:t>
        </w:r>
      </w:hyperlink>
      <w:r w:rsidRPr="00C23AAF">
        <w:rPr>
          <w:w w:val="105"/>
          <w:lang w:val="en-GB"/>
        </w:rPr>
        <w:t xml:space="preserve">  </w:t>
      </w:r>
      <w:r w:rsidRPr="00C23AAF">
        <w:rPr>
          <w:spacing w:val="7"/>
          <w:w w:val="105"/>
          <w:lang w:val="en-GB"/>
        </w:rPr>
        <w:t xml:space="preserve"> </w:t>
      </w:r>
      <w:r w:rsidRPr="00C23AAF">
        <w:rPr>
          <w:w w:val="105"/>
          <w:lang w:val="en-GB"/>
        </w:rPr>
        <w:t>The</w:t>
      </w:r>
      <w:r w:rsidRPr="00C23AAF">
        <w:rPr>
          <w:spacing w:val="38"/>
          <w:w w:val="105"/>
          <w:lang w:val="en-GB"/>
        </w:rPr>
        <w:t xml:space="preserve"> </w:t>
      </w:r>
      <w:r w:rsidRPr="00C23AAF">
        <w:rPr>
          <w:w w:val="105"/>
          <w:lang w:val="en-GB"/>
        </w:rPr>
        <w:t>massive</w:t>
      </w:r>
      <w:r w:rsidRPr="00C23AAF">
        <w:rPr>
          <w:spacing w:val="37"/>
          <w:w w:val="105"/>
          <w:lang w:val="en-GB"/>
        </w:rPr>
        <w:t xml:space="preserve"> </w:t>
      </w:r>
      <w:r w:rsidRPr="00C23AAF">
        <w:rPr>
          <w:w w:val="105"/>
          <w:lang w:val="en-GB"/>
        </w:rPr>
        <w:t>reforestations</w:t>
      </w:r>
      <w:r w:rsidRPr="00C23AAF">
        <w:rPr>
          <w:spacing w:val="38"/>
          <w:w w:val="105"/>
          <w:lang w:val="en-GB"/>
        </w:rPr>
        <w:t xml:space="preserve"> </w:t>
      </w:r>
      <w:r w:rsidRPr="00C23AAF">
        <w:rPr>
          <w:w w:val="105"/>
          <w:lang w:val="en-GB"/>
        </w:rPr>
        <w:t>occurring</w:t>
      </w:r>
      <w:r w:rsidRPr="00C23AAF">
        <w:rPr>
          <w:spacing w:val="38"/>
          <w:w w:val="105"/>
          <w:lang w:val="en-GB"/>
        </w:rPr>
        <w:t xml:space="preserve"> </w:t>
      </w:r>
      <w:r w:rsidRPr="00C23AAF">
        <w:rPr>
          <w:w w:val="105"/>
          <w:lang w:val="en-GB"/>
        </w:rPr>
        <w:t>at</w:t>
      </w:r>
      <w:r w:rsidRPr="00C23AAF">
        <w:rPr>
          <w:spacing w:val="38"/>
          <w:w w:val="105"/>
          <w:lang w:val="en-GB"/>
        </w:rPr>
        <w:t xml:space="preserve"> </w:t>
      </w:r>
      <w:r w:rsidRPr="00C23AAF">
        <w:rPr>
          <w:w w:val="105"/>
          <w:lang w:val="en-GB"/>
        </w:rPr>
        <w:t>this</w:t>
      </w:r>
      <w:r w:rsidRPr="00C23AAF">
        <w:rPr>
          <w:spacing w:val="37"/>
          <w:w w:val="105"/>
          <w:lang w:val="en-GB"/>
        </w:rPr>
        <w:t xml:space="preserve"> </w:t>
      </w:r>
      <w:r w:rsidRPr="00C23AAF">
        <w:rPr>
          <w:w w:val="105"/>
          <w:lang w:val="en-GB"/>
        </w:rPr>
        <w:t>time</w:t>
      </w:r>
      <w:r w:rsidRPr="00C23AAF">
        <w:rPr>
          <w:spacing w:val="38"/>
          <w:w w:val="105"/>
          <w:lang w:val="en-GB"/>
        </w:rPr>
        <w:t xml:space="preserve"> </w:t>
      </w:r>
      <w:r w:rsidRPr="00C23AAF">
        <w:rPr>
          <w:w w:val="105"/>
          <w:lang w:val="en-GB"/>
        </w:rPr>
        <w:t>have</w:t>
      </w:r>
      <w:r w:rsidRPr="00C23AAF">
        <w:rPr>
          <w:spacing w:val="38"/>
          <w:w w:val="105"/>
          <w:lang w:val="en-GB"/>
        </w:rPr>
        <w:t xml:space="preserve"> </w:t>
      </w:r>
      <w:r w:rsidRPr="00C23AAF">
        <w:rPr>
          <w:w w:val="105"/>
          <w:lang w:val="en-GB"/>
        </w:rPr>
        <w:t>led</w:t>
      </w:r>
      <w:r w:rsidRPr="00C23AAF">
        <w:rPr>
          <w:spacing w:val="37"/>
          <w:w w:val="105"/>
          <w:lang w:val="en-GB"/>
        </w:rPr>
        <w:t xml:space="preserve"> </w:t>
      </w:r>
      <w:r w:rsidRPr="00C23AAF">
        <w:rPr>
          <w:w w:val="105"/>
          <w:lang w:val="en-GB"/>
        </w:rPr>
        <w:t>to</w:t>
      </w:r>
      <w:r w:rsidRPr="00C23AAF">
        <w:rPr>
          <w:spacing w:val="38"/>
          <w:w w:val="105"/>
          <w:lang w:val="en-GB"/>
        </w:rPr>
        <w:t xml:space="preserve"> </w:t>
      </w:r>
      <w:r w:rsidRPr="00C23AAF">
        <w:rPr>
          <w:w w:val="105"/>
          <w:lang w:val="en-GB"/>
        </w:rPr>
        <w:t>the</w:t>
      </w:r>
      <w:r w:rsidRPr="00C23AAF">
        <w:rPr>
          <w:spacing w:val="38"/>
          <w:w w:val="105"/>
          <w:lang w:val="en-GB"/>
        </w:rPr>
        <w:t xml:space="preserve"> </w:t>
      </w:r>
      <w:r w:rsidRPr="00C23AAF">
        <w:rPr>
          <w:w w:val="105"/>
          <w:lang w:val="en-GB"/>
        </w:rPr>
        <w:t>formation</w:t>
      </w:r>
      <w:r w:rsidRPr="00C23AAF">
        <w:rPr>
          <w:spacing w:val="38"/>
          <w:w w:val="105"/>
          <w:lang w:val="en-GB"/>
        </w:rPr>
        <w:t xml:space="preserve"> </w:t>
      </w:r>
      <w:r w:rsidRPr="00C23AAF">
        <w:rPr>
          <w:w w:val="105"/>
          <w:lang w:val="en-GB"/>
        </w:rPr>
        <w:t>of</w:t>
      </w:r>
    </w:p>
    <w:p w14:paraId="56A6F87E" w14:textId="77777777" w:rsidR="00B177F5" w:rsidRPr="00C23AAF" w:rsidRDefault="00B553DB">
      <w:pPr>
        <w:pStyle w:val="Corpsdetexte"/>
        <w:ind w:left="216"/>
        <w:rPr>
          <w:lang w:val="en-GB"/>
        </w:rPr>
      </w:pPr>
      <w:r w:rsidRPr="00C23AAF">
        <w:rPr>
          <w:rFonts w:ascii="Trebuchet MS"/>
          <w:sz w:val="10"/>
          <w:lang w:val="en-GB"/>
        </w:rPr>
        <w:t xml:space="preserve">23     </w:t>
      </w:r>
      <w:r w:rsidRPr="00C23AAF">
        <w:rPr>
          <w:rFonts w:ascii="Trebuchet MS"/>
          <w:spacing w:val="19"/>
          <w:sz w:val="10"/>
          <w:lang w:val="en-GB"/>
        </w:rPr>
        <w:t xml:space="preserve"> </w:t>
      </w:r>
      <w:r w:rsidRPr="00C23AAF">
        <w:rPr>
          <w:w w:val="105"/>
          <w:lang w:val="en-GB"/>
        </w:rPr>
        <w:t>large</w:t>
      </w:r>
      <w:r w:rsidRPr="00C23AAF">
        <w:rPr>
          <w:spacing w:val="7"/>
          <w:w w:val="105"/>
          <w:lang w:val="en-GB"/>
        </w:rPr>
        <w:t xml:space="preserve"> </w:t>
      </w:r>
      <w:r w:rsidRPr="00C23AAF">
        <w:rPr>
          <w:w w:val="105"/>
          <w:lang w:val="en-GB"/>
        </w:rPr>
        <w:t>pure</w:t>
      </w:r>
      <w:r w:rsidRPr="00C23AAF">
        <w:rPr>
          <w:spacing w:val="7"/>
          <w:w w:val="105"/>
          <w:lang w:val="en-GB"/>
        </w:rPr>
        <w:t xml:space="preserve"> </w:t>
      </w:r>
      <w:r w:rsidRPr="00C23AAF">
        <w:rPr>
          <w:w w:val="105"/>
          <w:lang w:val="en-GB"/>
        </w:rPr>
        <w:t>even-aged</w:t>
      </w:r>
      <w:r w:rsidRPr="00C23AAF">
        <w:rPr>
          <w:spacing w:val="7"/>
          <w:w w:val="105"/>
          <w:lang w:val="en-GB"/>
        </w:rPr>
        <w:t xml:space="preserve"> </w:t>
      </w:r>
      <w:r w:rsidRPr="00C23AAF">
        <w:rPr>
          <w:w w:val="105"/>
          <w:lang w:val="en-GB"/>
        </w:rPr>
        <w:t>stands.</w:t>
      </w:r>
      <w:r w:rsidRPr="00C23AAF">
        <w:rPr>
          <w:spacing w:val="32"/>
          <w:w w:val="105"/>
          <w:lang w:val="en-GB"/>
        </w:rPr>
        <w:t xml:space="preserve"> </w:t>
      </w:r>
      <w:r w:rsidRPr="00C23AAF">
        <w:rPr>
          <w:w w:val="105"/>
          <w:lang w:val="en-GB"/>
        </w:rPr>
        <w:t>It</w:t>
      </w:r>
      <w:r w:rsidRPr="00C23AAF">
        <w:rPr>
          <w:spacing w:val="7"/>
          <w:w w:val="105"/>
          <w:lang w:val="en-GB"/>
        </w:rPr>
        <w:t xml:space="preserve"> </w:t>
      </w:r>
      <w:r w:rsidRPr="00C23AAF">
        <w:rPr>
          <w:w w:val="105"/>
          <w:lang w:val="en-GB"/>
        </w:rPr>
        <w:t>usually</w:t>
      </w:r>
      <w:r w:rsidRPr="00C23AAF">
        <w:rPr>
          <w:spacing w:val="7"/>
          <w:w w:val="105"/>
          <w:lang w:val="en-GB"/>
        </w:rPr>
        <w:t xml:space="preserve"> </w:t>
      </w:r>
      <w:r w:rsidRPr="00C23AAF">
        <w:rPr>
          <w:w w:val="105"/>
          <w:lang w:val="en-GB"/>
        </w:rPr>
        <w:t>develops</w:t>
      </w:r>
      <w:r w:rsidRPr="00C23AAF">
        <w:rPr>
          <w:spacing w:val="8"/>
          <w:w w:val="105"/>
          <w:lang w:val="en-GB"/>
        </w:rPr>
        <w:t xml:space="preserve"> </w:t>
      </w:r>
      <w:r w:rsidRPr="00C23AAF">
        <w:rPr>
          <w:w w:val="105"/>
          <w:lang w:val="en-GB"/>
        </w:rPr>
        <w:t>a</w:t>
      </w:r>
      <w:r w:rsidRPr="00C23AAF">
        <w:rPr>
          <w:spacing w:val="7"/>
          <w:w w:val="105"/>
          <w:lang w:val="en-GB"/>
        </w:rPr>
        <w:t xml:space="preserve"> </w:t>
      </w:r>
      <w:r w:rsidRPr="00C23AAF">
        <w:rPr>
          <w:w w:val="105"/>
          <w:lang w:val="en-GB"/>
        </w:rPr>
        <w:t>taproot</w:t>
      </w:r>
      <w:r w:rsidRPr="00C23AAF">
        <w:rPr>
          <w:spacing w:val="7"/>
          <w:w w:val="105"/>
          <w:lang w:val="en-GB"/>
        </w:rPr>
        <w:t xml:space="preserve"> </w:t>
      </w:r>
      <w:r w:rsidRPr="00C23AAF">
        <w:rPr>
          <w:w w:val="105"/>
          <w:lang w:val="en-GB"/>
        </w:rPr>
        <w:t>system</w:t>
      </w:r>
      <w:r w:rsidRPr="00C23AAF">
        <w:rPr>
          <w:spacing w:val="8"/>
          <w:w w:val="105"/>
          <w:lang w:val="en-GB"/>
        </w:rPr>
        <w:t xml:space="preserve"> </w:t>
      </w:r>
      <w:r w:rsidRPr="00C23AAF">
        <w:rPr>
          <w:w w:val="105"/>
          <w:lang w:val="en-GB"/>
        </w:rPr>
        <w:t>with</w:t>
      </w:r>
      <w:r w:rsidRPr="00C23AAF">
        <w:rPr>
          <w:spacing w:val="7"/>
          <w:w w:val="105"/>
          <w:lang w:val="en-GB"/>
        </w:rPr>
        <w:t xml:space="preserve"> </w:t>
      </w:r>
      <w:r w:rsidRPr="00C23AAF">
        <w:rPr>
          <w:w w:val="105"/>
          <w:lang w:val="en-GB"/>
        </w:rPr>
        <w:t>fine</w:t>
      </w:r>
      <w:r w:rsidRPr="00C23AAF">
        <w:rPr>
          <w:spacing w:val="7"/>
          <w:w w:val="105"/>
          <w:lang w:val="en-GB"/>
        </w:rPr>
        <w:t xml:space="preserve"> </w:t>
      </w:r>
      <w:r w:rsidRPr="00C23AAF">
        <w:rPr>
          <w:w w:val="105"/>
          <w:lang w:val="en-GB"/>
        </w:rPr>
        <w:t>roots</w:t>
      </w:r>
      <w:r w:rsidRPr="00C23AAF">
        <w:rPr>
          <w:spacing w:val="7"/>
          <w:w w:val="105"/>
          <w:lang w:val="en-GB"/>
        </w:rPr>
        <w:t xml:space="preserve"> </w:t>
      </w:r>
      <w:r w:rsidRPr="00C23AAF">
        <w:rPr>
          <w:w w:val="105"/>
          <w:lang w:val="en-GB"/>
        </w:rPr>
        <w:t>in</w:t>
      </w:r>
      <w:r w:rsidRPr="00C23AAF">
        <w:rPr>
          <w:spacing w:val="8"/>
          <w:w w:val="105"/>
          <w:lang w:val="en-GB"/>
        </w:rPr>
        <w:t xml:space="preserve"> </w:t>
      </w:r>
      <w:r w:rsidRPr="00C23AAF">
        <w:rPr>
          <w:w w:val="105"/>
          <w:lang w:val="en-GB"/>
        </w:rPr>
        <w:t>shallow</w:t>
      </w:r>
      <w:r w:rsidRPr="00C23AAF">
        <w:rPr>
          <w:spacing w:val="7"/>
          <w:w w:val="105"/>
          <w:lang w:val="en-GB"/>
        </w:rPr>
        <w:t xml:space="preserve"> </w:t>
      </w:r>
      <w:r w:rsidRPr="00C23AAF">
        <w:rPr>
          <w:w w:val="105"/>
          <w:lang w:val="en-GB"/>
        </w:rPr>
        <w:t>depth,</w:t>
      </w:r>
    </w:p>
    <w:p w14:paraId="5E97EC90" w14:textId="77777777" w:rsidR="00B177F5" w:rsidRPr="00C23AAF" w:rsidRDefault="00B553DB">
      <w:pPr>
        <w:pStyle w:val="Corpsdetexte"/>
        <w:ind w:left="216"/>
        <w:rPr>
          <w:lang w:val="en-GB"/>
        </w:rPr>
      </w:pPr>
      <w:r w:rsidRPr="00C23AAF">
        <w:rPr>
          <w:rFonts w:ascii="Trebuchet MS" w:hAnsi="Trebuchet MS"/>
          <w:sz w:val="10"/>
          <w:lang w:val="en-GB"/>
        </w:rPr>
        <w:t xml:space="preserve">24      </w:t>
      </w:r>
      <w:r w:rsidRPr="00C23AAF">
        <w:rPr>
          <w:rFonts w:ascii="Trebuchet MS" w:hAnsi="Trebuchet MS"/>
          <w:spacing w:val="-12"/>
          <w:sz w:val="10"/>
          <w:lang w:val="en-GB"/>
        </w:rPr>
        <w:t xml:space="preserve"> </w:t>
      </w:r>
      <w:r w:rsidRPr="00C23AAF">
        <w:rPr>
          <w:w w:val="105"/>
          <w:lang w:val="en-GB"/>
        </w:rPr>
        <w:t>although</w:t>
      </w:r>
      <w:r w:rsidRPr="00C23AAF">
        <w:rPr>
          <w:lang w:val="en-GB"/>
        </w:rPr>
        <w:t xml:space="preserve"> </w:t>
      </w:r>
      <w:r w:rsidRPr="00C23AAF">
        <w:rPr>
          <w:spacing w:val="-6"/>
          <w:lang w:val="en-GB"/>
        </w:rPr>
        <w:t xml:space="preserve"> </w:t>
      </w:r>
      <w:r w:rsidRPr="00C23AAF">
        <w:rPr>
          <w:w w:val="101"/>
          <w:lang w:val="en-GB"/>
        </w:rPr>
        <w:t>the</w:t>
      </w:r>
      <w:r w:rsidRPr="00C23AAF">
        <w:rPr>
          <w:lang w:val="en-GB"/>
        </w:rPr>
        <w:t xml:space="preserve"> </w:t>
      </w:r>
      <w:r w:rsidRPr="00C23AAF">
        <w:rPr>
          <w:spacing w:val="-6"/>
          <w:lang w:val="en-GB"/>
        </w:rPr>
        <w:t xml:space="preserve"> </w:t>
      </w:r>
      <w:commentRangeStart w:id="23"/>
      <w:r w:rsidRPr="00C23AAF">
        <w:rPr>
          <w:w w:val="106"/>
          <w:lang w:val="en-GB"/>
        </w:rPr>
        <w:t>roating</w:t>
      </w:r>
      <w:commentRangeEnd w:id="23"/>
      <w:r w:rsidR="00CA7462" w:rsidRPr="00C23AAF">
        <w:rPr>
          <w:rStyle w:val="Marquedecommentaire"/>
          <w:lang w:val="en-GB"/>
        </w:rPr>
        <w:commentReference w:id="23"/>
      </w:r>
      <w:r w:rsidRPr="00C23AAF">
        <w:rPr>
          <w:lang w:val="en-GB"/>
        </w:rPr>
        <w:t xml:space="preserve"> </w:t>
      </w:r>
      <w:r w:rsidRPr="00C23AAF">
        <w:rPr>
          <w:spacing w:val="-6"/>
          <w:lang w:val="en-GB"/>
        </w:rPr>
        <w:t xml:space="preserve"> </w:t>
      </w:r>
      <w:r w:rsidRPr="00C23AAF">
        <w:rPr>
          <w:w w:val="104"/>
          <w:lang w:val="en-GB"/>
        </w:rPr>
        <w:t>can</w:t>
      </w:r>
      <w:r w:rsidRPr="00C23AAF">
        <w:rPr>
          <w:lang w:val="en-GB"/>
        </w:rPr>
        <w:t xml:space="preserve"> </w:t>
      </w:r>
      <w:r w:rsidRPr="00C23AAF">
        <w:rPr>
          <w:spacing w:val="-6"/>
          <w:lang w:val="en-GB"/>
        </w:rPr>
        <w:t xml:space="preserve"> </w:t>
      </w:r>
      <w:r w:rsidRPr="00C23AAF">
        <w:rPr>
          <w:w w:val="106"/>
          <w:lang w:val="en-GB"/>
        </w:rPr>
        <w:t>adapt</w:t>
      </w:r>
      <w:r w:rsidRPr="00C23AAF">
        <w:rPr>
          <w:lang w:val="en-GB"/>
        </w:rPr>
        <w:t xml:space="preserve"> </w:t>
      </w:r>
      <w:r w:rsidRPr="00C23AAF">
        <w:rPr>
          <w:spacing w:val="-6"/>
          <w:lang w:val="en-GB"/>
        </w:rPr>
        <w:t xml:space="preserve"> </w:t>
      </w:r>
      <w:r w:rsidRPr="00C23AAF">
        <w:rPr>
          <w:w w:val="110"/>
          <w:lang w:val="en-GB"/>
        </w:rPr>
        <w:t>its</w:t>
      </w:r>
      <w:r w:rsidRPr="00C23AAF">
        <w:rPr>
          <w:lang w:val="en-GB"/>
        </w:rPr>
        <w:t xml:space="preserve"> </w:t>
      </w:r>
      <w:r w:rsidRPr="00C23AAF">
        <w:rPr>
          <w:spacing w:val="-6"/>
          <w:lang w:val="en-GB"/>
        </w:rPr>
        <w:t xml:space="preserve"> </w:t>
      </w:r>
      <w:r w:rsidRPr="00C23AAF">
        <w:rPr>
          <w:w w:val="104"/>
          <w:lang w:val="en-GB"/>
        </w:rPr>
        <w:t>configuration</w:t>
      </w:r>
      <w:r w:rsidRPr="00C23AAF">
        <w:rPr>
          <w:lang w:val="en-GB"/>
        </w:rPr>
        <w:t xml:space="preserve"> </w:t>
      </w:r>
      <w:r w:rsidRPr="00C23AAF">
        <w:rPr>
          <w:spacing w:val="-6"/>
          <w:lang w:val="en-GB"/>
        </w:rPr>
        <w:t xml:space="preserve"> </w:t>
      </w:r>
      <w:r w:rsidRPr="00C23AAF">
        <w:rPr>
          <w:w w:val="103"/>
          <w:lang w:val="en-GB"/>
        </w:rPr>
        <w:t>constrained</w:t>
      </w:r>
      <w:r w:rsidRPr="00C23AAF">
        <w:rPr>
          <w:lang w:val="en-GB"/>
        </w:rPr>
        <w:t xml:space="preserve"> </w:t>
      </w:r>
      <w:r w:rsidRPr="00C23AAF">
        <w:rPr>
          <w:spacing w:val="-6"/>
          <w:lang w:val="en-GB"/>
        </w:rPr>
        <w:t xml:space="preserve"> </w:t>
      </w:r>
      <w:hyperlink w:anchor="_bookmark53" w:history="1">
        <w:r w:rsidRPr="00C23AAF">
          <w:rPr>
            <w:w w:val="110"/>
            <w:lang w:val="en-GB"/>
          </w:rPr>
          <w:t>(Puhe,</w:t>
        </w:r>
      </w:hyperlink>
      <w:r w:rsidRPr="00C23AAF">
        <w:rPr>
          <w:lang w:val="en-GB"/>
        </w:rPr>
        <w:t xml:space="preserve"> </w:t>
      </w:r>
      <w:r w:rsidRPr="00C23AAF">
        <w:rPr>
          <w:spacing w:val="-6"/>
          <w:lang w:val="en-GB"/>
        </w:rPr>
        <w:t xml:space="preserve"> </w:t>
      </w:r>
      <w:hyperlink w:anchor="_bookmark53" w:history="1">
        <w:r w:rsidRPr="00C23AAF">
          <w:rPr>
            <w:w w:val="98"/>
            <w:lang w:val="en-GB"/>
          </w:rPr>
          <w:t>2003;</w:t>
        </w:r>
      </w:hyperlink>
      <w:r w:rsidRPr="00C23AAF">
        <w:rPr>
          <w:lang w:val="en-GB"/>
        </w:rPr>
        <w:t xml:space="preserve"> </w:t>
      </w:r>
      <w:r w:rsidRPr="00C23AAF">
        <w:rPr>
          <w:spacing w:val="-6"/>
          <w:lang w:val="en-GB"/>
        </w:rPr>
        <w:t xml:space="preserve"> </w:t>
      </w:r>
      <w:hyperlink w:anchor="_bookmark37" w:history="1">
        <w:r w:rsidRPr="00C23AAF">
          <w:rPr>
            <w:spacing w:val="-1"/>
            <w:w w:val="148"/>
            <w:lang w:val="en-GB"/>
          </w:rPr>
          <w:t>K</w:t>
        </w:r>
        <w:r w:rsidRPr="00C23AAF">
          <w:rPr>
            <w:spacing w:val="-100"/>
            <w:w w:val="126"/>
            <w:lang w:val="en-GB"/>
          </w:rPr>
          <w:t>¨</w:t>
        </w:r>
        <w:r w:rsidRPr="00C23AAF">
          <w:rPr>
            <w:w w:val="96"/>
            <w:lang w:val="en-GB"/>
          </w:rPr>
          <w:t>os</w:t>
        </w:r>
        <w:r w:rsidRPr="00C23AAF">
          <w:rPr>
            <w:w w:val="105"/>
            <w:lang w:val="en-GB"/>
          </w:rPr>
          <w:t>tler</w:t>
        </w:r>
        <w:r w:rsidRPr="00C23AAF">
          <w:rPr>
            <w:lang w:val="en-GB"/>
          </w:rPr>
          <w:t xml:space="preserve"> </w:t>
        </w:r>
        <w:r w:rsidRPr="00C23AAF">
          <w:rPr>
            <w:spacing w:val="-6"/>
            <w:lang w:val="en-GB"/>
          </w:rPr>
          <w:t xml:space="preserve"> </w:t>
        </w:r>
        <w:r w:rsidRPr="00C23AAF">
          <w:rPr>
            <w:w w:val="99"/>
            <w:lang w:val="en-GB"/>
          </w:rPr>
          <w:t>et</w:t>
        </w:r>
        <w:r w:rsidRPr="00C23AAF">
          <w:rPr>
            <w:lang w:val="en-GB"/>
          </w:rPr>
          <w:t xml:space="preserve"> </w:t>
        </w:r>
        <w:r w:rsidRPr="00C23AAF">
          <w:rPr>
            <w:spacing w:val="-6"/>
            <w:lang w:val="en-GB"/>
          </w:rPr>
          <w:t xml:space="preserve"> </w:t>
        </w:r>
        <w:r w:rsidRPr="00C23AAF">
          <w:rPr>
            <w:w w:val="109"/>
            <w:lang w:val="en-GB"/>
          </w:rPr>
          <w:t>al.,</w:t>
        </w:r>
      </w:hyperlink>
      <w:r w:rsidRPr="00C23AAF">
        <w:rPr>
          <w:lang w:val="en-GB"/>
        </w:rPr>
        <w:t xml:space="preserve"> </w:t>
      </w:r>
      <w:r w:rsidRPr="00C23AAF">
        <w:rPr>
          <w:spacing w:val="-6"/>
          <w:lang w:val="en-GB"/>
        </w:rPr>
        <w:t xml:space="preserve"> </w:t>
      </w:r>
      <w:hyperlink w:anchor="_bookmark37" w:history="1">
        <w:r w:rsidRPr="00C23AAF">
          <w:rPr>
            <w:w w:val="102"/>
            <w:lang w:val="en-GB"/>
          </w:rPr>
          <w:t>1968).</w:t>
        </w:r>
      </w:hyperlink>
    </w:p>
    <w:p w14:paraId="055B34A5" w14:textId="77777777" w:rsidR="00B177F5" w:rsidRPr="00C23AAF" w:rsidRDefault="00B553DB">
      <w:pPr>
        <w:spacing w:line="239" w:lineRule="exact"/>
        <w:ind w:left="216"/>
        <w:rPr>
          <w:i/>
          <w:sz w:val="20"/>
          <w:lang w:val="en-GB"/>
        </w:rPr>
      </w:pPr>
      <w:r w:rsidRPr="00C23AAF">
        <w:rPr>
          <w:rFonts w:ascii="Trebuchet MS"/>
          <w:sz w:val="10"/>
          <w:lang w:val="en-GB"/>
        </w:rPr>
        <w:t xml:space="preserve">25     </w:t>
      </w:r>
      <w:r w:rsidRPr="00C23AAF">
        <w:rPr>
          <w:rFonts w:ascii="Trebuchet MS"/>
          <w:spacing w:val="19"/>
          <w:sz w:val="10"/>
          <w:lang w:val="en-GB"/>
        </w:rPr>
        <w:t xml:space="preserve"> </w:t>
      </w:r>
      <w:commentRangeStart w:id="24"/>
      <w:r w:rsidRPr="00C23AAF">
        <w:rPr>
          <w:sz w:val="20"/>
          <w:lang w:val="en-GB"/>
        </w:rPr>
        <w:t>The</w:t>
      </w:r>
      <w:r w:rsidRPr="00C23AAF">
        <w:rPr>
          <w:spacing w:val="55"/>
          <w:sz w:val="20"/>
          <w:lang w:val="en-GB"/>
        </w:rPr>
        <w:t xml:space="preserve"> </w:t>
      </w:r>
      <w:r w:rsidRPr="00C23AAF">
        <w:rPr>
          <w:sz w:val="20"/>
          <w:lang w:val="en-GB"/>
        </w:rPr>
        <w:t>most</w:t>
      </w:r>
      <w:r w:rsidRPr="00C23AAF">
        <w:rPr>
          <w:spacing w:val="56"/>
          <w:sz w:val="20"/>
          <w:lang w:val="en-GB"/>
        </w:rPr>
        <w:t xml:space="preserve"> </w:t>
      </w:r>
      <w:r w:rsidRPr="00C23AAF">
        <w:rPr>
          <w:sz w:val="20"/>
          <w:lang w:val="en-GB"/>
        </w:rPr>
        <w:t>important</w:t>
      </w:r>
      <w:r w:rsidRPr="00C23AAF">
        <w:rPr>
          <w:spacing w:val="56"/>
          <w:sz w:val="20"/>
          <w:lang w:val="en-GB"/>
        </w:rPr>
        <w:t xml:space="preserve"> </w:t>
      </w:r>
      <w:r w:rsidRPr="00C23AAF">
        <w:rPr>
          <w:sz w:val="20"/>
          <w:lang w:val="en-GB"/>
        </w:rPr>
        <w:t>pest</w:t>
      </w:r>
      <w:r w:rsidRPr="00C23AAF">
        <w:rPr>
          <w:spacing w:val="56"/>
          <w:sz w:val="20"/>
          <w:lang w:val="en-GB"/>
        </w:rPr>
        <w:t xml:space="preserve"> </w:t>
      </w:r>
      <w:r w:rsidRPr="00C23AAF">
        <w:rPr>
          <w:sz w:val="20"/>
          <w:lang w:val="en-GB"/>
        </w:rPr>
        <w:t>for</w:t>
      </w:r>
      <w:r w:rsidRPr="00C23AAF">
        <w:rPr>
          <w:spacing w:val="55"/>
          <w:sz w:val="20"/>
          <w:lang w:val="en-GB"/>
        </w:rPr>
        <w:t xml:space="preserve"> </w:t>
      </w:r>
      <w:r w:rsidRPr="00C23AAF">
        <w:rPr>
          <w:sz w:val="20"/>
          <w:lang w:val="en-GB"/>
        </w:rPr>
        <w:t>Norway</w:t>
      </w:r>
      <w:r w:rsidRPr="00C23AAF">
        <w:rPr>
          <w:spacing w:val="56"/>
          <w:sz w:val="20"/>
          <w:lang w:val="en-GB"/>
        </w:rPr>
        <w:t xml:space="preserve"> </w:t>
      </w:r>
      <w:r w:rsidRPr="00C23AAF">
        <w:rPr>
          <w:sz w:val="20"/>
          <w:lang w:val="en-GB"/>
        </w:rPr>
        <w:t>spruce</w:t>
      </w:r>
      <w:r w:rsidRPr="00C23AAF">
        <w:rPr>
          <w:spacing w:val="56"/>
          <w:sz w:val="20"/>
          <w:lang w:val="en-GB"/>
        </w:rPr>
        <w:t xml:space="preserve"> </w:t>
      </w:r>
      <w:r w:rsidRPr="00C23AAF">
        <w:rPr>
          <w:sz w:val="20"/>
          <w:lang w:val="en-GB"/>
        </w:rPr>
        <w:t>are</w:t>
      </w:r>
      <w:r w:rsidRPr="00C23AAF">
        <w:rPr>
          <w:spacing w:val="56"/>
          <w:sz w:val="20"/>
          <w:lang w:val="en-GB"/>
        </w:rPr>
        <w:t xml:space="preserve"> </w:t>
      </w:r>
      <w:r w:rsidRPr="00C23AAF">
        <w:rPr>
          <w:sz w:val="20"/>
          <w:lang w:val="en-GB"/>
        </w:rPr>
        <w:t>bark</w:t>
      </w:r>
      <w:r w:rsidRPr="00C23AAF">
        <w:rPr>
          <w:spacing w:val="56"/>
          <w:sz w:val="20"/>
          <w:lang w:val="en-GB"/>
        </w:rPr>
        <w:t xml:space="preserve"> </w:t>
      </w:r>
      <w:r w:rsidRPr="00C23AAF">
        <w:rPr>
          <w:sz w:val="20"/>
          <w:lang w:val="en-GB"/>
        </w:rPr>
        <w:t>beetles</w:t>
      </w:r>
      <w:r w:rsidRPr="00C23AAF">
        <w:rPr>
          <w:spacing w:val="55"/>
          <w:sz w:val="20"/>
          <w:lang w:val="en-GB"/>
        </w:rPr>
        <w:t xml:space="preserve"> </w:t>
      </w:r>
      <w:r w:rsidRPr="00C23AAF">
        <w:rPr>
          <w:sz w:val="20"/>
          <w:lang w:val="en-GB"/>
        </w:rPr>
        <w:t>species,</w:t>
      </w:r>
      <w:r w:rsidRPr="00C23AAF">
        <w:rPr>
          <w:spacing w:val="61"/>
          <w:sz w:val="20"/>
          <w:lang w:val="en-GB"/>
        </w:rPr>
        <w:t xml:space="preserve"> </w:t>
      </w:r>
      <w:r w:rsidRPr="00C23AAF">
        <w:rPr>
          <w:sz w:val="20"/>
          <w:lang w:val="en-GB"/>
        </w:rPr>
        <w:t>especially</w:t>
      </w:r>
      <w:r w:rsidRPr="00C23AAF">
        <w:rPr>
          <w:spacing w:val="58"/>
          <w:sz w:val="20"/>
          <w:lang w:val="en-GB"/>
        </w:rPr>
        <w:t xml:space="preserve"> </w:t>
      </w:r>
      <w:r w:rsidRPr="00C23AAF">
        <w:rPr>
          <w:i/>
          <w:sz w:val="20"/>
          <w:lang w:val="en-GB"/>
        </w:rPr>
        <w:t>Ips</w:t>
      </w:r>
      <w:r w:rsidRPr="00C23AAF">
        <w:rPr>
          <w:i/>
          <w:spacing w:val="60"/>
          <w:sz w:val="20"/>
          <w:lang w:val="en-GB"/>
        </w:rPr>
        <w:t xml:space="preserve"> </w:t>
      </w:r>
      <w:r w:rsidRPr="00C23AAF">
        <w:rPr>
          <w:i/>
          <w:sz w:val="20"/>
          <w:lang w:val="en-GB"/>
        </w:rPr>
        <w:t>typographus</w:t>
      </w:r>
      <w:commentRangeEnd w:id="24"/>
      <w:r w:rsidR="00CA7462" w:rsidRPr="00C23AAF">
        <w:rPr>
          <w:rStyle w:val="Marquedecommentaire"/>
          <w:lang w:val="en-GB"/>
        </w:rPr>
        <w:commentReference w:id="24"/>
      </w:r>
    </w:p>
    <w:p w14:paraId="16FF59BD" w14:textId="77777777" w:rsidR="00B177F5" w:rsidRPr="00C23AAF" w:rsidRDefault="00B553DB">
      <w:pPr>
        <w:pStyle w:val="Corpsdetexte"/>
        <w:ind w:left="216"/>
        <w:rPr>
          <w:lang w:val="en-GB"/>
        </w:rPr>
      </w:pPr>
      <w:r w:rsidRPr="00C23AAF">
        <w:rPr>
          <w:rFonts w:ascii="Trebuchet MS"/>
          <w:sz w:val="10"/>
          <w:lang w:val="en-GB"/>
        </w:rPr>
        <w:t xml:space="preserve">26     </w:t>
      </w:r>
      <w:r w:rsidRPr="00C23AAF">
        <w:rPr>
          <w:rFonts w:ascii="Trebuchet MS"/>
          <w:spacing w:val="19"/>
          <w:sz w:val="10"/>
          <w:lang w:val="en-GB"/>
        </w:rPr>
        <w:t xml:space="preserve"> </w:t>
      </w:r>
      <w:r w:rsidRPr="00C23AAF">
        <w:rPr>
          <w:lang w:val="en-GB"/>
        </w:rPr>
        <w:t>that</w:t>
      </w:r>
      <w:r w:rsidRPr="00C23AAF">
        <w:rPr>
          <w:spacing w:val="57"/>
          <w:lang w:val="en-GB"/>
        </w:rPr>
        <w:t xml:space="preserve"> </w:t>
      </w:r>
      <w:r w:rsidRPr="00C23AAF">
        <w:rPr>
          <w:lang w:val="en-GB"/>
        </w:rPr>
        <w:t>causes</w:t>
      </w:r>
      <w:r w:rsidRPr="00C23AAF">
        <w:rPr>
          <w:spacing w:val="57"/>
          <w:lang w:val="en-GB"/>
        </w:rPr>
        <w:t xml:space="preserve"> </w:t>
      </w:r>
      <w:r w:rsidRPr="00C23AAF">
        <w:rPr>
          <w:lang w:val="en-GB"/>
        </w:rPr>
        <w:t>the</w:t>
      </w:r>
      <w:r w:rsidRPr="00C23AAF">
        <w:rPr>
          <w:spacing w:val="58"/>
          <w:lang w:val="en-GB"/>
        </w:rPr>
        <w:t xml:space="preserve"> </w:t>
      </w:r>
      <w:r w:rsidRPr="00C23AAF">
        <w:rPr>
          <w:lang w:val="en-GB"/>
        </w:rPr>
        <w:t>most</w:t>
      </w:r>
      <w:r w:rsidRPr="00C23AAF">
        <w:rPr>
          <w:spacing w:val="57"/>
          <w:lang w:val="en-GB"/>
        </w:rPr>
        <w:t xml:space="preserve"> </w:t>
      </w:r>
      <w:r w:rsidRPr="00C23AAF">
        <w:rPr>
          <w:lang w:val="en-GB"/>
        </w:rPr>
        <w:t>damages</w:t>
      </w:r>
      <w:r w:rsidRPr="00C23AAF">
        <w:rPr>
          <w:spacing w:val="57"/>
          <w:lang w:val="en-GB"/>
        </w:rPr>
        <w:t xml:space="preserve"> </w:t>
      </w:r>
      <w:r w:rsidRPr="00C23AAF">
        <w:rPr>
          <w:lang w:val="en-GB"/>
        </w:rPr>
        <w:t>on</w:t>
      </w:r>
      <w:r w:rsidRPr="00C23AAF">
        <w:rPr>
          <w:spacing w:val="58"/>
          <w:lang w:val="en-GB"/>
        </w:rPr>
        <w:t xml:space="preserve"> </w:t>
      </w:r>
      <w:r w:rsidRPr="00C23AAF">
        <w:rPr>
          <w:lang w:val="en-GB"/>
        </w:rPr>
        <w:t>spruce</w:t>
      </w:r>
      <w:r w:rsidRPr="00C23AAF">
        <w:rPr>
          <w:spacing w:val="57"/>
          <w:lang w:val="en-GB"/>
        </w:rPr>
        <w:t xml:space="preserve"> </w:t>
      </w:r>
      <w:r w:rsidRPr="00C23AAF">
        <w:rPr>
          <w:lang w:val="en-GB"/>
        </w:rPr>
        <w:t xml:space="preserve">stands.  </w:t>
      </w:r>
      <w:r w:rsidRPr="00C23AAF">
        <w:rPr>
          <w:spacing w:val="42"/>
          <w:lang w:val="en-GB"/>
        </w:rPr>
        <w:t xml:space="preserve"> </w:t>
      </w:r>
      <w:r w:rsidRPr="00C23AAF">
        <w:rPr>
          <w:lang w:val="en-GB"/>
        </w:rPr>
        <w:t>Thus</w:t>
      </w:r>
      <w:r w:rsidRPr="00C23AAF">
        <w:rPr>
          <w:spacing w:val="57"/>
          <w:lang w:val="en-GB"/>
        </w:rPr>
        <w:t xml:space="preserve"> </w:t>
      </w:r>
      <w:r w:rsidRPr="00C23AAF">
        <w:rPr>
          <w:lang w:val="en-GB"/>
        </w:rPr>
        <w:t>in</w:t>
      </w:r>
      <w:r w:rsidRPr="00C23AAF">
        <w:rPr>
          <w:spacing w:val="58"/>
          <w:lang w:val="en-GB"/>
        </w:rPr>
        <w:t xml:space="preserve"> </w:t>
      </w:r>
      <w:r w:rsidRPr="00C23AAF">
        <w:rPr>
          <w:lang w:val="en-GB"/>
        </w:rPr>
        <w:t>this</w:t>
      </w:r>
      <w:r w:rsidRPr="00C23AAF">
        <w:rPr>
          <w:spacing w:val="57"/>
          <w:lang w:val="en-GB"/>
        </w:rPr>
        <w:t xml:space="preserve"> </w:t>
      </w:r>
      <w:r w:rsidRPr="00C23AAF">
        <w:rPr>
          <w:lang w:val="en-GB"/>
        </w:rPr>
        <w:t>paper,</w:t>
      </w:r>
      <w:r w:rsidRPr="00C23AAF">
        <w:rPr>
          <w:spacing w:val="63"/>
          <w:lang w:val="en-GB"/>
        </w:rPr>
        <w:t xml:space="preserve"> </w:t>
      </w:r>
      <w:r w:rsidRPr="00C23AAF">
        <w:rPr>
          <w:lang w:val="en-GB"/>
        </w:rPr>
        <w:t>bark</w:t>
      </w:r>
      <w:r w:rsidRPr="00C23AAF">
        <w:rPr>
          <w:spacing w:val="58"/>
          <w:lang w:val="en-GB"/>
        </w:rPr>
        <w:t xml:space="preserve"> </w:t>
      </w:r>
      <w:r w:rsidRPr="00C23AAF">
        <w:rPr>
          <w:lang w:val="en-GB"/>
        </w:rPr>
        <w:t>beetle</w:t>
      </w:r>
      <w:r w:rsidRPr="00C23AAF">
        <w:rPr>
          <w:spacing w:val="57"/>
          <w:lang w:val="en-GB"/>
        </w:rPr>
        <w:t xml:space="preserve"> </w:t>
      </w:r>
      <w:r w:rsidRPr="00C23AAF">
        <w:rPr>
          <w:lang w:val="en-GB"/>
        </w:rPr>
        <w:t>refers</w:t>
      </w:r>
      <w:r w:rsidRPr="00C23AAF">
        <w:rPr>
          <w:spacing w:val="57"/>
          <w:lang w:val="en-GB"/>
        </w:rPr>
        <w:t xml:space="preserve"> </w:t>
      </w:r>
      <w:r w:rsidRPr="00C23AAF">
        <w:rPr>
          <w:lang w:val="en-GB"/>
        </w:rPr>
        <w:t>to</w:t>
      </w:r>
      <w:r w:rsidRPr="00C23AAF">
        <w:rPr>
          <w:spacing w:val="58"/>
          <w:lang w:val="en-GB"/>
        </w:rPr>
        <w:t xml:space="preserve"> </w:t>
      </w:r>
      <w:r w:rsidRPr="00C23AAF">
        <w:rPr>
          <w:lang w:val="en-GB"/>
        </w:rPr>
        <w:t>this</w:t>
      </w:r>
    </w:p>
    <w:p w14:paraId="5D225930" w14:textId="77777777" w:rsidR="00B177F5" w:rsidRPr="00C23AAF" w:rsidRDefault="00B553DB">
      <w:pPr>
        <w:pStyle w:val="Corpsdetexte"/>
        <w:ind w:left="216"/>
        <w:rPr>
          <w:lang w:val="en-GB"/>
        </w:rPr>
      </w:pPr>
      <w:r w:rsidRPr="00C23AAF">
        <w:rPr>
          <w:rFonts w:ascii="Trebuchet MS"/>
          <w:sz w:val="10"/>
          <w:lang w:val="en-GB"/>
        </w:rPr>
        <w:t xml:space="preserve">27     </w:t>
      </w:r>
      <w:r w:rsidRPr="00C23AAF">
        <w:rPr>
          <w:rFonts w:ascii="Trebuchet MS"/>
          <w:spacing w:val="19"/>
          <w:sz w:val="10"/>
          <w:lang w:val="en-GB"/>
        </w:rPr>
        <w:t xml:space="preserve"> </w:t>
      </w:r>
      <w:r w:rsidRPr="00C23AAF">
        <w:rPr>
          <w:w w:val="105"/>
          <w:lang w:val="en-GB"/>
        </w:rPr>
        <w:t xml:space="preserve">species. </w:t>
      </w:r>
      <w:r w:rsidRPr="00C23AAF">
        <w:rPr>
          <w:spacing w:val="11"/>
          <w:w w:val="105"/>
          <w:lang w:val="en-GB"/>
        </w:rPr>
        <w:t xml:space="preserve"> </w:t>
      </w:r>
      <w:r w:rsidRPr="00C23AAF">
        <w:rPr>
          <w:w w:val="105"/>
          <w:lang w:val="en-GB"/>
        </w:rPr>
        <w:t>Stressed</w:t>
      </w:r>
      <w:r w:rsidRPr="00C23AAF">
        <w:rPr>
          <w:spacing w:val="22"/>
          <w:w w:val="105"/>
          <w:lang w:val="en-GB"/>
        </w:rPr>
        <w:t xml:space="preserve"> </w:t>
      </w:r>
      <w:r w:rsidRPr="00C23AAF">
        <w:rPr>
          <w:w w:val="105"/>
          <w:lang w:val="en-GB"/>
        </w:rPr>
        <w:t>Norway</w:t>
      </w:r>
      <w:r w:rsidRPr="00C23AAF">
        <w:rPr>
          <w:spacing w:val="22"/>
          <w:w w:val="105"/>
          <w:lang w:val="en-GB"/>
        </w:rPr>
        <w:t xml:space="preserve"> </w:t>
      </w:r>
      <w:r w:rsidRPr="00C23AAF">
        <w:rPr>
          <w:w w:val="105"/>
          <w:lang w:val="en-GB"/>
        </w:rPr>
        <w:t>spruce</w:t>
      </w:r>
      <w:r w:rsidRPr="00C23AAF">
        <w:rPr>
          <w:spacing w:val="21"/>
          <w:w w:val="105"/>
          <w:lang w:val="en-GB"/>
        </w:rPr>
        <w:t xml:space="preserve"> </w:t>
      </w:r>
      <w:r w:rsidRPr="00C23AAF">
        <w:rPr>
          <w:w w:val="105"/>
          <w:lang w:val="en-GB"/>
        </w:rPr>
        <w:t>produce</w:t>
      </w:r>
      <w:r w:rsidRPr="00C23AAF">
        <w:rPr>
          <w:spacing w:val="22"/>
          <w:w w:val="105"/>
          <w:lang w:val="en-GB"/>
        </w:rPr>
        <w:t xml:space="preserve"> </w:t>
      </w:r>
      <w:r w:rsidRPr="00C23AAF">
        <w:rPr>
          <w:w w:val="105"/>
          <w:lang w:val="en-GB"/>
        </w:rPr>
        <w:t>volatile</w:t>
      </w:r>
      <w:r w:rsidRPr="00C23AAF">
        <w:rPr>
          <w:spacing w:val="22"/>
          <w:w w:val="105"/>
          <w:lang w:val="en-GB"/>
        </w:rPr>
        <w:t xml:space="preserve"> </w:t>
      </w:r>
      <w:r w:rsidRPr="00C23AAF">
        <w:rPr>
          <w:w w:val="105"/>
          <w:lang w:val="en-GB"/>
        </w:rPr>
        <w:t>compounds</w:t>
      </w:r>
      <w:r w:rsidRPr="00C23AAF">
        <w:rPr>
          <w:spacing w:val="21"/>
          <w:w w:val="105"/>
          <w:lang w:val="en-GB"/>
        </w:rPr>
        <w:t xml:space="preserve"> </w:t>
      </w:r>
      <w:r w:rsidRPr="00C23AAF">
        <w:rPr>
          <w:w w:val="105"/>
          <w:lang w:val="en-GB"/>
        </w:rPr>
        <w:t>which</w:t>
      </w:r>
      <w:r w:rsidRPr="00C23AAF">
        <w:rPr>
          <w:spacing w:val="22"/>
          <w:w w:val="105"/>
          <w:lang w:val="en-GB"/>
        </w:rPr>
        <w:t xml:space="preserve"> </w:t>
      </w:r>
      <w:r w:rsidRPr="00C23AAF">
        <w:rPr>
          <w:w w:val="105"/>
          <w:lang w:val="en-GB"/>
        </w:rPr>
        <w:t>attract</w:t>
      </w:r>
      <w:r w:rsidRPr="00C23AAF">
        <w:rPr>
          <w:spacing w:val="22"/>
          <w:w w:val="105"/>
          <w:lang w:val="en-GB"/>
        </w:rPr>
        <w:t xml:space="preserve"> </w:t>
      </w:r>
      <w:r w:rsidRPr="00C23AAF">
        <w:rPr>
          <w:w w:val="105"/>
          <w:lang w:val="en-GB"/>
        </w:rPr>
        <w:t>bark</w:t>
      </w:r>
      <w:r w:rsidRPr="00C23AAF">
        <w:rPr>
          <w:spacing w:val="21"/>
          <w:w w:val="105"/>
          <w:lang w:val="en-GB"/>
        </w:rPr>
        <w:t xml:space="preserve"> </w:t>
      </w:r>
      <w:r w:rsidRPr="00C23AAF">
        <w:rPr>
          <w:w w:val="105"/>
          <w:lang w:val="en-GB"/>
        </w:rPr>
        <w:t>beetles,</w:t>
      </w:r>
      <w:r w:rsidRPr="00C23AAF">
        <w:rPr>
          <w:spacing w:val="24"/>
          <w:w w:val="105"/>
          <w:lang w:val="en-GB"/>
        </w:rPr>
        <w:t xml:space="preserve"> </w:t>
      </w:r>
      <w:r w:rsidRPr="00C23AAF">
        <w:rPr>
          <w:w w:val="105"/>
          <w:lang w:val="en-GB"/>
        </w:rPr>
        <w:t>making</w:t>
      </w:r>
    </w:p>
    <w:p w14:paraId="09C462C1" w14:textId="77777777" w:rsidR="00B177F5" w:rsidRPr="00C23AAF" w:rsidRDefault="00B553DB">
      <w:pPr>
        <w:pStyle w:val="Corpsdetexte"/>
        <w:ind w:left="216"/>
        <w:rPr>
          <w:lang w:val="en-GB"/>
        </w:rPr>
      </w:pPr>
      <w:r w:rsidRPr="00C23AAF">
        <w:rPr>
          <w:rFonts w:ascii="Trebuchet MS"/>
          <w:sz w:val="10"/>
          <w:lang w:val="en-GB"/>
        </w:rPr>
        <w:t xml:space="preserve">28     </w:t>
      </w:r>
      <w:r w:rsidRPr="00C23AAF">
        <w:rPr>
          <w:rFonts w:ascii="Trebuchet MS"/>
          <w:spacing w:val="19"/>
          <w:sz w:val="10"/>
          <w:lang w:val="en-GB"/>
        </w:rPr>
        <w:t xml:space="preserve"> </w:t>
      </w:r>
      <w:r w:rsidRPr="00C23AAF">
        <w:rPr>
          <w:w w:val="105"/>
          <w:lang w:val="en-GB"/>
        </w:rPr>
        <w:t>himself</w:t>
      </w:r>
      <w:r w:rsidRPr="00C23AAF">
        <w:rPr>
          <w:spacing w:val="16"/>
          <w:w w:val="105"/>
          <w:lang w:val="en-GB"/>
        </w:rPr>
        <w:t xml:space="preserve"> </w:t>
      </w:r>
      <w:r w:rsidRPr="00C23AAF">
        <w:rPr>
          <w:w w:val="105"/>
          <w:lang w:val="en-GB"/>
        </w:rPr>
        <w:t>more</w:t>
      </w:r>
      <w:r w:rsidRPr="00C23AAF">
        <w:rPr>
          <w:spacing w:val="17"/>
          <w:w w:val="105"/>
          <w:lang w:val="en-GB"/>
        </w:rPr>
        <w:t xml:space="preserve"> </w:t>
      </w:r>
      <w:r w:rsidRPr="00C23AAF">
        <w:rPr>
          <w:w w:val="105"/>
          <w:lang w:val="en-GB"/>
        </w:rPr>
        <w:t>susceptible</w:t>
      </w:r>
      <w:r w:rsidRPr="00C23AAF">
        <w:rPr>
          <w:spacing w:val="17"/>
          <w:w w:val="105"/>
          <w:lang w:val="en-GB"/>
        </w:rPr>
        <w:t xml:space="preserve"> </w:t>
      </w:r>
      <w:r w:rsidRPr="00C23AAF">
        <w:rPr>
          <w:w w:val="105"/>
          <w:lang w:val="en-GB"/>
        </w:rPr>
        <w:t>to</w:t>
      </w:r>
      <w:r w:rsidRPr="00C23AAF">
        <w:rPr>
          <w:spacing w:val="17"/>
          <w:w w:val="105"/>
          <w:lang w:val="en-GB"/>
        </w:rPr>
        <w:t xml:space="preserve"> </w:t>
      </w:r>
      <w:r w:rsidRPr="00C23AAF">
        <w:rPr>
          <w:w w:val="105"/>
          <w:lang w:val="en-GB"/>
        </w:rPr>
        <w:t>pest</w:t>
      </w:r>
      <w:r w:rsidRPr="00C23AAF">
        <w:rPr>
          <w:spacing w:val="17"/>
          <w:w w:val="105"/>
          <w:lang w:val="en-GB"/>
        </w:rPr>
        <w:t xml:space="preserve"> </w:t>
      </w:r>
      <w:r w:rsidRPr="00C23AAF">
        <w:rPr>
          <w:w w:val="105"/>
          <w:lang w:val="en-GB"/>
        </w:rPr>
        <w:t>attack</w:t>
      </w:r>
      <w:r w:rsidRPr="00C23AAF">
        <w:rPr>
          <w:spacing w:val="17"/>
          <w:w w:val="105"/>
          <w:lang w:val="en-GB"/>
        </w:rPr>
        <w:t xml:space="preserve"> </w:t>
      </w:r>
      <w:hyperlink w:anchor="_bookmark47" w:history="1">
        <w:r w:rsidRPr="00C23AAF">
          <w:rPr>
            <w:w w:val="105"/>
            <w:lang w:val="en-GB"/>
          </w:rPr>
          <w:t>(Netherer</w:t>
        </w:r>
        <w:r w:rsidRPr="00C23AAF">
          <w:rPr>
            <w:spacing w:val="17"/>
            <w:w w:val="105"/>
            <w:lang w:val="en-GB"/>
          </w:rPr>
          <w:t xml:space="preserve"> </w:t>
        </w:r>
        <w:r w:rsidRPr="00C23AAF">
          <w:rPr>
            <w:w w:val="105"/>
            <w:lang w:val="en-GB"/>
          </w:rPr>
          <w:t>et</w:t>
        </w:r>
        <w:r w:rsidRPr="00C23AAF">
          <w:rPr>
            <w:spacing w:val="16"/>
            <w:w w:val="105"/>
            <w:lang w:val="en-GB"/>
          </w:rPr>
          <w:t xml:space="preserve"> </w:t>
        </w:r>
        <w:r w:rsidRPr="00C23AAF">
          <w:rPr>
            <w:w w:val="105"/>
            <w:lang w:val="en-GB"/>
          </w:rPr>
          <w:t>al.,</w:t>
        </w:r>
      </w:hyperlink>
      <w:r w:rsidRPr="00C23AAF">
        <w:rPr>
          <w:spacing w:val="17"/>
          <w:w w:val="105"/>
          <w:lang w:val="en-GB"/>
        </w:rPr>
        <w:t xml:space="preserve"> </w:t>
      </w:r>
      <w:hyperlink w:anchor="_bookmark47" w:history="1">
        <w:r w:rsidRPr="00C23AAF">
          <w:rPr>
            <w:w w:val="105"/>
            <w:lang w:val="en-GB"/>
          </w:rPr>
          <w:t>2015,</w:t>
        </w:r>
      </w:hyperlink>
      <w:r w:rsidRPr="00C23AAF">
        <w:rPr>
          <w:spacing w:val="17"/>
          <w:w w:val="105"/>
          <w:lang w:val="en-GB"/>
        </w:rPr>
        <w:t xml:space="preserve"> </w:t>
      </w:r>
      <w:hyperlink w:anchor="_bookmark48" w:history="1">
        <w:r w:rsidRPr="00C23AAF">
          <w:rPr>
            <w:w w:val="105"/>
            <w:lang w:val="en-GB"/>
          </w:rPr>
          <w:t>2021).</w:t>
        </w:r>
      </w:hyperlink>
      <w:r w:rsidRPr="00C23AAF">
        <w:rPr>
          <w:spacing w:val="43"/>
          <w:w w:val="105"/>
          <w:lang w:val="en-GB"/>
        </w:rPr>
        <w:t xml:space="preserve"> </w:t>
      </w:r>
      <w:r w:rsidRPr="00C23AAF">
        <w:rPr>
          <w:w w:val="105"/>
          <w:lang w:val="en-GB"/>
        </w:rPr>
        <w:t>Bark</w:t>
      </w:r>
      <w:r w:rsidRPr="00C23AAF">
        <w:rPr>
          <w:spacing w:val="17"/>
          <w:w w:val="105"/>
          <w:lang w:val="en-GB"/>
        </w:rPr>
        <w:t xml:space="preserve"> </w:t>
      </w:r>
      <w:r w:rsidRPr="00C23AAF">
        <w:rPr>
          <w:w w:val="105"/>
          <w:lang w:val="en-GB"/>
        </w:rPr>
        <w:t>beetle</w:t>
      </w:r>
      <w:r w:rsidRPr="00C23AAF">
        <w:rPr>
          <w:spacing w:val="17"/>
          <w:w w:val="105"/>
          <w:lang w:val="en-GB"/>
        </w:rPr>
        <w:t xml:space="preserve"> </w:t>
      </w:r>
      <w:r w:rsidRPr="00C23AAF">
        <w:rPr>
          <w:w w:val="105"/>
          <w:lang w:val="en-GB"/>
        </w:rPr>
        <w:t>is</w:t>
      </w:r>
      <w:r w:rsidRPr="00C23AAF">
        <w:rPr>
          <w:spacing w:val="17"/>
          <w:w w:val="105"/>
          <w:lang w:val="en-GB"/>
        </w:rPr>
        <w:t xml:space="preserve"> </w:t>
      </w:r>
      <w:r w:rsidRPr="00C23AAF">
        <w:rPr>
          <w:w w:val="105"/>
          <w:lang w:val="en-GB"/>
        </w:rPr>
        <w:t>ubiquitous</w:t>
      </w:r>
      <w:r w:rsidRPr="00C23AAF">
        <w:rPr>
          <w:spacing w:val="17"/>
          <w:w w:val="105"/>
          <w:lang w:val="en-GB"/>
        </w:rPr>
        <w:t xml:space="preserve"> </w:t>
      </w:r>
      <w:r w:rsidRPr="00C23AAF">
        <w:rPr>
          <w:w w:val="105"/>
          <w:lang w:val="en-GB"/>
        </w:rPr>
        <w:t>in</w:t>
      </w:r>
    </w:p>
    <w:p w14:paraId="4E0D3132" w14:textId="77777777" w:rsidR="00B177F5" w:rsidRPr="00C23AAF" w:rsidRDefault="00B553DB">
      <w:pPr>
        <w:pStyle w:val="Corpsdetexte"/>
        <w:ind w:left="216"/>
        <w:rPr>
          <w:lang w:val="en-GB"/>
        </w:rPr>
      </w:pPr>
      <w:r w:rsidRPr="00C23AAF">
        <w:rPr>
          <w:rFonts w:ascii="Trebuchet MS"/>
          <w:sz w:val="10"/>
          <w:lang w:val="en-GB"/>
        </w:rPr>
        <w:t xml:space="preserve">29     </w:t>
      </w:r>
      <w:r w:rsidRPr="00C23AAF">
        <w:rPr>
          <w:rFonts w:ascii="Trebuchet MS"/>
          <w:spacing w:val="19"/>
          <w:sz w:val="10"/>
          <w:lang w:val="en-GB"/>
        </w:rPr>
        <w:t xml:space="preserve"> </w:t>
      </w:r>
      <w:r w:rsidRPr="00C23AAF">
        <w:rPr>
          <w:w w:val="105"/>
          <w:lang w:val="en-GB"/>
        </w:rPr>
        <w:t>the</w:t>
      </w:r>
      <w:r w:rsidRPr="00C23AAF">
        <w:rPr>
          <w:spacing w:val="28"/>
          <w:w w:val="105"/>
          <w:lang w:val="en-GB"/>
        </w:rPr>
        <w:t xml:space="preserve"> </w:t>
      </w:r>
      <w:r w:rsidRPr="00C23AAF">
        <w:rPr>
          <w:w w:val="105"/>
          <w:lang w:val="en-GB"/>
        </w:rPr>
        <w:t>forest</w:t>
      </w:r>
      <w:r w:rsidRPr="00C23AAF">
        <w:rPr>
          <w:spacing w:val="29"/>
          <w:w w:val="105"/>
          <w:lang w:val="en-GB"/>
        </w:rPr>
        <w:t xml:space="preserve"> </w:t>
      </w:r>
      <w:r w:rsidRPr="00C23AAF">
        <w:rPr>
          <w:w w:val="105"/>
          <w:lang w:val="en-GB"/>
        </w:rPr>
        <w:t>and</w:t>
      </w:r>
      <w:r w:rsidRPr="00C23AAF">
        <w:rPr>
          <w:spacing w:val="28"/>
          <w:w w:val="105"/>
          <w:lang w:val="en-GB"/>
        </w:rPr>
        <w:t xml:space="preserve"> </w:t>
      </w:r>
      <w:r w:rsidRPr="00C23AAF">
        <w:rPr>
          <w:w w:val="105"/>
          <w:lang w:val="en-GB"/>
        </w:rPr>
        <w:t>their</w:t>
      </w:r>
      <w:r w:rsidRPr="00C23AAF">
        <w:rPr>
          <w:spacing w:val="28"/>
          <w:w w:val="105"/>
          <w:lang w:val="en-GB"/>
        </w:rPr>
        <w:t xml:space="preserve"> </w:t>
      </w:r>
      <w:r w:rsidRPr="00C23AAF">
        <w:rPr>
          <w:w w:val="105"/>
          <w:lang w:val="en-GB"/>
        </w:rPr>
        <w:t>populations</w:t>
      </w:r>
      <w:r w:rsidRPr="00C23AAF">
        <w:rPr>
          <w:spacing w:val="29"/>
          <w:w w:val="105"/>
          <w:lang w:val="en-GB"/>
        </w:rPr>
        <w:t xml:space="preserve"> </w:t>
      </w:r>
      <w:r w:rsidRPr="00C23AAF">
        <w:rPr>
          <w:w w:val="105"/>
          <w:lang w:val="en-GB"/>
        </w:rPr>
        <w:t>are</w:t>
      </w:r>
      <w:r w:rsidRPr="00C23AAF">
        <w:rPr>
          <w:spacing w:val="28"/>
          <w:w w:val="105"/>
          <w:lang w:val="en-GB"/>
        </w:rPr>
        <w:t xml:space="preserve"> </w:t>
      </w:r>
      <w:r w:rsidRPr="00C23AAF">
        <w:rPr>
          <w:w w:val="105"/>
          <w:lang w:val="en-GB"/>
        </w:rPr>
        <w:t>usually</w:t>
      </w:r>
      <w:r w:rsidRPr="00C23AAF">
        <w:rPr>
          <w:spacing w:val="28"/>
          <w:w w:val="105"/>
          <w:lang w:val="en-GB"/>
        </w:rPr>
        <w:t xml:space="preserve"> </w:t>
      </w:r>
      <w:r w:rsidRPr="00C23AAF">
        <w:rPr>
          <w:w w:val="105"/>
          <w:lang w:val="en-GB"/>
        </w:rPr>
        <w:t>low</w:t>
      </w:r>
      <w:r w:rsidRPr="00C23AAF">
        <w:rPr>
          <w:spacing w:val="29"/>
          <w:w w:val="105"/>
          <w:lang w:val="en-GB"/>
        </w:rPr>
        <w:t xml:space="preserve"> </w:t>
      </w:r>
      <w:r w:rsidRPr="00C23AAF">
        <w:rPr>
          <w:w w:val="105"/>
          <w:lang w:val="en-GB"/>
        </w:rPr>
        <w:t>(endemic</w:t>
      </w:r>
      <w:r w:rsidRPr="00C23AAF">
        <w:rPr>
          <w:spacing w:val="28"/>
          <w:w w:val="105"/>
          <w:lang w:val="en-GB"/>
        </w:rPr>
        <w:t xml:space="preserve"> </w:t>
      </w:r>
      <w:r w:rsidRPr="00C23AAF">
        <w:rPr>
          <w:w w:val="105"/>
          <w:lang w:val="en-GB"/>
        </w:rPr>
        <w:t>phasis)</w:t>
      </w:r>
      <w:r w:rsidRPr="00C23AAF">
        <w:rPr>
          <w:spacing w:val="29"/>
          <w:w w:val="105"/>
          <w:lang w:val="en-GB"/>
        </w:rPr>
        <w:t xml:space="preserve"> </w:t>
      </w:r>
      <w:r w:rsidRPr="00C23AAF">
        <w:rPr>
          <w:w w:val="105"/>
          <w:lang w:val="en-GB"/>
        </w:rPr>
        <w:t>without</w:t>
      </w:r>
      <w:r w:rsidRPr="00C23AAF">
        <w:rPr>
          <w:spacing w:val="29"/>
          <w:w w:val="105"/>
          <w:lang w:val="en-GB"/>
        </w:rPr>
        <w:t xml:space="preserve"> </w:t>
      </w:r>
      <w:r w:rsidRPr="00C23AAF">
        <w:rPr>
          <w:w w:val="105"/>
          <w:lang w:val="en-GB"/>
        </w:rPr>
        <w:t>producing</w:t>
      </w:r>
      <w:r w:rsidRPr="00C23AAF">
        <w:rPr>
          <w:spacing w:val="28"/>
          <w:w w:val="105"/>
          <w:lang w:val="en-GB"/>
        </w:rPr>
        <w:t xml:space="preserve"> </w:t>
      </w:r>
      <w:r w:rsidRPr="00C23AAF">
        <w:rPr>
          <w:w w:val="105"/>
          <w:lang w:val="en-GB"/>
        </w:rPr>
        <w:t>damage</w:t>
      </w:r>
      <w:r w:rsidRPr="00C23AAF">
        <w:rPr>
          <w:spacing w:val="29"/>
          <w:w w:val="105"/>
          <w:lang w:val="en-GB"/>
        </w:rPr>
        <w:t xml:space="preserve"> </w:t>
      </w:r>
      <w:r w:rsidRPr="00C23AAF">
        <w:rPr>
          <w:w w:val="105"/>
          <w:lang w:val="en-GB"/>
        </w:rPr>
        <w:t>on</w:t>
      </w:r>
    </w:p>
    <w:p w14:paraId="6B253602" w14:textId="77777777" w:rsidR="00B177F5" w:rsidRPr="00C23AAF" w:rsidRDefault="00B553DB">
      <w:pPr>
        <w:pStyle w:val="Corpsdetexte"/>
        <w:ind w:left="216"/>
        <w:rPr>
          <w:lang w:val="en-GB"/>
        </w:rPr>
      </w:pPr>
      <w:r w:rsidRPr="00C23AAF">
        <w:rPr>
          <w:rFonts w:ascii="Trebuchet MS"/>
          <w:sz w:val="10"/>
          <w:lang w:val="en-GB"/>
        </w:rPr>
        <w:t xml:space="preserve">30     </w:t>
      </w:r>
      <w:r w:rsidRPr="00C23AAF">
        <w:rPr>
          <w:rFonts w:ascii="Trebuchet MS"/>
          <w:spacing w:val="19"/>
          <w:sz w:val="10"/>
          <w:lang w:val="en-GB"/>
        </w:rPr>
        <w:t xml:space="preserve"> </w:t>
      </w:r>
      <w:r w:rsidRPr="00C23AAF">
        <w:rPr>
          <w:w w:val="105"/>
          <w:lang w:val="en-GB"/>
        </w:rPr>
        <w:t>healthy</w:t>
      </w:r>
      <w:r w:rsidRPr="00C23AAF">
        <w:rPr>
          <w:spacing w:val="3"/>
          <w:w w:val="105"/>
          <w:lang w:val="en-GB"/>
        </w:rPr>
        <w:t xml:space="preserve"> </w:t>
      </w:r>
      <w:r w:rsidRPr="00C23AAF">
        <w:rPr>
          <w:w w:val="105"/>
          <w:lang w:val="en-GB"/>
        </w:rPr>
        <w:t>trees.</w:t>
      </w:r>
      <w:r w:rsidRPr="00C23AAF">
        <w:rPr>
          <w:spacing w:val="24"/>
          <w:w w:val="105"/>
          <w:lang w:val="en-GB"/>
        </w:rPr>
        <w:t xml:space="preserve"> </w:t>
      </w:r>
      <w:r w:rsidRPr="00C23AAF">
        <w:rPr>
          <w:w w:val="105"/>
          <w:lang w:val="en-GB"/>
        </w:rPr>
        <w:t>However</w:t>
      </w:r>
      <w:r w:rsidRPr="00C23AAF">
        <w:rPr>
          <w:spacing w:val="4"/>
          <w:w w:val="105"/>
          <w:lang w:val="en-GB"/>
        </w:rPr>
        <w:t xml:space="preserve"> </w:t>
      </w:r>
      <w:r w:rsidRPr="00C23AAF">
        <w:rPr>
          <w:w w:val="105"/>
          <w:lang w:val="en-GB"/>
        </w:rPr>
        <w:t>a</w:t>
      </w:r>
      <w:r w:rsidRPr="00C23AAF">
        <w:rPr>
          <w:spacing w:val="3"/>
          <w:w w:val="105"/>
          <w:lang w:val="en-GB"/>
        </w:rPr>
        <w:t xml:space="preserve"> </w:t>
      </w:r>
      <w:r w:rsidRPr="00C23AAF">
        <w:rPr>
          <w:w w:val="105"/>
          <w:lang w:val="en-GB"/>
        </w:rPr>
        <w:t>large</w:t>
      </w:r>
      <w:r w:rsidRPr="00C23AAF">
        <w:rPr>
          <w:spacing w:val="4"/>
          <w:w w:val="105"/>
          <w:lang w:val="en-GB"/>
        </w:rPr>
        <w:t xml:space="preserve"> </w:t>
      </w:r>
      <w:r w:rsidRPr="00C23AAF">
        <w:rPr>
          <w:w w:val="105"/>
          <w:lang w:val="en-GB"/>
        </w:rPr>
        <w:t>amount</w:t>
      </w:r>
      <w:r w:rsidRPr="00C23AAF">
        <w:rPr>
          <w:spacing w:val="3"/>
          <w:w w:val="105"/>
          <w:lang w:val="en-GB"/>
        </w:rPr>
        <w:t xml:space="preserve"> </w:t>
      </w:r>
      <w:r w:rsidRPr="00C23AAF">
        <w:rPr>
          <w:w w:val="105"/>
          <w:lang w:val="en-GB"/>
        </w:rPr>
        <w:t>of</w:t>
      </w:r>
      <w:r w:rsidRPr="00C23AAF">
        <w:rPr>
          <w:spacing w:val="4"/>
          <w:w w:val="105"/>
          <w:lang w:val="en-GB"/>
        </w:rPr>
        <w:t xml:space="preserve"> </w:t>
      </w:r>
      <w:r w:rsidRPr="00C23AAF">
        <w:rPr>
          <w:w w:val="105"/>
          <w:lang w:val="en-GB"/>
        </w:rPr>
        <w:t>stressed</w:t>
      </w:r>
      <w:r w:rsidRPr="00C23AAF">
        <w:rPr>
          <w:spacing w:val="3"/>
          <w:w w:val="105"/>
          <w:lang w:val="en-GB"/>
        </w:rPr>
        <w:t xml:space="preserve"> </w:t>
      </w:r>
      <w:r w:rsidRPr="00C23AAF">
        <w:rPr>
          <w:w w:val="105"/>
          <w:lang w:val="en-GB"/>
        </w:rPr>
        <w:t>trees</w:t>
      </w:r>
      <w:r w:rsidRPr="00C23AAF">
        <w:rPr>
          <w:spacing w:val="4"/>
          <w:w w:val="105"/>
          <w:lang w:val="en-GB"/>
        </w:rPr>
        <w:t xml:space="preserve"> </w:t>
      </w:r>
      <w:r w:rsidRPr="00C23AAF">
        <w:rPr>
          <w:w w:val="105"/>
          <w:lang w:val="en-GB"/>
        </w:rPr>
        <w:t>causes</w:t>
      </w:r>
      <w:r w:rsidRPr="00C23AAF">
        <w:rPr>
          <w:spacing w:val="3"/>
          <w:w w:val="105"/>
          <w:lang w:val="en-GB"/>
        </w:rPr>
        <w:t xml:space="preserve"> </w:t>
      </w:r>
      <w:r w:rsidRPr="00C23AAF">
        <w:rPr>
          <w:w w:val="105"/>
          <w:lang w:val="en-GB"/>
        </w:rPr>
        <w:t>a</w:t>
      </w:r>
      <w:r w:rsidRPr="00C23AAF">
        <w:rPr>
          <w:spacing w:val="4"/>
          <w:w w:val="105"/>
          <w:lang w:val="en-GB"/>
        </w:rPr>
        <w:t xml:space="preserve"> </w:t>
      </w:r>
      <w:r w:rsidRPr="00C23AAF">
        <w:rPr>
          <w:w w:val="105"/>
          <w:lang w:val="en-GB"/>
        </w:rPr>
        <w:t>shift</w:t>
      </w:r>
      <w:r w:rsidRPr="00C23AAF">
        <w:rPr>
          <w:spacing w:val="3"/>
          <w:w w:val="105"/>
          <w:lang w:val="en-GB"/>
        </w:rPr>
        <w:t xml:space="preserve"> </w:t>
      </w:r>
      <w:r w:rsidRPr="00C23AAF">
        <w:rPr>
          <w:w w:val="105"/>
          <w:lang w:val="en-GB"/>
        </w:rPr>
        <w:t>to</w:t>
      </w:r>
      <w:r w:rsidRPr="00C23AAF">
        <w:rPr>
          <w:spacing w:val="3"/>
          <w:w w:val="105"/>
          <w:lang w:val="en-GB"/>
        </w:rPr>
        <w:t xml:space="preserve"> </w:t>
      </w:r>
      <w:r w:rsidRPr="00C23AAF">
        <w:rPr>
          <w:w w:val="105"/>
          <w:lang w:val="en-GB"/>
        </w:rPr>
        <w:t>an</w:t>
      </w:r>
      <w:r w:rsidRPr="00C23AAF">
        <w:rPr>
          <w:spacing w:val="3"/>
          <w:w w:val="105"/>
          <w:lang w:val="en-GB"/>
        </w:rPr>
        <w:t xml:space="preserve"> </w:t>
      </w:r>
      <w:r w:rsidRPr="00C23AAF">
        <w:rPr>
          <w:w w:val="105"/>
          <w:lang w:val="en-GB"/>
        </w:rPr>
        <w:t>epidemic</w:t>
      </w:r>
      <w:r w:rsidRPr="00C23AAF">
        <w:rPr>
          <w:spacing w:val="4"/>
          <w:w w:val="105"/>
          <w:lang w:val="en-GB"/>
        </w:rPr>
        <w:t xml:space="preserve"> </w:t>
      </w:r>
      <w:r w:rsidRPr="00C23AAF">
        <w:rPr>
          <w:w w:val="105"/>
          <w:lang w:val="en-GB"/>
        </w:rPr>
        <w:t>phasis</w:t>
      </w:r>
      <w:r w:rsidRPr="00C23AAF">
        <w:rPr>
          <w:spacing w:val="3"/>
          <w:w w:val="105"/>
          <w:lang w:val="en-GB"/>
        </w:rPr>
        <w:t xml:space="preserve"> </w:t>
      </w:r>
      <w:r w:rsidRPr="00C23AAF">
        <w:rPr>
          <w:w w:val="105"/>
          <w:lang w:val="en-GB"/>
        </w:rPr>
        <w:t>with</w:t>
      </w:r>
      <w:r w:rsidRPr="00C23AAF">
        <w:rPr>
          <w:spacing w:val="3"/>
          <w:w w:val="105"/>
          <w:lang w:val="en-GB"/>
        </w:rPr>
        <w:t xml:space="preserve"> </w:t>
      </w:r>
      <w:r w:rsidRPr="00C23AAF">
        <w:rPr>
          <w:w w:val="105"/>
          <w:lang w:val="en-GB"/>
        </w:rPr>
        <w:t>a</w:t>
      </w:r>
    </w:p>
    <w:p w14:paraId="0D95EBAE" w14:textId="77777777" w:rsidR="00B177F5" w:rsidRPr="00C23AAF" w:rsidRDefault="00B553DB">
      <w:pPr>
        <w:pStyle w:val="Corpsdetexte"/>
        <w:ind w:left="216"/>
        <w:rPr>
          <w:lang w:val="en-GB"/>
        </w:rPr>
      </w:pPr>
      <w:r w:rsidRPr="00C23AAF">
        <w:rPr>
          <w:rFonts w:ascii="Trebuchet MS"/>
          <w:sz w:val="10"/>
          <w:lang w:val="en-GB"/>
        </w:rPr>
        <w:t xml:space="preserve">31     </w:t>
      </w:r>
      <w:r w:rsidRPr="00C23AAF">
        <w:rPr>
          <w:rFonts w:ascii="Trebuchet MS"/>
          <w:spacing w:val="19"/>
          <w:sz w:val="10"/>
          <w:lang w:val="en-GB"/>
        </w:rPr>
        <w:t xml:space="preserve"> </w:t>
      </w:r>
      <w:r w:rsidRPr="00C23AAF">
        <w:rPr>
          <w:w w:val="105"/>
          <w:lang w:val="en-GB"/>
        </w:rPr>
        <w:t>explosion</w:t>
      </w:r>
      <w:r w:rsidRPr="00C23AAF">
        <w:rPr>
          <w:spacing w:val="4"/>
          <w:w w:val="105"/>
          <w:lang w:val="en-GB"/>
        </w:rPr>
        <w:t xml:space="preserve"> </w:t>
      </w:r>
      <w:r w:rsidRPr="00C23AAF">
        <w:rPr>
          <w:w w:val="105"/>
          <w:lang w:val="en-GB"/>
        </w:rPr>
        <w:t>of</w:t>
      </w:r>
      <w:r w:rsidRPr="00C23AAF">
        <w:rPr>
          <w:spacing w:val="4"/>
          <w:w w:val="105"/>
          <w:lang w:val="en-GB"/>
        </w:rPr>
        <w:t xml:space="preserve"> </w:t>
      </w:r>
      <w:r w:rsidRPr="00C23AAF">
        <w:rPr>
          <w:w w:val="105"/>
          <w:lang w:val="en-GB"/>
        </w:rPr>
        <w:t>bark</w:t>
      </w:r>
      <w:r w:rsidRPr="00C23AAF">
        <w:rPr>
          <w:spacing w:val="5"/>
          <w:w w:val="105"/>
          <w:lang w:val="en-GB"/>
        </w:rPr>
        <w:t xml:space="preserve"> </w:t>
      </w:r>
      <w:r w:rsidRPr="00C23AAF">
        <w:rPr>
          <w:w w:val="105"/>
          <w:lang w:val="en-GB"/>
        </w:rPr>
        <w:t>beetle</w:t>
      </w:r>
      <w:r w:rsidRPr="00C23AAF">
        <w:rPr>
          <w:spacing w:val="4"/>
          <w:w w:val="105"/>
          <w:lang w:val="en-GB"/>
        </w:rPr>
        <w:t xml:space="preserve"> </w:t>
      </w:r>
      <w:r w:rsidRPr="00C23AAF">
        <w:rPr>
          <w:w w:val="105"/>
          <w:lang w:val="en-GB"/>
        </w:rPr>
        <w:t>populations</w:t>
      </w:r>
      <w:r w:rsidRPr="00C23AAF">
        <w:rPr>
          <w:spacing w:val="4"/>
          <w:w w:val="105"/>
          <w:lang w:val="en-GB"/>
        </w:rPr>
        <w:t xml:space="preserve"> </w:t>
      </w:r>
      <w:r w:rsidRPr="00C23AAF">
        <w:rPr>
          <w:w w:val="105"/>
          <w:lang w:val="en-GB"/>
        </w:rPr>
        <w:t>during</w:t>
      </w:r>
      <w:r w:rsidRPr="00C23AAF">
        <w:rPr>
          <w:spacing w:val="5"/>
          <w:w w:val="105"/>
          <w:lang w:val="en-GB"/>
        </w:rPr>
        <w:t xml:space="preserve"> </w:t>
      </w:r>
      <w:r w:rsidRPr="00C23AAF">
        <w:rPr>
          <w:w w:val="105"/>
          <w:lang w:val="en-GB"/>
        </w:rPr>
        <w:t>which</w:t>
      </w:r>
      <w:r w:rsidRPr="00C23AAF">
        <w:rPr>
          <w:spacing w:val="4"/>
          <w:w w:val="105"/>
          <w:lang w:val="en-GB"/>
        </w:rPr>
        <w:t xml:space="preserve"> </w:t>
      </w:r>
      <w:r w:rsidRPr="00C23AAF">
        <w:rPr>
          <w:w w:val="105"/>
          <w:lang w:val="en-GB"/>
        </w:rPr>
        <w:t>even</w:t>
      </w:r>
      <w:r w:rsidRPr="00C23AAF">
        <w:rPr>
          <w:spacing w:val="5"/>
          <w:w w:val="105"/>
          <w:lang w:val="en-GB"/>
        </w:rPr>
        <w:t xml:space="preserve"> </w:t>
      </w:r>
      <w:r w:rsidRPr="00C23AAF">
        <w:rPr>
          <w:w w:val="105"/>
          <w:lang w:val="en-GB"/>
        </w:rPr>
        <w:t>healthy</w:t>
      </w:r>
      <w:r w:rsidRPr="00C23AAF">
        <w:rPr>
          <w:spacing w:val="4"/>
          <w:w w:val="105"/>
          <w:lang w:val="en-GB"/>
        </w:rPr>
        <w:t xml:space="preserve"> </w:t>
      </w:r>
      <w:r w:rsidRPr="00C23AAF">
        <w:rPr>
          <w:w w:val="105"/>
          <w:lang w:val="en-GB"/>
        </w:rPr>
        <w:t>trees</w:t>
      </w:r>
      <w:r w:rsidRPr="00C23AAF">
        <w:rPr>
          <w:spacing w:val="4"/>
          <w:w w:val="105"/>
          <w:lang w:val="en-GB"/>
        </w:rPr>
        <w:t xml:space="preserve"> </w:t>
      </w:r>
      <w:r w:rsidRPr="00C23AAF">
        <w:rPr>
          <w:w w:val="105"/>
          <w:lang w:val="en-GB"/>
        </w:rPr>
        <w:t>are</w:t>
      </w:r>
      <w:r w:rsidRPr="00C23AAF">
        <w:rPr>
          <w:spacing w:val="5"/>
          <w:w w:val="105"/>
          <w:lang w:val="en-GB"/>
        </w:rPr>
        <w:t xml:space="preserve"> </w:t>
      </w:r>
      <w:r w:rsidRPr="00C23AAF">
        <w:rPr>
          <w:w w:val="105"/>
          <w:lang w:val="en-GB"/>
        </w:rPr>
        <w:t>massively</w:t>
      </w:r>
      <w:r w:rsidRPr="00C23AAF">
        <w:rPr>
          <w:spacing w:val="4"/>
          <w:w w:val="105"/>
          <w:lang w:val="en-GB"/>
        </w:rPr>
        <w:t xml:space="preserve"> </w:t>
      </w:r>
      <w:r w:rsidRPr="00C23AAF">
        <w:rPr>
          <w:w w:val="105"/>
          <w:lang w:val="en-GB"/>
        </w:rPr>
        <w:t>attacked</w:t>
      </w:r>
      <w:r w:rsidRPr="00C23AAF">
        <w:rPr>
          <w:spacing w:val="5"/>
          <w:w w:val="105"/>
          <w:lang w:val="en-GB"/>
        </w:rPr>
        <w:t xml:space="preserve"> </w:t>
      </w:r>
      <w:hyperlink w:anchor="_bookmark35" w:history="1">
        <w:r w:rsidRPr="00C23AAF">
          <w:rPr>
            <w:w w:val="105"/>
            <w:lang w:val="en-GB"/>
          </w:rPr>
          <w:t>(Kautz</w:t>
        </w:r>
      </w:hyperlink>
    </w:p>
    <w:p w14:paraId="4B7F3CEA" w14:textId="77777777" w:rsidR="00B177F5" w:rsidRPr="00C23AAF" w:rsidRDefault="00B553DB">
      <w:pPr>
        <w:pStyle w:val="Corpsdetexte"/>
        <w:ind w:left="216"/>
        <w:rPr>
          <w:lang w:val="en-GB"/>
        </w:rPr>
      </w:pPr>
      <w:r w:rsidRPr="00C23AAF">
        <w:rPr>
          <w:rFonts w:ascii="Trebuchet MS"/>
          <w:sz w:val="10"/>
          <w:lang w:val="en-GB"/>
        </w:rPr>
        <w:t xml:space="preserve">32     </w:t>
      </w:r>
      <w:r w:rsidRPr="00C23AAF">
        <w:rPr>
          <w:rFonts w:ascii="Trebuchet MS"/>
          <w:spacing w:val="19"/>
          <w:sz w:val="10"/>
          <w:lang w:val="en-GB"/>
        </w:rPr>
        <w:t xml:space="preserve"> </w:t>
      </w:r>
      <w:hyperlink w:anchor="_bookmark35" w:history="1">
        <w:r w:rsidRPr="00C23AAF">
          <w:rPr>
            <w:w w:val="105"/>
            <w:lang w:val="en-GB"/>
          </w:rPr>
          <w:t>et</w:t>
        </w:r>
        <w:r w:rsidRPr="00C23AAF">
          <w:rPr>
            <w:spacing w:val="10"/>
            <w:w w:val="105"/>
            <w:lang w:val="en-GB"/>
          </w:rPr>
          <w:t xml:space="preserve"> </w:t>
        </w:r>
        <w:r w:rsidRPr="00C23AAF">
          <w:rPr>
            <w:w w:val="105"/>
            <w:lang w:val="en-GB"/>
          </w:rPr>
          <w:t>al.,</w:t>
        </w:r>
        <w:r w:rsidRPr="00C23AAF">
          <w:rPr>
            <w:spacing w:val="9"/>
            <w:w w:val="105"/>
            <w:lang w:val="en-GB"/>
          </w:rPr>
          <w:t xml:space="preserve"> </w:t>
        </w:r>
      </w:hyperlink>
      <w:hyperlink w:anchor="_bookmark35" w:history="1">
        <w:r w:rsidRPr="00C23AAF">
          <w:rPr>
            <w:w w:val="105"/>
            <w:lang w:val="en-GB"/>
          </w:rPr>
          <w:t>2014).</w:t>
        </w:r>
      </w:hyperlink>
      <w:r w:rsidRPr="00C23AAF">
        <w:rPr>
          <w:spacing w:val="32"/>
          <w:w w:val="105"/>
          <w:lang w:val="en-GB"/>
        </w:rPr>
        <w:t xml:space="preserve"> </w:t>
      </w:r>
      <w:r w:rsidRPr="00C23AAF">
        <w:rPr>
          <w:w w:val="105"/>
          <w:lang w:val="en-GB"/>
        </w:rPr>
        <w:t>The</w:t>
      </w:r>
      <w:r w:rsidRPr="00C23AAF">
        <w:rPr>
          <w:spacing w:val="10"/>
          <w:w w:val="105"/>
          <w:lang w:val="en-GB"/>
        </w:rPr>
        <w:t xml:space="preserve"> </w:t>
      </w:r>
      <w:r w:rsidRPr="00C23AAF">
        <w:rPr>
          <w:w w:val="105"/>
          <w:lang w:val="en-GB"/>
        </w:rPr>
        <w:t>life</w:t>
      </w:r>
      <w:r w:rsidRPr="00C23AAF">
        <w:rPr>
          <w:spacing w:val="10"/>
          <w:w w:val="105"/>
          <w:lang w:val="en-GB"/>
        </w:rPr>
        <w:t xml:space="preserve"> </w:t>
      </w:r>
      <w:r w:rsidRPr="00C23AAF">
        <w:rPr>
          <w:w w:val="105"/>
          <w:lang w:val="en-GB"/>
        </w:rPr>
        <w:t>cycle</w:t>
      </w:r>
      <w:r w:rsidRPr="00C23AAF">
        <w:rPr>
          <w:spacing w:val="9"/>
          <w:w w:val="105"/>
          <w:lang w:val="en-GB"/>
        </w:rPr>
        <w:t xml:space="preserve"> </w:t>
      </w:r>
      <w:r w:rsidRPr="00C23AAF">
        <w:rPr>
          <w:w w:val="105"/>
          <w:lang w:val="en-GB"/>
        </w:rPr>
        <w:t>of</w:t>
      </w:r>
      <w:r w:rsidRPr="00C23AAF">
        <w:rPr>
          <w:spacing w:val="9"/>
          <w:w w:val="105"/>
          <w:lang w:val="en-GB"/>
        </w:rPr>
        <w:t xml:space="preserve"> </w:t>
      </w:r>
      <w:r w:rsidRPr="00C23AAF">
        <w:rPr>
          <w:w w:val="105"/>
          <w:lang w:val="en-GB"/>
        </w:rPr>
        <w:t>bark</w:t>
      </w:r>
      <w:r w:rsidRPr="00C23AAF">
        <w:rPr>
          <w:spacing w:val="9"/>
          <w:w w:val="105"/>
          <w:lang w:val="en-GB"/>
        </w:rPr>
        <w:t xml:space="preserve"> </w:t>
      </w:r>
      <w:r w:rsidRPr="00C23AAF">
        <w:rPr>
          <w:w w:val="105"/>
          <w:lang w:val="en-GB"/>
        </w:rPr>
        <w:t>beetle</w:t>
      </w:r>
      <w:r w:rsidRPr="00C23AAF">
        <w:rPr>
          <w:spacing w:val="10"/>
          <w:w w:val="105"/>
          <w:lang w:val="en-GB"/>
        </w:rPr>
        <w:t xml:space="preserve"> </w:t>
      </w:r>
      <w:r w:rsidRPr="00C23AAF">
        <w:rPr>
          <w:w w:val="105"/>
          <w:lang w:val="en-GB"/>
        </w:rPr>
        <w:t>depends</w:t>
      </w:r>
      <w:r w:rsidRPr="00C23AAF">
        <w:rPr>
          <w:spacing w:val="9"/>
          <w:w w:val="105"/>
          <w:lang w:val="en-GB"/>
        </w:rPr>
        <w:t xml:space="preserve"> </w:t>
      </w:r>
      <w:r w:rsidRPr="00C23AAF">
        <w:rPr>
          <w:w w:val="105"/>
          <w:lang w:val="en-GB"/>
        </w:rPr>
        <w:t>on</w:t>
      </w:r>
      <w:r w:rsidRPr="00C23AAF">
        <w:rPr>
          <w:spacing w:val="9"/>
          <w:w w:val="105"/>
          <w:lang w:val="en-GB"/>
        </w:rPr>
        <w:t xml:space="preserve"> </w:t>
      </w:r>
      <w:r w:rsidRPr="00C23AAF">
        <w:rPr>
          <w:w w:val="105"/>
          <w:lang w:val="en-GB"/>
        </w:rPr>
        <w:t>temperature</w:t>
      </w:r>
      <w:r w:rsidRPr="00C23AAF">
        <w:rPr>
          <w:spacing w:val="10"/>
          <w:w w:val="105"/>
          <w:lang w:val="en-GB"/>
        </w:rPr>
        <w:t xml:space="preserve"> </w:t>
      </w:r>
      <w:r w:rsidRPr="00C23AAF">
        <w:rPr>
          <w:w w:val="105"/>
          <w:lang w:val="en-GB"/>
        </w:rPr>
        <w:t>and</w:t>
      </w:r>
      <w:r w:rsidRPr="00C23AAF">
        <w:rPr>
          <w:spacing w:val="9"/>
          <w:w w:val="105"/>
          <w:lang w:val="en-GB"/>
        </w:rPr>
        <w:t xml:space="preserve"> </w:t>
      </w:r>
      <w:r w:rsidRPr="00C23AAF">
        <w:rPr>
          <w:w w:val="105"/>
          <w:lang w:val="en-GB"/>
        </w:rPr>
        <w:t>photoperiod</w:t>
      </w:r>
      <w:r w:rsidRPr="00C23AAF">
        <w:rPr>
          <w:spacing w:val="10"/>
          <w:w w:val="105"/>
          <w:lang w:val="en-GB"/>
        </w:rPr>
        <w:t xml:space="preserve"> </w:t>
      </w:r>
      <w:hyperlink w:anchor="_bookmark12" w:history="1">
        <w:r w:rsidRPr="00C23AAF">
          <w:rPr>
            <w:w w:val="105"/>
            <w:lang w:val="en-GB"/>
          </w:rPr>
          <w:t>(Annila,</w:t>
        </w:r>
        <w:r w:rsidRPr="00C23AAF">
          <w:rPr>
            <w:spacing w:val="9"/>
            <w:w w:val="105"/>
            <w:lang w:val="en-GB"/>
          </w:rPr>
          <w:t xml:space="preserve"> </w:t>
        </w:r>
      </w:hyperlink>
      <w:hyperlink w:anchor="_bookmark12" w:history="1">
        <w:r w:rsidRPr="00C23AAF">
          <w:rPr>
            <w:w w:val="105"/>
            <w:lang w:val="en-GB"/>
          </w:rPr>
          <w:t>1969;</w:t>
        </w:r>
      </w:hyperlink>
    </w:p>
    <w:p w14:paraId="6B50BA84" w14:textId="77777777" w:rsidR="00B177F5" w:rsidRPr="00C23AAF" w:rsidRDefault="00B553DB">
      <w:pPr>
        <w:pStyle w:val="Corpsdetexte"/>
        <w:ind w:left="216"/>
        <w:rPr>
          <w:lang w:val="en-GB"/>
        </w:rPr>
      </w:pPr>
      <w:r w:rsidRPr="00C23AAF">
        <w:rPr>
          <w:rFonts w:ascii="Trebuchet MS"/>
          <w:sz w:val="10"/>
          <w:lang w:val="en-GB"/>
        </w:rPr>
        <w:t xml:space="preserve">33     </w:t>
      </w:r>
      <w:r w:rsidRPr="00C23AAF">
        <w:rPr>
          <w:rFonts w:ascii="Trebuchet MS"/>
          <w:spacing w:val="19"/>
          <w:sz w:val="10"/>
          <w:lang w:val="en-GB"/>
        </w:rPr>
        <w:t xml:space="preserve"> </w:t>
      </w:r>
      <w:hyperlink w:anchor="_bookmark13" w:history="1">
        <w:r w:rsidRPr="00C23AAF">
          <w:rPr>
            <w:w w:val="105"/>
            <w:lang w:val="en-GB"/>
          </w:rPr>
          <w:t>Baier</w:t>
        </w:r>
        <w:r w:rsidRPr="00C23AAF">
          <w:rPr>
            <w:spacing w:val="26"/>
            <w:w w:val="105"/>
            <w:lang w:val="en-GB"/>
          </w:rPr>
          <w:t xml:space="preserve"> </w:t>
        </w:r>
        <w:r w:rsidRPr="00C23AAF">
          <w:rPr>
            <w:w w:val="105"/>
            <w:lang w:val="en-GB"/>
          </w:rPr>
          <w:t>et</w:t>
        </w:r>
        <w:r w:rsidRPr="00C23AAF">
          <w:rPr>
            <w:spacing w:val="26"/>
            <w:w w:val="105"/>
            <w:lang w:val="en-GB"/>
          </w:rPr>
          <w:t xml:space="preserve"> </w:t>
        </w:r>
        <w:r w:rsidRPr="00C23AAF">
          <w:rPr>
            <w:w w:val="105"/>
            <w:lang w:val="en-GB"/>
          </w:rPr>
          <w:t>al.,</w:t>
        </w:r>
      </w:hyperlink>
      <w:r w:rsidRPr="00C23AAF">
        <w:rPr>
          <w:spacing w:val="26"/>
          <w:w w:val="105"/>
          <w:lang w:val="en-GB"/>
        </w:rPr>
        <w:t xml:space="preserve"> </w:t>
      </w:r>
      <w:hyperlink w:anchor="_bookmark13" w:history="1">
        <w:r w:rsidRPr="00C23AAF">
          <w:rPr>
            <w:w w:val="105"/>
            <w:lang w:val="en-GB"/>
          </w:rPr>
          <w:t>2007).</w:t>
        </w:r>
      </w:hyperlink>
      <w:r w:rsidRPr="00C23AAF">
        <w:rPr>
          <w:w w:val="105"/>
          <w:lang w:val="en-GB"/>
        </w:rPr>
        <w:t xml:space="preserve"> </w:t>
      </w:r>
      <w:r w:rsidRPr="00C23AAF">
        <w:rPr>
          <w:spacing w:val="13"/>
          <w:w w:val="105"/>
          <w:lang w:val="en-GB"/>
        </w:rPr>
        <w:t xml:space="preserve"> </w:t>
      </w:r>
      <w:r w:rsidRPr="00C23AAF">
        <w:rPr>
          <w:w w:val="105"/>
          <w:lang w:val="en-GB"/>
        </w:rPr>
        <w:t>In</w:t>
      </w:r>
      <w:r w:rsidRPr="00C23AAF">
        <w:rPr>
          <w:spacing w:val="26"/>
          <w:w w:val="105"/>
          <w:lang w:val="en-GB"/>
        </w:rPr>
        <w:t xml:space="preserve"> </w:t>
      </w:r>
      <w:r w:rsidRPr="00C23AAF">
        <w:rPr>
          <w:w w:val="105"/>
          <w:lang w:val="en-GB"/>
        </w:rPr>
        <w:t>Northern</w:t>
      </w:r>
      <w:r w:rsidRPr="00C23AAF">
        <w:rPr>
          <w:spacing w:val="26"/>
          <w:w w:val="105"/>
          <w:lang w:val="en-GB"/>
        </w:rPr>
        <w:t xml:space="preserve"> </w:t>
      </w:r>
      <w:r w:rsidRPr="00C23AAF">
        <w:rPr>
          <w:w w:val="105"/>
          <w:lang w:val="en-GB"/>
        </w:rPr>
        <w:t>Europe,</w:t>
      </w:r>
      <w:r w:rsidRPr="00C23AAF">
        <w:rPr>
          <w:spacing w:val="27"/>
          <w:w w:val="105"/>
          <w:lang w:val="en-GB"/>
        </w:rPr>
        <w:t xml:space="preserve"> </w:t>
      </w:r>
      <w:r w:rsidRPr="00C23AAF">
        <w:rPr>
          <w:w w:val="105"/>
          <w:lang w:val="en-GB"/>
        </w:rPr>
        <w:t>the</w:t>
      </w:r>
      <w:r w:rsidRPr="00C23AAF">
        <w:rPr>
          <w:spacing w:val="26"/>
          <w:w w:val="105"/>
          <w:lang w:val="en-GB"/>
        </w:rPr>
        <w:t xml:space="preserve"> </w:t>
      </w:r>
      <w:r w:rsidRPr="00C23AAF">
        <w:rPr>
          <w:w w:val="105"/>
          <w:lang w:val="en-GB"/>
        </w:rPr>
        <w:t>bark</w:t>
      </w:r>
      <w:r w:rsidRPr="00C23AAF">
        <w:rPr>
          <w:spacing w:val="26"/>
          <w:w w:val="105"/>
          <w:lang w:val="en-GB"/>
        </w:rPr>
        <w:t xml:space="preserve"> </w:t>
      </w:r>
      <w:r w:rsidRPr="00C23AAF">
        <w:rPr>
          <w:w w:val="105"/>
          <w:lang w:val="en-GB"/>
        </w:rPr>
        <w:t>beetle</w:t>
      </w:r>
      <w:r w:rsidRPr="00C23AAF">
        <w:rPr>
          <w:spacing w:val="26"/>
          <w:w w:val="105"/>
          <w:lang w:val="en-GB"/>
        </w:rPr>
        <w:t xml:space="preserve"> </w:t>
      </w:r>
      <w:r w:rsidRPr="00C23AAF">
        <w:rPr>
          <w:w w:val="105"/>
          <w:lang w:val="en-GB"/>
        </w:rPr>
        <w:t>is</w:t>
      </w:r>
      <w:r w:rsidRPr="00C23AAF">
        <w:rPr>
          <w:spacing w:val="26"/>
          <w:w w:val="105"/>
          <w:lang w:val="en-GB"/>
        </w:rPr>
        <w:t xml:space="preserve"> </w:t>
      </w:r>
      <w:r w:rsidRPr="00C23AAF">
        <w:rPr>
          <w:w w:val="105"/>
          <w:lang w:val="en-GB"/>
        </w:rPr>
        <w:t>univoltine</w:t>
      </w:r>
      <w:r w:rsidRPr="00C23AAF">
        <w:rPr>
          <w:spacing w:val="26"/>
          <w:w w:val="105"/>
          <w:lang w:val="en-GB"/>
        </w:rPr>
        <w:t xml:space="preserve"> </w:t>
      </w:r>
      <w:r w:rsidRPr="00C23AAF">
        <w:rPr>
          <w:w w:val="105"/>
          <w:lang w:val="en-GB"/>
        </w:rPr>
        <w:t>(one</w:t>
      </w:r>
      <w:r w:rsidRPr="00C23AAF">
        <w:rPr>
          <w:spacing w:val="26"/>
          <w:w w:val="105"/>
          <w:lang w:val="en-GB"/>
        </w:rPr>
        <w:t xml:space="preserve"> </w:t>
      </w:r>
      <w:r w:rsidRPr="00C23AAF">
        <w:rPr>
          <w:w w:val="105"/>
          <w:lang w:val="en-GB"/>
        </w:rPr>
        <w:t>single</w:t>
      </w:r>
      <w:r w:rsidRPr="00C23AAF">
        <w:rPr>
          <w:spacing w:val="26"/>
          <w:w w:val="105"/>
          <w:lang w:val="en-GB"/>
        </w:rPr>
        <w:t xml:space="preserve"> </w:t>
      </w:r>
      <w:r w:rsidRPr="00C23AAF">
        <w:rPr>
          <w:w w:val="105"/>
          <w:lang w:val="en-GB"/>
        </w:rPr>
        <w:t>generation)</w:t>
      </w:r>
      <w:r w:rsidRPr="00C23AAF">
        <w:rPr>
          <w:spacing w:val="26"/>
          <w:w w:val="105"/>
          <w:lang w:val="en-GB"/>
        </w:rPr>
        <w:t xml:space="preserve"> </w:t>
      </w:r>
      <w:r w:rsidRPr="00C23AAF">
        <w:rPr>
          <w:w w:val="105"/>
          <w:lang w:val="en-GB"/>
        </w:rPr>
        <w:t>but</w:t>
      </w:r>
    </w:p>
    <w:p w14:paraId="13104E2C" w14:textId="77777777" w:rsidR="00B177F5" w:rsidRPr="00C23AAF" w:rsidRDefault="00B553DB">
      <w:pPr>
        <w:pStyle w:val="Corpsdetexte"/>
        <w:ind w:left="216"/>
        <w:rPr>
          <w:lang w:val="en-GB"/>
        </w:rPr>
      </w:pPr>
      <w:r w:rsidRPr="00C23AAF">
        <w:rPr>
          <w:rFonts w:ascii="Trebuchet MS"/>
          <w:sz w:val="10"/>
          <w:lang w:val="en-GB"/>
        </w:rPr>
        <w:t xml:space="preserve">34     </w:t>
      </w:r>
      <w:r w:rsidRPr="00C23AAF">
        <w:rPr>
          <w:rFonts w:ascii="Trebuchet MS"/>
          <w:spacing w:val="19"/>
          <w:sz w:val="10"/>
          <w:lang w:val="en-GB"/>
        </w:rPr>
        <w:t xml:space="preserve"> </w:t>
      </w:r>
      <w:r w:rsidRPr="00C23AAF">
        <w:rPr>
          <w:w w:val="105"/>
          <w:lang w:val="en-GB"/>
        </w:rPr>
        <w:t>it</w:t>
      </w:r>
      <w:r w:rsidRPr="00C23AAF">
        <w:rPr>
          <w:spacing w:val="31"/>
          <w:w w:val="105"/>
          <w:lang w:val="en-GB"/>
        </w:rPr>
        <w:t xml:space="preserve"> </w:t>
      </w:r>
      <w:r w:rsidRPr="00C23AAF">
        <w:rPr>
          <w:w w:val="105"/>
          <w:lang w:val="en-GB"/>
        </w:rPr>
        <w:t>is</w:t>
      </w:r>
      <w:r w:rsidRPr="00C23AAF">
        <w:rPr>
          <w:spacing w:val="32"/>
          <w:w w:val="105"/>
          <w:lang w:val="en-GB"/>
        </w:rPr>
        <w:t xml:space="preserve"> </w:t>
      </w:r>
      <w:r w:rsidRPr="00C23AAF">
        <w:rPr>
          <w:w w:val="105"/>
          <w:lang w:val="en-GB"/>
        </w:rPr>
        <w:t>multivoltine</w:t>
      </w:r>
      <w:r w:rsidRPr="00C23AAF">
        <w:rPr>
          <w:spacing w:val="31"/>
          <w:w w:val="105"/>
          <w:lang w:val="en-GB"/>
        </w:rPr>
        <w:t xml:space="preserve"> </w:t>
      </w:r>
      <w:r w:rsidRPr="00C23AAF">
        <w:rPr>
          <w:w w:val="105"/>
          <w:lang w:val="en-GB"/>
        </w:rPr>
        <w:t>(breed</w:t>
      </w:r>
      <w:r w:rsidRPr="00C23AAF">
        <w:rPr>
          <w:spacing w:val="32"/>
          <w:w w:val="105"/>
          <w:lang w:val="en-GB"/>
        </w:rPr>
        <w:t xml:space="preserve"> </w:t>
      </w:r>
      <w:r w:rsidRPr="00C23AAF">
        <w:rPr>
          <w:w w:val="105"/>
          <w:lang w:val="en-GB"/>
        </w:rPr>
        <w:t>two</w:t>
      </w:r>
      <w:r w:rsidRPr="00C23AAF">
        <w:rPr>
          <w:spacing w:val="32"/>
          <w:w w:val="105"/>
          <w:lang w:val="en-GB"/>
        </w:rPr>
        <w:t xml:space="preserve"> </w:t>
      </w:r>
      <w:r w:rsidRPr="00C23AAF">
        <w:rPr>
          <w:w w:val="105"/>
          <w:lang w:val="en-GB"/>
        </w:rPr>
        <w:t>or</w:t>
      </w:r>
      <w:r w:rsidRPr="00C23AAF">
        <w:rPr>
          <w:spacing w:val="31"/>
          <w:w w:val="105"/>
          <w:lang w:val="en-GB"/>
        </w:rPr>
        <w:t xml:space="preserve"> </w:t>
      </w:r>
      <w:r w:rsidRPr="00C23AAF">
        <w:rPr>
          <w:w w:val="105"/>
          <w:lang w:val="en-GB"/>
        </w:rPr>
        <w:t>even</w:t>
      </w:r>
      <w:r w:rsidRPr="00C23AAF">
        <w:rPr>
          <w:spacing w:val="32"/>
          <w:w w:val="105"/>
          <w:lang w:val="en-GB"/>
        </w:rPr>
        <w:t xml:space="preserve"> </w:t>
      </w:r>
      <w:r w:rsidRPr="00C23AAF">
        <w:rPr>
          <w:w w:val="105"/>
          <w:lang w:val="en-GB"/>
        </w:rPr>
        <w:t>three</w:t>
      </w:r>
      <w:r w:rsidRPr="00C23AAF">
        <w:rPr>
          <w:spacing w:val="32"/>
          <w:w w:val="105"/>
          <w:lang w:val="en-GB"/>
        </w:rPr>
        <w:t xml:space="preserve"> </w:t>
      </w:r>
      <w:r w:rsidRPr="00C23AAF">
        <w:rPr>
          <w:w w:val="105"/>
          <w:lang w:val="en-GB"/>
        </w:rPr>
        <w:t>generations)</w:t>
      </w:r>
      <w:r w:rsidRPr="00C23AAF">
        <w:rPr>
          <w:spacing w:val="31"/>
          <w:w w:val="105"/>
          <w:lang w:val="en-GB"/>
        </w:rPr>
        <w:t xml:space="preserve"> </w:t>
      </w:r>
      <w:r w:rsidRPr="00C23AAF">
        <w:rPr>
          <w:w w:val="105"/>
          <w:lang w:val="en-GB"/>
        </w:rPr>
        <w:t>in</w:t>
      </w:r>
      <w:r w:rsidRPr="00C23AAF">
        <w:rPr>
          <w:spacing w:val="32"/>
          <w:w w:val="105"/>
          <w:lang w:val="en-GB"/>
        </w:rPr>
        <w:t xml:space="preserve"> </w:t>
      </w:r>
      <w:r w:rsidRPr="00C23AAF">
        <w:rPr>
          <w:w w:val="105"/>
          <w:lang w:val="en-GB"/>
        </w:rPr>
        <w:t>Western</w:t>
      </w:r>
      <w:r w:rsidRPr="00C23AAF">
        <w:rPr>
          <w:spacing w:val="32"/>
          <w:w w:val="105"/>
          <w:lang w:val="en-GB"/>
        </w:rPr>
        <w:t xml:space="preserve"> </w:t>
      </w:r>
      <w:r w:rsidRPr="00C23AAF">
        <w:rPr>
          <w:w w:val="105"/>
          <w:lang w:val="en-GB"/>
        </w:rPr>
        <w:t>and</w:t>
      </w:r>
      <w:r w:rsidRPr="00C23AAF">
        <w:rPr>
          <w:spacing w:val="31"/>
          <w:w w:val="105"/>
          <w:lang w:val="en-GB"/>
        </w:rPr>
        <w:t xml:space="preserve"> </w:t>
      </w:r>
      <w:r w:rsidRPr="00C23AAF">
        <w:rPr>
          <w:w w:val="105"/>
          <w:lang w:val="en-GB"/>
        </w:rPr>
        <w:t>Central</w:t>
      </w:r>
      <w:r w:rsidRPr="00C23AAF">
        <w:rPr>
          <w:spacing w:val="32"/>
          <w:w w:val="105"/>
          <w:lang w:val="en-GB"/>
        </w:rPr>
        <w:t xml:space="preserve"> </w:t>
      </w:r>
      <w:r w:rsidRPr="00C23AAF">
        <w:rPr>
          <w:w w:val="105"/>
          <w:lang w:val="en-GB"/>
        </w:rPr>
        <w:t>Europe</w:t>
      </w:r>
      <w:r w:rsidRPr="00C23AAF">
        <w:rPr>
          <w:spacing w:val="32"/>
          <w:w w:val="105"/>
          <w:lang w:val="en-GB"/>
        </w:rPr>
        <w:t xml:space="preserve"> </w:t>
      </w:r>
      <w:hyperlink w:anchor="_bookmark12" w:history="1">
        <w:r w:rsidRPr="00C23AAF">
          <w:rPr>
            <w:w w:val="105"/>
            <w:lang w:val="en-GB"/>
          </w:rPr>
          <w:t>(Annila,</w:t>
        </w:r>
      </w:hyperlink>
    </w:p>
    <w:p w14:paraId="739396F8" w14:textId="77777777" w:rsidR="00B177F5" w:rsidRPr="00C23AAF" w:rsidRDefault="00B553DB">
      <w:pPr>
        <w:pStyle w:val="Corpsdetexte"/>
        <w:ind w:left="216"/>
        <w:rPr>
          <w:lang w:val="en-GB"/>
        </w:rPr>
      </w:pPr>
      <w:r w:rsidRPr="00C23AAF">
        <w:rPr>
          <w:rFonts w:ascii="Trebuchet MS"/>
          <w:sz w:val="10"/>
          <w:lang w:val="en-GB"/>
        </w:rPr>
        <w:t xml:space="preserve">35     </w:t>
      </w:r>
      <w:r w:rsidRPr="00C23AAF">
        <w:rPr>
          <w:rFonts w:ascii="Trebuchet MS"/>
          <w:spacing w:val="19"/>
          <w:sz w:val="10"/>
          <w:lang w:val="en-GB"/>
        </w:rPr>
        <w:t xml:space="preserve"> </w:t>
      </w:r>
      <w:hyperlink w:anchor="_bookmark12" w:history="1">
        <w:r w:rsidRPr="00C23AAF">
          <w:rPr>
            <w:w w:val="105"/>
            <w:lang w:val="en-GB"/>
          </w:rPr>
          <w:t>1969).</w:t>
        </w:r>
      </w:hyperlink>
      <w:r w:rsidRPr="00C23AAF">
        <w:rPr>
          <w:spacing w:val="34"/>
          <w:w w:val="105"/>
          <w:lang w:val="en-GB"/>
        </w:rPr>
        <w:t xml:space="preserve"> </w:t>
      </w:r>
      <w:r w:rsidRPr="00C23AAF">
        <w:rPr>
          <w:w w:val="105"/>
          <w:lang w:val="en-GB"/>
        </w:rPr>
        <w:t>After</w:t>
      </w:r>
      <w:r w:rsidRPr="00C23AAF">
        <w:rPr>
          <w:spacing w:val="11"/>
          <w:w w:val="105"/>
          <w:lang w:val="en-GB"/>
        </w:rPr>
        <w:t xml:space="preserve"> </w:t>
      </w:r>
      <w:r w:rsidRPr="00C23AAF">
        <w:rPr>
          <w:w w:val="105"/>
          <w:lang w:val="en-GB"/>
        </w:rPr>
        <w:t>spring</w:t>
      </w:r>
      <w:r w:rsidRPr="00C23AAF">
        <w:rPr>
          <w:spacing w:val="11"/>
          <w:w w:val="105"/>
          <w:lang w:val="en-GB"/>
        </w:rPr>
        <w:t xml:space="preserve"> </w:t>
      </w:r>
      <w:r w:rsidRPr="00C23AAF">
        <w:rPr>
          <w:w w:val="105"/>
          <w:lang w:val="en-GB"/>
        </w:rPr>
        <w:t>swarming,</w:t>
      </w:r>
      <w:r w:rsidRPr="00C23AAF">
        <w:rPr>
          <w:spacing w:val="12"/>
          <w:w w:val="105"/>
          <w:lang w:val="en-GB"/>
        </w:rPr>
        <w:t xml:space="preserve"> </w:t>
      </w:r>
      <w:r w:rsidRPr="00C23AAF">
        <w:rPr>
          <w:w w:val="105"/>
          <w:lang w:val="en-GB"/>
        </w:rPr>
        <w:t>the</w:t>
      </w:r>
      <w:r w:rsidRPr="00C23AAF">
        <w:rPr>
          <w:spacing w:val="11"/>
          <w:w w:val="105"/>
          <w:lang w:val="en-GB"/>
        </w:rPr>
        <w:t xml:space="preserve"> </w:t>
      </w:r>
      <w:r w:rsidRPr="00C23AAF">
        <w:rPr>
          <w:w w:val="105"/>
          <w:lang w:val="en-GB"/>
        </w:rPr>
        <w:t>adult</w:t>
      </w:r>
      <w:r w:rsidRPr="00C23AAF">
        <w:rPr>
          <w:spacing w:val="11"/>
          <w:w w:val="105"/>
          <w:lang w:val="en-GB"/>
        </w:rPr>
        <w:t xml:space="preserve"> </w:t>
      </w:r>
      <w:r w:rsidRPr="00C23AAF">
        <w:rPr>
          <w:w w:val="105"/>
          <w:lang w:val="en-GB"/>
        </w:rPr>
        <w:t>enter</w:t>
      </w:r>
      <w:r w:rsidRPr="00C23AAF">
        <w:rPr>
          <w:spacing w:val="11"/>
          <w:w w:val="105"/>
          <w:lang w:val="en-GB"/>
        </w:rPr>
        <w:t xml:space="preserve"> </w:t>
      </w:r>
      <w:r w:rsidRPr="00C23AAF">
        <w:rPr>
          <w:w w:val="105"/>
          <w:lang w:val="en-GB"/>
        </w:rPr>
        <w:t>in</w:t>
      </w:r>
      <w:r w:rsidRPr="00C23AAF">
        <w:rPr>
          <w:spacing w:val="11"/>
          <w:w w:val="105"/>
          <w:lang w:val="en-GB"/>
        </w:rPr>
        <w:t xml:space="preserve"> </w:t>
      </w:r>
      <w:r w:rsidRPr="00C23AAF">
        <w:rPr>
          <w:w w:val="105"/>
          <w:lang w:val="en-GB"/>
        </w:rPr>
        <w:t>the</w:t>
      </w:r>
      <w:r w:rsidRPr="00C23AAF">
        <w:rPr>
          <w:spacing w:val="11"/>
          <w:w w:val="105"/>
          <w:lang w:val="en-GB"/>
        </w:rPr>
        <w:t xml:space="preserve"> </w:t>
      </w:r>
      <w:r w:rsidRPr="00C23AAF">
        <w:rPr>
          <w:w w:val="105"/>
          <w:lang w:val="en-GB"/>
        </w:rPr>
        <w:t>bark</w:t>
      </w:r>
      <w:r w:rsidRPr="00C23AAF">
        <w:rPr>
          <w:spacing w:val="12"/>
          <w:w w:val="105"/>
          <w:lang w:val="en-GB"/>
        </w:rPr>
        <w:t xml:space="preserve"> </w:t>
      </w:r>
      <w:r w:rsidRPr="00C23AAF">
        <w:rPr>
          <w:w w:val="105"/>
          <w:lang w:val="en-GB"/>
        </w:rPr>
        <w:t>and</w:t>
      </w:r>
      <w:r w:rsidRPr="00C23AAF">
        <w:rPr>
          <w:spacing w:val="11"/>
          <w:w w:val="105"/>
          <w:lang w:val="en-GB"/>
        </w:rPr>
        <w:t xml:space="preserve"> </w:t>
      </w:r>
      <w:r w:rsidRPr="00C23AAF">
        <w:rPr>
          <w:w w:val="105"/>
          <w:lang w:val="en-GB"/>
        </w:rPr>
        <w:t>burrow</w:t>
      </w:r>
      <w:r w:rsidRPr="00C23AAF">
        <w:rPr>
          <w:spacing w:val="12"/>
          <w:w w:val="105"/>
          <w:lang w:val="en-GB"/>
        </w:rPr>
        <w:t xml:space="preserve"> </w:t>
      </w:r>
      <w:r w:rsidRPr="00C23AAF">
        <w:rPr>
          <w:w w:val="105"/>
          <w:lang w:val="en-GB"/>
        </w:rPr>
        <w:t>wood</w:t>
      </w:r>
      <w:r w:rsidRPr="00C23AAF">
        <w:rPr>
          <w:spacing w:val="11"/>
          <w:w w:val="105"/>
          <w:lang w:val="en-GB"/>
        </w:rPr>
        <w:t xml:space="preserve"> </w:t>
      </w:r>
      <w:r w:rsidRPr="00C23AAF">
        <w:rPr>
          <w:w w:val="105"/>
          <w:lang w:val="en-GB"/>
        </w:rPr>
        <w:t>to</w:t>
      </w:r>
      <w:r w:rsidRPr="00C23AAF">
        <w:rPr>
          <w:spacing w:val="10"/>
          <w:w w:val="105"/>
          <w:lang w:val="en-GB"/>
        </w:rPr>
        <w:t xml:space="preserve"> </w:t>
      </w:r>
      <w:r w:rsidRPr="00C23AAF">
        <w:rPr>
          <w:w w:val="105"/>
          <w:lang w:val="en-GB"/>
        </w:rPr>
        <w:t>make</w:t>
      </w:r>
      <w:r w:rsidRPr="00C23AAF">
        <w:rPr>
          <w:spacing w:val="11"/>
          <w:w w:val="105"/>
          <w:lang w:val="en-GB"/>
        </w:rPr>
        <w:t xml:space="preserve"> </w:t>
      </w:r>
      <w:r w:rsidRPr="00C23AAF">
        <w:rPr>
          <w:w w:val="105"/>
          <w:lang w:val="en-GB"/>
        </w:rPr>
        <w:t>brood</w:t>
      </w:r>
      <w:r w:rsidRPr="00C23AAF">
        <w:rPr>
          <w:spacing w:val="11"/>
          <w:w w:val="105"/>
          <w:lang w:val="en-GB"/>
        </w:rPr>
        <w:t xml:space="preserve"> </w:t>
      </w:r>
      <w:r w:rsidRPr="00C23AAF">
        <w:rPr>
          <w:w w:val="105"/>
          <w:lang w:val="en-GB"/>
        </w:rPr>
        <w:t>gallery</w:t>
      </w:r>
    </w:p>
    <w:p w14:paraId="00138FA6" w14:textId="77777777" w:rsidR="00B177F5" w:rsidRPr="00C23AAF" w:rsidRDefault="00B553DB">
      <w:pPr>
        <w:pStyle w:val="Corpsdetexte"/>
        <w:ind w:left="216"/>
        <w:rPr>
          <w:lang w:val="en-GB"/>
        </w:rPr>
      </w:pPr>
      <w:r w:rsidRPr="00C23AAF">
        <w:rPr>
          <w:rFonts w:ascii="Trebuchet MS" w:hAnsi="Trebuchet MS"/>
          <w:sz w:val="10"/>
          <w:lang w:val="en-GB"/>
        </w:rPr>
        <w:t xml:space="preserve">36      </w:t>
      </w:r>
      <w:r w:rsidRPr="00C23AAF">
        <w:rPr>
          <w:rFonts w:ascii="Trebuchet MS" w:hAnsi="Trebuchet MS"/>
          <w:spacing w:val="-12"/>
          <w:sz w:val="10"/>
          <w:lang w:val="en-GB"/>
        </w:rPr>
        <w:t xml:space="preserve"> </w:t>
      </w:r>
      <w:r w:rsidRPr="00C23AAF">
        <w:rPr>
          <w:w w:val="98"/>
          <w:lang w:val="en-GB"/>
        </w:rPr>
        <w:t>where</w:t>
      </w:r>
      <w:r w:rsidRPr="00C23AAF">
        <w:rPr>
          <w:lang w:val="en-GB"/>
        </w:rPr>
        <w:t xml:space="preserve"> </w:t>
      </w:r>
      <w:r w:rsidRPr="00C23AAF">
        <w:rPr>
          <w:spacing w:val="-6"/>
          <w:lang w:val="en-GB"/>
        </w:rPr>
        <w:t xml:space="preserve"> </w:t>
      </w:r>
      <w:r w:rsidRPr="00C23AAF">
        <w:rPr>
          <w:w w:val="105"/>
          <w:lang w:val="en-GB"/>
        </w:rPr>
        <w:t>they</w:t>
      </w:r>
      <w:r w:rsidRPr="00C23AAF">
        <w:rPr>
          <w:lang w:val="en-GB"/>
        </w:rPr>
        <w:t xml:space="preserve"> </w:t>
      </w:r>
      <w:r w:rsidRPr="00C23AAF">
        <w:rPr>
          <w:spacing w:val="-6"/>
          <w:lang w:val="en-GB"/>
        </w:rPr>
        <w:t xml:space="preserve"> </w:t>
      </w:r>
      <w:r w:rsidRPr="00C23AAF">
        <w:rPr>
          <w:w w:val="102"/>
          <w:lang w:val="en-GB"/>
        </w:rPr>
        <w:t>mate</w:t>
      </w:r>
      <w:r w:rsidRPr="00C23AAF">
        <w:rPr>
          <w:lang w:val="en-GB"/>
        </w:rPr>
        <w:t xml:space="preserve"> </w:t>
      </w:r>
      <w:r w:rsidRPr="00C23AAF">
        <w:rPr>
          <w:spacing w:val="-6"/>
          <w:lang w:val="en-GB"/>
        </w:rPr>
        <w:t xml:space="preserve"> </w:t>
      </w:r>
      <w:r w:rsidRPr="00C23AAF">
        <w:rPr>
          <w:w w:val="104"/>
          <w:lang w:val="en-GB"/>
        </w:rPr>
        <w:t>and</w:t>
      </w:r>
      <w:r w:rsidRPr="00C23AAF">
        <w:rPr>
          <w:lang w:val="en-GB"/>
        </w:rPr>
        <w:t xml:space="preserve"> </w:t>
      </w:r>
      <w:r w:rsidRPr="00C23AAF">
        <w:rPr>
          <w:spacing w:val="-6"/>
          <w:lang w:val="en-GB"/>
        </w:rPr>
        <w:t xml:space="preserve"> </w:t>
      </w:r>
      <w:r w:rsidRPr="00C23AAF">
        <w:rPr>
          <w:w w:val="109"/>
          <w:lang w:val="en-GB"/>
        </w:rPr>
        <w:t>l</w:t>
      </w:r>
      <w:r w:rsidRPr="00C23AAF">
        <w:rPr>
          <w:spacing w:val="-6"/>
          <w:w w:val="109"/>
          <w:lang w:val="en-GB"/>
        </w:rPr>
        <w:t>a</w:t>
      </w:r>
      <w:r w:rsidRPr="00C23AAF">
        <w:rPr>
          <w:w w:val="115"/>
          <w:lang w:val="en-GB"/>
        </w:rPr>
        <w:t>y</w:t>
      </w:r>
      <w:r w:rsidRPr="00C23AAF">
        <w:rPr>
          <w:lang w:val="en-GB"/>
        </w:rPr>
        <w:t xml:space="preserve"> </w:t>
      </w:r>
      <w:r w:rsidRPr="00C23AAF">
        <w:rPr>
          <w:spacing w:val="-6"/>
          <w:lang w:val="en-GB"/>
        </w:rPr>
        <w:t xml:space="preserve"> </w:t>
      </w:r>
      <w:r w:rsidRPr="00C23AAF">
        <w:rPr>
          <w:w w:val="101"/>
          <w:lang w:val="en-GB"/>
        </w:rPr>
        <w:t>the</w:t>
      </w:r>
      <w:r w:rsidRPr="00C23AAF">
        <w:rPr>
          <w:lang w:val="en-GB"/>
        </w:rPr>
        <w:t xml:space="preserve"> </w:t>
      </w:r>
      <w:r w:rsidRPr="00C23AAF">
        <w:rPr>
          <w:spacing w:val="-6"/>
          <w:lang w:val="en-GB"/>
        </w:rPr>
        <w:t xml:space="preserve"> </w:t>
      </w:r>
      <w:r w:rsidRPr="00C23AAF">
        <w:rPr>
          <w:lang w:val="en-GB"/>
        </w:rPr>
        <w:t xml:space="preserve">eggs </w:t>
      </w:r>
      <w:r w:rsidRPr="00C23AAF">
        <w:rPr>
          <w:spacing w:val="-6"/>
          <w:lang w:val="en-GB"/>
        </w:rPr>
        <w:t xml:space="preserve"> </w:t>
      </w:r>
      <w:r w:rsidRPr="00C23AAF">
        <w:rPr>
          <w:w w:val="108"/>
          <w:lang w:val="en-GB"/>
        </w:rPr>
        <w:t>that</w:t>
      </w:r>
      <w:r w:rsidRPr="00C23AAF">
        <w:rPr>
          <w:lang w:val="en-GB"/>
        </w:rPr>
        <w:t xml:space="preserve"> </w:t>
      </w:r>
      <w:r w:rsidRPr="00C23AAF">
        <w:rPr>
          <w:spacing w:val="-6"/>
          <w:lang w:val="en-GB"/>
        </w:rPr>
        <w:t xml:space="preserve"> </w:t>
      </w:r>
      <w:r w:rsidRPr="00C23AAF">
        <w:rPr>
          <w:w w:val="103"/>
          <w:lang w:val="en-GB"/>
        </w:rPr>
        <w:t>mature</w:t>
      </w:r>
      <w:r w:rsidRPr="00C23AAF">
        <w:rPr>
          <w:lang w:val="en-GB"/>
        </w:rPr>
        <w:t xml:space="preserve"> </w:t>
      </w:r>
      <w:r w:rsidRPr="00C23AAF">
        <w:rPr>
          <w:spacing w:val="-6"/>
          <w:lang w:val="en-GB"/>
        </w:rPr>
        <w:t xml:space="preserve"> </w:t>
      </w:r>
      <w:r w:rsidRPr="00C23AAF">
        <w:rPr>
          <w:w w:val="102"/>
          <w:lang w:val="en-GB"/>
        </w:rPr>
        <w:t>to</w:t>
      </w:r>
      <w:r w:rsidRPr="00C23AAF">
        <w:rPr>
          <w:lang w:val="en-GB"/>
        </w:rPr>
        <w:t xml:space="preserve"> </w:t>
      </w:r>
      <w:r w:rsidRPr="00C23AAF">
        <w:rPr>
          <w:spacing w:val="-6"/>
          <w:lang w:val="en-GB"/>
        </w:rPr>
        <w:t xml:space="preserve"> </w:t>
      </w:r>
      <w:r w:rsidRPr="00C23AAF">
        <w:rPr>
          <w:spacing w:val="-1"/>
          <w:w w:val="120"/>
          <w:lang w:val="en-GB"/>
        </w:rPr>
        <w:t>l</w:t>
      </w:r>
      <w:r w:rsidRPr="00C23AAF">
        <w:rPr>
          <w:w w:val="103"/>
          <w:lang w:val="en-GB"/>
        </w:rPr>
        <w:t>a</w:t>
      </w:r>
      <w:r w:rsidRPr="00C23AAF">
        <w:rPr>
          <w:spacing w:val="-1"/>
          <w:w w:val="111"/>
          <w:lang w:val="en-GB"/>
        </w:rPr>
        <w:t>r</w:t>
      </w:r>
      <w:r w:rsidRPr="00C23AAF">
        <w:rPr>
          <w:spacing w:val="-11"/>
          <w:w w:val="116"/>
          <w:lang w:val="en-GB"/>
        </w:rPr>
        <w:t>v</w:t>
      </w:r>
      <w:r w:rsidRPr="00C23AAF">
        <w:rPr>
          <w:w w:val="96"/>
          <w:lang w:val="en-GB"/>
        </w:rPr>
        <w:t>ae</w:t>
      </w:r>
      <w:r w:rsidRPr="00C23AAF">
        <w:rPr>
          <w:lang w:val="en-GB"/>
        </w:rPr>
        <w:t xml:space="preserve"> </w:t>
      </w:r>
      <w:r w:rsidRPr="00C23AAF">
        <w:rPr>
          <w:spacing w:val="-6"/>
          <w:lang w:val="en-GB"/>
        </w:rPr>
        <w:t xml:space="preserve"> </w:t>
      </w:r>
      <w:r w:rsidRPr="00C23AAF">
        <w:rPr>
          <w:w w:val="109"/>
          <w:lang w:val="en-GB"/>
        </w:rPr>
        <w:t>i</w:t>
      </w:r>
      <w:r w:rsidRPr="00C23AAF">
        <w:rPr>
          <w:spacing w:val="-6"/>
          <w:w w:val="109"/>
          <w:lang w:val="en-GB"/>
        </w:rPr>
        <w:t>n</w:t>
      </w:r>
      <w:r w:rsidRPr="00C23AAF">
        <w:rPr>
          <w:w w:val="102"/>
          <w:lang w:val="en-GB"/>
        </w:rPr>
        <w:t>to</w:t>
      </w:r>
      <w:r w:rsidRPr="00C23AAF">
        <w:rPr>
          <w:lang w:val="en-GB"/>
        </w:rPr>
        <w:t xml:space="preserve"> </w:t>
      </w:r>
      <w:r w:rsidRPr="00C23AAF">
        <w:rPr>
          <w:spacing w:val="-6"/>
          <w:lang w:val="en-GB"/>
        </w:rPr>
        <w:t xml:space="preserve"> </w:t>
      </w:r>
      <w:r w:rsidRPr="00C23AAF">
        <w:rPr>
          <w:w w:val="101"/>
          <w:lang w:val="en-GB"/>
        </w:rPr>
        <w:t>the</w:t>
      </w:r>
      <w:r w:rsidRPr="00C23AAF">
        <w:rPr>
          <w:lang w:val="en-GB"/>
        </w:rPr>
        <w:t xml:space="preserve"> </w:t>
      </w:r>
      <w:r w:rsidRPr="00C23AAF">
        <w:rPr>
          <w:spacing w:val="-6"/>
          <w:lang w:val="en-GB"/>
        </w:rPr>
        <w:t xml:space="preserve"> </w:t>
      </w:r>
      <w:r w:rsidRPr="00C23AAF">
        <w:rPr>
          <w:w w:val="104"/>
          <w:lang w:val="en-GB"/>
        </w:rPr>
        <w:t>phl</w:t>
      </w:r>
      <w:r w:rsidRPr="00C23AAF">
        <w:rPr>
          <w:spacing w:val="5"/>
          <w:w w:val="104"/>
          <w:lang w:val="en-GB"/>
        </w:rPr>
        <w:t>o</w:t>
      </w:r>
      <w:r w:rsidRPr="00C23AAF">
        <w:rPr>
          <w:w w:val="98"/>
          <w:lang w:val="en-GB"/>
        </w:rPr>
        <w:t>em</w:t>
      </w:r>
      <w:r w:rsidRPr="00C23AAF">
        <w:rPr>
          <w:lang w:val="en-GB"/>
        </w:rPr>
        <w:t xml:space="preserve"> </w:t>
      </w:r>
      <w:r w:rsidRPr="00C23AAF">
        <w:rPr>
          <w:spacing w:val="-6"/>
          <w:lang w:val="en-GB"/>
        </w:rPr>
        <w:t xml:space="preserve"> </w:t>
      </w:r>
      <w:hyperlink w:anchor="_bookmark29" w:history="1">
        <w:r w:rsidRPr="00C23AAF">
          <w:rPr>
            <w:w w:val="121"/>
            <w:lang w:val="en-GB"/>
          </w:rPr>
          <w:t>(Hl</w:t>
        </w:r>
        <w:r w:rsidRPr="00C23AAF">
          <w:rPr>
            <w:spacing w:val="-100"/>
            <w:w w:val="170"/>
            <w:lang w:val="en-GB"/>
          </w:rPr>
          <w:t>´</w:t>
        </w:r>
        <w:r w:rsidRPr="00C23AAF">
          <w:rPr>
            <w:w w:val="103"/>
            <w:lang w:val="en-GB"/>
          </w:rPr>
          <w:t>as</w:t>
        </w:r>
        <w:r w:rsidRPr="00C23AAF">
          <w:rPr>
            <w:spacing w:val="-6"/>
            <w:w w:val="103"/>
            <w:lang w:val="en-GB"/>
          </w:rPr>
          <w:t>n</w:t>
        </w:r>
        <w:r w:rsidRPr="00C23AAF">
          <w:rPr>
            <w:w w:val="115"/>
            <w:lang w:val="en-GB"/>
          </w:rPr>
          <w:t>y</w:t>
        </w:r>
        <w:r w:rsidRPr="00C23AAF">
          <w:rPr>
            <w:lang w:val="en-GB"/>
          </w:rPr>
          <w:t xml:space="preserve"> </w:t>
        </w:r>
        <w:r w:rsidRPr="00C23AAF">
          <w:rPr>
            <w:spacing w:val="-6"/>
            <w:lang w:val="en-GB"/>
          </w:rPr>
          <w:t xml:space="preserve"> </w:t>
        </w:r>
        <w:r w:rsidRPr="00C23AAF">
          <w:rPr>
            <w:w w:val="99"/>
            <w:lang w:val="en-GB"/>
          </w:rPr>
          <w:t>et</w:t>
        </w:r>
        <w:r w:rsidRPr="00C23AAF">
          <w:rPr>
            <w:lang w:val="en-GB"/>
          </w:rPr>
          <w:t xml:space="preserve"> </w:t>
        </w:r>
        <w:r w:rsidRPr="00C23AAF">
          <w:rPr>
            <w:spacing w:val="-6"/>
            <w:lang w:val="en-GB"/>
          </w:rPr>
          <w:t xml:space="preserve"> </w:t>
        </w:r>
        <w:r w:rsidRPr="00C23AAF">
          <w:rPr>
            <w:w w:val="109"/>
            <w:lang w:val="en-GB"/>
          </w:rPr>
          <w:t>al.,</w:t>
        </w:r>
      </w:hyperlink>
      <w:r w:rsidRPr="00C23AAF">
        <w:rPr>
          <w:lang w:val="en-GB"/>
        </w:rPr>
        <w:t xml:space="preserve"> </w:t>
      </w:r>
      <w:r w:rsidRPr="00C23AAF">
        <w:rPr>
          <w:spacing w:val="-6"/>
          <w:lang w:val="en-GB"/>
        </w:rPr>
        <w:t xml:space="preserve"> </w:t>
      </w:r>
      <w:hyperlink w:anchor="_bookmark29" w:history="1">
        <w:r w:rsidRPr="00C23AAF">
          <w:rPr>
            <w:w w:val="102"/>
            <w:lang w:val="en-GB"/>
          </w:rPr>
          <w:t>2021).</w:t>
        </w:r>
      </w:hyperlink>
    </w:p>
    <w:p w14:paraId="097A87FC" w14:textId="77777777" w:rsidR="00B177F5" w:rsidRPr="00C23AAF" w:rsidRDefault="00B553DB">
      <w:pPr>
        <w:pStyle w:val="Corpsdetexte"/>
        <w:ind w:left="216"/>
        <w:rPr>
          <w:lang w:val="en-GB"/>
        </w:rPr>
      </w:pPr>
      <w:r w:rsidRPr="00C23AAF">
        <w:rPr>
          <w:rFonts w:ascii="Trebuchet MS"/>
          <w:sz w:val="10"/>
          <w:lang w:val="en-GB"/>
        </w:rPr>
        <w:t xml:space="preserve">37     </w:t>
      </w:r>
      <w:r w:rsidRPr="00C23AAF">
        <w:rPr>
          <w:rFonts w:ascii="Trebuchet MS"/>
          <w:spacing w:val="19"/>
          <w:sz w:val="10"/>
          <w:lang w:val="en-GB"/>
        </w:rPr>
        <w:t xml:space="preserve"> </w:t>
      </w:r>
      <w:r w:rsidRPr="00C23AAF">
        <w:rPr>
          <w:lang w:val="en-GB"/>
        </w:rPr>
        <w:t>The</w:t>
      </w:r>
      <w:r w:rsidRPr="00C23AAF">
        <w:rPr>
          <w:spacing w:val="48"/>
          <w:lang w:val="en-GB"/>
        </w:rPr>
        <w:t xml:space="preserve"> </w:t>
      </w:r>
      <w:r w:rsidRPr="00C23AAF">
        <w:rPr>
          <w:lang w:val="en-GB"/>
        </w:rPr>
        <w:t>bark</w:t>
      </w:r>
      <w:r w:rsidRPr="00C23AAF">
        <w:rPr>
          <w:spacing w:val="47"/>
          <w:lang w:val="en-GB"/>
        </w:rPr>
        <w:t xml:space="preserve"> </w:t>
      </w:r>
      <w:r w:rsidRPr="00C23AAF">
        <w:rPr>
          <w:lang w:val="en-GB"/>
        </w:rPr>
        <w:t>beetle</w:t>
      </w:r>
      <w:r w:rsidRPr="00C23AAF">
        <w:rPr>
          <w:spacing w:val="48"/>
          <w:lang w:val="en-GB"/>
        </w:rPr>
        <w:t xml:space="preserve"> </w:t>
      </w:r>
      <w:r w:rsidRPr="00C23AAF">
        <w:rPr>
          <w:lang w:val="en-GB"/>
        </w:rPr>
        <w:t>adult</w:t>
      </w:r>
      <w:r w:rsidRPr="00C23AAF">
        <w:rPr>
          <w:spacing w:val="48"/>
          <w:lang w:val="en-GB"/>
        </w:rPr>
        <w:t xml:space="preserve"> </w:t>
      </w:r>
      <w:r w:rsidRPr="00C23AAF">
        <w:rPr>
          <w:lang w:val="en-GB"/>
        </w:rPr>
        <w:t>can</w:t>
      </w:r>
      <w:r w:rsidRPr="00C23AAF">
        <w:rPr>
          <w:spacing w:val="48"/>
          <w:lang w:val="en-GB"/>
        </w:rPr>
        <w:t xml:space="preserve"> </w:t>
      </w:r>
      <w:r w:rsidRPr="00C23AAF">
        <w:rPr>
          <w:lang w:val="en-GB"/>
        </w:rPr>
        <w:t>re-emerge</w:t>
      </w:r>
      <w:r w:rsidRPr="00C23AAF">
        <w:rPr>
          <w:spacing w:val="48"/>
          <w:lang w:val="en-GB"/>
        </w:rPr>
        <w:t xml:space="preserve"> </w:t>
      </w:r>
      <w:r w:rsidRPr="00C23AAF">
        <w:rPr>
          <w:lang w:val="en-GB"/>
        </w:rPr>
        <w:t>and</w:t>
      </w:r>
      <w:r w:rsidRPr="00C23AAF">
        <w:rPr>
          <w:spacing w:val="48"/>
          <w:lang w:val="en-GB"/>
        </w:rPr>
        <w:t xml:space="preserve"> </w:t>
      </w:r>
      <w:r w:rsidRPr="00C23AAF">
        <w:rPr>
          <w:lang w:val="en-GB"/>
        </w:rPr>
        <w:t>swarm</w:t>
      </w:r>
      <w:r w:rsidRPr="00C23AAF">
        <w:rPr>
          <w:spacing w:val="48"/>
          <w:lang w:val="en-GB"/>
        </w:rPr>
        <w:t xml:space="preserve"> </w:t>
      </w:r>
      <w:r w:rsidRPr="00C23AAF">
        <w:rPr>
          <w:lang w:val="en-GB"/>
        </w:rPr>
        <w:t>a</w:t>
      </w:r>
      <w:r w:rsidRPr="00C23AAF">
        <w:rPr>
          <w:spacing w:val="48"/>
          <w:lang w:val="en-GB"/>
        </w:rPr>
        <w:t xml:space="preserve"> </w:t>
      </w:r>
      <w:r w:rsidRPr="00C23AAF">
        <w:rPr>
          <w:lang w:val="en-GB"/>
        </w:rPr>
        <w:t>second</w:t>
      </w:r>
      <w:r w:rsidRPr="00C23AAF">
        <w:rPr>
          <w:spacing w:val="48"/>
          <w:lang w:val="en-GB"/>
        </w:rPr>
        <w:t xml:space="preserve"> </w:t>
      </w:r>
      <w:r w:rsidRPr="00C23AAF">
        <w:rPr>
          <w:lang w:val="en-GB"/>
        </w:rPr>
        <w:t>time</w:t>
      </w:r>
      <w:r w:rsidRPr="00C23AAF">
        <w:rPr>
          <w:spacing w:val="48"/>
          <w:lang w:val="en-GB"/>
        </w:rPr>
        <w:t xml:space="preserve"> </w:t>
      </w:r>
      <w:r w:rsidRPr="00C23AAF">
        <w:rPr>
          <w:lang w:val="en-GB"/>
        </w:rPr>
        <w:t>to</w:t>
      </w:r>
      <w:r w:rsidRPr="00C23AAF">
        <w:rPr>
          <w:spacing w:val="48"/>
          <w:lang w:val="en-GB"/>
        </w:rPr>
        <w:t xml:space="preserve"> </w:t>
      </w:r>
      <w:r w:rsidRPr="00C23AAF">
        <w:rPr>
          <w:lang w:val="en-GB"/>
        </w:rPr>
        <w:t>give</w:t>
      </w:r>
      <w:r w:rsidRPr="00C23AAF">
        <w:rPr>
          <w:spacing w:val="48"/>
          <w:lang w:val="en-GB"/>
        </w:rPr>
        <w:t xml:space="preserve"> </w:t>
      </w:r>
      <w:r w:rsidRPr="00C23AAF">
        <w:rPr>
          <w:lang w:val="en-GB"/>
        </w:rPr>
        <w:t>birth</w:t>
      </w:r>
      <w:r w:rsidRPr="00C23AAF">
        <w:rPr>
          <w:spacing w:val="48"/>
          <w:lang w:val="en-GB"/>
        </w:rPr>
        <w:t xml:space="preserve"> </w:t>
      </w:r>
      <w:r w:rsidRPr="00C23AAF">
        <w:rPr>
          <w:lang w:val="en-GB"/>
        </w:rPr>
        <w:t>to</w:t>
      </w:r>
      <w:r w:rsidRPr="00C23AAF">
        <w:rPr>
          <w:spacing w:val="48"/>
          <w:lang w:val="en-GB"/>
        </w:rPr>
        <w:t xml:space="preserve"> </w:t>
      </w:r>
      <w:r w:rsidRPr="00C23AAF">
        <w:rPr>
          <w:lang w:val="en-GB"/>
        </w:rPr>
        <w:t>one</w:t>
      </w:r>
      <w:r w:rsidRPr="00C23AAF">
        <w:rPr>
          <w:spacing w:val="48"/>
          <w:lang w:val="en-GB"/>
        </w:rPr>
        <w:t xml:space="preserve"> </w:t>
      </w:r>
      <w:r w:rsidRPr="00C23AAF">
        <w:rPr>
          <w:lang w:val="en-GB"/>
        </w:rPr>
        <w:t>sister</w:t>
      </w:r>
      <w:r w:rsidRPr="00C23AAF">
        <w:rPr>
          <w:spacing w:val="48"/>
          <w:lang w:val="en-GB"/>
        </w:rPr>
        <w:t xml:space="preserve"> </w:t>
      </w:r>
      <w:r w:rsidRPr="00C23AAF">
        <w:rPr>
          <w:lang w:val="en-GB"/>
        </w:rPr>
        <w:t>brood</w:t>
      </w:r>
    </w:p>
    <w:p w14:paraId="3CBF7643" w14:textId="77777777" w:rsidR="00B177F5" w:rsidRPr="00C23AAF" w:rsidRDefault="00B553DB">
      <w:pPr>
        <w:pStyle w:val="Corpsdetexte"/>
        <w:ind w:left="216"/>
        <w:rPr>
          <w:lang w:val="en-GB"/>
        </w:rPr>
      </w:pPr>
      <w:r w:rsidRPr="00C23AAF">
        <w:rPr>
          <w:rFonts w:ascii="Trebuchet MS"/>
          <w:sz w:val="10"/>
          <w:lang w:val="en-GB"/>
        </w:rPr>
        <w:t xml:space="preserve">38     </w:t>
      </w:r>
      <w:r w:rsidRPr="00C23AAF">
        <w:rPr>
          <w:rFonts w:ascii="Trebuchet MS"/>
          <w:spacing w:val="19"/>
          <w:sz w:val="10"/>
          <w:lang w:val="en-GB"/>
        </w:rPr>
        <w:t xml:space="preserve"> </w:t>
      </w:r>
      <w:hyperlink w:anchor="_bookmark61" w:history="1">
        <w:r w:rsidRPr="00C23AAF">
          <w:rPr>
            <w:w w:val="105"/>
            <w:lang w:val="en-GB"/>
          </w:rPr>
          <w:t>(Zolubas</w:t>
        </w:r>
        <w:r w:rsidRPr="00C23AAF">
          <w:rPr>
            <w:spacing w:val="23"/>
            <w:w w:val="105"/>
            <w:lang w:val="en-GB"/>
          </w:rPr>
          <w:t xml:space="preserve"> </w:t>
        </w:r>
        <w:r w:rsidRPr="00C23AAF">
          <w:rPr>
            <w:w w:val="105"/>
            <w:lang w:val="en-GB"/>
          </w:rPr>
          <w:t>and</w:t>
        </w:r>
        <w:r w:rsidRPr="00C23AAF">
          <w:rPr>
            <w:spacing w:val="24"/>
            <w:w w:val="105"/>
            <w:lang w:val="en-GB"/>
          </w:rPr>
          <w:t xml:space="preserve"> </w:t>
        </w:r>
        <w:r w:rsidRPr="00C23AAF">
          <w:rPr>
            <w:w w:val="105"/>
            <w:lang w:val="en-GB"/>
          </w:rPr>
          <w:t>Byers,</w:t>
        </w:r>
      </w:hyperlink>
      <w:r w:rsidRPr="00C23AAF">
        <w:rPr>
          <w:spacing w:val="23"/>
          <w:w w:val="105"/>
          <w:lang w:val="en-GB"/>
        </w:rPr>
        <w:t xml:space="preserve"> </w:t>
      </w:r>
      <w:hyperlink w:anchor="_bookmark61" w:history="1">
        <w:r w:rsidRPr="00C23AAF">
          <w:rPr>
            <w:w w:val="105"/>
            <w:lang w:val="en-GB"/>
          </w:rPr>
          <w:t>1995).</w:t>
        </w:r>
      </w:hyperlink>
      <w:r w:rsidRPr="00C23AAF">
        <w:rPr>
          <w:w w:val="105"/>
          <w:lang w:val="en-GB"/>
        </w:rPr>
        <w:t xml:space="preserve"> </w:t>
      </w:r>
      <w:r w:rsidRPr="00C23AAF">
        <w:rPr>
          <w:spacing w:val="4"/>
          <w:w w:val="105"/>
          <w:lang w:val="en-GB"/>
        </w:rPr>
        <w:t xml:space="preserve"> </w:t>
      </w:r>
      <w:r w:rsidRPr="00C23AAF">
        <w:rPr>
          <w:w w:val="105"/>
          <w:lang w:val="en-GB"/>
        </w:rPr>
        <w:t>After</w:t>
      </w:r>
      <w:r w:rsidRPr="00C23AAF">
        <w:rPr>
          <w:spacing w:val="23"/>
          <w:w w:val="105"/>
          <w:lang w:val="en-GB"/>
        </w:rPr>
        <w:t xml:space="preserve"> </w:t>
      </w:r>
      <w:r w:rsidRPr="00C23AAF">
        <w:rPr>
          <w:w w:val="105"/>
          <w:lang w:val="en-GB"/>
        </w:rPr>
        <w:t>the</w:t>
      </w:r>
      <w:r w:rsidRPr="00C23AAF">
        <w:rPr>
          <w:spacing w:val="24"/>
          <w:w w:val="105"/>
          <w:lang w:val="en-GB"/>
        </w:rPr>
        <w:t xml:space="preserve"> </w:t>
      </w:r>
      <w:r w:rsidRPr="00C23AAF">
        <w:rPr>
          <w:w w:val="105"/>
          <w:lang w:val="en-GB"/>
        </w:rPr>
        <w:t>larvae</w:t>
      </w:r>
      <w:r w:rsidRPr="00C23AAF">
        <w:rPr>
          <w:spacing w:val="23"/>
          <w:w w:val="105"/>
          <w:lang w:val="en-GB"/>
        </w:rPr>
        <w:t xml:space="preserve"> </w:t>
      </w:r>
      <w:r w:rsidRPr="00C23AAF">
        <w:rPr>
          <w:w w:val="105"/>
          <w:lang w:val="en-GB"/>
        </w:rPr>
        <w:t>maturation</w:t>
      </w:r>
      <w:r w:rsidRPr="00C23AAF">
        <w:rPr>
          <w:spacing w:val="24"/>
          <w:w w:val="105"/>
          <w:lang w:val="en-GB"/>
        </w:rPr>
        <w:t xml:space="preserve"> </w:t>
      </w:r>
      <w:r w:rsidRPr="00C23AAF">
        <w:rPr>
          <w:w w:val="105"/>
          <w:lang w:val="en-GB"/>
        </w:rPr>
        <w:t>that</w:t>
      </w:r>
      <w:r w:rsidRPr="00C23AAF">
        <w:rPr>
          <w:spacing w:val="24"/>
          <w:w w:val="105"/>
          <w:lang w:val="en-GB"/>
        </w:rPr>
        <w:t xml:space="preserve"> </w:t>
      </w:r>
      <w:r w:rsidRPr="00C23AAF">
        <w:rPr>
          <w:w w:val="105"/>
          <w:lang w:val="en-GB"/>
        </w:rPr>
        <w:t>last</w:t>
      </w:r>
      <w:r w:rsidRPr="00C23AAF">
        <w:rPr>
          <w:spacing w:val="23"/>
          <w:w w:val="105"/>
          <w:lang w:val="en-GB"/>
        </w:rPr>
        <w:t xml:space="preserve"> </w:t>
      </w:r>
      <w:r w:rsidRPr="00C23AAF">
        <w:rPr>
          <w:w w:val="105"/>
          <w:lang w:val="en-GB"/>
        </w:rPr>
        <w:t>about</w:t>
      </w:r>
      <w:r w:rsidRPr="00C23AAF">
        <w:rPr>
          <w:spacing w:val="24"/>
          <w:w w:val="105"/>
          <w:lang w:val="en-GB"/>
        </w:rPr>
        <w:t xml:space="preserve"> </w:t>
      </w:r>
      <w:r w:rsidRPr="00C23AAF">
        <w:rPr>
          <w:w w:val="105"/>
          <w:lang w:val="en-GB"/>
        </w:rPr>
        <w:t>seven</w:t>
      </w:r>
      <w:r w:rsidRPr="00C23AAF">
        <w:rPr>
          <w:spacing w:val="23"/>
          <w:w w:val="105"/>
          <w:lang w:val="en-GB"/>
        </w:rPr>
        <w:t xml:space="preserve"> </w:t>
      </w:r>
      <w:r w:rsidRPr="00C23AAF">
        <w:rPr>
          <w:w w:val="105"/>
          <w:lang w:val="en-GB"/>
        </w:rPr>
        <w:t>weeks</w:t>
      </w:r>
      <w:r w:rsidRPr="00C23AAF">
        <w:rPr>
          <w:spacing w:val="24"/>
          <w:w w:val="105"/>
          <w:lang w:val="en-GB"/>
        </w:rPr>
        <w:t xml:space="preserve"> </w:t>
      </w:r>
      <w:hyperlink w:anchor="_bookmark13" w:history="1">
        <w:r w:rsidRPr="00C23AAF">
          <w:rPr>
            <w:w w:val="105"/>
            <w:lang w:val="en-GB"/>
          </w:rPr>
          <w:t>(Baier</w:t>
        </w:r>
        <w:r w:rsidRPr="00C23AAF">
          <w:rPr>
            <w:spacing w:val="24"/>
            <w:w w:val="105"/>
            <w:lang w:val="en-GB"/>
          </w:rPr>
          <w:t xml:space="preserve"> </w:t>
        </w:r>
        <w:r w:rsidRPr="00C23AAF">
          <w:rPr>
            <w:w w:val="105"/>
            <w:lang w:val="en-GB"/>
          </w:rPr>
          <w:t>et</w:t>
        </w:r>
        <w:r w:rsidRPr="00C23AAF">
          <w:rPr>
            <w:spacing w:val="23"/>
            <w:w w:val="105"/>
            <w:lang w:val="en-GB"/>
          </w:rPr>
          <w:t xml:space="preserve"> </w:t>
        </w:r>
        <w:r w:rsidRPr="00C23AAF">
          <w:rPr>
            <w:w w:val="105"/>
            <w:lang w:val="en-GB"/>
          </w:rPr>
          <w:t>al.,</w:t>
        </w:r>
      </w:hyperlink>
    </w:p>
    <w:p w14:paraId="1828B3D0" w14:textId="77777777" w:rsidR="00B177F5" w:rsidRPr="00C23AAF" w:rsidRDefault="00B553DB">
      <w:pPr>
        <w:pStyle w:val="Corpsdetexte"/>
        <w:ind w:left="216"/>
        <w:rPr>
          <w:lang w:val="en-GB"/>
        </w:rPr>
      </w:pPr>
      <w:r w:rsidRPr="00C23AAF">
        <w:rPr>
          <w:rFonts w:ascii="Trebuchet MS"/>
          <w:sz w:val="10"/>
          <w:lang w:val="en-GB"/>
        </w:rPr>
        <w:t xml:space="preserve">39     </w:t>
      </w:r>
      <w:r w:rsidRPr="00C23AAF">
        <w:rPr>
          <w:rFonts w:ascii="Trebuchet MS"/>
          <w:spacing w:val="19"/>
          <w:sz w:val="10"/>
          <w:lang w:val="en-GB"/>
        </w:rPr>
        <w:t xml:space="preserve"> </w:t>
      </w:r>
      <w:hyperlink w:anchor="_bookmark13" w:history="1">
        <w:r w:rsidRPr="00C23AAF">
          <w:rPr>
            <w:lang w:val="en-GB"/>
          </w:rPr>
          <w:t>2007),</w:t>
        </w:r>
        <w:r w:rsidRPr="00C23AAF">
          <w:rPr>
            <w:spacing w:val="29"/>
            <w:lang w:val="en-GB"/>
          </w:rPr>
          <w:t xml:space="preserve"> </w:t>
        </w:r>
      </w:hyperlink>
      <w:r w:rsidRPr="00C23AAF">
        <w:rPr>
          <w:lang w:val="en-GB"/>
        </w:rPr>
        <w:t>the</w:t>
      </w:r>
      <w:r w:rsidRPr="00C23AAF">
        <w:rPr>
          <w:spacing w:val="28"/>
          <w:lang w:val="en-GB"/>
        </w:rPr>
        <w:t xml:space="preserve"> </w:t>
      </w:r>
      <w:r w:rsidRPr="00C23AAF">
        <w:rPr>
          <w:lang w:val="en-GB"/>
        </w:rPr>
        <w:t>new</w:t>
      </w:r>
      <w:r w:rsidRPr="00C23AAF">
        <w:rPr>
          <w:spacing w:val="27"/>
          <w:lang w:val="en-GB"/>
        </w:rPr>
        <w:t xml:space="preserve"> </w:t>
      </w:r>
      <w:r w:rsidRPr="00C23AAF">
        <w:rPr>
          <w:lang w:val="en-GB"/>
        </w:rPr>
        <w:t>generation</w:t>
      </w:r>
      <w:r w:rsidRPr="00C23AAF">
        <w:rPr>
          <w:spacing w:val="27"/>
          <w:lang w:val="en-GB"/>
        </w:rPr>
        <w:t xml:space="preserve"> </w:t>
      </w:r>
      <w:r w:rsidRPr="00C23AAF">
        <w:rPr>
          <w:lang w:val="en-GB"/>
        </w:rPr>
        <w:t>of</w:t>
      </w:r>
      <w:r w:rsidRPr="00C23AAF">
        <w:rPr>
          <w:spacing w:val="27"/>
          <w:lang w:val="en-GB"/>
        </w:rPr>
        <w:t xml:space="preserve"> </w:t>
      </w:r>
      <w:r w:rsidRPr="00C23AAF">
        <w:rPr>
          <w:lang w:val="en-GB"/>
        </w:rPr>
        <w:t>beetles</w:t>
      </w:r>
      <w:r w:rsidRPr="00C23AAF">
        <w:rPr>
          <w:spacing w:val="27"/>
          <w:lang w:val="en-GB"/>
        </w:rPr>
        <w:t xml:space="preserve"> </w:t>
      </w:r>
      <w:r w:rsidRPr="00C23AAF">
        <w:rPr>
          <w:lang w:val="en-GB"/>
        </w:rPr>
        <w:t>emerges</w:t>
      </w:r>
      <w:r w:rsidRPr="00C23AAF">
        <w:rPr>
          <w:spacing w:val="28"/>
          <w:lang w:val="en-GB"/>
        </w:rPr>
        <w:t xml:space="preserve"> </w:t>
      </w:r>
      <w:r w:rsidRPr="00C23AAF">
        <w:rPr>
          <w:lang w:val="en-GB"/>
        </w:rPr>
        <w:t>and</w:t>
      </w:r>
      <w:r w:rsidRPr="00C23AAF">
        <w:rPr>
          <w:spacing w:val="27"/>
          <w:lang w:val="en-GB"/>
        </w:rPr>
        <w:t xml:space="preserve"> </w:t>
      </w:r>
      <w:r w:rsidRPr="00C23AAF">
        <w:rPr>
          <w:lang w:val="en-GB"/>
        </w:rPr>
        <w:t>attacks</w:t>
      </w:r>
      <w:r w:rsidRPr="00C23AAF">
        <w:rPr>
          <w:spacing w:val="27"/>
          <w:lang w:val="en-GB"/>
        </w:rPr>
        <w:t xml:space="preserve"> </w:t>
      </w:r>
      <w:r w:rsidRPr="00C23AAF">
        <w:rPr>
          <w:lang w:val="en-GB"/>
        </w:rPr>
        <w:t>the</w:t>
      </w:r>
      <w:r w:rsidRPr="00C23AAF">
        <w:rPr>
          <w:spacing w:val="27"/>
          <w:lang w:val="en-GB"/>
        </w:rPr>
        <w:t xml:space="preserve"> </w:t>
      </w:r>
      <w:r w:rsidRPr="00C23AAF">
        <w:rPr>
          <w:lang w:val="en-GB"/>
        </w:rPr>
        <w:t>direct</w:t>
      </w:r>
      <w:r w:rsidRPr="00C23AAF">
        <w:rPr>
          <w:spacing w:val="28"/>
          <w:lang w:val="en-GB"/>
        </w:rPr>
        <w:t xml:space="preserve"> </w:t>
      </w:r>
      <w:r w:rsidRPr="00C23AAF">
        <w:rPr>
          <w:lang w:val="en-GB"/>
        </w:rPr>
        <w:t>surrounding</w:t>
      </w:r>
      <w:r w:rsidRPr="00C23AAF">
        <w:rPr>
          <w:spacing w:val="27"/>
          <w:lang w:val="en-GB"/>
        </w:rPr>
        <w:t xml:space="preserve"> </w:t>
      </w:r>
      <w:r w:rsidRPr="00C23AAF">
        <w:rPr>
          <w:lang w:val="en-GB"/>
        </w:rPr>
        <w:t>trees</w:t>
      </w:r>
      <w:r w:rsidRPr="00C23AAF">
        <w:rPr>
          <w:spacing w:val="27"/>
          <w:lang w:val="en-GB"/>
        </w:rPr>
        <w:t xml:space="preserve"> </w:t>
      </w:r>
      <w:hyperlink w:anchor="_bookmark61" w:history="1">
        <w:r w:rsidRPr="00C23AAF">
          <w:rPr>
            <w:lang w:val="en-GB"/>
          </w:rPr>
          <w:t>(Zolubas</w:t>
        </w:r>
        <w:r w:rsidRPr="00C23AAF">
          <w:rPr>
            <w:spacing w:val="27"/>
            <w:lang w:val="en-GB"/>
          </w:rPr>
          <w:t xml:space="preserve"> </w:t>
        </w:r>
        <w:r w:rsidRPr="00C23AAF">
          <w:rPr>
            <w:lang w:val="en-GB"/>
          </w:rPr>
          <w:t>and</w:t>
        </w:r>
      </w:hyperlink>
    </w:p>
    <w:p w14:paraId="6C870129" w14:textId="4C25EEC0" w:rsidR="00B177F5" w:rsidRPr="00C23AAF" w:rsidRDefault="00B553DB">
      <w:pPr>
        <w:pStyle w:val="Corpsdetexte"/>
        <w:ind w:left="216"/>
        <w:rPr>
          <w:lang w:val="en-GB"/>
        </w:rPr>
      </w:pPr>
      <w:r w:rsidRPr="00C23AAF">
        <w:rPr>
          <w:rFonts w:ascii="Trebuchet MS"/>
          <w:sz w:val="10"/>
          <w:lang w:val="en-GB"/>
        </w:rPr>
        <w:t xml:space="preserve">40     </w:t>
      </w:r>
      <w:r w:rsidRPr="00C23AAF">
        <w:rPr>
          <w:rFonts w:ascii="Trebuchet MS"/>
          <w:spacing w:val="19"/>
          <w:sz w:val="10"/>
          <w:lang w:val="en-GB"/>
        </w:rPr>
        <w:t xml:space="preserve"> </w:t>
      </w:r>
      <w:hyperlink w:anchor="_bookmark61" w:history="1">
        <w:r w:rsidRPr="00C23AAF">
          <w:rPr>
            <w:lang w:val="en-GB"/>
          </w:rPr>
          <w:t>Byers,</w:t>
        </w:r>
      </w:hyperlink>
      <w:r w:rsidRPr="00C23AAF">
        <w:rPr>
          <w:spacing w:val="46"/>
          <w:lang w:val="en-GB"/>
        </w:rPr>
        <w:t xml:space="preserve"> </w:t>
      </w:r>
      <w:hyperlink w:anchor="_bookmark61" w:history="1">
        <w:r w:rsidRPr="00C23AAF">
          <w:rPr>
            <w:lang w:val="en-GB"/>
          </w:rPr>
          <w:t>1995).</w:t>
        </w:r>
      </w:hyperlink>
      <w:r w:rsidRPr="00C23AAF">
        <w:rPr>
          <w:lang w:val="en-GB"/>
        </w:rPr>
        <w:t xml:space="preserve">  </w:t>
      </w:r>
      <w:r w:rsidRPr="00C23AAF">
        <w:rPr>
          <w:spacing w:val="3"/>
          <w:lang w:val="en-GB"/>
        </w:rPr>
        <w:t xml:space="preserve"> </w:t>
      </w:r>
      <w:r w:rsidRPr="00C23AAF">
        <w:rPr>
          <w:lang w:val="en-GB"/>
        </w:rPr>
        <w:t>Attacked</w:t>
      </w:r>
      <w:r w:rsidRPr="00C23AAF">
        <w:rPr>
          <w:spacing w:val="47"/>
          <w:lang w:val="en-GB"/>
        </w:rPr>
        <w:t xml:space="preserve"> </w:t>
      </w:r>
      <w:r w:rsidRPr="00C23AAF">
        <w:rPr>
          <w:lang w:val="en-GB"/>
        </w:rPr>
        <w:t>trees</w:t>
      </w:r>
      <w:r w:rsidRPr="00C23AAF">
        <w:rPr>
          <w:spacing w:val="47"/>
          <w:lang w:val="en-GB"/>
        </w:rPr>
        <w:t xml:space="preserve"> </w:t>
      </w:r>
      <w:r w:rsidRPr="00C23AAF">
        <w:rPr>
          <w:lang w:val="en-GB"/>
        </w:rPr>
        <w:t>defend</w:t>
      </w:r>
      <w:r w:rsidRPr="00C23AAF">
        <w:rPr>
          <w:spacing w:val="46"/>
          <w:lang w:val="en-GB"/>
        </w:rPr>
        <w:t xml:space="preserve"> </w:t>
      </w:r>
      <w:r w:rsidRPr="00C23AAF">
        <w:rPr>
          <w:lang w:val="en-GB"/>
        </w:rPr>
        <w:t>themselves</w:t>
      </w:r>
      <w:r w:rsidRPr="00C23AAF">
        <w:rPr>
          <w:spacing w:val="47"/>
          <w:lang w:val="en-GB"/>
        </w:rPr>
        <w:t xml:space="preserve"> </w:t>
      </w:r>
      <w:r w:rsidRPr="00C23AAF">
        <w:rPr>
          <w:lang w:val="en-GB"/>
        </w:rPr>
        <w:t>by</w:t>
      </w:r>
      <w:r w:rsidRPr="00C23AAF">
        <w:rPr>
          <w:spacing w:val="47"/>
          <w:lang w:val="en-GB"/>
        </w:rPr>
        <w:t xml:space="preserve"> </w:t>
      </w:r>
      <w:r w:rsidRPr="00C23AAF">
        <w:rPr>
          <w:lang w:val="en-GB"/>
        </w:rPr>
        <w:t>pulsing</w:t>
      </w:r>
      <w:r w:rsidRPr="00C23AAF">
        <w:rPr>
          <w:spacing w:val="47"/>
          <w:lang w:val="en-GB"/>
        </w:rPr>
        <w:t xml:space="preserve"> </w:t>
      </w:r>
      <w:r w:rsidRPr="00C23AAF">
        <w:rPr>
          <w:lang w:val="en-GB"/>
        </w:rPr>
        <w:t>resin</w:t>
      </w:r>
      <w:r w:rsidRPr="00C23AAF">
        <w:rPr>
          <w:spacing w:val="46"/>
          <w:lang w:val="en-GB"/>
        </w:rPr>
        <w:t xml:space="preserve"> </w:t>
      </w:r>
      <w:r w:rsidRPr="00C23AAF">
        <w:rPr>
          <w:lang w:val="en-GB"/>
        </w:rPr>
        <w:t>to</w:t>
      </w:r>
      <w:r w:rsidRPr="00C23AAF">
        <w:rPr>
          <w:spacing w:val="47"/>
          <w:lang w:val="en-GB"/>
        </w:rPr>
        <w:t xml:space="preserve"> </w:t>
      </w:r>
      <w:r w:rsidRPr="00C23AAF">
        <w:rPr>
          <w:lang w:val="en-GB"/>
        </w:rPr>
        <w:t>kill</w:t>
      </w:r>
      <w:r w:rsidRPr="00C23AAF">
        <w:rPr>
          <w:spacing w:val="47"/>
          <w:lang w:val="en-GB"/>
        </w:rPr>
        <w:t xml:space="preserve"> </w:t>
      </w:r>
      <w:r w:rsidRPr="00C23AAF">
        <w:rPr>
          <w:lang w:val="en-GB"/>
        </w:rPr>
        <w:t>the</w:t>
      </w:r>
      <w:r w:rsidRPr="00C23AAF">
        <w:rPr>
          <w:spacing w:val="46"/>
          <w:lang w:val="en-GB"/>
        </w:rPr>
        <w:t xml:space="preserve"> </w:t>
      </w:r>
      <w:r w:rsidRPr="00C23AAF">
        <w:rPr>
          <w:lang w:val="en-GB"/>
        </w:rPr>
        <w:t>bark</w:t>
      </w:r>
      <w:r w:rsidRPr="00C23AAF">
        <w:rPr>
          <w:spacing w:val="47"/>
          <w:lang w:val="en-GB"/>
        </w:rPr>
        <w:t xml:space="preserve"> </w:t>
      </w:r>
      <w:r w:rsidRPr="00C23AAF">
        <w:rPr>
          <w:lang w:val="en-GB"/>
        </w:rPr>
        <w:t>beetle</w:t>
      </w:r>
      <w:r w:rsidRPr="00C23AAF">
        <w:rPr>
          <w:spacing w:val="47"/>
          <w:lang w:val="en-GB"/>
        </w:rPr>
        <w:t xml:space="preserve"> </w:t>
      </w:r>
      <w:r w:rsidRPr="00C23AAF">
        <w:rPr>
          <w:lang w:val="en-GB"/>
        </w:rPr>
        <w:t>but</w:t>
      </w:r>
      <w:r w:rsidRPr="00C23AAF">
        <w:rPr>
          <w:spacing w:val="46"/>
          <w:lang w:val="en-GB"/>
        </w:rPr>
        <w:t xml:space="preserve"> </w:t>
      </w:r>
      <w:r w:rsidR="00814BC9" w:rsidRPr="00C23AAF">
        <w:rPr>
          <w:lang w:val="en-GB"/>
        </w:rPr>
        <w:t>this</w:t>
      </w:r>
    </w:p>
    <w:p w14:paraId="1244707E" w14:textId="77777777" w:rsidR="00B177F5" w:rsidRPr="00C23AAF" w:rsidRDefault="00B553DB">
      <w:pPr>
        <w:pStyle w:val="Corpsdetexte"/>
        <w:ind w:left="216"/>
        <w:rPr>
          <w:lang w:val="en-GB"/>
        </w:rPr>
      </w:pPr>
      <w:r w:rsidRPr="00C23AAF">
        <w:rPr>
          <w:rFonts w:ascii="Trebuchet MS"/>
          <w:sz w:val="10"/>
          <w:lang w:val="en-GB"/>
        </w:rPr>
        <w:t xml:space="preserve">41     </w:t>
      </w:r>
      <w:r w:rsidRPr="00C23AAF">
        <w:rPr>
          <w:rFonts w:ascii="Trebuchet MS"/>
          <w:spacing w:val="19"/>
          <w:sz w:val="10"/>
          <w:lang w:val="en-GB"/>
        </w:rPr>
        <w:t xml:space="preserve"> </w:t>
      </w:r>
      <w:r w:rsidRPr="00C23AAF">
        <w:rPr>
          <w:w w:val="105"/>
          <w:lang w:val="en-GB"/>
        </w:rPr>
        <w:t>defence</w:t>
      </w:r>
      <w:r w:rsidRPr="00C23AAF">
        <w:rPr>
          <w:spacing w:val="24"/>
          <w:w w:val="105"/>
          <w:lang w:val="en-GB"/>
        </w:rPr>
        <w:t xml:space="preserve"> </w:t>
      </w:r>
      <w:r w:rsidRPr="00C23AAF">
        <w:rPr>
          <w:w w:val="105"/>
          <w:lang w:val="en-GB"/>
        </w:rPr>
        <w:t>failed</w:t>
      </w:r>
      <w:r w:rsidRPr="00C23AAF">
        <w:rPr>
          <w:spacing w:val="24"/>
          <w:w w:val="105"/>
          <w:lang w:val="en-GB"/>
        </w:rPr>
        <w:t xml:space="preserve"> </w:t>
      </w:r>
      <w:r w:rsidRPr="00C23AAF">
        <w:rPr>
          <w:w w:val="105"/>
          <w:lang w:val="en-GB"/>
        </w:rPr>
        <w:t>to</w:t>
      </w:r>
      <w:r w:rsidRPr="00C23AAF">
        <w:rPr>
          <w:spacing w:val="24"/>
          <w:w w:val="105"/>
          <w:lang w:val="en-GB"/>
        </w:rPr>
        <w:t xml:space="preserve"> </w:t>
      </w:r>
      <w:r w:rsidRPr="00C23AAF">
        <w:rPr>
          <w:w w:val="105"/>
          <w:lang w:val="en-GB"/>
        </w:rPr>
        <w:t>resist</w:t>
      </w:r>
      <w:r w:rsidRPr="00C23AAF">
        <w:rPr>
          <w:spacing w:val="24"/>
          <w:w w:val="105"/>
          <w:lang w:val="en-GB"/>
        </w:rPr>
        <w:t xml:space="preserve"> </w:t>
      </w:r>
      <w:r w:rsidRPr="00C23AAF">
        <w:rPr>
          <w:w w:val="105"/>
          <w:lang w:val="en-GB"/>
        </w:rPr>
        <w:t>again</w:t>
      </w:r>
      <w:r w:rsidRPr="00C23AAF">
        <w:rPr>
          <w:spacing w:val="24"/>
          <w:w w:val="105"/>
          <w:lang w:val="en-GB"/>
        </w:rPr>
        <w:t xml:space="preserve"> </w:t>
      </w:r>
      <w:r w:rsidRPr="00C23AAF">
        <w:rPr>
          <w:w w:val="105"/>
          <w:lang w:val="en-GB"/>
        </w:rPr>
        <w:t>numerous</w:t>
      </w:r>
      <w:r w:rsidRPr="00C23AAF">
        <w:rPr>
          <w:spacing w:val="24"/>
          <w:w w:val="105"/>
          <w:lang w:val="en-GB"/>
        </w:rPr>
        <w:t xml:space="preserve"> </w:t>
      </w:r>
      <w:r w:rsidRPr="00C23AAF">
        <w:rPr>
          <w:w w:val="105"/>
          <w:lang w:val="en-GB"/>
        </w:rPr>
        <w:t>simultaneous</w:t>
      </w:r>
      <w:r w:rsidRPr="00C23AAF">
        <w:rPr>
          <w:spacing w:val="24"/>
          <w:w w:val="105"/>
          <w:lang w:val="en-GB"/>
        </w:rPr>
        <w:t xml:space="preserve"> </w:t>
      </w:r>
      <w:r w:rsidRPr="00C23AAF">
        <w:rPr>
          <w:w w:val="105"/>
          <w:lang w:val="en-GB"/>
        </w:rPr>
        <w:t>attacks</w:t>
      </w:r>
      <w:r w:rsidRPr="00C23AAF">
        <w:rPr>
          <w:spacing w:val="24"/>
          <w:w w:val="105"/>
          <w:lang w:val="en-GB"/>
        </w:rPr>
        <w:t xml:space="preserve"> </w:t>
      </w:r>
      <w:r w:rsidRPr="00C23AAF">
        <w:rPr>
          <w:w w:val="105"/>
          <w:lang w:val="en-GB"/>
        </w:rPr>
        <w:t>that</w:t>
      </w:r>
      <w:r w:rsidRPr="00C23AAF">
        <w:rPr>
          <w:spacing w:val="24"/>
          <w:w w:val="105"/>
          <w:lang w:val="en-GB"/>
        </w:rPr>
        <w:t xml:space="preserve"> </w:t>
      </w:r>
      <w:r w:rsidRPr="00C23AAF">
        <w:rPr>
          <w:w w:val="105"/>
          <w:lang w:val="en-GB"/>
        </w:rPr>
        <w:t>induce</w:t>
      </w:r>
      <w:r w:rsidRPr="00C23AAF">
        <w:rPr>
          <w:spacing w:val="24"/>
          <w:w w:val="105"/>
          <w:lang w:val="en-GB"/>
        </w:rPr>
        <w:t xml:space="preserve"> </w:t>
      </w:r>
      <w:r w:rsidRPr="00C23AAF">
        <w:rPr>
          <w:w w:val="105"/>
          <w:lang w:val="en-GB"/>
        </w:rPr>
        <w:t>their</w:t>
      </w:r>
      <w:r w:rsidRPr="00C23AAF">
        <w:rPr>
          <w:spacing w:val="24"/>
          <w:w w:val="105"/>
          <w:lang w:val="en-GB"/>
        </w:rPr>
        <w:t xml:space="preserve"> </w:t>
      </w:r>
      <w:r w:rsidRPr="00C23AAF">
        <w:rPr>
          <w:w w:val="105"/>
          <w:lang w:val="en-GB"/>
        </w:rPr>
        <w:t>decline</w:t>
      </w:r>
      <w:r w:rsidRPr="00C23AAF">
        <w:rPr>
          <w:spacing w:val="25"/>
          <w:w w:val="105"/>
          <w:lang w:val="en-GB"/>
        </w:rPr>
        <w:t xml:space="preserve"> </w:t>
      </w:r>
      <w:r w:rsidRPr="00C23AAF">
        <w:rPr>
          <w:w w:val="105"/>
          <w:lang w:val="en-GB"/>
        </w:rPr>
        <w:t>and</w:t>
      </w:r>
      <w:r w:rsidRPr="00C23AAF">
        <w:rPr>
          <w:spacing w:val="24"/>
          <w:w w:val="105"/>
          <w:lang w:val="en-GB"/>
        </w:rPr>
        <w:t xml:space="preserve"> </w:t>
      </w:r>
      <w:r w:rsidRPr="00C23AAF">
        <w:rPr>
          <w:w w:val="105"/>
          <w:lang w:val="en-GB"/>
        </w:rPr>
        <w:t>rapid</w:t>
      </w:r>
    </w:p>
    <w:p w14:paraId="669C4925" w14:textId="77777777" w:rsidR="00B177F5" w:rsidRPr="00C23AAF" w:rsidRDefault="00B553DB">
      <w:pPr>
        <w:pStyle w:val="Corpsdetexte"/>
        <w:ind w:left="216"/>
        <w:rPr>
          <w:lang w:val="en-GB"/>
        </w:rPr>
      </w:pPr>
      <w:r w:rsidRPr="00C23AAF">
        <w:rPr>
          <w:rFonts w:ascii="Trebuchet MS"/>
          <w:sz w:val="10"/>
          <w:lang w:val="en-GB"/>
        </w:rPr>
        <w:t xml:space="preserve">42     </w:t>
      </w:r>
      <w:r w:rsidRPr="00C23AAF">
        <w:rPr>
          <w:rFonts w:ascii="Trebuchet MS"/>
          <w:spacing w:val="19"/>
          <w:sz w:val="10"/>
          <w:lang w:val="en-GB"/>
        </w:rPr>
        <w:t xml:space="preserve"> </w:t>
      </w:r>
      <w:r w:rsidRPr="00C23AAF">
        <w:rPr>
          <w:w w:val="105"/>
          <w:lang w:val="en-GB"/>
        </w:rPr>
        <w:t>death.</w:t>
      </w:r>
      <w:r w:rsidRPr="00C23AAF">
        <w:rPr>
          <w:spacing w:val="26"/>
          <w:w w:val="105"/>
          <w:lang w:val="en-GB"/>
        </w:rPr>
        <w:t xml:space="preserve"> </w:t>
      </w:r>
      <w:r w:rsidRPr="00C23AAF">
        <w:rPr>
          <w:w w:val="105"/>
          <w:lang w:val="en-GB"/>
        </w:rPr>
        <w:t>The</w:t>
      </w:r>
      <w:r w:rsidRPr="00C23AAF">
        <w:rPr>
          <w:spacing w:val="5"/>
          <w:w w:val="105"/>
          <w:lang w:val="en-GB"/>
        </w:rPr>
        <w:t xml:space="preserve"> </w:t>
      </w:r>
      <w:r w:rsidRPr="00C23AAF">
        <w:rPr>
          <w:w w:val="105"/>
          <w:lang w:val="en-GB"/>
        </w:rPr>
        <w:t>Norway</w:t>
      </w:r>
      <w:r w:rsidRPr="00C23AAF">
        <w:rPr>
          <w:spacing w:val="5"/>
          <w:w w:val="105"/>
          <w:lang w:val="en-GB"/>
        </w:rPr>
        <w:t xml:space="preserve"> </w:t>
      </w:r>
      <w:r w:rsidRPr="00C23AAF">
        <w:rPr>
          <w:w w:val="105"/>
          <w:lang w:val="en-GB"/>
        </w:rPr>
        <w:t>spruce</w:t>
      </w:r>
      <w:r w:rsidRPr="00C23AAF">
        <w:rPr>
          <w:spacing w:val="5"/>
          <w:w w:val="105"/>
          <w:lang w:val="en-GB"/>
        </w:rPr>
        <w:t xml:space="preserve"> </w:t>
      </w:r>
      <w:r w:rsidRPr="00C23AAF">
        <w:rPr>
          <w:w w:val="105"/>
          <w:lang w:val="en-GB"/>
        </w:rPr>
        <w:t>dieback</w:t>
      </w:r>
      <w:r w:rsidRPr="00C23AAF">
        <w:rPr>
          <w:spacing w:val="5"/>
          <w:w w:val="105"/>
          <w:lang w:val="en-GB"/>
        </w:rPr>
        <w:t xml:space="preserve"> </w:t>
      </w:r>
      <w:r w:rsidRPr="00C23AAF">
        <w:rPr>
          <w:w w:val="105"/>
          <w:lang w:val="en-GB"/>
        </w:rPr>
        <w:t>goes</w:t>
      </w:r>
      <w:r w:rsidRPr="00C23AAF">
        <w:rPr>
          <w:spacing w:val="5"/>
          <w:w w:val="105"/>
          <w:lang w:val="en-GB"/>
        </w:rPr>
        <w:t xml:space="preserve"> </w:t>
      </w:r>
      <w:r w:rsidRPr="00C23AAF">
        <w:rPr>
          <w:w w:val="105"/>
          <w:lang w:val="en-GB"/>
        </w:rPr>
        <w:t>through</w:t>
      </w:r>
      <w:r w:rsidRPr="00C23AAF">
        <w:rPr>
          <w:spacing w:val="5"/>
          <w:w w:val="105"/>
          <w:lang w:val="en-GB"/>
        </w:rPr>
        <w:t xml:space="preserve"> </w:t>
      </w:r>
      <w:r w:rsidRPr="00C23AAF">
        <w:rPr>
          <w:w w:val="105"/>
          <w:lang w:val="en-GB"/>
        </w:rPr>
        <w:t>three</w:t>
      </w:r>
      <w:r w:rsidRPr="00C23AAF">
        <w:rPr>
          <w:spacing w:val="5"/>
          <w:w w:val="105"/>
          <w:lang w:val="en-GB"/>
        </w:rPr>
        <w:t xml:space="preserve"> </w:t>
      </w:r>
      <w:r w:rsidRPr="00C23AAF">
        <w:rPr>
          <w:w w:val="105"/>
          <w:lang w:val="en-GB"/>
        </w:rPr>
        <w:t>physiological</w:t>
      </w:r>
      <w:r w:rsidRPr="00C23AAF">
        <w:rPr>
          <w:spacing w:val="5"/>
          <w:w w:val="105"/>
          <w:lang w:val="en-GB"/>
        </w:rPr>
        <w:t xml:space="preserve"> </w:t>
      </w:r>
      <w:r w:rsidRPr="00C23AAF">
        <w:rPr>
          <w:w w:val="105"/>
          <w:lang w:val="en-GB"/>
        </w:rPr>
        <w:t>stages</w:t>
      </w:r>
      <w:r w:rsidRPr="00C23AAF">
        <w:rPr>
          <w:spacing w:val="5"/>
          <w:w w:val="105"/>
          <w:lang w:val="en-GB"/>
        </w:rPr>
        <w:t xml:space="preserve"> </w:t>
      </w:r>
      <w:r w:rsidRPr="00C23AAF">
        <w:rPr>
          <w:w w:val="105"/>
          <w:lang w:val="en-GB"/>
        </w:rPr>
        <w:t>which</w:t>
      </w:r>
      <w:r w:rsidRPr="00C23AAF">
        <w:rPr>
          <w:spacing w:val="5"/>
          <w:w w:val="105"/>
          <w:lang w:val="en-GB"/>
        </w:rPr>
        <w:t xml:space="preserve"> </w:t>
      </w:r>
      <w:r w:rsidRPr="00C23AAF">
        <w:rPr>
          <w:w w:val="105"/>
          <w:lang w:val="en-GB"/>
        </w:rPr>
        <w:t>are</w:t>
      </w:r>
      <w:r w:rsidRPr="00C23AAF">
        <w:rPr>
          <w:spacing w:val="5"/>
          <w:w w:val="105"/>
          <w:lang w:val="en-GB"/>
        </w:rPr>
        <w:t xml:space="preserve"> </w:t>
      </w:r>
      <w:r w:rsidRPr="00C23AAF">
        <w:rPr>
          <w:w w:val="105"/>
          <w:lang w:val="en-GB"/>
        </w:rPr>
        <w:t>denominated</w:t>
      </w:r>
    </w:p>
    <w:p w14:paraId="14AEF333" w14:textId="77777777" w:rsidR="00B177F5" w:rsidRPr="00C23AAF" w:rsidRDefault="00B553DB">
      <w:pPr>
        <w:pStyle w:val="Corpsdetexte"/>
        <w:ind w:left="216"/>
        <w:rPr>
          <w:lang w:val="en-GB"/>
        </w:rPr>
      </w:pPr>
      <w:r w:rsidRPr="00C23AAF">
        <w:rPr>
          <w:rFonts w:ascii="Trebuchet MS"/>
          <w:sz w:val="10"/>
          <w:lang w:val="en-GB"/>
        </w:rPr>
        <w:t xml:space="preserve">43     </w:t>
      </w:r>
      <w:r w:rsidRPr="00C23AAF">
        <w:rPr>
          <w:rFonts w:ascii="Trebuchet MS"/>
          <w:spacing w:val="19"/>
          <w:sz w:val="10"/>
          <w:lang w:val="en-GB"/>
        </w:rPr>
        <w:t xml:space="preserve"> </w:t>
      </w:r>
      <w:r w:rsidRPr="00C23AAF">
        <w:rPr>
          <w:lang w:val="en-GB"/>
        </w:rPr>
        <w:t>green,</w:t>
      </w:r>
      <w:r w:rsidRPr="00C23AAF">
        <w:rPr>
          <w:spacing w:val="33"/>
          <w:lang w:val="en-GB"/>
        </w:rPr>
        <w:t xml:space="preserve"> </w:t>
      </w:r>
      <w:r w:rsidRPr="00C23AAF">
        <w:rPr>
          <w:lang w:val="en-GB"/>
        </w:rPr>
        <w:t>red</w:t>
      </w:r>
      <w:r w:rsidRPr="00C23AAF">
        <w:rPr>
          <w:spacing w:val="34"/>
          <w:lang w:val="en-GB"/>
        </w:rPr>
        <w:t xml:space="preserve"> </w:t>
      </w:r>
      <w:r w:rsidRPr="00C23AAF">
        <w:rPr>
          <w:lang w:val="en-GB"/>
        </w:rPr>
        <w:t>and</w:t>
      </w:r>
      <w:r w:rsidRPr="00C23AAF">
        <w:rPr>
          <w:spacing w:val="32"/>
          <w:lang w:val="en-GB"/>
        </w:rPr>
        <w:t xml:space="preserve"> </w:t>
      </w:r>
      <w:r w:rsidRPr="00C23AAF">
        <w:rPr>
          <w:lang w:val="en-GB"/>
        </w:rPr>
        <w:t>grey</w:t>
      </w:r>
      <w:r w:rsidRPr="00C23AAF">
        <w:rPr>
          <w:spacing w:val="32"/>
          <w:lang w:val="en-GB"/>
        </w:rPr>
        <w:t xml:space="preserve"> </w:t>
      </w:r>
      <w:r w:rsidRPr="00C23AAF">
        <w:rPr>
          <w:lang w:val="en-GB"/>
        </w:rPr>
        <w:t>stage.</w:t>
      </w:r>
      <w:r w:rsidRPr="00C23AAF">
        <w:rPr>
          <w:spacing w:val="61"/>
          <w:lang w:val="en-GB"/>
        </w:rPr>
        <w:t xml:space="preserve"> </w:t>
      </w:r>
      <w:r w:rsidRPr="00C23AAF">
        <w:rPr>
          <w:lang w:val="en-GB"/>
        </w:rPr>
        <w:t>During</w:t>
      </w:r>
      <w:r w:rsidRPr="00C23AAF">
        <w:rPr>
          <w:spacing w:val="33"/>
          <w:lang w:val="en-GB"/>
        </w:rPr>
        <w:t xml:space="preserve"> </w:t>
      </w:r>
      <w:r w:rsidRPr="00C23AAF">
        <w:rPr>
          <w:lang w:val="en-GB"/>
        </w:rPr>
        <w:t>the</w:t>
      </w:r>
      <w:r w:rsidRPr="00C23AAF">
        <w:rPr>
          <w:spacing w:val="34"/>
          <w:lang w:val="en-GB"/>
        </w:rPr>
        <w:t xml:space="preserve"> </w:t>
      </w:r>
      <w:r w:rsidRPr="00C23AAF">
        <w:rPr>
          <w:lang w:val="en-GB"/>
        </w:rPr>
        <w:t>green</w:t>
      </w:r>
      <w:r w:rsidRPr="00C23AAF">
        <w:rPr>
          <w:spacing w:val="32"/>
          <w:lang w:val="en-GB"/>
        </w:rPr>
        <w:t xml:space="preserve"> </w:t>
      </w:r>
      <w:r w:rsidRPr="00C23AAF">
        <w:rPr>
          <w:lang w:val="en-GB"/>
        </w:rPr>
        <w:t>stage,</w:t>
      </w:r>
      <w:r w:rsidRPr="00C23AAF">
        <w:rPr>
          <w:spacing w:val="34"/>
          <w:lang w:val="en-GB"/>
        </w:rPr>
        <w:t xml:space="preserve"> </w:t>
      </w:r>
      <w:r w:rsidRPr="00C23AAF">
        <w:rPr>
          <w:lang w:val="en-GB"/>
        </w:rPr>
        <w:t>the</w:t>
      </w:r>
      <w:r w:rsidRPr="00C23AAF">
        <w:rPr>
          <w:spacing w:val="33"/>
          <w:lang w:val="en-GB"/>
        </w:rPr>
        <w:t xml:space="preserve"> </w:t>
      </w:r>
      <w:r w:rsidRPr="00C23AAF">
        <w:rPr>
          <w:lang w:val="en-GB"/>
        </w:rPr>
        <w:t>bark</w:t>
      </w:r>
      <w:r w:rsidRPr="00C23AAF">
        <w:rPr>
          <w:spacing w:val="34"/>
          <w:lang w:val="en-GB"/>
        </w:rPr>
        <w:t xml:space="preserve"> </w:t>
      </w:r>
      <w:r w:rsidRPr="00C23AAF">
        <w:rPr>
          <w:lang w:val="en-GB"/>
        </w:rPr>
        <w:t>beetle</w:t>
      </w:r>
      <w:r w:rsidRPr="00C23AAF">
        <w:rPr>
          <w:spacing w:val="33"/>
          <w:lang w:val="en-GB"/>
        </w:rPr>
        <w:t xml:space="preserve"> </w:t>
      </w:r>
      <w:r w:rsidRPr="00C23AAF">
        <w:rPr>
          <w:lang w:val="en-GB"/>
        </w:rPr>
        <w:t>has</w:t>
      </w:r>
      <w:r w:rsidRPr="00C23AAF">
        <w:rPr>
          <w:spacing w:val="34"/>
          <w:lang w:val="en-GB"/>
        </w:rPr>
        <w:t xml:space="preserve"> </w:t>
      </w:r>
      <w:r w:rsidRPr="00C23AAF">
        <w:rPr>
          <w:lang w:val="en-GB"/>
        </w:rPr>
        <w:t>succeeded</w:t>
      </w:r>
      <w:r w:rsidRPr="00C23AAF">
        <w:rPr>
          <w:spacing w:val="33"/>
          <w:lang w:val="en-GB"/>
        </w:rPr>
        <w:t xml:space="preserve"> </w:t>
      </w:r>
      <w:r w:rsidRPr="00C23AAF">
        <w:rPr>
          <w:lang w:val="en-GB"/>
        </w:rPr>
        <w:t>to</w:t>
      </w:r>
      <w:r w:rsidRPr="00C23AAF">
        <w:rPr>
          <w:spacing w:val="34"/>
          <w:lang w:val="en-GB"/>
        </w:rPr>
        <w:t xml:space="preserve"> </w:t>
      </w:r>
      <w:r w:rsidRPr="00C23AAF">
        <w:rPr>
          <w:lang w:val="en-GB"/>
        </w:rPr>
        <w:t>penetrate</w:t>
      </w:r>
      <w:r w:rsidRPr="00C23AAF">
        <w:rPr>
          <w:spacing w:val="33"/>
          <w:lang w:val="en-GB"/>
        </w:rPr>
        <w:t xml:space="preserve"> </w:t>
      </w:r>
      <w:r w:rsidRPr="00C23AAF">
        <w:rPr>
          <w:lang w:val="en-GB"/>
        </w:rPr>
        <w:t>the</w:t>
      </w:r>
    </w:p>
    <w:p w14:paraId="16B4AE71" w14:textId="77777777" w:rsidR="00B177F5" w:rsidRPr="00C23AAF" w:rsidRDefault="00B553DB">
      <w:pPr>
        <w:pStyle w:val="Corpsdetexte"/>
        <w:ind w:left="216"/>
        <w:rPr>
          <w:lang w:val="en-GB"/>
        </w:rPr>
      </w:pPr>
      <w:r w:rsidRPr="00C23AAF">
        <w:rPr>
          <w:rFonts w:ascii="Trebuchet MS"/>
          <w:sz w:val="10"/>
          <w:lang w:val="en-GB"/>
        </w:rPr>
        <w:t xml:space="preserve">44     </w:t>
      </w:r>
      <w:r w:rsidRPr="00C23AAF">
        <w:rPr>
          <w:rFonts w:ascii="Trebuchet MS"/>
          <w:spacing w:val="19"/>
          <w:sz w:val="10"/>
          <w:lang w:val="en-GB"/>
        </w:rPr>
        <w:t xml:space="preserve"> </w:t>
      </w:r>
      <w:r w:rsidRPr="00C23AAF">
        <w:rPr>
          <w:w w:val="105"/>
          <w:lang w:val="en-GB"/>
        </w:rPr>
        <w:t>phloem</w:t>
      </w:r>
      <w:r w:rsidRPr="00C23AAF">
        <w:rPr>
          <w:spacing w:val="6"/>
          <w:w w:val="105"/>
          <w:lang w:val="en-GB"/>
        </w:rPr>
        <w:t xml:space="preserve"> </w:t>
      </w:r>
      <w:r w:rsidRPr="00C23AAF">
        <w:rPr>
          <w:w w:val="105"/>
          <w:lang w:val="en-GB"/>
        </w:rPr>
        <w:t>and</w:t>
      </w:r>
      <w:r w:rsidRPr="00C23AAF">
        <w:rPr>
          <w:spacing w:val="7"/>
          <w:w w:val="105"/>
          <w:lang w:val="en-GB"/>
        </w:rPr>
        <w:t xml:space="preserve"> </w:t>
      </w:r>
      <w:r w:rsidRPr="00C23AAF">
        <w:rPr>
          <w:w w:val="105"/>
          <w:lang w:val="en-GB"/>
        </w:rPr>
        <w:t>the</w:t>
      </w:r>
      <w:r w:rsidRPr="00C23AAF">
        <w:rPr>
          <w:spacing w:val="7"/>
          <w:w w:val="105"/>
          <w:lang w:val="en-GB"/>
        </w:rPr>
        <w:t xml:space="preserve"> </w:t>
      </w:r>
      <w:r w:rsidRPr="00C23AAF">
        <w:rPr>
          <w:w w:val="105"/>
          <w:lang w:val="en-GB"/>
        </w:rPr>
        <w:t>spruce</w:t>
      </w:r>
      <w:r w:rsidRPr="00C23AAF">
        <w:rPr>
          <w:spacing w:val="6"/>
          <w:w w:val="105"/>
          <w:lang w:val="en-GB"/>
        </w:rPr>
        <w:t xml:space="preserve"> </w:t>
      </w:r>
      <w:r w:rsidRPr="00C23AAF">
        <w:rPr>
          <w:w w:val="105"/>
          <w:lang w:val="en-GB"/>
        </w:rPr>
        <w:t>retains</w:t>
      </w:r>
      <w:r w:rsidRPr="00C23AAF">
        <w:rPr>
          <w:spacing w:val="8"/>
          <w:w w:val="105"/>
          <w:lang w:val="en-GB"/>
        </w:rPr>
        <w:t xml:space="preserve"> </w:t>
      </w:r>
      <w:r w:rsidRPr="00C23AAF">
        <w:rPr>
          <w:w w:val="105"/>
          <w:lang w:val="en-GB"/>
        </w:rPr>
        <w:t>its</w:t>
      </w:r>
      <w:r w:rsidRPr="00C23AAF">
        <w:rPr>
          <w:spacing w:val="7"/>
          <w:w w:val="105"/>
          <w:lang w:val="en-GB"/>
        </w:rPr>
        <w:t xml:space="preserve"> </w:t>
      </w:r>
      <w:r w:rsidRPr="00C23AAF">
        <w:rPr>
          <w:w w:val="105"/>
          <w:lang w:val="en-GB"/>
        </w:rPr>
        <w:t>green</w:t>
      </w:r>
      <w:r w:rsidRPr="00C23AAF">
        <w:rPr>
          <w:spacing w:val="7"/>
          <w:w w:val="105"/>
          <w:lang w:val="en-GB"/>
        </w:rPr>
        <w:t xml:space="preserve"> </w:t>
      </w:r>
      <w:r w:rsidRPr="00C23AAF">
        <w:rPr>
          <w:w w:val="105"/>
          <w:lang w:val="en-GB"/>
        </w:rPr>
        <w:t>needles.</w:t>
      </w:r>
      <w:r w:rsidRPr="00C23AAF">
        <w:rPr>
          <w:spacing w:val="29"/>
          <w:w w:val="105"/>
          <w:lang w:val="en-GB"/>
        </w:rPr>
        <w:t xml:space="preserve"> </w:t>
      </w:r>
      <w:r w:rsidRPr="00C23AAF">
        <w:rPr>
          <w:w w:val="105"/>
          <w:lang w:val="en-GB"/>
        </w:rPr>
        <w:t>The</w:t>
      </w:r>
      <w:r w:rsidRPr="00C23AAF">
        <w:rPr>
          <w:spacing w:val="6"/>
          <w:w w:val="105"/>
          <w:lang w:val="en-GB"/>
        </w:rPr>
        <w:t xml:space="preserve"> </w:t>
      </w:r>
      <w:r w:rsidRPr="00C23AAF">
        <w:rPr>
          <w:w w:val="105"/>
          <w:lang w:val="en-GB"/>
        </w:rPr>
        <w:t>tree</w:t>
      </w:r>
      <w:r w:rsidRPr="00C23AAF">
        <w:rPr>
          <w:spacing w:val="8"/>
          <w:w w:val="105"/>
          <w:lang w:val="en-GB"/>
        </w:rPr>
        <w:t xml:space="preserve"> </w:t>
      </w:r>
      <w:r w:rsidRPr="00C23AAF">
        <w:rPr>
          <w:w w:val="105"/>
          <w:lang w:val="en-GB"/>
        </w:rPr>
        <w:t>is</w:t>
      </w:r>
      <w:r w:rsidRPr="00C23AAF">
        <w:rPr>
          <w:spacing w:val="7"/>
          <w:w w:val="105"/>
          <w:lang w:val="en-GB"/>
        </w:rPr>
        <w:t xml:space="preserve"> </w:t>
      </w:r>
      <w:r w:rsidRPr="00C23AAF">
        <w:rPr>
          <w:w w:val="105"/>
          <w:lang w:val="en-GB"/>
        </w:rPr>
        <w:t>still</w:t>
      </w:r>
      <w:r w:rsidRPr="00C23AAF">
        <w:rPr>
          <w:spacing w:val="6"/>
          <w:w w:val="105"/>
          <w:lang w:val="en-GB"/>
        </w:rPr>
        <w:t xml:space="preserve"> </w:t>
      </w:r>
      <w:r w:rsidRPr="00C23AAF">
        <w:rPr>
          <w:w w:val="105"/>
          <w:lang w:val="en-GB"/>
        </w:rPr>
        <w:t>alive</w:t>
      </w:r>
      <w:r w:rsidRPr="00C23AAF">
        <w:rPr>
          <w:spacing w:val="8"/>
          <w:w w:val="105"/>
          <w:lang w:val="en-GB"/>
        </w:rPr>
        <w:t xml:space="preserve"> </w:t>
      </w:r>
      <w:r w:rsidRPr="00C23AAF">
        <w:rPr>
          <w:w w:val="105"/>
          <w:lang w:val="en-GB"/>
        </w:rPr>
        <w:t>but</w:t>
      </w:r>
      <w:r w:rsidRPr="00C23AAF">
        <w:rPr>
          <w:spacing w:val="8"/>
          <w:w w:val="105"/>
          <w:lang w:val="en-GB"/>
        </w:rPr>
        <w:t xml:space="preserve"> </w:t>
      </w:r>
      <w:r w:rsidRPr="00C23AAF">
        <w:rPr>
          <w:w w:val="105"/>
          <w:lang w:val="en-GB"/>
        </w:rPr>
        <w:t>begins</w:t>
      </w:r>
      <w:r w:rsidRPr="00C23AAF">
        <w:rPr>
          <w:spacing w:val="7"/>
          <w:w w:val="105"/>
          <w:lang w:val="en-GB"/>
        </w:rPr>
        <w:t xml:space="preserve"> </w:t>
      </w:r>
      <w:r w:rsidRPr="00C23AAF">
        <w:rPr>
          <w:w w:val="105"/>
          <w:lang w:val="en-GB"/>
        </w:rPr>
        <w:t>to</w:t>
      </w:r>
      <w:r w:rsidRPr="00C23AAF">
        <w:rPr>
          <w:spacing w:val="7"/>
          <w:w w:val="105"/>
          <w:lang w:val="en-GB"/>
        </w:rPr>
        <w:t xml:space="preserve"> </w:t>
      </w:r>
      <w:r w:rsidRPr="00C23AAF">
        <w:rPr>
          <w:w w:val="105"/>
          <w:lang w:val="en-GB"/>
        </w:rPr>
        <w:t>suffer</w:t>
      </w:r>
      <w:r w:rsidRPr="00C23AAF">
        <w:rPr>
          <w:spacing w:val="7"/>
          <w:w w:val="105"/>
          <w:lang w:val="en-GB"/>
        </w:rPr>
        <w:t xml:space="preserve"> </w:t>
      </w:r>
      <w:r w:rsidRPr="00C23AAF">
        <w:rPr>
          <w:w w:val="105"/>
          <w:lang w:val="en-GB"/>
        </w:rPr>
        <w:t>of</w:t>
      </w:r>
      <w:r w:rsidRPr="00C23AAF">
        <w:rPr>
          <w:spacing w:val="6"/>
          <w:w w:val="105"/>
          <w:lang w:val="en-GB"/>
        </w:rPr>
        <w:t xml:space="preserve"> </w:t>
      </w:r>
      <w:r w:rsidRPr="00C23AAF">
        <w:rPr>
          <w:w w:val="105"/>
          <w:lang w:val="en-GB"/>
        </w:rPr>
        <w:t>water</w:t>
      </w:r>
    </w:p>
    <w:p w14:paraId="2C94E065" w14:textId="77777777" w:rsidR="00B177F5" w:rsidRPr="00C23AAF" w:rsidRDefault="00B553DB">
      <w:pPr>
        <w:pStyle w:val="Corpsdetexte"/>
        <w:ind w:left="216"/>
        <w:rPr>
          <w:lang w:val="en-GB"/>
        </w:rPr>
      </w:pPr>
      <w:r w:rsidRPr="00C23AAF">
        <w:rPr>
          <w:rFonts w:ascii="Trebuchet MS"/>
          <w:sz w:val="10"/>
          <w:lang w:val="en-GB"/>
        </w:rPr>
        <w:t xml:space="preserve">45     </w:t>
      </w:r>
      <w:r w:rsidRPr="00C23AAF">
        <w:rPr>
          <w:rFonts w:ascii="Trebuchet MS"/>
          <w:spacing w:val="19"/>
          <w:sz w:val="10"/>
          <w:lang w:val="en-GB"/>
        </w:rPr>
        <w:t xml:space="preserve"> </w:t>
      </w:r>
      <w:r w:rsidRPr="00C23AAF">
        <w:rPr>
          <w:w w:val="105"/>
          <w:lang w:val="en-GB"/>
        </w:rPr>
        <w:t>shortage</w:t>
      </w:r>
      <w:r w:rsidRPr="00C23AAF">
        <w:rPr>
          <w:spacing w:val="19"/>
          <w:w w:val="105"/>
          <w:lang w:val="en-GB"/>
        </w:rPr>
        <w:t xml:space="preserve"> </w:t>
      </w:r>
      <w:r w:rsidRPr="00C23AAF">
        <w:rPr>
          <w:w w:val="105"/>
          <w:lang w:val="en-GB"/>
        </w:rPr>
        <w:t>caused</w:t>
      </w:r>
      <w:r w:rsidRPr="00C23AAF">
        <w:rPr>
          <w:spacing w:val="19"/>
          <w:w w:val="105"/>
          <w:lang w:val="en-GB"/>
        </w:rPr>
        <w:t xml:space="preserve"> </w:t>
      </w:r>
      <w:r w:rsidRPr="00C23AAF">
        <w:rPr>
          <w:w w:val="105"/>
          <w:lang w:val="en-GB"/>
        </w:rPr>
        <w:t>by</w:t>
      </w:r>
      <w:r w:rsidRPr="00C23AAF">
        <w:rPr>
          <w:spacing w:val="20"/>
          <w:w w:val="105"/>
          <w:lang w:val="en-GB"/>
        </w:rPr>
        <w:t xml:space="preserve"> </w:t>
      </w:r>
      <w:r w:rsidRPr="00C23AAF">
        <w:rPr>
          <w:w w:val="105"/>
          <w:lang w:val="en-GB"/>
        </w:rPr>
        <w:t>sap</w:t>
      </w:r>
      <w:r w:rsidRPr="00C23AAF">
        <w:rPr>
          <w:spacing w:val="19"/>
          <w:w w:val="105"/>
          <w:lang w:val="en-GB"/>
        </w:rPr>
        <w:t xml:space="preserve"> </w:t>
      </w:r>
      <w:r w:rsidRPr="00C23AAF">
        <w:rPr>
          <w:w w:val="105"/>
          <w:lang w:val="en-GB"/>
        </w:rPr>
        <w:t>conduction</w:t>
      </w:r>
      <w:r w:rsidRPr="00C23AAF">
        <w:rPr>
          <w:spacing w:val="19"/>
          <w:w w:val="105"/>
          <w:lang w:val="en-GB"/>
        </w:rPr>
        <w:t xml:space="preserve"> </w:t>
      </w:r>
      <w:r w:rsidRPr="00C23AAF">
        <w:rPr>
          <w:w w:val="105"/>
          <w:lang w:val="en-GB"/>
        </w:rPr>
        <w:t xml:space="preserve">problem. </w:t>
      </w:r>
      <w:r w:rsidRPr="00C23AAF">
        <w:rPr>
          <w:spacing w:val="14"/>
          <w:w w:val="105"/>
          <w:lang w:val="en-GB"/>
        </w:rPr>
        <w:t xml:space="preserve"> </w:t>
      </w:r>
      <w:r w:rsidRPr="00C23AAF">
        <w:rPr>
          <w:w w:val="105"/>
          <w:lang w:val="en-GB"/>
        </w:rPr>
        <w:t>After</w:t>
      </w:r>
      <w:r w:rsidRPr="00C23AAF">
        <w:rPr>
          <w:spacing w:val="20"/>
          <w:w w:val="105"/>
          <w:lang w:val="en-GB"/>
        </w:rPr>
        <w:t xml:space="preserve"> </w:t>
      </w:r>
      <w:r w:rsidRPr="00C23AAF">
        <w:rPr>
          <w:w w:val="105"/>
          <w:lang w:val="en-GB"/>
        </w:rPr>
        <w:t>several</w:t>
      </w:r>
      <w:r w:rsidRPr="00C23AAF">
        <w:rPr>
          <w:spacing w:val="19"/>
          <w:w w:val="105"/>
          <w:lang w:val="en-GB"/>
        </w:rPr>
        <w:t xml:space="preserve"> </w:t>
      </w:r>
      <w:r w:rsidRPr="00C23AAF">
        <w:rPr>
          <w:w w:val="105"/>
          <w:lang w:val="en-GB"/>
        </w:rPr>
        <w:t>weeks,</w:t>
      </w:r>
      <w:r w:rsidRPr="00C23AAF">
        <w:rPr>
          <w:spacing w:val="23"/>
          <w:w w:val="105"/>
          <w:lang w:val="en-GB"/>
        </w:rPr>
        <w:t xml:space="preserve"> </w:t>
      </w:r>
      <w:r w:rsidRPr="00C23AAF">
        <w:rPr>
          <w:w w:val="105"/>
          <w:lang w:val="en-GB"/>
        </w:rPr>
        <w:t>the</w:t>
      </w:r>
      <w:r w:rsidRPr="00C23AAF">
        <w:rPr>
          <w:spacing w:val="19"/>
          <w:w w:val="105"/>
          <w:lang w:val="en-GB"/>
        </w:rPr>
        <w:t xml:space="preserve"> </w:t>
      </w:r>
      <w:r w:rsidRPr="00C23AAF">
        <w:rPr>
          <w:w w:val="105"/>
          <w:lang w:val="en-GB"/>
        </w:rPr>
        <w:t>red</w:t>
      </w:r>
      <w:r w:rsidRPr="00C23AAF">
        <w:rPr>
          <w:spacing w:val="19"/>
          <w:w w:val="105"/>
          <w:lang w:val="en-GB"/>
        </w:rPr>
        <w:t xml:space="preserve"> </w:t>
      </w:r>
      <w:r w:rsidRPr="00C23AAF">
        <w:rPr>
          <w:w w:val="105"/>
          <w:lang w:val="en-GB"/>
        </w:rPr>
        <w:t>stage</w:t>
      </w:r>
      <w:r w:rsidRPr="00C23AAF">
        <w:rPr>
          <w:spacing w:val="20"/>
          <w:w w:val="105"/>
          <w:lang w:val="en-GB"/>
        </w:rPr>
        <w:t xml:space="preserve"> </w:t>
      </w:r>
      <w:r w:rsidRPr="00C23AAF">
        <w:rPr>
          <w:w w:val="105"/>
          <w:lang w:val="en-GB"/>
        </w:rPr>
        <w:t>is</w:t>
      </w:r>
      <w:r w:rsidRPr="00C23AAF">
        <w:rPr>
          <w:spacing w:val="19"/>
          <w:w w:val="105"/>
          <w:lang w:val="en-GB"/>
        </w:rPr>
        <w:t xml:space="preserve"> </w:t>
      </w:r>
      <w:r w:rsidRPr="00C23AAF">
        <w:rPr>
          <w:w w:val="105"/>
          <w:lang w:val="en-GB"/>
        </w:rPr>
        <w:t>reached</w:t>
      </w:r>
      <w:r w:rsidRPr="00C23AAF">
        <w:rPr>
          <w:spacing w:val="19"/>
          <w:w w:val="105"/>
          <w:lang w:val="en-GB"/>
        </w:rPr>
        <w:t xml:space="preserve"> </w:t>
      </w:r>
      <w:r w:rsidRPr="00C23AAF">
        <w:rPr>
          <w:w w:val="105"/>
          <w:lang w:val="en-GB"/>
        </w:rPr>
        <w:t>when</w:t>
      </w:r>
    </w:p>
    <w:p w14:paraId="66715722" w14:textId="77777777" w:rsidR="00B177F5" w:rsidRPr="00C23AAF" w:rsidRDefault="00B553DB">
      <w:pPr>
        <w:pStyle w:val="Corpsdetexte"/>
        <w:ind w:left="216"/>
        <w:rPr>
          <w:lang w:val="en-GB"/>
        </w:rPr>
      </w:pPr>
      <w:r w:rsidRPr="00C23AAF">
        <w:rPr>
          <w:rFonts w:ascii="Trebuchet MS"/>
          <w:sz w:val="10"/>
          <w:lang w:val="en-GB"/>
        </w:rPr>
        <w:t xml:space="preserve">46     </w:t>
      </w:r>
      <w:r w:rsidRPr="00C23AAF">
        <w:rPr>
          <w:rFonts w:ascii="Trebuchet MS"/>
          <w:spacing w:val="19"/>
          <w:sz w:val="10"/>
          <w:lang w:val="en-GB"/>
        </w:rPr>
        <w:t xml:space="preserve"> </w:t>
      </w:r>
      <w:r w:rsidRPr="00C23AAF">
        <w:rPr>
          <w:w w:val="105"/>
          <w:lang w:val="en-GB"/>
        </w:rPr>
        <w:t>the</w:t>
      </w:r>
      <w:r w:rsidRPr="00C23AAF">
        <w:rPr>
          <w:spacing w:val="18"/>
          <w:w w:val="105"/>
          <w:lang w:val="en-GB"/>
        </w:rPr>
        <w:t xml:space="preserve"> </w:t>
      </w:r>
      <w:r w:rsidRPr="00C23AAF">
        <w:rPr>
          <w:w w:val="105"/>
          <w:lang w:val="en-GB"/>
        </w:rPr>
        <w:t>needles</w:t>
      </w:r>
      <w:r w:rsidRPr="00C23AAF">
        <w:rPr>
          <w:spacing w:val="18"/>
          <w:w w:val="105"/>
          <w:lang w:val="en-GB"/>
        </w:rPr>
        <w:t xml:space="preserve"> </w:t>
      </w:r>
      <w:r w:rsidRPr="00C23AAF">
        <w:rPr>
          <w:w w:val="105"/>
          <w:lang w:val="en-GB"/>
        </w:rPr>
        <w:t>turn</w:t>
      </w:r>
      <w:r w:rsidRPr="00C23AAF">
        <w:rPr>
          <w:spacing w:val="18"/>
          <w:w w:val="105"/>
          <w:lang w:val="en-GB"/>
        </w:rPr>
        <w:t xml:space="preserve"> </w:t>
      </w:r>
      <w:r w:rsidRPr="00C23AAF">
        <w:rPr>
          <w:w w:val="105"/>
          <w:lang w:val="en-GB"/>
        </w:rPr>
        <w:t>brown-red.  The</w:t>
      </w:r>
      <w:r w:rsidRPr="00C23AAF">
        <w:rPr>
          <w:spacing w:val="19"/>
          <w:w w:val="105"/>
          <w:lang w:val="en-GB"/>
        </w:rPr>
        <w:t xml:space="preserve"> </w:t>
      </w:r>
      <w:r w:rsidRPr="00C23AAF">
        <w:rPr>
          <w:w w:val="105"/>
          <w:lang w:val="en-GB"/>
        </w:rPr>
        <w:t>tree</w:t>
      </w:r>
      <w:r w:rsidRPr="00C23AAF">
        <w:rPr>
          <w:spacing w:val="18"/>
          <w:w w:val="105"/>
          <w:lang w:val="en-GB"/>
        </w:rPr>
        <w:t xml:space="preserve"> </w:t>
      </w:r>
      <w:r w:rsidRPr="00C23AAF">
        <w:rPr>
          <w:w w:val="105"/>
          <w:lang w:val="en-GB"/>
        </w:rPr>
        <w:t>is</w:t>
      </w:r>
      <w:r w:rsidRPr="00C23AAF">
        <w:rPr>
          <w:spacing w:val="18"/>
          <w:w w:val="105"/>
          <w:lang w:val="en-GB"/>
        </w:rPr>
        <w:t xml:space="preserve"> </w:t>
      </w:r>
      <w:r w:rsidRPr="00C23AAF">
        <w:rPr>
          <w:w w:val="105"/>
          <w:lang w:val="en-GB"/>
        </w:rPr>
        <w:t>recently</w:t>
      </w:r>
      <w:r w:rsidRPr="00C23AAF">
        <w:rPr>
          <w:spacing w:val="18"/>
          <w:w w:val="105"/>
          <w:lang w:val="en-GB"/>
        </w:rPr>
        <w:t xml:space="preserve"> </w:t>
      </w:r>
      <w:r w:rsidRPr="00C23AAF">
        <w:rPr>
          <w:w w:val="105"/>
          <w:lang w:val="en-GB"/>
        </w:rPr>
        <w:t>dead</w:t>
      </w:r>
      <w:r w:rsidRPr="00C23AAF">
        <w:rPr>
          <w:spacing w:val="18"/>
          <w:w w:val="105"/>
          <w:lang w:val="en-GB"/>
        </w:rPr>
        <w:t xml:space="preserve"> </w:t>
      </w:r>
      <w:r w:rsidRPr="00C23AAF">
        <w:rPr>
          <w:w w:val="105"/>
          <w:lang w:val="en-GB"/>
        </w:rPr>
        <w:t>and</w:t>
      </w:r>
      <w:r w:rsidRPr="00C23AAF">
        <w:rPr>
          <w:spacing w:val="18"/>
          <w:w w:val="105"/>
          <w:lang w:val="en-GB"/>
        </w:rPr>
        <w:t xml:space="preserve"> </w:t>
      </w:r>
      <w:r w:rsidRPr="00C23AAF">
        <w:rPr>
          <w:w w:val="105"/>
          <w:lang w:val="en-GB"/>
        </w:rPr>
        <w:t>the</w:t>
      </w:r>
      <w:r w:rsidRPr="00C23AAF">
        <w:rPr>
          <w:spacing w:val="18"/>
          <w:w w:val="105"/>
          <w:lang w:val="en-GB"/>
        </w:rPr>
        <w:t xml:space="preserve"> </w:t>
      </w:r>
      <w:r w:rsidRPr="00C23AAF">
        <w:rPr>
          <w:w w:val="105"/>
          <w:lang w:val="en-GB"/>
        </w:rPr>
        <w:t>dry</w:t>
      </w:r>
      <w:r w:rsidRPr="00C23AAF">
        <w:rPr>
          <w:spacing w:val="18"/>
          <w:w w:val="105"/>
          <w:lang w:val="en-GB"/>
        </w:rPr>
        <w:t xml:space="preserve"> </w:t>
      </w:r>
      <w:r w:rsidRPr="00C23AAF">
        <w:rPr>
          <w:w w:val="105"/>
          <w:lang w:val="en-GB"/>
        </w:rPr>
        <w:t>needles</w:t>
      </w:r>
      <w:r w:rsidRPr="00C23AAF">
        <w:rPr>
          <w:spacing w:val="19"/>
          <w:w w:val="105"/>
          <w:lang w:val="en-GB"/>
        </w:rPr>
        <w:t xml:space="preserve"> </w:t>
      </w:r>
      <w:r w:rsidRPr="00C23AAF">
        <w:rPr>
          <w:w w:val="105"/>
          <w:lang w:val="en-GB"/>
        </w:rPr>
        <w:t>start</w:t>
      </w:r>
      <w:r w:rsidRPr="00C23AAF">
        <w:rPr>
          <w:spacing w:val="18"/>
          <w:w w:val="105"/>
          <w:lang w:val="en-GB"/>
        </w:rPr>
        <w:t xml:space="preserve"> </w:t>
      </w:r>
      <w:r w:rsidRPr="00C23AAF">
        <w:rPr>
          <w:w w:val="105"/>
          <w:lang w:val="en-GB"/>
        </w:rPr>
        <w:t>to</w:t>
      </w:r>
      <w:r w:rsidRPr="00C23AAF">
        <w:rPr>
          <w:spacing w:val="18"/>
          <w:w w:val="105"/>
          <w:lang w:val="en-GB"/>
        </w:rPr>
        <w:t xml:space="preserve"> </w:t>
      </w:r>
      <w:r w:rsidRPr="00C23AAF">
        <w:rPr>
          <w:w w:val="105"/>
          <w:lang w:val="en-GB"/>
        </w:rPr>
        <w:t>fall.  When</w:t>
      </w:r>
      <w:r w:rsidRPr="00C23AAF">
        <w:rPr>
          <w:spacing w:val="18"/>
          <w:w w:val="105"/>
          <w:lang w:val="en-GB"/>
        </w:rPr>
        <w:t xml:space="preserve"> </w:t>
      </w:r>
      <w:r w:rsidRPr="00C23AAF">
        <w:rPr>
          <w:w w:val="105"/>
          <w:lang w:val="en-GB"/>
        </w:rPr>
        <w:t>all</w:t>
      </w:r>
    </w:p>
    <w:p w14:paraId="2528A864" w14:textId="77777777" w:rsidR="00B177F5" w:rsidRPr="00C23AAF" w:rsidRDefault="00B553DB">
      <w:pPr>
        <w:pStyle w:val="Corpsdetexte"/>
        <w:ind w:left="216"/>
        <w:rPr>
          <w:lang w:val="en-GB"/>
        </w:rPr>
      </w:pPr>
      <w:r w:rsidRPr="00C23AAF">
        <w:rPr>
          <w:rFonts w:ascii="Trebuchet MS"/>
          <w:sz w:val="10"/>
          <w:lang w:val="en-GB"/>
        </w:rPr>
        <w:t xml:space="preserve">47     </w:t>
      </w:r>
      <w:r w:rsidRPr="00C23AAF">
        <w:rPr>
          <w:rFonts w:ascii="Trebuchet MS"/>
          <w:spacing w:val="19"/>
          <w:sz w:val="10"/>
          <w:lang w:val="en-GB"/>
        </w:rPr>
        <w:t xml:space="preserve"> </w:t>
      </w:r>
      <w:r w:rsidRPr="00C23AAF">
        <w:rPr>
          <w:w w:val="105"/>
          <w:lang w:val="en-GB"/>
        </w:rPr>
        <w:t>the</w:t>
      </w:r>
      <w:r w:rsidRPr="00C23AAF">
        <w:rPr>
          <w:spacing w:val="11"/>
          <w:w w:val="105"/>
          <w:lang w:val="en-GB"/>
        </w:rPr>
        <w:t xml:space="preserve"> </w:t>
      </w:r>
      <w:r w:rsidRPr="00C23AAF">
        <w:rPr>
          <w:w w:val="105"/>
          <w:lang w:val="en-GB"/>
        </w:rPr>
        <w:t>needles</w:t>
      </w:r>
      <w:r w:rsidRPr="00C23AAF">
        <w:rPr>
          <w:spacing w:val="12"/>
          <w:w w:val="105"/>
          <w:lang w:val="en-GB"/>
        </w:rPr>
        <w:t xml:space="preserve"> </w:t>
      </w:r>
      <w:r w:rsidRPr="00C23AAF">
        <w:rPr>
          <w:w w:val="105"/>
          <w:lang w:val="en-GB"/>
        </w:rPr>
        <w:t>of</w:t>
      </w:r>
      <w:r w:rsidRPr="00C23AAF">
        <w:rPr>
          <w:spacing w:val="12"/>
          <w:w w:val="105"/>
          <w:lang w:val="en-GB"/>
        </w:rPr>
        <w:t xml:space="preserve"> </w:t>
      </w:r>
      <w:r w:rsidRPr="00C23AAF">
        <w:rPr>
          <w:w w:val="105"/>
          <w:lang w:val="en-GB"/>
        </w:rPr>
        <w:t>the</w:t>
      </w:r>
      <w:r w:rsidRPr="00C23AAF">
        <w:rPr>
          <w:spacing w:val="12"/>
          <w:w w:val="105"/>
          <w:lang w:val="en-GB"/>
        </w:rPr>
        <w:t xml:space="preserve"> </w:t>
      </w:r>
      <w:r w:rsidRPr="00C23AAF">
        <w:rPr>
          <w:w w:val="105"/>
          <w:lang w:val="en-GB"/>
        </w:rPr>
        <w:t>spruce</w:t>
      </w:r>
      <w:r w:rsidRPr="00C23AAF">
        <w:rPr>
          <w:spacing w:val="12"/>
          <w:w w:val="105"/>
          <w:lang w:val="en-GB"/>
        </w:rPr>
        <w:t xml:space="preserve"> </w:t>
      </w:r>
      <w:r w:rsidRPr="00C23AAF">
        <w:rPr>
          <w:w w:val="105"/>
          <w:lang w:val="en-GB"/>
        </w:rPr>
        <w:t>have</w:t>
      </w:r>
      <w:r w:rsidRPr="00C23AAF">
        <w:rPr>
          <w:spacing w:val="11"/>
          <w:w w:val="105"/>
          <w:lang w:val="en-GB"/>
        </w:rPr>
        <w:t xml:space="preserve"> </w:t>
      </w:r>
      <w:r w:rsidRPr="00C23AAF">
        <w:rPr>
          <w:w w:val="105"/>
          <w:lang w:val="en-GB"/>
        </w:rPr>
        <w:t>fallen</w:t>
      </w:r>
      <w:r w:rsidRPr="00C23AAF">
        <w:rPr>
          <w:spacing w:val="12"/>
          <w:w w:val="105"/>
          <w:lang w:val="en-GB"/>
        </w:rPr>
        <w:t xml:space="preserve"> </w:t>
      </w:r>
      <w:r w:rsidRPr="00C23AAF">
        <w:rPr>
          <w:w w:val="105"/>
          <w:lang w:val="en-GB"/>
        </w:rPr>
        <w:t>off</w:t>
      </w:r>
      <w:r w:rsidRPr="00C23AAF">
        <w:rPr>
          <w:spacing w:val="12"/>
          <w:w w:val="105"/>
          <w:lang w:val="en-GB"/>
        </w:rPr>
        <w:t xml:space="preserve"> </w:t>
      </w:r>
      <w:r w:rsidRPr="00C23AAF">
        <w:rPr>
          <w:w w:val="105"/>
          <w:lang w:val="en-GB"/>
        </w:rPr>
        <w:t>and</w:t>
      </w:r>
      <w:r w:rsidRPr="00C23AAF">
        <w:rPr>
          <w:spacing w:val="11"/>
          <w:w w:val="105"/>
          <w:lang w:val="en-GB"/>
        </w:rPr>
        <w:t xml:space="preserve"> </w:t>
      </w:r>
      <w:r w:rsidRPr="00C23AAF">
        <w:rPr>
          <w:w w:val="105"/>
          <w:lang w:val="en-GB"/>
        </w:rPr>
        <w:t>the</w:t>
      </w:r>
      <w:r w:rsidRPr="00C23AAF">
        <w:rPr>
          <w:spacing w:val="12"/>
          <w:w w:val="105"/>
          <w:lang w:val="en-GB"/>
        </w:rPr>
        <w:t xml:space="preserve"> </w:t>
      </w:r>
      <w:r w:rsidRPr="00C23AAF">
        <w:rPr>
          <w:w w:val="105"/>
          <w:lang w:val="en-GB"/>
        </w:rPr>
        <w:t>grey</w:t>
      </w:r>
      <w:r w:rsidRPr="00C23AAF">
        <w:rPr>
          <w:spacing w:val="12"/>
          <w:w w:val="105"/>
          <w:lang w:val="en-GB"/>
        </w:rPr>
        <w:t xml:space="preserve"> </w:t>
      </w:r>
      <w:r w:rsidRPr="00C23AAF">
        <w:rPr>
          <w:w w:val="105"/>
          <w:lang w:val="en-GB"/>
        </w:rPr>
        <w:t>bark</w:t>
      </w:r>
      <w:r w:rsidRPr="00C23AAF">
        <w:rPr>
          <w:spacing w:val="11"/>
          <w:w w:val="105"/>
          <w:lang w:val="en-GB"/>
        </w:rPr>
        <w:t xml:space="preserve"> </w:t>
      </w:r>
      <w:r w:rsidRPr="00C23AAF">
        <w:rPr>
          <w:w w:val="105"/>
          <w:lang w:val="en-GB"/>
        </w:rPr>
        <w:t>of</w:t>
      </w:r>
      <w:r w:rsidRPr="00C23AAF">
        <w:rPr>
          <w:spacing w:val="12"/>
          <w:w w:val="105"/>
          <w:lang w:val="en-GB"/>
        </w:rPr>
        <w:t xml:space="preserve"> </w:t>
      </w:r>
      <w:r w:rsidRPr="00C23AAF">
        <w:rPr>
          <w:w w:val="105"/>
          <w:lang w:val="en-GB"/>
        </w:rPr>
        <w:t>the</w:t>
      </w:r>
      <w:r w:rsidRPr="00C23AAF">
        <w:rPr>
          <w:spacing w:val="12"/>
          <w:w w:val="105"/>
          <w:lang w:val="en-GB"/>
        </w:rPr>
        <w:t xml:space="preserve"> </w:t>
      </w:r>
      <w:r w:rsidRPr="00C23AAF">
        <w:rPr>
          <w:w w:val="105"/>
          <w:lang w:val="en-GB"/>
        </w:rPr>
        <w:t>trunk</w:t>
      </w:r>
      <w:r w:rsidRPr="00C23AAF">
        <w:rPr>
          <w:spacing w:val="12"/>
          <w:w w:val="105"/>
          <w:lang w:val="en-GB"/>
        </w:rPr>
        <w:t xml:space="preserve"> </w:t>
      </w:r>
      <w:r w:rsidRPr="00C23AAF">
        <w:rPr>
          <w:w w:val="105"/>
          <w:lang w:val="en-GB"/>
        </w:rPr>
        <w:t>is</w:t>
      </w:r>
      <w:r w:rsidRPr="00C23AAF">
        <w:rPr>
          <w:spacing w:val="12"/>
          <w:w w:val="105"/>
          <w:lang w:val="en-GB"/>
        </w:rPr>
        <w:t xml:space="preserve"> </w:t>
      </w:r>
      <w:r w:rsidRPr="00C23AAF">
        <w:rPr>
          <w:w w:val="105"/>
          <w:lang w:val="en-GB"/>
        </w:rPr>
        <w:t>visible,</w:t>
      </w:r>
      <w:r w:rsidRPr="00C23AAF">
        <w:rPr>
          <w:spacing w:val="11"/>
          <w:w w:val="105"/>
          <w:lang w:val="en-GB"/>
        </w:rPr>
        <w:t xml:space="preserve"> </w:t>
      </w:r>
      <w:r w:rsidRPr="00C23AAF">
        <w:rPr>
          <w:w w:val="105"/>
          <w:lang w:val="en-GB"/>
        </w:rPr>
        <w:t>the</w:t>
      </w:r>
      <w:r w:rsidRPr="00C23AAF">
        <w:rPr>
          <w:spacing w:val="12"/>
          <w:w w:val="105"/>
          <w:lang w:val="en-GB"/>
        </w:rPr>
        <w:t xml:space="preserve"> </w:t>
      </w:r>
      <w:r w:rsidRPr="00C23AAF">
        <w:rPr>
          <w:w w:val="105"/>
          <w:lang w:val="en-GB"/>
        </w:rPr>
        <w:t>grey</w:t>
      </w:r>
      <w:r w:rsidRPr="00C23AAF">
        <w:rPr>
          <w:spacing w:val="12"/>
          <w:w w:val="105"/>
          <w:lang w:val="en-GB"/>
        </w:rPr>
        <w:t xml:space="preserve"> </w:t>
      </w:r>
      <w:r w:rsidRPr="00C23AAF">
        <w:rPr>
          <w:w w:val="105"/>
          <w:lang w:val="en-GB"/>
        </w:rPr>
        <w:t>stage</w:t>
      </w:r>
      <w:r w:rsidRPr="00C23AAF">
        <w:rPr>
          <w:spacing w:val="12"/>
          <w:w w:val="105"/>
          <w:lang w:val="en-GB"/>
        </w:rPr>
        <w:t xml:space="preserve"> </w:t>
      </w:r>
      <w:r w:rsidRPr="00C23AAF">
        <w:rPr>
          <w:w w:val="105"/>
          <w:lang w:val="en-GB"/>
        </w:rPr>
        <w:t>is</w:t>
      </w:r>
    </w:p>
    <w:p w14:paraId="23D0D388" w14:textId="77777777" w:rsidR="00B177F5" w:rsidRPr="00C23AAF" w:rsidRDefault="00B553DB">
      <w:pPr>
        <w:pStyle w:val="Corpsdetexte"/>
        <w:ind w:left="216"/>
        <w:rPr>
          <w:lang w:val="en-GB"/>
        </w:rPr>
      </w:pPr>
      <w:r w:rsidRPr="00C23AAF">
        <w:rPr>
          <w:rFonts w:ascii="Trebuchet MS"/>
          <w:sz w:val="10"/>
          <w:lang w:val="en-GB"/>
        </w:rPr>
        <w:t xml:space="preserve">48     </w:t>
      </w:r>
      <w:r w:rsidRPr="00C23AAF">
        <w:rPr>
          <w:rFonts w:ascii="Trebuchet MS"/>
          <w:spacing w:val="19"/>
          <w:sz w:val="10"/>
          <w:lang w:val="en-GB"/>
        </w:rPr>
        <w:t xml:space="preserve"> </w:t>
      </w:r>
      <w:r w:rsidRPr="00C23AAF">
        <w:rPr>
          <w:w w:val="105"/>
          <w:lang w:val="en-GB"/>
        </w:rPr>
        <w:t>reached</w:t>
      </w:r>
      <w:r w:rsidRPr="00C23AAF">
        <w:rPr>
          <w:spacing w:val="3"/>
          <w:w w:val="105"/>
          <w:lang w:val="en-GB"/>
        </w:rPr>
        <w:t xml:space="preserve"> </w:t>
      </w:r>
      <w:hyperlink w:anchor="_bookmark10" w:history="1">
        <w:r w:rsidRPr="00C23AAF">
          <w:rPr>
            <w:w w:val="105"/>
            <w:lang w:val="en-GB"/>
          </w:rPr>
          <w:t>(Abdullah</w:t>
        </w:r>
        <w:r w:rsidRPr="00C23AAF">
          <w:rPr>
            <w:spacing w:val="3"/>
            <w:w w:val="105"/>
            <w:lang w:val="en-GB"/>
          </w:rPr>
          <w:t xml:space="preserve"> </w:t>
        </w:r>
        <w:r w:rsidRPr="00C23AAF">
          <w:rPr>
            <w:w w:val="105"/>
            <w:lang w:val="en-GB"/>
          </w:rPr>
          <w:t>et</w:t>
        </w:r>
        <w:r w:rsidRPr="00C23AAF">
          <w:rPr>
            <w:spacing w:val="3"/>
            <w:w w:val="105"/>
            <w:lang w:val="en-GB"/>
          </w:rPr>
          <w:t xml:space="preserve"> </w:t>
        </w:r>
        <w:r w:rsidRPr="00C23AAF">
          <w:rPr>
            <w:w w:val="105"/>
            <w:lang w:val="en-GB"/>
          </w:rPr>
          <w:t>al.,</w:t>
        </w:r>
        <w:r w:rsidRPr="00C23AAF">
          <w:rPr>
            <w:spacing w:val="3"/>
            <w:w w:val="105"/>
            <w:lang w:val="en-GB"/>
          </w:rPr>
          <w:t xml:space="preserve"> </w:t>
        </w:r>
      </w:hyperlink>
      <w:hyperlink w:anchor="_bookmark10" w:history="1">
        <w:r w:rsidRPr="00C23AAF">
          <w:rPr>
            <w:w w:val="105"/>
            <w:lang w:val="en-GB"/>
          </w:rPr>
          <w:t>2018).</w:t>
        </w:r>
      </w:hyperlink>
      <w:r w:rsidRPr="00C23AAF">
        <w:rPr>
          <w:spacing w:val="33"/>
          <w:w w:val="105"/>
          <w:lang w:val="en-GB"/>
        </w:rPr>
        <w:t xml:space="preserve"> </w:t>
      </w:r>
      <w:r w:rsidRPr="00C23AAF">
        <w:rPr>
          <w:w w:val="105"/>
          <w:lang w:val="en-GB"/>
        </w:rPr>
        <w:t>To</w:t>
      </w:r>
      <w:r w:rsidRPr="00C23AAF">
        <w:rPr>
          <w:spacing w:val="3"/>
          <w:w w:val="105"/>
          <w:lang w:val="en-GB"/>
        </w:rPr>
        <w:t xml:space="preserve"> </w:t>
      </w:r>
      <w:r w:rsidRPr="00C23AAF">
        <w:rPr>
          <w:w w:val="105"/>
          <w:lang w:val="en-GB"/>
        </w:rPr>
        <w:t>control</w:t>
      </w:r>
      <w:r w:rsidRPr="00C23AAF">
        <w:rPr>
          <w:spacing w:val="3"/>
          <w:w w:val="105"/>
          <w:lang w:val="en-GB"/>
        </w:rPr>
        <w:t xml:space="preserve"> </w:t>
      </w:r>
      <w:r w:rsidRPr="00C23AAF">
        <w:rPr>
          <w:w w:val="105"/>
          <w:lang w:val="en-GB"/>
        </w:rPr>
        <w:t>the</w:t>
      </w:r>
      <w:r w:rsidRPr="00C23AAF">
        <w:rPr>
          <w:spacing w:val="3"/>
          <w:w w:val="105"/>
          <w:lang w:val="en-GB"/>
        </w:rPr>
        <w:t xml:space="preserve"> </w:t>
      </w:r>
      <w:r w:rsidRPr="00C23AAF">
        <w:rPr>
          <w:w w:val="105"/>
          <w:lang w:val="en-GB"/>
        </w:rPr>
        <w:t>infestation</w:t>
      </w:r>
      <w:r w:rsidRPr="00C23AAF">
        <w:rPr>
          <w:spacing w:val="3"/>
          <w:w w:val="105"/>
          <w:lang w:val="en-GB"/>
        </w:rPr>
        <w:t xml:space="preserve"> </w:t>
      </w:r>
      <w:r w:rsidRPr="00C23AAF">
        <w:rPr>
          <w:w w:val="105"/>
          <w:lang w:val="en-GB"/>
        </w:rPr>
        <w:t>of</w:t>
      </w:r>
      <w:r w:rsidRPr="00C23AAF">
        <w:rPr>
          <w:spacing w:val="3"/>
          <w:w w:val="105"/>
          <w:lang w:val="en-GB"/>
        </w:rPr>
        <w:t xml:space="preserve"> </w:t>
      </w:r>
      <w:r w:rsidRPr="00C23AAF">
        <w:rPr>
          <w:w w:val="105"/>
          <w:lang w:val="en-GB"/>
        </w:rPr>
        <w:t>bark</w:t>
      </w:r>
      <w:r w:rsidRPr="00C23AAF">
        <w:rPr>
          <w:spacing w:val="3"/>
          <w:w w:val="105"/>
          <w:lang w:val="en-GB"/>
        </w:rPr>
        <w:t xml:space="preserve"> </w:t>
      </w:r>
      <w:r w:rsidRPr="00C23AAF">
        <w:rPr>
          <w:w w:val="105"/>
          <w:lang w:val="en-GB"/>
        </w:rPr>
        <w:t>beetle,</w:t>
      </w:r>
      <w:r w:rsidRPr="00C23AAF">
        <w:rPr>
          <w:spacing w:val="6"/>
          <w:w w:val="105"/>
          <w:lang w:val="en-GB"/>
        </w:rPr>
        <w:t xml:space="preserve"> </w:t>
      </w:r>
      <w:r w:rsidRPr="00C23AAF">
        <w:rPr>
          <w:w w:val="105"/>
          <w:lang w:val="en-GB"/>
        </w:rPr>
        <w:t>the</w:t>
      </w:r>
      <w:r w:rsidRPr="00C23AAF">
        <w:rPr>
          <w:spacing w:val="3"/>
          <w:w w:val="105"/>
          <w:lang w:val="en-GB"/>
        </w:rPr>
        <w:t xml:space="preserve"> </w:t>
      </w:r>
      <w:r w:rsidRPr="00C23AAF">
        <w:rPr>
          <w:w w:val="105"/>
          <w:lang w:val="en-GB"/>
        </w:rPr>
        <w:t>practical</w:t>
      </w:r>
      <w:r w:rsidRPr="00C23AAF">
        <w:rPr>
          <w:spacing w:val="3"/>
          <w:w w:val="105"/>
          <w:lang w:val="en-GB"/>
        </w:rPr>
        <w:t xml:space="preserve"> </w:t>
      </w:r>
      <w:r w:rsidRPr="00C23AAF">
        <w:rPr>
          <w:w w:val="105"/>
          <w:lang w:val="en-GB"/>
        </w:rPr>
        <w:t>solutions</w:t>
      </w:r>
      <w:r w:rsidRPr="00C23AAF">
        <w:rPr>
          <w:spacing w:val="2"/>
          <w:w w:val="105"/>
          <w:lang w:val="en-GB"/>
        </w:rPr>
        <w:t xml:space="preserve"> </w:t>
      </w:r>
      <w:r w:rsidRPr="00C23AAF">
        <w:rPr>
          <w:w w:val="105"/>
          <w:lang w:val="en-GB"/>
        </w:rPr>
        <w:t>are</w:t>
      </w:r>
    </w:p>
    <w:p w14:paraId="1D4FBBA9" w14:textId="77777777" w:rsidR="00B177F5" w:rsidRPr="00C23AAF" w:rsidRDefault="00B553DB">
      <w:pPr>
        <w:pStyle w:val="Corpsdetexte"/>
        <w:ind w:left="216"/>
        <w:rPr>
          <w:lang w:val="en-GB"/>
        </w:rPr>
      </w:pPr>
      <w:r w:rsidRPr="00C23AAF">
        <w:rPr>
          <w:rFonts w:ascii="Trebuchet MS"/>
          <w:sz w:val="10"/>
          <w:lang w:val="en-GB"/>
        </w:rPr>
        <w:t xml:space="preserve">49     </w:t>
      </w:r>
      <w:r w:rsidRPr="00C23AAF">
        <w:rPr>
          <w:rFonts w:ascii="Trebuchet MS"/>
          <w:spacing w:val="19"/>
          <w:sz w:val="10"/>
          <w:lang w:val="en-GB"/>
        </w:rPr>
        <w:t xml:space="preserve"> </w:t>
      </w:r>
      <w:r w:rsidRPr="00C23AAF">
        <w:rPr>
          <w:w w:val="105"/>
          <w:lang w:val="en-GB"/>
        </w:rPr>
        <w:t xml:space="preserve">limited. </w:t>
      </w:r>
      <w:r w:rsidRPr="00C23AAF">
        <w:rPr>
          <w:spacing w:val="13"/>
          <w:w w:val="105"/>
          <w:lang w:val="en-GB"/>
        </w:rPr>
        <w:t xml:space="preserve"> </w:t>
      </w:r>
      <w:r w:rsidRPr="00C23AAF">
        <w:rPr>
          <w:w w:val="105"/>
          <w:lang w:val="en-GB"/>
        </w:rPr>
        <w:t>The</w:t>
      </w:r>
      <w:r w:rsidRPr="00C23AAF">
        <w:rPr>
          <w:spacing w:val="25"/>
          <w:w w:val="105"/>
          <w:lang w:val="en-GB"/>
        </w:rPr>
        <w:t xml:space="preserve"> </w:t>
      </w:r>
      <w:r w:rsidRPr="00C23AAF">
        <w:rPr>
          <w:w w:val="105"/>
          <w:lang w:val="en-GB"/>
        </w:rPr>
        <w:t>use</w:t>
      </w:r>
      <w:r w:rsidRPr="00C23AAF">
        <w:rPr>
          <w:spacing w:val="26"/>
          <w:w w:val="105"/>
          <w:lang w:val="en-GB"/>
        </w:rPr>
        <w:t xml:space="preserve"> </w:t>
      </w:r>
      <w:r w:rsidRPr="00C23AAF">
        <w:rPr>
          <w:w w:val="105"/>
          <w:lang w:val="en-GB"/>
        </w:rPr>
        <w:t>of</w:t>
      </w:r>
      <w:r w:rsidRPr="00C23AAF">
        <w:rPr>
          <w:spacing w:val="25"/>
          <w:w w:val="105"/>
          <w:lang w:val="en-GB"/>
        </w:rPr>
        <w:t xml:space="preserve"> </w:t>
      </w:r>
      <w:r w:rsidRPr="00C23AAF">
        <w:rPr>
          <w:w w:val="105"/>
          <w:lang w:val="en-GB"/>
        </w:rPr>
        <w:t>phytosanitary</w:t>
      </w:r>
      <w:r w:rsidRPr="00C23AAF">
        <w:rPr>
          <w:spacing w:val="25"/>
          <w:w w:val="105"/>
          <w:lang w:val="en-GB"/>
        </w:rPr>
        <w:t xml:space="preserve"> </w:t>
      </w:r>
      <w:r w:rsidRPr="00C23AAF">
        <w:rPr>
          <w:w w:val="105"/>
          <w:lang w:val="en-GB"/>
        </w:rPr>
        <w:t>product</w:t>
      </w:r>
      <w:r w:rsidRPr="00C23AAF">
        <w:rPr>
          <w:spacing w:val="26"/>
          <w:w w:val="105"/>
          <w:lang w:val="en-GB"/>
        </w:rPr>
        <w:t xml:space="preserve"> </w:t>
      </w:r>
      <w:r w:rsidRPr="00C23AAF">
        <w:rPr>
          <w:w w:val="105"/>
          <w:lang w:val="en-GB"/>
        </w:rPr>
        <w:t>is</w:t>
      </w:r>
      <w:r w:rsidRPr="00C23AAF">
        <w:rPr>
          <w:spacing w:val="25"/>
          <w:w w:val="105"/>
          <w:lang w:val="en-GB"/>
        </w:rPr>
        <w:t xml:space="preserve"> </w:t>
      </w:r>
      <w:r w:rsidRPr="00C23AAF">
        <w:rPr>
          <w:w w:val="105"/>
          <w:lang w:val="en-GB"/>
        </w:rPr>
        <w:t>forbidden</w:t>
      </w:r>
      <w:r w:rsidRPr="00C23AAF">
        <w:rPr>
          <w:spacing w:val="26"/>
          <w:w w:val="105"/>
          <w:lang w:val="en-GB"/>
        </w:rPr>
        <w:t xml:space="preserve"> </w:t>
      </w:r>
      <w:r w:rsidRPr="00C23AAF">
        <w:rPr>
          <w:w w:val="105"/>
          <w:lang w:val="en-GB"/>
        </w:rPr>
        <w:t>in</w:t>
      </w:r>
      <w:r w:rsidRPr="00C23AAF">
        <w:rPr>
          <w:spacing w:val="25"/>
          <w:w w:val="105"/>
          <w:lang w:val="en-GB"/>
        </w:rPr>
        <w:t xml:space="preserve"> </w:t>
      </w:r>
      <w:r w:rsidRPr="00C23AAF">
        <w:rPr>
          <w:w w:val="105"/>
          <w:lang w:val="en-GB"/>
        </w:rPr>
        <w:t>Belgian</w:t>
      </w:r>
      <w:r w:rsidRPr="00C23AAF">
        <w:rPr>
          <w:spacing w:val="26"/>
          <w:w w:val="105"/>
          <w:lang w:val="en-GB"/>
        </w:rPr>
        <w:t xml:space="preserve"> </w:t>
      </w:r>
      <w:r w:rsidRPr="00C23AAF">
        <w:rPr>
          <w:w w:val="105"/>
          <w:lang w:val="en-GB"/>
        </w:rPr>
        <w:t>and</w:t>
      </w:r>
      <w:r w:rsidRPr="00C23AAF">
        <w:rPr>
          <w:spacing w:val="25"/>
          <w:w w:val="105"/>
          <w:lang w:val="en-GB"/>
        </w:rPr>
        <w:t xml:space="preserve"> </w:t>
      </w:r>
      <w:r w:rsidRPr="00C23AAF">
        <w:rPr>
          <w:w w:val="105"/>
          <w:lang w:val="en-GB"/>
        </w:rPr>
        <w:t>French</w:t>
      </w:r>
      <w:r w:rsidRPr="00C23AAF">
        <w:rPr>
          <w:spacing w:val="25"/>
          <w:w w:val="105"/>
          <w:lang w:val="en-GB"/>
        </w:rPr>
        <w:t xml:space="preserve"> </w:t>
      </w:r>
      <w:r w:rsidRPr="00C23AAF">
        <w:rPr>
          <w:w w:val="105"/>
          <w:lang w:val="en-GB"/>
        </w:rPr>
        <w:t xml:space="preserve">forest. </w:t>
      </w:r>
      <w:r w:rsidRPr="00C23AAF">
        <w:rPr>
          <w:spacing w:val="14"/>
          <w:w w:val="105"/>
          <w:lang w:val="en-GB"/>
        </w:rPr>
        <w:t xml:space="preserve"> </w:t>
      </w:r>
      <w:r w:rsidRPr="00C23AAF">
        <w:rPr>
          <w:w w:val="105"/>
          <w:lang w:val="en-GB"/>
        </w:rPr>
        <w:t>Pheromone</w:t>
      </w:r>
    </w:p>
    <w:p w14:paraId="16DEFF2A" w14:textId="77777777" w:rsidR="00B177F5" w:rsidRPr="00C23AAF" w:rsidRDefault="00B553DB">
      <w:pPr>
        <w:pStyle w:val="Corpsdetexte"/>
        <w:ind w:left="216"/>
        <w:rPr>
          <w:lang w:val="en-GB"/>
        </w:rPr>
      </w:pPr>
      <w:r w:rsidRPr="00C23AAF">
        <w:rPr>
          <w:rFonts w:ascii="Trebuchet MS"/>
          <w:sz w:val="10"/>
          <w:lang w:val="en-GB"/>
        </w:rPr>
        <w:t xml:space="preserve">50     </w:t>
      </w:r>
      <w:r w:rsidRPr="00C23AAF">
        <w:rPr>
          <w:rFonts w:ascii="Trebuchet MS"/>
          <w:spacing w:val="19"/>
          <w:sz w:val="10"/>
          <w:lang w:val="en-GB"/>
        </w:rPr>
        <w:t xml:space="preserve"> </w:t>
      </w:r>
      <w:r w:rsidRPr="00C23AAF">
        <w:rPr>
          <w:w w:val="105"/>
          <w:lang w:val="en-GB"/>
        </w:rPr>
        <w:t>trap</w:t>
      </w:r>
      <w:r w:rsidRPr="00C23AAF">
        <w:rPr>
          <w:spacing w:val="19"/>
          <w:w w:val="105"/>
          <w:lang w:val="en-GB"/>
        </w:rPr>
        <w:t xml:space="preserve"> </w:t>
      </w:r>
      <w:r w:rsidRPr="00C23AAF">
        <w:rPr>
          <w:w w:val="105"/>
          <w:lang w:val="en-GB"/>
        </w:rPr>
        <w:t>systems</w:t>
      </w:r>
      <w:r w:rsidRPr="00C23AAF">
        <w:rPr>
          <w:spacing w:val="19"/>
          <w:w w:val="105"/>
          <w:lang w:val="en-GB"/>
        </w:rPr>
        <w:t xml:space="preserve"> </w:t>
      </w:r>
      <w:r w:rsidRPr="00C23AAF">
        <w:rPr>
          <w:w w:val="105"/>
          <w:lang w:val="en-GB"/>
        </w:rPr>
        <w:t>are</w:t>
      </w:r>
      <w:r w:rsidRPr="00C23AAF">
        <w:rPr>
          <w:spacing w:val="18"/>
          <w:w w:val="105"/>
          <w:lang w:val="en-GB"/>
        </w:rPr>
        <w:t xml:space="preserve"> </w:t>
      </w:r>
      <w:r w:rsidRPr="00C23AAF">
        <w:rPr>
          <w:w w:val="105"/>
          <w:lang w:val="en-GB"/>
        </w:rPr>
        <w:t>commercialized</w:t>
      </w:r>
      <w:r w:rsidRPr="00C23AAF">
        <w:rPr>
          <w:spacing w:val="19"/>
          <w:w w:val="105"/>
          <w:lang w:val="en-GB"/>
        </w:rPr>
        <w:t xml:space="preserve"> </w:t>
      </w:r>
      <w:r w:rsidRPr="00C23AAF">
        <w:rPr>
          <w:w w:val="105"/>
          <w:lang w:val="en-GB"/>
        </w:rPr>
        <w:t>to</w:t>
      </w:r>
      <w:r w:rsidRPr="00C23AAF">
        <w:rPr>
          <w:spacing w:val="18"/>
          <w:w w:val="105"/>
          <w:lang w:val="en-GB"/>
        </w:rPr>
        <w:t xml:space="preserve"> </w:t>
      </w:r>
      <w:r w:rsidRPr="00C23AAF">
        <w:rPr>
          <w:w w:val="105"/>
          <w:lang w:val="en-GB"/>
        </w:rPr>
        <w:t>fight</w:t>
      </w:r>
      <w:r w:rsidRPr="00C23AAF">
        <w:rPr>
          <w:spacing w:val="19"/>
          <w:w w:val="105"/>
          <w:lang w:val="en-GB"/>
        </w:rPr>
        <w:t xml:space="preserve"> </w:t>
      </w:r>
      <w:r w:rsidRPr="00C23AAF">
        <w:rPr>
          <w:w w:val="105"/>
          <w:lang w:val="en-GB"/>
        </w:rPr>
        <w:t>bark</w:t>
      </w:r>
      <w:r w:rsidRPr="00C23AAF">
        <w:rPr>
          <w:spacing w:val="19"/>
          <w:w w:val="105"/>
          <w:lang w:val="en-GB"/>
        </w:rPr>
        <w:t xml:space="preserve"> </w:t>
      </w:r>
      <w:r w:rsidRPr="00C23AAF">
        <w:rPr>
          <w:w w:val="105"/>
          <w:lang w:val="en-GB"/>
        </w:rPr>
        <w:t>beetle</w:t>
      </w:r>
      <w:r w:rsidRPr="00C23AAF">
        <w:rPr>
          <w:spacing w:val="19"/>
          <w:w w:val="105"/>
          <w:lang w:val="en-GB"/>
        </w:rPr>
        <w:t xml:space="preserve"> </w:t>
      </w:r>
      <w:r w:rsidRPr="00C23AAF">
        <w:rPr>
          <w:w w:val="105"/>
          <w:lang w:val="en-GB"/>
        </w:rPr>
        <w:t>but</w:t>
      </w:r>
      <w:r w:rsidRPr="00C23AAF">
        <w:rPr>
          <w:spacing w:val="19"/>
          <w:w w:val="105"/>
          <w:lang w:val="en-GB"/>
        </w:rPr>
        <w:t xml:space="preserve"> </w:t>
      </w:r>
      <w:r w:rsidRPr="00C23AAF">
        <w:rPr>
          <w:w w:val="105"/>
          <w:lang w:val="en-GB"/>
        </w:rPr>
        <w:t>they</w:t>
      </w:r>
      <w:r w:rsidRPr="00C23AAF">
        <w:rPr>
          <w:spacing w:val="19"/>
          <w:w w:val="105"/>
          <w:lang w:val="en-GB"/>
        </w:rPr>
        <w:t xml:space="preserve"> </w:t>
      </w:r>
      <w:r w:rsidRPr="00C23AAF">
        <w:rPr>
          <w:w w:val="105"/>
          <w:lang w:val="en-GB"/>
        </w:rPr>
        <w:t>failed</w:t>
      </w:r>
      <w:r w:rsidRPr="00C23AAF">
        <w:rPr>
          <w:spacing w:val="19"/>
          <w:w w:val="105"/>
          <w:lang w:val="en-GB"/>
        </w:rPr>
        <w:t xml:space="preserve"> </w:t>
      </w:r>
      <w:r w:rsidRPr="00C23AAF">
        <w:rPr>
          <w:w w:val="105"/>
          <w:lang w:val="en-GB"/>
        </w:rPr>
        <w:t>to</w:t>
      </w:r>
      <w:r w:rsidRPr="00C23AAF">
        <w:rPr>
          <w:spacing w:val="19"/>
          <w:w w:val="105"/>
          <w:lang w:val="en-GB"/>
        </w:rPr>
        <w:t xml:space="preserve"> </w:t>
      </w:r>
      <w:r w:rsidRPr="00C23AAF">
        <w:rPr>
          <w:w w:val="105"/>
          <w:lang w:val="en-GB"/>
        </w:rPr>
        <w:t>limit</w:t>
      </w:r>
      <w:r w:rsidRPr="00C23AAF">
        <w:rPr>
          <w:spacing w:val="19"/>
          <w:w w:val="105"/>
          <w:lang w:val="en-GB"/>
        </w:rPr>
        <w:t xml:space="preserve"> </w:t>
      </w:r>
      <w:r w:rsidRPr="00C23AAF">
        <w:rPr>
          <w:w w:val="105"/>
          <w:lang w:val="en-GB"/>
        </w:rPr>
        <w:t>the</w:t>
      </w:r>
      <w:r w:rsidRPr="00C23AAF">
        <w:rPr>
          <w:spacing w:val="20"/>
          <w:w w:val="105"/>
          <w:lang w:val="en-GB"/>
        </w:rPr>
        <w:t xml:space="preserve"> </w:t>
      </w:r>
      <w:r w:rsidRPr="00C23AAF">
        <w:rPr>
          <w:w w:val="105"/>
          <w:lang w:val="en-GB"/>
        </w:rPr>
        <w:t>economic</w:t>
      </w:r>
      <w:r w:rsidRPr="00C23AAF">
        <w:rPr>
          <w:spacing w:val="18"/>
          <w:w w:val="105"/>
          <w:lang w:val="en-GB"/>
        </w:rPr>
        <w:t xml:space="preserve"> </w:t>
      </w:r>
      <w:r w:rsidRPr="00C23AAF">
        <w:rPr>
          <w:w w:val="105"/>
          <w:lang w:val="en-GB"/>
        </w:rPr>
        <w:t>loss</w:t>
      </w:r>
      <w:r w:rsidRPr="00C23AAF">
        <w:rPr>
          <w:spacing w:val="20"/>
          <w:w w:val="105"/>
          <w:lang w:val="en-GB"/>
        </w:rPr>
        <w:t xml:space="preserve"> </w:t>
      </w:r>
      <w:r w:rsidRPr="00C23AAF">
        <w:rPr>
          <w:w w:val="105"/>
          <w:lang w:val="en-GB"/>
        </w:rPr>
        <w:t>in</w:t>
      </w:r>
    </w:p>
    <w:p w14:paraId="03EFADA7" w14:textId="77777777" w:rsidR="00B177F5" w:rsidRPr="00C23AAF" w:rsidRDefault="00B553DB">
      <w:pPr>
        <w:pStyle w:val="Corpsdetexte"/>
        <w:ind w:left="216"/>
        <w:rPr>
          <w:lang w:val="en-GB"/>
        </w:rPr>
      </w:pPr>
      <w:r w:rsidRPr="00C23AAF">
        <w:rPr>
          <w:rFonts w:ascii="Trebuchet MS"/>
          <w:sz w:val="10"/>
          <w:lang w:val="en-GB"/>
        </w:rPr>
        <w:t xml:space="preserve">51     </w:t>
      </w:r>
      <w:r w:rsidRPr="00C23AAF">
        <w:rPr>
          <w:rFonts w:ascii="Trebuchet MS"/>
          <w:spacing w:val="19"/>
          <w:sz w:val="10"/>
          <w:lang w:val="en-GB"/>
        </w:rPr>
        <w:t xml:space="preserve"> </w:t>
      </w:r>
      <w:r w:rsidRPr="00C23AAF">
        <w:rPr>
          <w:w w:val="105"/>
          <w:lang w:val="en-GB"/>
        </w:rPr>
        <w:t>case</w:t>
      </w:r>
      <w:r w:rsidRPr="00C23AAF">
        <w:rPr>
          <w:spacing w:val="27"/>
          <w:w w:val="105"/>
          <w:lang w:val="en-GB"/>
        </w:rPr>
        <w:t xml:space="preserve"> </w:t>
      </w:r>
      <w:r w:rsidRPr="00C23AAF">
        <w:rPr>
          <w:w w:val="105"/>
          <w:lang w:val="en-GB"/>
        </w:rPr>
        <w:t>of</w:t>
      </w:r>
      <w:r w:rsidRPr="00C23AAF">
        <w:rPr>
          <w:spacing w:val="27"/>
          <w:w w:val="105"/>
          <w:lang w:val="en-GB"/>
        </w:rPr>
        <w:t xml:space="preserve"> </w:t>
      </w:r>
      <w:r w:rsidRPr="00C23AAF">
        <w:rPr>
          <w:w w:val="105"/>
          <w:lang w:val="en-GB"/>
        </w:rPr>
        <w:t>large</w:t>
      </w:r>
      <w:r w:rsidRPr="00C23AAF">
        <w:rPr>
          <w:spacing w:val="27"/>
          <w:w w:val="105"/>
          <w:lang w:val="en-GB"/>
        </w:rPr>
        <w:t xml:space="preserve"> </w:t>
      </w:r>
      <w:r w:rsidRPr="00C23AAF">
        <w:rPr>
          <w:w w:val="105"/>
          <w:lang w:val="en-GB"/>
        </w:rPr>
        <w:t>outbreak</w:t>
      </w:r>
      <w:r w:rsidRPr="00C23AAF">
        <w:rPr>
          <w:spacing w:val="27"/>
          <w:w w:val="105"/>
          <w:lang w:val="en-GB"/>
        </w:rPr>
        <w:t xml:space="preserve"> </w:t>
      </w:r>
      <w:hyperlink w:anchor="_bookmark36" w:history="1">
        <w:r w:rsidRPr="00C23AAF">
          <w:rPr>
            <w:w w:val="105"/>
            <w:lang w:val="en-GB"/>
          </w:rPr>
          <w:t>(Kuhn</w:t>
        </w:r>
        <w:r w:rsidRPr="00C23AAF">
          <w:rPr>
            <w:spacing w:val="26"/>
            <w:w w:val="105"/>
            <w:lang w:val="en-GB"/>
          </w:rPr>
          <w:t xml:space="preserve"> </w:t>
        </w:r>
        <w:r w:rsidRPr="00C23AAF">
          <w:rPr>
            <w:w w:val="105"/>
            <w:lang w:val="en-GB"/>
          </w:rPr>
          <w:t>et</w:t>
        </w:r>
        <w:r w:rsidRPr="00C23AAF">
          <w:rPr>
            <w:spacing w:val="27"/>
            <w:w w:val="105"/>
            <w:lang w:val="en-GB"/>
          </w:rPr>
          <w:t xml:space="preserve"> </w:t>
        </w:r>
        <w:r w:rsidRPr="00C23AAF">
          <w:rPr>
            <w:w w:val="105"/>
            <w:lang w:val="en-GB"/>
          </w:rPr>
          <w:t>al.,</w:t>
        </w:r>
      </w:hyperlink>
      <w:r w:rsidRPr="00C23AAF">
        <w:rPr>
          <w:spacing w:val="27"/>
          <w:w w:val="105"/>
          <w:lang w:val="en-GB"/>
        </w:rPr>
        <w:t xml:space="preserve"> </w:t>
      </w:r>
      <w:hyperlink w:anchor="_bookmark36" w:history="1">
        <w:r w:rsidRPr="00C23AAF">
          <w:rPr>
            <w:w w:val="105"/>
            <w:lang w:val="en-GB"/>
          </w:rPr>
          <w:t>2022).</w:t>
        </w:r>
      </w:hyperlink>
      <w:r w:rsidRPr="00C23AAF">
        <w:rPr>
          <w:w w:val="105"/>
          <w:lang w:val="en-GB"/>
        </w:rPr>
        <w:t xml:space="preserve"> </w:t>
      </w:r>
      <w:r w:rsidRPr="00C23AAF">
        <w:rPr>
          <w:spacing w:val="16"/>
          <w:w w:val="105"/>
          <w:lang w:val="en-GB"/>
        </w:rPr>
        <w:t xml:space="preserve"> </w:t>
      </w:r>
      <w:r w:rsidRPr="00C23AAF">
        <w:rPr>
          <w:w w:val="105"/>
          <w:lang w:val="en-GB"/>
        </w:rPr>
        <w:t>The</w:t>
      </w:r>
      <w:r w:rsidRPr="00C23AAF">
        <w:rPr>
          <w:spacing w:val="27"/>
          <w:w w:val="105"/>
          <w:lang w:val="en-GB"/>
        </w:rPr>
        <w:t xml:space="preserve"> </w:t>
      </w:r>
      <w:r w:rsidRPr="00C23AAF">
        <w:rPr>
          <w:w w:val="105"/>
          <w:lang w:val="en-GB"/>
        </w:rPr>
        <w:t>only</w:t>
      </w:r>
      <w:r w:rsidRPr="00C23AAF">
        <w:rPr>
          <w:spacing w:val="27"/>
          <w:w w:val="105"/>
          <w:lang w:val="en-GB"/>
        </w:rPr>
        <w:t xml:space="preserve"> </w:t>
      </w:r>
      <w:r w:rsidRPr="00C23AAF">
        <w:rPr>
          <w:w w:val="105"/>
          <w:lang w:val="en-GB"/>
        </w:rPr>
        <w:t>solution</w:t>
      </w:r>
      <w:r w:rsidRPr="00C23AAF">
        <w:rPr>
          <w:spacing w:val="27"/>
          <w:w w:val="105"/>
          <w:lang w:val="en-GB"/>
        </w:rPr>
        <w:t xml:space="preserve"> </w:t>
      </w:r>
      <w:r w:rsidRPr="00C23AAF">
        <w:rPr>
          <w:w w:val="105"/>
          <w:lang w:val="en-GB"/>
        </w:rPr>
        <w:t>to</w:t>
      </w:r>
      <w:r w:rsidRPr="00C23AAF">
        <w:rPr>
          <w:spacing w:val="27"/>
          <w:w w:val="105"/>
          <w:lang w:val="en-GB"/>
        </w:rPr>
        <w:t xml:space="preserve"> </w:t>
      </w:r>
      <w:r w:rsidRPr="00C23AAF">
        <w:rPr>
          <w:w w:val="105"/>
          <w:lang w:val="en-GB"/>
        </w:rPr>
        <w:t>limit</w:t>
      </w:r>
      <w:r w:rsidRPr="00C23AAF">
        <w:rPr>
          <w:spacing w:val="27"/>
          <w:w w:val="105"/>
          <w:lang w:val="en-GB"/>
        </w:rPr>
        <w:t xml:space="preserve"> </w:t>
      </w:r>
      <w:r w:rsidRPr="00C23AAF">
        <w:rPr>
          <w:w w:val="105"/>
          <w:lang w:val="en-GB"/>
        </w:rPr>
        <w:t>the</w:t>
      </w:r>
      <w:r w:rsidRPr="00C23AAF">
        <w:rPr>
          <w:spacing w:val="27"/>
          <w:w w:val="105"/>
          <w:lang w:val="en-GB"/>
        </w:rPr>
        <w:t xml:space="preserve"> </w:t>
      </w:r>
      <w:r w:rsidRPr="00C23AAF">
        <w:rPr>
          <w:w w:val="105"/>
          <w:lang w:val="en-GB"/>
        </w:rPr>
        <w:t>bark</w:t>
      </w:r>
      <w:r w:rsidRPr="00C23AAF">
        <w:rPr>
          <w:spacing w:val="27"/>
          <w:w w:val="105"/>
          <w:lang w:val="en-GB"/>
        </w:rPr>
        <w:t xml:space="preserve"> </w:t>
      </w:r>
      <w:r w:rsidRPr="00C23AAF">
        <w:rPr>
          <w:w w:val="105"/>
          <w:lang w:val="en-GB"/>
        </w:rPr>
        <w:t>beetle</w:t>
      </w:r>
      <w:r w:rsidRPr="00C23AAF">
        <w:rPr>
          <w:spacing w:val="27"/>
          <w:w w:val="105"/>
          <w:lang w:val="en-GB"/>
        </w:rPr>
        <w:t xml:space="preserve"> </w:t>
      </w:r>
      <w:r w:rsidRPr="00C23AAF">
        <w:rPr>
          <w:w w:val="105"/>
          <w:lang w:val="en-GB"/>
        </w:rPr>
        <w:t>population</w:t>
      </w:r>
    </w:p>
    <w:p w14:paraId="1CE58669" w14:textId="77777777" w:rsidR="00B177F5" w:rsidRPr="00C23AAF" w:rsidRDefault="00B553DB">
      <w:pPr>
        <w:pStyle w:val="Corpsdetexte"/>
        <w:ind w:left="216"/>
        <w:rPr>
          <w:lang w:val="en-GB"/>
        </w:rPr>
      </w:pPr>
      <w:r w:rsidRPr="00C23AAF">
        <w:rPr>
          <w:rFonts w:ascii="Trebuchet MS"/>
          <w:sz w:val="10"/>
          <w:lang w:val="en-GB"/>
        </w:rPr>
        <w:t xml:space="preserve">52     </w:t>
      </w:r>
      <w:r w:rsidRPr="00C23AAF">
        <w:rPr>
          <w:rFonts w:ascii="Trebuchet MS"/>
          <w:spacing w:val="19"/>
          <w:sz w:val="10"/>
          <w:lang w:val="en-GB"/>
        </w:rPr>
        <w:t xml:space="preserve"> </w:t>
      </w:r>
      <w:r w:rsidRPr="00C23AAF">
        <w:rPr>
          <w:w w:val="105"/>
          <w:lang w:val="en-GB"/>
        </w:rPr>
        <w:t>and</w:t>
      </w:r>
      <w:r w:rsidRPr="00C23AAF">
        <w:rPr>
          <w:spacing w:val="10"/>
          <w:w w:val="105"/>
          <w:lang w:val="en-GB"/>
        </w:rPr>
        <w:t xml:space="preserve"> </w:t>
      </w:r>
      <w:r w:rsidRPr="00C23AAF">
        <w:rPr>
          <w:w w:val="105"/>
          <w:lang w:val="en-GB"/>
        </w:rPr>
        <w:t>its</w:t>
      </w:r>
      <w:r w:rsidRPr="00C23AAF">
        <w:rPr>
          <w:spacing w:val="10"/>
          <w:w w:val="105"/>
          <w:lang w:val="en-GB"/>
        </w:rPr>
        <w:t xml:space="preserve"> </w:t>
      </w:r>
      <w:r w:rsidRPr="00C23AAF">
        <w:rPr>
          <w:w w:val="105"/>
          <w:lang w:val="en-GB"/>
        </w:rPr>
        <w:t>associated</w:t>
      </w:r>
      <w:r w:rsidRPr="00C23AAF">
        <w:rPr>
          <w:spacing w:val="11"/>
          <w:w w:val="105"/>
          <w:lang w:val="en-GB"/>
        </w:rPr>
        <w:t xml:space="preserve"> </w:t>
      </w:r>
      <w:r w:rsidRPr="00C23AAF">
        <w:rPr>
          <w:w w:val="105"/>
          <w:lang w:val="en-GB"/>
        </w:rPr>
        <w:t>damages</w:t>
      </w:r>
      <w:r w:rsidRPr="00C23AAF">
        <w:rPr>
          <w:spacing w:val="10"/>
          <w:w w:val="105"/>
          <w:lang w:val="en-GB"/>
        </w:rPr>
        <w:t xml:space="preserve"> </w:t>
      </w:r>
      <w:r w:rsidRPr="00C23AAF">
        <w:rPr>
          <w:w w:val="105"/>
          <w:lang w:val="en-GB"/>
        </w:rPr>
        <w:t>is</w:t>
      </w:r>
      <w:r w:rsidRPr="00C23AAF">
        <w:rPr>
          <w:spacing w:val="10"/>
          <w:w w:val="105"/>
          <w:lang w:val="en-GB"/>
        </w:rPr>
        <w:t xml:space="preserve"> </w:t>
      </w:r>
      <w:r w:rsidRPr="00C23AAF">
        <w:rPr>
          <w:w w:val="105"/>
          <w:lang w:val="en-GB"/>
        </w:rPr>
        <w:t>to</w:t>
      </w:r>
      <w:r w:rsidRPr="00C23AAF">
        <w:rPr>
          <w:spacing w:val="10"/>
          <w:w w:val="105"/>
          <w:lang w:val="en-GB"/>
        </w:rPr>
        <w:t xml:space="preserve"> </w:t>
      </w:r>
      <w:r w:rsidRPr="00C23AAF">
        <w:rPr>
          <w:w w:val="105"/>
          <w:lang w:val="en-GB"/>
        </w:rPr>
        <w:t>fell</w:t>
      </w:r>
      <w:r w:rsidRPr="00C23AAF">
        <w:rPr>
          <w:spacing w:val="11"/>
          <w:w w:val="105"/>
          <w:lang w:val="en-GB"/>
        </w:rPr>
        <w:t xml:space="preserve"> </w:t>
      </w:r>
      <w:r w:rsidRPr="00C23AAF">
        <w:rPr>
          <w:w w:val="105"/>
          <w:lang w:val="en-GB"/>
        </w:rPr>
        <w:t>and</w:t>
      </w:r>
      <w:r w:rsidRPr="00C23AAF">
        <w:rPr>
          <w:spacing w:val="10"/>
          <w:w w:val="105"/>
          <w:lang w:val="en-GB"/>
        </w:rPr>
        <w:t xml:space="preserve"> </w:t>
      </w:r>
      <w:r w:rsidRPr="00C23AAF">
        <w:rPr>
          <w:w w:val="105"/>
          <w:lang w:val="en-GB"/>
        </w:rPr>
        <w:t>remove</w:t>
      </w:r>
      <w:r w:rsidRPr="00C23AAF">
        <w:rPr>
          <w:spacing w:val="10"/>
          <w:w w:val="105"/>
          <w:lang w:val="en-GB"/>
        </w:rPr>
        <w:t xml:space="preserve"> </w:t>
      </w:r>
      <w:r w:rsidRPr="00C23AAF">
        <w:rPr>
          <w:w w:val="105"/>
          <w:lang w:val="en-GB"/>
        </w:rPr>
        <w:t>each</w:t>
      </w:r>
      <w:r w:rsidRPr="00C23AAF">
        <w:rPr>
          <w:spacing w:val="11"/>
          <w:w w:val="105"/>
          <w:lang w:val="en-GB"/>
        </w:rPr>
        <w:t xml:space="preserve"> </w:t>
      </w:r>
      <w:r w:rsidRPr="00C23AAF">
        <w:rPr>
          <w:w w:val="105"/>
          <w:lang w:val="en-GB"/>
        </w:rPr>
        <w:t>attacked</w:t>
      </w:r>
      <w:r w:rsidRPr="00C23AAF">
        <w:rPr>
          <w:spacing w:val="10"/>
          <w:w w:val="105"/>
          <w:lang w:val="en-GB"/>
        </w:rPr>
        <w:t xml:space="preserve"> </w:t>
      </w:r>
      <w:r w:rsidRPr="00C23AAF">
        <w:rPr>
          <w:w w:val="105"/>
          <w:lang w:val="en-GB"/>
        </w:rPr>
        <w:t>tree</w:t>
      </w:r>
      <w:r w:rsidRPr="00C23AAF">
        <w:rPr>
          <w:spacing w:val="10"/>
          <w:w w:val="105"/>
          <w:lang w:val="en-GB"/>
        </w:rPr>
        <w:t xml:space="preserve"> </w:t>
      </w:r>
      <w:r w:rsidRPr="00C23AAF">
        <w:rPr>
          <w:w w:val="105"/>
          <w:lang w:val="en-GB"/>
        </w:rPr>
        <w:t>at</w:t>
      </w:r>
      <w:r w:rsidRPr="00C23AAF">
        <w:rPr>
          <w:spacing w:val="11"/>
          <w:w w:val="105"/>
          <w:lang w:val="en-GB"/>
        </w:rPr>
        <w:t xml:space="preserve"> </w:t>
      </w:r>
      <w:r w:rsidRPr="00C23AAF">
        <w:rPr>
          <w:w w:val="105"/>
          <w:lang w:val="en-GB"/>
        </w:rPr>
        <w:t>the</w:t>
      </w:r>
      <w:r w:rsidRPr="00C23AAF">
        <w:rPr>
          <w:spacing w:val="10"/>
          <w:w w:val="105"/>
          <w:lang w:val="en-GB"/>
        </w:rPr>
        <w:t xml:space="preserve"> </w:t>
      </w:r>
      <w:r w:rsidRPr="00C23AAF">
        <w:rPr>
          <w:w w:val="105"/>
          <w:lang w:val="en-GB"/>
        </w:rPr>
        <w:t>green</w:t>
      </w:r>
      <w:r w:rsidRPr="00C23AAF">
        <w:rPr>
          <w:spacing w:val="10"/>
          <w:w w:val="105"/>
          <w:lang w:val="en-GB"/>
        </w:rPr>
        <w:t xml:space="preserve"> </w:t>
      </w:r>
      <w:r w:rsidRPr="00C23AAF">
        <w:rPr>
          <w:w w:val="105"/>
          <w:lang w:val="en-GB"/>
        </w:rPr>
        <w:t>stage,</w:t>
      </w:r>
      <w:r w:rsidRPr="00C23AAF">
        <w:rPr>
          <w:spacing w:val="11"/>
          <w:w w:val="105"/>
          <w:lang w:val="en-GB"/>
        </w:rPr>
        <w:t xml:space="preserve"> </w:t>
      </w:r>
      <w:r w:rsidRPr="00C23AAF">
        <w:rPr>
          <w:w w:val="105"/>
          <w:lang w:val="en-GB"/>
        </w:rPr>
        <w:t>before</w:t>
      </w:r>
      <w:r w:rsidRPr="00C23AAF">
        <w:rPr>
          <w:spacing w:val="11"/>
          <w:w w:val="105"/>
          <w:lang w:val="en-GB"/>
        </w:rPr>
        <w:t xml:space="preserve"> </w:t>
      </w:r>
      <w:r w:rsidRPr="00C23AAF">
        <w:rPr>
          <w:w w:val="105"/>
          <w:lang w:val="en-GB"/>
        </w:rPr>
        <w:t>the</w:t>
      </w:r>
    </w:p>
    <w:p w14:paraId="2C621A1A" w14:textId="77777777" w:rsidR="00B177F5" w:rsidRPr="00C23AAF" w:rsidRDefault="00B553DB">
      <w:pPr>
        <w:pStyle w:val="Corpsdetexte"/>
        <w:ind w:left="216"/>
        <w:rPr>
          <w:lang w:val="en-GB"/>
        </w:rPr>
      </w:pPr>
      <w:r w:rsidRPr="00C23AAF">
        <w:rPr>
          <w:rFonts w:ascii="Trebuchet MS"/>
          <w:sz w:val="10"/>
          <w:lang w:val="en-GB"/>
        </w:rPr>
        <w:t xml:space="preserve">53     </w:t>
      </w:r>
      <w:r w:rsidRPr="00C23AAF">
        <w:rPr>
          <w:rFonts w:ascii="Trebuchet MS"/>
          <w:spacing w:val="19"/>
          <w:sz w:val="10"/>
          <w:lang w:val="en-GB"/>
        </w:rPr>
        <w:t xml:space="preserve"> </w:t>
      </w:r>
      <w:r w:rsidRPr="00C23AAF">
        <w:rPr>
          <w:w w:val="105"/>
          <w:lang w:val="en-GB"/>
        </w:rPr>
        <w:t>swarming.</w:t>
      </w:r>
      <w:r w:rsidRPr="00C23AAF">
        <w:rPr>
          <w:spacing w:val="35"/>
          <w:w w:val="105"/>
          <w:lang w:val="en-GB"/>
        </w:rPr>
        <w:t xml:space="preserve"> </w:t>
      </w:r>
      <w:r w:rsidRPr="00C23AAF">
        <w:rPr>
          <w:w w:val="105"/>
          <w:lang w:val="en-GB"/>
        </w:rPr>
        <w:t>It</w:t>
      </w:r>
      <w:r w:rsidRPr="00C23AAF">
        <w:rPr>
          <w:spacing w:val="15"/>
          <w:w w:val="105"/>
          <w:lang w:val="en-GB"/>
        </w:rPr>
        <w:t xml:space="preserve"> </w:t>
      </w:r>
      <w:r w:rsidRPr="00C23AAF">
        <w:rPr>
          <w:w w:val="105"/>
          <w:lang w:val="en-GB"/>
        </w:rPr>
        <w:t>takes</w:t>
      </w:r>
      <w:r w:rsidRPr="00C23AAF">
        <w:rPr>
          <w:spacing w:val="15"/>
          <w:w w:val="105"/>
          <w:lang w:val="en-GB"/>
        </w:rPr>
        <w:t xml:space="preserve"> </w:t>
      </w:r>
      <w:r w:rsidRPr="00C23AAF">
        <w:rPr>
          <w:w w:val="105"/>
          <w:lang w:val="en-GB"/>
        </w:rPr>
        <w:t>this</w:t>
      </w:r>
      <w:r w:rsidRPr="00C23AAF">
        <w:rPr>
          <w:spacing w:val="15"/>
          <w:w w:val="105"/>
          <w:lang w:val="en-GB"/>
        </w:rPr>
        <w:t xml:space="preserve"> </w:t>
      </w:r>
      <w:r w:rsidRPr="00C23AAF">
        <w:rPr>
          <w:w w:val="105"/>
          <w:lang w:val="en-GB"/>
        </w:rPr>
        <w:t>ideal</w:t>
      </w:r>
      <w:r w:rsidRPr="00C23AAF">
        <w:rPr>
          <w:spacing w:val="15"/>
          <w:w w:val="105"/>
          <w:lang w:val="en-GB"/>
        </w:rPr>
        <w:t xml:space="preserve"> </w:t>
      </w:r>
      <w:r w:rsidRPr="00C23AAF">
        <w:rPr>
          <w:w w:val="105"/>
          <w:lang w:val="en-GB"/>
        </w:rPr>
        <w:t>breeding</w:t>
      </w:r>
      <w:r w:rsidRPr="00C23AAF">
        <w:rPr>
          <w:spacing w:val="15"/>
          <w:w w:val="105"/>
          <w:lang w:val="en-GB"/>
        </w:rPr>
        <w:t xml:space="preserve"> </w:t>
      </w:r>
      <w:r w:rsidRPr="00C23AAF">
        <w:rPr>
          <w:w w:val="105"/>
          <w:lang w:val="en-GB"/>
        </w:rPr>
        <w:t>material</w:t>
      </w:r>
      <w:r w:rsidRPr="00C23AAF">
        <w:rPr>
          <w:spacing w:val="14"/>
          <w:w w:val="105"/>
          <w:lang w:val="en-GB"/>
        </w:rPr>
        <w:t xml:space="preserve"> </w:t>
      </w:r>
      <w:r w:rsidRPr="00C23AAF">
        <w:rPr>
          <w:w w:val="105"/>
          <w:lang w:val="en-GB"/>
        </w:rPr>
        <w:t>out</w:t>
      </w:r>
      <w:r w:rsidRPr="00C23AAF">
        <w:rPr>
          <w:spacing w:val="15"/>
          <w:w w:val="105"/>
          <w:lang w:val="en-GB"/>
        </w:rPr>
        <w:t xml:space="preserve"> </w:t>
      </w:r>
      <w:r w:rsidRPr="00C23AAF">
        <w:rPr>
          <w:w w:val="105"/>
          <w:lang w:val="en-GB"/>
        </w:rPr>
        <w:t>of</w:t>
      </w:r>
      <w:r w:rsidRPr="00C23AAF">
        <w:rPr>
          <w:spacing w:val="15"/>
          <w:w w:val="105"/>
          <w:lang w:val="en-GB"/>
        </w:rPr>
        <w:t xml:space="preserve"> </w:t>
      </w:r>
      <w:r w:rsidRPr="00C23AAF">
        <w:rPr>
          <w:w w:val="105"/>
          <w:lang w:val="en-GB"/>
        </w:rPr>
        <w:t>the</w:t>
      </w:r>
      <w:r w:rsidRPr="00C23AAF">
        <w:rPr>
          <w:spacing w:val="15"/>
          <w:w w:val="105"/>
          <w:lang w:val="en-GB"/>
        </w:rPr>
        <w:t xml:space="preserve"> </w:t>
      </w:r>
      <w:r w:rsidRPr="00C23AAF">
        <w:rPr>
          <w:w w:val="105"/>
          <w:lang w:val="en-GB"/>
        </w:rPr>
        <w:t>forest.</w:t>
      </w:r>
    </w:p>
    <w:p w14:paraId="4A901483" w14:textId="77777777" w:rsidR="00B177F5" w:rsidRPr="00C23AAF" w:rsidRDefault="00B553DB">
      <w:pPr>
        <w:pStyle w:val="Corpsdetexte"/>
        <w:tabs>
          <w:tab w:val="left" w:pos="820"/>
        </w:tabs>
        <w:ind w:left="216"/>
        <w:rPr>
          <w:lang w:val="en-GB"/>
        </w:rPr>
      </w:pPr>
      <w:r w:rsidRPr="00C23AAF">
        <w:rPr>
          <w:rFonts w:ascii="Trebuchet MS" w:hAnsi="Trebuchet MS"/>
          <w:w w:val="105"/>
          <w:sz w:val="10"/>
          <w:lang w:val="en-GB"/>
        </w:rPr>
        <w:t>54</w:t>
      </w:r>
      <w:r w:rsidRPr="00C23AAF">
        <w:rPr>
          <w:rFonts w:ascii="Trebuchet MS" w:hAnsi="Trebuchet MS"/>
          <w:w w:val="105"/>
          <w:sz w:val="10"/>
          <w:lang w:val="en-GB"/>
        </w:rPr>
        <w:tab/>
      </w:r>
      <w:r w:rsidRPr="00C23AAF">
        <w:rPr>
          <w:w w:val="105"/>
          <w:lang w:val="en-GB"/>
        </w:rPr>
        <w:t>The</w:t>
      </w:r>
      <w:r w:rsidRPr="00C23AAF">
        <w:rPr>
          <w:spacing w:val="-3"/>
          <w:w w:val="105"/>
          <w:lang w:val="en-GB"/>
        </w:rPr>
        <w:t xml:space="preserve"> </w:t>
      </w:r>
      <w:r w:rsidRPr="00C23AAF">
        <w:rPr>
          <w:w w:val="105"/>
          <w:lang w:val="en-GB"/>
        </w:rPr>
        <w:t>European</w:t>
      </w:r>
      <w:r w:rsidRPr="00C23AAF">
        <w:rPr>
          <w:spacing w:val="-2"/>
          <w:w w:val="105"/>
          <w:lang w:val="en-GB"/>
        </w:rPr>
        <w:t xml:space="preserve"> </w:t>
      </w:r>
      <w:r w:rsidRPr="00C23AAF">
        <w:rPr>
          <w:w w:val="105"/>
          <w:lang w:val="en-GB"/>
        </w:rPr>
        <w:t>Union’s</w:t>
      </w:r>
      <w:r w:rsidRPr="00C23AAF">
        <w:rPr>
          <w:spacing w:val="-2"/>
          <w:w w:val="105"/>
          <w:lang w:val="en-GB"/>
        </w:rPr>
        <w:t xml:space="preserve"> </w:t>
      </w:r>
      <w:r w:rsidRPr="00C23AAF">
        <w:rPr>
          <w:w w:val="105"/>
          <w:lang w:val="en-GB"/>
        </w:rPr>
        <w:t>earth</w:t>
      </w:r>
      <w:r w:rsidRPr="00C23AAF">
        <w:rPr>
          <w:spacing w:val="-2"/>
          <w:w w:val="105"/>
          <w:lang w:val="en-GB"/>
        </w:rPr>
        <w:t xml:space="preserve"> </w:t>
      </w:r>
      <w:r w:rsidRPr="00C23AAF">
        <w:rPr>
          <w:w w:val="105"/>
          <w:lang w:val="en-GB"/>
        </w:rPr>
        <w:t>observation</w:t>
      </w:r>
      <w:r w:rsidRPr="00C23AAF">
        <w:rPr>
          <w:spacing w:val="-2"/>
          <w:w w:val="105"/>
          <w:lang w:val="en-GB"/>
        </w:rPr>
        <w:t xml:space="preserve"> </w:t>
      </w:r>
      <w:r w:rsidRPr="00C23AAF">
        <w:rPr>
          <w:w w:val="105"/>
          <w:lang w:val="en-GB"/>
        </w:rPr>
        <w:t>program</w:t>
      </w:r>
      <w:del w:id="25" w:author="Christian PIEDALLU" w:date="2023-02-06T09:52:00Z">
        <w:r w:rsidRPr="00C23AAF" w:rsidDel="00CA7462">
          <w:rPr>
            <w:w w:val="105"/>
            <w:lang w:val="en-GB"/>
          </w:rPr>
          <w:delText>me</w:delText>
        </w:r>
      </w:del>
      <w:r w:rsidRPr="00C23AAF">
        <w:rPr>
          <w:w w:val="105"/>
          <w:lang w:val="en-GB"/>
        </w:rPr>
        <w:t>,</w:t>
      </w:r>
      <w:r w:rsidRPr="00C23AAF">
        <w:rPr>
          <w:spacing w:val="1"/>
          <w:w w:val="105"/>
          <w:lang w:val="en-GB"/>
        </w:rPr>
        <w:t xml:space="preserve"> </w:t>
      </w:r>
      <w:r w:rsidRPr="00C23AAF">
        <w:rPr>
          <w:w w:val="105"/>
          <w:lang w:val="en-GB"/>
        </w:rPr>
        <w:t>with</w:t>
      </w:r>
      <w:r w:rsidRPr="00C23AAF">
        <w:rPr>
          <w:spacing w:val="-2"/>
          <w:w w:val="105"/>
          <w:lang w:val="en-GB"/>
        </w:rPr>
        <w:t xml:space="preserve"> </w:t>
      </w:r>
      <w:r w:rsidRPr="00C23AAF">
        <w:rPr>
          <w:w w:val="105"/>
          <w:lang w:val="en-GB"/>
        </w:rPr>
        <w:t>its</w:t>
      </w:r>
      <w:r w:rsidRPr="00C23AAF">
        <w:rPr>
          <w:spacing w:val="-2"/>
          <w:w w:val="105"/>
          <w:lang w:val="en-GB"/>
        </w:rPr>
        <w:t xml:space="preserve"> </w:t>
      </w:r>
      <w:r w:rsidRPr="00C23AAF">
        <w:rPr>
          <w:w w:val="105"/>
          <w:lang w:val="en-GB"/>
        </w:rPr>
        <w:t>satellite</w:t>
      </w:r>
      <w:r w:rsidRPr="00C23AAF">
        <w:rPr>
          <w:spacing w:val="-2"/>
          <w:w w:val="105"/>
          <w:lang w:val="en-GB"/>
        </w:rPr>
        <w:t xml:space="preserve"> </w:t>
      </w:r>
      <w:r w:rsidRPr="00C23AAF">
        <w:rPr>
          <w:w w:val="105"/>
          <w:lang w:val="en-GB"/>
        </w:rPr>
        <w:t>twin</w:t>
      </w:r>
      <w:r w:rsidRPr="00C23AAF">
        <w:rPr>
          <w:spacing w:val="-2"/>
          <w:w w:val="105"/>
          <w:lang w:val="en-GB"/>
        </w:rPr>
        <w:t xml:space="preserve"> </w:t>
      </w:r>
      <w:r w:rsidRPr="00C23AAF">
        <w:rPr>
          <w:w w:val="105"/>
          <w:lang w:val="en-GB"/>
        </w:rPr>
        <w:t>constellation</w:t>
      </w:r>
      <w:r w:rsidRPr="00C23AAF">
        <w:rPr>
          <w:spacing w:val="-2"/>
          <w:w w:val="105"/>
          <w:lang w:val="en-GB"/>
        </w:rPr>
        <w:t xml:space="preserve"> </w:t>
      </w:r>
      <w:r w:rsidRPr="00C23AAF">
        <w:rPr>
          <w:w w:val="105"/>
          <w:lang w:val="en-GB"/>
        </w:rPr>
        <w:t>Sentinel-</w:t>
      </w:r>
    </w:p>
    <w:p w14:paraId="146FC0DB" w14:textId="77777777" w:rsidR="00B177F5" w:rsidRPr="00C23AAF" w:rsidRDefault="00B553DB">
      <w:pPr>
        <w:pStyle w:val="Corpsdetexte"/>
        <w:ind w:left="216"/>
        <w:rPr>
          <w:lang w:val="en-GB"/>
        </w:rPr>
      </w:pPr>
      <w:r w:rsidRPr="00C23AAF">
        <w:rPr>
          <w:rFonts w:ascii="Trebuchet MS"/>
          <w:sz w:val="10"/>
          <w:lang w:val="en-GB"/>
        </w:rPr>
        <w:t xml:space="preserve">55     </w:t>
      </w:r>
      <w:r w:rsidRPr="00C23AAF">
        <w:rPr>
          <w:rFonts w:ascii="Trebuchet MS"/>
          <w:spacing w:val="19"/>
          <w:sz w:val="10"/>
          <w:lang w:val="en-GB"/>
        </w:rPr>
        <w:t xml:space="preserve"> </w:t>
      </w:r>
      <w:r w:rsidRPr="00C23AAF">
        <w:rPr>
          <w:w w:val="105"/>
          <w:lang w:val="en-GB"/>
        </w:rPr>
        <w:t>2A</w:t>
      </w:r>
      <w:r w:rsidRPr="00C23AAF">
        <w:rPr>
          <w:spacing w:val="22"/>
          <w:w w:val="105"/>
          <w:lang w:val="en-GB"/>
        </w:rPr>
        <w:t xml:space="preserve"> </w:t>
      </w:r>
      <w:r w:rsidRPr="00C23AAF">
        <w:rPr>
          <w:w w:val="105"/>
          <w:lang w:val="en-GB"/>
        </w:rPr>
        <w:t>and</w:t>
      </w:r>
      <w:r w:rsidRPr="00C23AAF">
        <w:rPr>
          <w:spacing w:val="22"/>
          <w:w w:val="105"/>
          <w:lang w:val="en-GB"/>
        </w:rPr>
        <w:t xml:space="preserve"> </w:t>
      </w:r>
      <w:r w:rsidRPr="00C23AAF">
        <w:rPr>
          <w:w w:val="105"/>
          <w:lang w:val="en-GB"/>
        </w:rPr>
        <w:t>Sentinel-2B,</w:t>
      </w:r>
      <w:r w:rsidRPr="00C23AAF">
        <w:rPr>
          <w:spacing w:val="22"/>
          <w:w w:val="105"/>
          <w:lang w:val="en-GB"/>
        </w:rPr>
        <w:t xml:space="preserve"> </w:t>
      </w:r>
      <w:r w:rsidRPr="00C23AAF">
        <w:rPr>
          <w:w w:val="105"/>
          <w:lang w:val="en-GB"/>
        </w:rPr>
        <w:t>provides</w:t>
      </w:r>
      <w:r w:rsidRPr="00C23AAF">
        <w:rPr>
          <w:spacing w:val="22"/>
          <w:w w:val="105"/>
          <w:lang w:val="en-GB"/>
        </w:rPr>
        <w:t xml:space="preserve"> </w:t>
      </w:r>
      <w:r w:rsidRPr="00C23AAF">
        <w:rPr>
          <w:w w:val="105"/>
          <w:lang w:val="en-GB"/>
        </w:rPr>
        <w:t>free</w:t>
      </w:r>
      <w:r w:rsidRPr="00C23AAF">
        <w:rPr>
          <w:spacing w:val="23"/>
          <w:w w:val="105"/>
          <w:lang w:val="en-GB"/>
        </w:rPr>
        <w:t xml:space="preserve"> </w:t>
      </w:r>
      <w:r w:rsidRPr="00C23AAF">
        <w:rPr>
          <w:w w:val="105"/>
          <w:lang w:val="en-GB"/>
        </w:rPr>
        <w:t>earth</w:t>
      </w:r>
      <w:r w:rsidRPr="00C23AAF">
        <w:rPr>
          <w:spacing w:val="22"/>
          <w:w w:val="105"/>
          <w:lang w:val="en-GB"/>
        </w:rPr>
        <w:t xml:space="preserve"> </w:t>
      </w:r>
      <w:r w:rsidRPr="00C23AAF">
        <w:rPr>
          <w:w w:val="105"/>
          <w:lang w:val="en-GB"/>
        </w:rPr>
        <w:t>imagery</w:t>
      </w:r>
      <w:r w:rsidRPr="00C23AAF">
        <w:rPr>
          <w:spacing w:val="22"/>
          <w:w w:val="105"/>
          <w:lang w:val="en-GB"/>
        </w:rPr>
        <w:t xml:space="preserve"> </w:t>
      </w:r>
      <w:r w:rsidRPr="00C23AAF">
        <w:rPr>
          <w:w w:val="105"/>
          <w:lang w:val="en-GB"/>
        </w:rPr>
        <w:t>with</w:t>
      </w:r>
      <w:r w:rsidRPr="00C23AAF">
        <w:rPr>
          <w:spacing w:val="22"/>
          <w:w w:val="105"/>
          <w:lang w:val="en-GB"/>
        </w:rPr>
        <w:t xml:space="preserve"> </w:t>
      </w:r>
      <w:r w:rsidRPr="00C23AAF">
        <w:rPr>
          <w:w w:val="105"/>
          <w:lang w:val="en-GB"/>
        </w:rPr>
        <w:t>a</w:t>
      </w:r>
      <w:r w:rsidRPr="00C23AAF">
        <w:rPr>
          <w:spacing w:val="22"/>
          <w:w w:val="105"/>
          <w:lang w:val="en-GB"/>
        </w:rPr>
        <w:t xml:space="preserve"> </w:t>
      </w:r>
      <w:r w:rsidRPr="00C23AAF">
        <w:rPr>
          <w:w w:val="105"/>
          <w:lang w:val="en-GB"/>
        </w:rPr>
        <w:t>high</w:t>
      </w:r>
      <w:r w:rsidRPr="00C23AAF">
        <w:rPr>
          <w:spacing w:val="23"/>
          <w:w w:val="105"/>
          <w:lang w:val="en-GB"/>
        </w:rPr>
        <w:t xml:space="preserve"> </w:t>
      </w:r>
      <w:r w:rsidRPr="00C23AAF">
        <w:rPr>
          <w:w w:val="105"/>
          <w:lang w:val="en-GB"/>
        </w:rPr>
        <w:t>revisit</w:t>
      </w:r>
      <w:r w:rsidRPr="00C23AAF">
        <w:rPr>
          <w:spacing w:val="22"/>
          <w:w w:val="105"/>
          <w:lang w:val="en-GB"/>
        </w:rPr>
        <w:t xml:space="preserve"> </w:t>
      </w:r>
      <w:r w:rsidRPr="00C23AAF">
        <w:rPr>
          <w:w w:val="105"/>
          <w:lang w:val="en-GB"/>
        </w:rPr>
        <w:t>time,</w:t>
      </w:r>
      <w:r w:rsidRPr="00C23AAF">
        <w:rPr>
          <w:spacing w:val="24"/>
          <w:w w:val="105"/>
          <w:lang w:val="en-GB"/>
        </w:rPr>
        <w:t xml:space="preserve"> </w:t>
      </w:r>
      <w:r w:rsidRPr="00C23AAF">
        <w:rPr>
          <w:w w:val="105"/>
          <w:lang w:val="en-GB"/>
        </w:rPr>
        <w:t>which</w:t>
      </w:r>
      <w:r w:rsidRPr="00C23AAF">
        <w:rPr>
          <w:spacing w:val="23"/>
          <w:w w:val="105"/>
          <w:lang w:val="en-GB"/>
        </w:rPr>
        <w:t xml:space="preserve"> </w:t>
      </w:r>
      <w:r w:rsidRPr="00C23AAF">
        <w:rPr>
          <w:w w:val="105"/>
          <w:lang w:val="en-GB"/>
        </w:rPr>
        <w:t>have</w:t>
      </w:r>
      <w:r w:rsidRPr="00C23AAF">
        <w:rPr>
          <w:spacing w:val="22"/>
          <w:w w:val="105"/>
          <w:lang w:val="en-GB"/>
        </w:rPr>
        <w:t xml:space="preserve"> </w:t>
      </w:r>
      <w:r w:rsidRPr="00C23AAF">
        <w:rPr>
          <w:w w:val="105"/>
          <w:lang w:val="en-GB"/>
        </w:rPr>
        <w:t>been</w:t>
      </w:r>
      <w:r w:rsidRPr="00C23AAF">
        <w:rPr>
          <w:spacing w:val="22"/>
          <w:w w:val="105"/>
          <w:lang w:val="en-GB"/>
        </w:rPr>
        <w:t xml:space="preserve"> </w:t>
      </w:r>
      <w:r w:rsidRPr="00C23AAF">
        <w:rPr>
          <w:w w:val="105"/>
          <w:lang w:val="en-GB"/>
        </w:rPr>
        <w:t>inten-</w:t>
      </w:r>
    </w:p>
    <w:p w14:paraId="1E464E2E" w14:textId="77777777" w:rsidR="00B177F5" w:rsidRPr="00C23AAF" w:rsidRDefault="00B553DB">
      <w:pPr>
        <w:pStyle w:val="Corpsdetexte"/>
        <w:ind w:left="216"/>
        <w:rPr>
          <w:lang w:val="en-GB"/>
        </w:rPr>
      </w:pPr>
      <w:r w:rsidRPr="00C23AAF">
        <w:rPr>
          <w:rFonts w:ascii="Trebuchet MS"/>
          <w:sz w:val="10"/>
          <w:lang w:val="en-GB"/>
        </w:rPr>
        <w:t xml:space="preserve">56     </w:t>
      </w:r>
      <w:r w:rsidRPr="00C23AAF">
        <w:rPr>
          <w:rFonts w:ascii="Trebuchet MS"/>
          <w:spacing w:val="19"/>
          <w:sz w:val="10"/>
          <w:lang w:val="en-GB"/>
        </w:rPr>
        <w:t xml:space="preserve"> </w:t>
      </w:r>
      <w:r w:rsidRPr="00C23AAF">
        <w:rPr>
          <w:w w:val="105"/>
          <w:lang w:val="en-GB"/>
        </w:rPr>
        <w:t>sively</w:t>
      </w:r>
      <w:r w:rsidRPr="00C23AAF">
        <w:rPr>
          <w:spacing w:val="-10"/>
          <w:w w:val="105"/>
          <w:lang w:val="en-GB"/>
        </w:rPr>
        <w:t xml:space="preserve"> </w:t>
      </w:r>
      <w:r w:rsidRPr="00C23AAF">
        <w:rPr>
          <w:w w:val="105"/>
          <w:lang w:val="en-GB"/>
        </w:rPr>
        <w:t>used</w:t>
      </w:r>
      <w:r w:rsidRPr="00C23AAF">
        <w:rPr>
          <w:spacing w:val="-10"/>
          <w:w w:val="105"/>
          <w:lang w:val="en-GB"/>
        </w:rPr>
        <w:t xml:space="preserve"> </w:t>
      </w:r>
      <w:r w:rsidRPr="00C23AAF">
        <w:rPr>
          <w:w w:val="105"/>
          <w:lang w:val="en-GB"/>
        </w:rPr>
        <w:t>for</w:t>
      </w:r>
      <w:r w:rsidRPr="00C23AAF">
        <w:rPr>
          <w:spacing w:val="-10"/>
          <w:w w:val="105"/>
          <w:lang w:val="en-GB"/>
        </w:rPr>
        <w:t xml:space="preserve"> </w:t>
      </w:r>
      <w:r w:rsidRPr="00C23AAF">
        <w:rPr>
          <w:w w:val="105"/>
          <w:lang w:val="en-GB"/>
        </w:rPr>
        <w:t>forestry</w:t>
      </w:r>
      <w:r w:rsidRPr="00C23AAF">
        <w:rPr>
          <w:spacing w:val="-10"/>
          <w:w w:val="105"/>
          <w:lang w:val="en-GB"/>
        </w:rPr>
        <w:t xml:space="preserve"> </w:t>
      </w:r>
      <w:r w:rsidRPr="00C23AAF">
        <w:rPr>
          <w:w w:val="105"/>
          <w:lang w:val="en-GB"/>
        </w:rPr>
        <w:t>purpose.</w:t>
      </w:r>
      <w:r w:rsidRPr="00C23AAF">
        <w:rPr>
          <w:spacing w:val="21"/>
          <w:w w:val="105"/>
          <w:lang w:val="en-GB"/>
        </w:rPr>
        <w:t xml:space="preserve"> </w:t>
      </w:r>
      <w:r w:rsidRPr="00C23AAF">
        <w:rPr>
          <w:w w:val="105"/>
          <w:lang w:val="en-GB"/>
        </w:rPr>
        <w:t>Time</w:t>
      </w:r>
      <w:r w:rsidRPr="00C23AAF">
        <w:rPr>
          <w:spacing w:val="-10"/>
          <w:w w:val="105"/>
          <w:lang w:val="en-GB"/>
        </w:rPr>
        <w:t xml:space="preserve"> </w:t>
      </w:r>
      <w:r w:rsidRPr="00C23AAF">
        <w:rPr>
          <w:w w:val="105"/>
          <w:lang w:val="en-GB"/>
        </w:rPr>
        <w:t>series</w:t>
      </w:r>
      <w:r w:rsidRPr="00C23AAF">
        <w:rPr>
          <w:spacing w:val="-10"/>
          <w:w w:val="105"/>
          <w:lang w:val="en-GB"/>
        </w:rPr>
        <w:t xml:space="preserve"> </w:t>
      </w:r>
      <w:r w:rsidRPr="00C23AAF">
        <w:rPr>
          <w:w w:val="105"/>
          <w:lang w:val="en-GB"/>
        </w:rPr>
        <w:t>of</w:t>
      </w:r>
      <w:r w:rsidRPr="00C23AAF">
        <w:rPr>
          <w:spacing w:val="-10"/>
          <w:w w:val="105"/>
          <w:lang w:val="en-GB"/>
        </w:rPr>
        <w:t xml:space="preserve"> </w:t>
      </w:r>
      <w:r w:rsidRPr="00C23AAF">
        <w:rPr>
          <w:w w:val="105"/>
          <w:lang w:val="en-GB"/>
        </w:rPr>
        <w:t>Sentinel-2</w:t>
      </w:r>
      <w:r w:rsidRPr="00C23AAF">
        <w:rPr>
          <w:spacing w:val="-10"/>
          <w:w w:val="105"/>
          <w:lang w:val="en-GB"/>
        </w:rPr>
        <w:t xml:space="preserve"> </w:t>
      </w:r>
      <w:r w:rsidRPr="00C23AAF">
        <w:rPr>
          <w:w w:val="105"/>
          <w:lang w:val="en-GB"/>
        </w:rPr>
        <w:t>(S2)</w:t>
      </w:r>
      <w:r w:rsidRPr="00C23AAF">
        <w:rPr>
          <w:spacing w:val="-10"/>
          <w:w w:val="105"/>
          <w:lang w:val="en-GB"/>
        </w:rPr>
        <w:t xml:space="preserve"> </w:t>
      </w:r>
      <w:r w:rsidRPr="00C23AAF">
        <w:rPr>
          <w:w w:val="105"/>
          <w:lang w:val="en-GB"/>
        </w:rPr>
        <w:t>images</w:t>
      </w:r>
      <w:r w:rsidRPr="00C23AAF">
        <w:rPr>
          <w:spacing w:val="-10"/>
          <w:w w:val="105"/>
          <w:lang w:val="en-GB"/>
        </w:rPr>
        <w:t xml:space="preserve"> </w:t>
      </w:r>
      <w:r w:rsidRPr="00C23AAF">
        <w:rPr>
          <w:w w:val="105"/>
          <w:lang w:val="en-GB"/>
        </w:rPr>
        <w:t>enable</w:t>
      </w:r>
      <w:r w:rsidRPr="00C23AAF">
        <w:rPr>
          <w:spacing w:val="-9"/>
          <w:w w:val="105"/>
          <w:lang w:val="en-GB"/>
        </w:rPr>
        <w:t xml:space="preserve"> </w:t>
      </w:r>
      <w:r w:rsidRPr="00C23AAF">
        <w:rPr>
          <w:w w:val="105"/>
          <w:lang w:val="en-GB"/>
        </w:rPr>
        <w:t>to</w:t>
      </w:r>
      <w:r w:rsidRPr="00C23AAF">
        <w:rPr>
          <w:spacing w:val="-10"/>
          <w:w w:val="105"/>
          <w:lang w:val="en-GB"/>
        </w:rPr>
        <w:t xml:space="preserve"> </w:t>
      </w:r>
      <w:r w:rsidRPr="00C23AAF">
        <w:rPr>
          <w:w w:val="105"/>
          <w:lang w:val="en-GB"/>
        </w:rPr>
        <w:t>model</w:t>
      </w:r>
      <w:r w:rsidRPr="00C23AAF">
        <w:rPr>
          <w:spacing w:val="-10"/>
          <w:w w:val="105"/>
          <w:lang w:val="en-GB"/>
        </w:rPr>
        <w:t xml:space="preserve"> </w:t>
      </w:r>
      <w:r w:rsidRPr="00C23AAF">
        <w:rPr>
          <w:w w:val="105"/>
          <w:lang w:val="en-GB"/>
        </w:rPr>
        <w:t>the</w:t>
      </w:r>
      <w:r w:rsidRPr="00C23AAF">
        <w:rPr>
          <w:spacing w:val="-10"/>
          <w:w w:val="105"/>
          <w:lang w:val="en-GB"/>
        </w:rPr>
        <w:t xml:space="preserve"> </w:t>
      </w:r>
      <w:r w:rsidRPr="00C23AAF">
        <w:rPr>
          <w:w w:val="105"/>
          <w:lang w:val="en-GB"/>
        </w:rPr>
        <w:t>phenology</w:t>
      </w:r>
    </w:p>
    <w:p w14:paraId="0A31EC2B" w14:textId="77777777" w:rsidR="00B177F5" w:rsidRPr="00C23AAF" w:rsidRDefault="00B553DB">
      <w:pPr>
        <w:pStyle w:val="Corpsdetexte"/>
        <w:ind w:left="216"/>
        <w:rPr>
          <w:lang w:val="en-GB"/>
        </w:rPr>
      </w:pPr>
      <w:r w:rsidRPr="00C23AAF">
        <w:rPr>
          <w:rFonts w:ascii="Trebuchet MS" w:hAnsi="Trebuchet MS"/>
          <w:sz w:val="10"/>
          <w:lang w:val="en-GB"/>
        </w:rPr>
        <w:t xml:space="preserve">57      </w:t>
      </w:r>
      <w:r w:rsidRPr="00C23AAF">
        <w:rPr>
          <w:rFonts w:ascii="Trebuchet MS" w:hAnsi="Trebuchet MS"/>
          <w:spacing w:val="-12"/>
          <w:sz w:val="10"/>
          <w:lang w:val="en-GB"/>
        </w:rPr>
        <w:t xml:space="preserve"> </w:t>
      </w:r>
      <w:r w:rsidRPr="00C23AAF">
        <w:rPr>
          <w:lang w:val="en-GB"/>
        </w:rPr>
        <w:t xml:space="preserve">courses </w:t>
      </w:r>
      <w:r w:rsidRPr="00C23AAF">
        <w:rPr>
          <w:spacing w:val="-12"/>
          <w:lang w:val="en-GB"/>
        </w:rPr>
        <w:t xml:space="preserve"> </w:t>
      </w:r>
      <w:r w:rsidRPr="00C23AAF">
        <w:rPr>
          <w:w w:val="96"/>
          <w:lang w:val="en-GB"/>
        </w:rPr>
        <w:t>of</w:t>
      </w:r>
      <w:r w:rsidRPr="00C23AAF">
        <w:rPr>
          <w:lang w:val="en-GB"/>
        </w:rPr>
        <w:t xml:space="preserve"> </w:t>
      </w:r>
      <w:r w:rsidRPr="00C23AAF">
        <w:rPr>
          <w:spacing w:val="-12"/>
          <w:lang w:val="en-GB"/>
        </w:rPr>
        <w:t xml:space="preserve"> </w:t>
      </w:r>
      <w:r w:rsidRPr="00C23AAF">
        <w:rPr>
          <w:spacing w:val="-6"/>
          <w:w w:val="116"/>
          <w:lang w:val="en-GB"/>
        </w:rPr>
        <w:t>v</w:t>
      </w:r>
      <w:r w:rsidRPr="00C23AAF">
        <w:rPr>
          <w:w w:val="102"/>
          <w:lang w:val="en-GB"/>
        </w:rPr>
        <w:t>egetation</w:t>
      </w:r>
      <w:r w:rsidRPr="00C23AAF">
        <w:rPr>
          <w:lang w:val="en-GB"/>
        </w:rPr>
        <w:t xml:space="preserve"> </w:t>
      </w:r>
      <w:r w:rsidRPr="00C23AAF">
        <w:rPr>
          <w:spacing w:val="-12"/>
          <w:lang w:val="en-GB"/>
        </w:rPr>
        <w:t xml:space="preserve"> </w:t>
      </w:r>
      <w:r w:rsidRPr="00C23AAF">
        <w:rPr>
          <w:spacing w:val="-1"/>
          <w:w w:val="120"/>
          <w:lang w:val="en-GB"/>
        </w:rPr>
        <w:t>i</w:t>
      </w:r>
      <w:r w:rsidRPr="00C23AAF">
        <w:rPr>
          <w:w w:val="102"/>
          <w:lang w:val="en-GB"/>
        </w:rPr>
        <w:t>ndices</w:t>
      </w:r>
      <w:r w:rsidRPr="00C23AAF">
        <w:rPr>
          <w:lang w:val="en-GB"/>
        </w:rPr>
        <w:t xml:space="preserve"> </w:t>
      </w:r>
      <w:r w:rsidRPr="00C23AAF">
        <w:rPr>
          <w:spacing w:val="-12"/>
          <w:lang w:val="en-GB"/>
        </w:rPr>
        <w:t xml:space="preserve"> </w:t>
      </w:r>
      <w:r w:rsidRPr="00C23AAF">
        <w:rPr>
          <w:w w:val="109"/>
          <w:lang w:val="en-GB"/>
        </w:rPr>
        <w:t>in</w:t>
      </w:r>
      <w:r w:rsidRPr="00C23AAF">
        <w:rPr>
          <w:lang w:val="en-GB"/>
        </w:rPr>
        <w:t xml:space="preserve"> </w:t>
      </w:r>
      <w:r w:rsidRPr="00C23AAF">
        <w:rPr>
          <w:spacing w:val="-12"/>
          <w:lang w:val="en-GB"/>
        </w:rPr>
        <w:t xml:space="preserve"> </w:t>
      </w:r>
      <w:r w:rsidRPr="00C23AAF">
        <w:rPr>
          <w:w w:val="101"/>
          <w:lang w:val="en-GB"/>
        </w:rPr>
        <w:t>order</w:t>
      </w:r>
      <w:r w:rsidRPr="00C23AAF">
        <w:rPr>
          <w:lang w:val="en-GB"/>
        </w:rPr>
        <w:t xml:space="preserve"> </w:t>
      </w:r>
      <w:r w:rsidRPr="00C23AAF">
        <w:rPr>
          <w:spacing w:val="-12"/>
          <w:lang w:val="en-GB"/>
        </w:rPr>
        <w:t xml:space="preserve"> </w:t>
      </w:r>
      <w:r w:rsidRPr="00C23AAF">
        <w:rPr>
          <w:w w:val="102"/>
          <w:lang w:val="en-GB"/>
        </w:rPr>
        <w:t>to</w:t>
      </w:r>
      <w:r w:rsidRPr="00C23AAF">
        <w:rPr>
          <w:lang w:val="en-GB"/>
        </w:rPr>
        <w:t xml:space="preserve"> </w:t>
      </w:r>
      <w:r w:rsidRPr="00C23AAF">
        <w:rPr>
          <w:spacing w:val="-12"/>
          <w:lang w:val="en-GB"/>
        </w:rPr>
        <w:t xml:space="preserve"> </w:t>
      </w:r>
      <w:r w:rsidRPr="00C23AAF">
        <w:rPr>
          <w:w w:val="101"/>
          <w:lang w:val="en-GB"/>
        </w:rPr>
        <w:t>detect</w:t>
      </w:r>
      <w:r w:rsidRPr="00C23AAF">
        <w:rPr>
          <w:lang w:val="en-GB"/>
        </w:rPr>
        <w:t xml:space="preserve"> </w:t>
      </w:r>
      <w:r w:rsidRPr="00C23AAF">
        <w:rPr>
          <w:spacing w:val="-12"/>
          <w:lang w:val="en-GB"/>
        </w:rPr>
        <w:t xml:space="preserve"> </w:t>
      </w:r>
      <w:r w:rsidRPr="00C23AAF">
        <w:rPr>
          <w:lang w:val="en-GB"/>
        </w:rPr>
        <w:t xml:space="preserve">forest </w:t>
      </w:r>
      <w:r w:rsidRPr="00C23AAF">
        <w:rPr>
          <w:spacing w:val="-12"/>
          <w:lang w:val="en-GB"/>
        </w:rPr>
        <w:t xml:space="preserve"> </w:t>
      </w:r>
      <w:r w:rsidRPr="00C23AAF">
        <w:rPr>
          <w:w w:val="104"/>
          <w:lang w:val="en-GB"/>
        </w:rPr>
        <w:t>disturbances</w:t>
      </w:r>
      <w:r w:rsidRPr="00C23AAF">
        <w:rPr>
          <w:lang w:val="en-GB"/>
        </w:rPr>
        <w:t xml:space="preserve"> </w:t>
      </w:r>
      <w:r w:rsidRPr="00C23AAF">
        <w:rPr>
          <w:spacing w:val="-12"/>
          <w:lang w:val="en-GB"/>
        </w:rPr>
        <w:t xml:space="preserve"> </w:t>
      </w:r>
      <w:r w:rsidRPr="00C23AAF">
        <w:rPr>
          <w:w w:val="139"/>
          <w:lang w:val="en-GB"/>
        </w:rPr>
        <w:t>(L</w:t>
      </w:r>
      <w:hyperlink w:anchor="_bookmark41" w:history="1">
        <w:r w:rsidRPr="00C23AAF">
          <w:rPr>
            <w:spacing w:val="-100"/>
            <w:w w:val="126"/>
            <w:lang w:val="en-GB"/>
          </w:rPr>
          <w:t>¨</w:t>
        </w:r>
        <w:r w:rsidRPr="00C23AAF">
          <w:rPr>
            <w:w w:val="98"/>
            <w:lang w:val="en-GB"/>
          </w:rPr>
          <w:t>ow</w:t>
        </w:r>
        <w:r w:rsidRPr="00C23AAF">
          <w:rPr>
            <w:lang w:val="en-GB"/>
          </w:rPr>
          <w:t xml:space="preserve"> </w:t>
        </w:r>
        <w:r w:rsidRPr="00C23AAF">
          <w:rPr>
            <w:spacing w:val="-12"/>
            <w:lang w:val="en-GB"/>
          </w:rPr>
          <w:t xml:space="preserve"> </w:t>
        </w:r>
        <w:r w:rsidRPr="00C23AAF">
          <w:rPr>
            <w:w w:val="104"/>
            <w:lang w:val="en-GB"/>
          </w:rPr>
          <w:t>and</w:t>
        </w:r>
        <w:r w:rsidRPr="00C23AAF">
          <w:rPr>
            <w:lang w:val="en-GB"/>
          </w:rPr>
          <w:t xml:space="preserve"> </w:t>
        </w:r>
        <w:r w:rsidRPr="00C23AAF">
          <w:rPr>
            <w:spacing w:val="-12"/>
            <w:lang w:val="en-GB"/>
          </w:rPr>
          <w:t xml:space="preserve"> </w:t>
        </w:r>
        <w:r w:rsidRPr="00C23AAF">
          <w:rPr>
            <w:w w:val="115"/>
            <w:lang w:val="en-GB"/>
          </w:rPr>
          <w:t>Kou</w:t>
        </w:r>
        <w:r w:rsidRPr="00C23AAF">
          <w:rPr>
            <w:spacing w:val="-11"/>
            <w:w w:val="115"/>
            <w:lang w:val="en-GB"/>
          </w:rPr>
          <w:t>k</w:t>
        </w:r>
        <w:r w:rsidRPr="00C23AAF">
          <w:rPr>
            <w:w w:val="109"/>
            <w:lang w:val="en-GB"/>
          </w:rPr>
          <w:t>a</w:t>
        </w:r>
        <w:r w:rsidRPr="00C23AAF">
          <w:rPr>
            <w:spacing w:val="-1"/>
            <w:w w:val="109"/>
            <w:lang w:val="en-GB"/>
          </w:rPr>
          <w:t>l</w:t>
        </w:r>
      </w:hyperlink>
      <w:r w:rsidRPr="00C23AAF">
        <w:rPr>
          <w:w w:val="110"/>
          <w:lang w:val="en-GB"/>
        </w:rPr>
        <w:t>,</w:t>
      </w:r>
      <w:r w:rsidRPr="00C23AAF">
        <w:rPr>
          <w:lang w:val="en-GB"/>
        </w:rPr>
        <w:t xml:space="preserve"> </w:t>
      </w:r>
      <w:r w:rsidRPr="00C23AAF">
        <w:rPr>
          <w:spacing w:val="-12"/>
          <w:lang w:val="en-GB"/>
        </w:rPr>
        <w:t xml:space="preserve"> </w:t>
      </w:r>
      <w:hyperlink w:anchor="_bookmark41" w:history="1">
        <w:r w:rsidRPr="00C23AAF">
          <w:rPr>
            <w:w w:val="102"/>
            <w:lang w:val="en-GB"/>
          </w:rPr>
          <w:t>2020),</w:t>
        </w:r>
      </w:hyperlink>
      <w:r w:rsidRPr="00C23AAF">
        <w:rPr>
          <w:lang w:val="en-GB"/>
        </w:rPr>
        <w:t xml:space="preserve"> </w:t>
      </w:r>
      <w:r w:rsidRPr="00C23AAF">
        <w:rPr>
          <w:spacing w:val="-9"/>
          <w:lang w:val="en-GB"/>
        </w:rPr>
        <w:t xml:space="preserve"> </w:t>
      </w:r>
      <w:r w:rsidRPr="00C23AAF">
        <w:rPr>
          <w:w w:val="117"/>
          <w:lang w:val="en-GB"/>
        </w:rPr>
        <w:t>li</w:t>
      </w:r>
      <w:r w:rsidRPr="00C23AAF">
        <w:rPr>
          <w:spacing w:val="-6"/>
          <w:w w:val="117"/>
          <w:lang w:val="en-GB"/>
        </w:rPr>
        <w:t>k</w:t>
      </w:r>
      <w:r w:rsidRPr="00C23AAF">
        <w:rPr>
          <w:w w:val="88"/>
          <w:lang w:val="en-GB"/>
        </w:rPr>
        <w:t>e</w:t>
      </w:r>
    </w:p>
    <w:p w14:paraId="383DDC9A" w14:textId="77777777" w:rsidR="00B177F5" w:rsidRPr="00C23AAF" w:rsidRDefault="00B553DB">
      <w:pPr>
        <w:pStyle w:val="Corpsdetexte"/>
        <w:ind w:left="216"/>
        <w:rPr>
          <w:lang w:val="en-GB"/>
        </w:rPr>
      </w:pPr>
      <w:r w:rsidRPr="00C23AAF">
        <w:rPr>
          <w:rFonts w:ascii="Trebuchet MS"/>
          <w:sz w:val="10"/>
          <w:lang w:val="en-GB"/>
        </w:rPr>
        <w:t xml:space="preserve">58     </w:t>
      </w:r>
      <w:r w:rsidRPr="00C23AAF">
        <w:rPr>
          <w:rFonts w:ascii="Trebuchet MS"/>
          <w:spacing w:val="19"/>
          <w:sz w:val="10"/>
          <w:lang w:val="en-GB"/>
        </w:rPr>
        <w:t xml:space="preserve"> </w:t>
      </w:r>
      <w:r w:rsidRPr="00C23AAF">
        <w:rPr>
          <w:w w:val="105"/>
          <w:lang w:val="en-GB"/>
        </w:rPr>
        <w:t>the</w:t>
      </w:r>
      <w:r w:rsidRPr="00C23AAF">
        <w:rPr>
          <w:spacing w:val="28"/>
          <w:w w:val="105"/>
          <w:lang w:val="en-GB"/>
        </w:rPr>
        <w:t xml:space="preserve"> </w:t>
      </w:r>
      <w:r w:rsidRPr="00C23AAF">
        <w:rPr>
          <w:w w:val="105"/>
          <w:lang w:val="en-GB"/>
        </w:rPr>
        <w:t>one</w:t>
      </w:r>
      <w:r w:rsidRPr="00C23AAF">
        <w:rPr>
          <w:spacing w:val="29"/>
          <w:w w:val="105"/>
          <w:lang w:val="en-GB"/>
        </w:rPr>
        <w:t xml:space="preserve"> </w:t>
      </w:r>
      <w:r w:rsidRPr="00C23AAF">
        <w:rPr>
          <w:w w:val="105"/>
          <w:lang w:val="en-GB"/>
        </w:rPr>
        <w:t>caused</w:t>
      </w:r>
      <w:r w:rsidRPr="00C23AAF">
        <w:rPr>
          <w:spacing w:val="28"/>
          <w:w w:val="105"/>
          <w:lang w:val="en-GB"/>
        </w:rPr>
        <w:t xml:space="preserve"> </w:t>
      </w:r>
      <w:r w:rsidRPr="00C23AAF">
        <w:rPr>
          <w:w w:val="105"/>
          <w:lang w:val="en-GB"/>
        </w:rPr>
        <w:t>by</w:t>
      </w:r>
      <w:r w:rsidRPr="00C23AAF">
        <w:rPr>
          <w:spacing w:val="29"/>
          <w:w w:val="105"/>
          <w:lang w:val="en-GB"/>
        </w:rPr>
        <w:t xml:space="preserve"> </w:t>
      </w:r>
      <w:r w:rsidRPr="00C23AAF">
        <w:rPr>
          <w:w w:val="105"/>
          <w:lang w:val="en-GB"/>
        </w:rPr>
        <w:t>bark</w:t>
      </w:r>
      <w:r w:rsidRPr="00C23AAF">
        <w:rPr>
          <w:spacing w:val="28"/>
          <w:w w:val="105"/>
          <w:lang w:val="en-GB"/>
        </w:rPr>
        <w:t xml:space="preserve"> </w:t>
      </w:r>
      <w:r w:rsidRPr="00C23AAF">
        <w:rPr>
          <w:w w:val="105"/>
          <w:lang w:val="en-GB"/>
        </w:rPr>
        <w:t>beetle</w:t>
      </w:r>
      <w:r w:rsidRPr="00C23AAF">
        <w:rPr>
          <w:spacing w:val="29"/>
          <w:w w:val="105"/>
          <w:lang w:val="en-GB"/>
        </w:rPr>
        <w:t xml:space="preserve"> </w:t>
      </w:r>
      <w:r w:rsidRPr="00C23AAF">
        <w:rPr>
          <w:w w:val="105"/>
          <w:lang w:val="en-GB"/>
        </w:rPr>
        <w:t xml:space="preserve">outbreaks. </w:t>
      </w:r>
      <w:r w:rsidRPr="00C23AAF">
        <w:rPr>
          <w:spacing w:val="32"/>
          <w:w w:val="105"/>
          <w:lang w:val="en-GB"/>
        </w:rPr>
        <w:t xml:space="preserve"> </w:t>
      </w:r>
      <w:r w:rsidRPr="00C23AAF">
        <w:rPr>
          <w:w w:val="105"/>
          <w:lang w:val="en-GB"/>
        </w:rPr>
        <w:t>Infestation</w:t>
      </w:r>
      <w:r w:rsidRPr="00C23AAF">
        <w:rPr>
          <w:spacing w:val="28"/>
          <w:w w:val="105"/>
          <w:lang w:val="en-GB"/>
        </w:rPr>
        <w:t xml:space="preserve"> </w:t>
      </w:r>
      <w:r w:rsidRPr="00C23AAF">
        <w:rPr>
          <w:w w:val="105"/>
          <w:lang w:val="en-GB"/>
        </w:rPr>
        <w:t>maps</w:t>
      </w:r>
      <w:r w:rsidRPr="00C23AAF">
        <w:rPr>
          <w:spacing w:val="29"/>
          <w:w w:val="105"/>
          <w:lang w:val="en-GB"/>
        </w:rPr>
        <w:t xml:space="preserve"> </w:t>
      </w:r>
      <w:r w:rsidRPr="00C23AAF">
        <w:rPr>
          <w:w w:val="105"/>
          <w:lang w:val="en-GB"/>
        </w:rPr>
        <w:t>of</w:t>
      </w:r>
      <w:r w:rsidRPr="00C23AAF">
        <w:rPr>
          <w:spacing w:val="29"/>
          <w:w w:val="105"/>
          <w:lang w:val="en-GB"/>
        </w:rPr>
        <w:t xml:space="preserve"> </w:t>
      </w:r>
      <w:r w:rsidRPr="00C23AAF">
        <w:rPr>
          <w:w w:val="105"/>
          <w:lang w:val="en-GB"/>
        </w:rPr>
        <w:t>the</w:t>
      </w:r>
      <w:r w:rsidRPr="00C23AAF">
        <w:rPr>
          <w:spacing w:val="28"/>
          <w:w w:val="105"/>
          <w:lang w:val="en-GB"/>
        </w:rPr>
        <w:t xml:space="preserve"> </w:t>
      </w:r>
      <w:r w:rsidRPr="00C23AAF">
        <w:rPr>
          <w:w w:val="105"/>
          <w:lang w:val="en-GB"/>
        </w:rPr>
        <w:t>last</w:t>
      </w:r>
      <w:r w:rsidRPr="00C23AAF">
        <w:rPr>
          <w:spacing w:val="29"/>
          <w:w w:val="105"/>
          <w:lang w:val="en-GB"/>
        </w:rPr>
        <w:t xml:space="preserve"> </w:t>
      </w:r>
      <w:r w:rsidRPr="00C23AAF">
        <w:rPr>
          <w:w w:val="105"/>
          <w:lang w:val="en-GB"/>
        </w:rPr>
        <w:t>sanitary</w:t>
      </w:r>
      <w:r w:rsidRPr="00C23AAF">
        <w:rPr>
          <w:spacing w:val="28"/>
          <w:w w:val="105"/>
          <w:lang w:val="en-GB"/>
        </w:rPr>
        <w:t xml:space="preserve"> </w:t>
      </w:r>
      <w:r w:rsidRPr="00C23AAF">
        <w:rPr>
          <w:w w:val="105"/>
          <w:lang w:val="en-GB"/>
        </w:rPr>
        <w:t>crisis</w:t>
      </w:r>
      <w:r w:rsidRPr="00C23AAF">
        <w:rPr>
          <w:spacing w:val="29"/>
          <w:w w:val="105"/>
          <w:lang w:val="en-GB"/>
        </w:rPr>
        <w:t xml:space="preserve"> </w:t>
      </w:r>
      <w:r w:rsidRPr="00C23AAF">
        <w:rPr>
          <w:w w:val="105"/>
          <w:lang w:val="en-GB"/>
        </w:rPr>
        <w:t>have</w:t>
      </w:r>
      <w:r w:rsidRPr="00C23AAF">
        <w:rPr>
          <w:spacing w:val="28"/>
          <w:w w:val="105"/>
          <w:lang w:val="en-GB"/>
        </w:rPr>
        <w:t xml:space="preserve"> </w:t>
      </w:r>
      <w:r w:rsidRPr="00C23AAF">
        <w:rPr>
          <w:w w:val="105"/>
          <w:lang w:val="en-GB"/>
        </w:rPr>
        <w:t>been</w:t>
      </w:r>
    </w:p>
    <w:p w14:paraId="3844D584" w14:textId="77777777" w:rsidR="00B177F5" w:rsidRPr="00C23AAF" w:rsidRDefault="00B553DB">
      <w:pPr>
        <w:pStyle w:val="Corpsdetexte"/>
        <w:ind w:left="216"/>
        <w:rPr>
          <w:lang w:val="en-GB"/>
        </w:rPr>
      </w:pPr>
      <w:r w:rsidRPr="00C23AAF">
        <w:rPr>
          <w:rFonts w:ascii="Trebuchet MS" w:hAnsi="Trebuchet MS"/>
          <w:sz w:val="10"/>
          <w:lang w:val="en-GB"/>
        </w:rPr>
        <w:t xml:space="preserve">59      </w:t>
      </w:r>
      <w:r w:rsidRPr="00C23AAF">
        <w:rPr>
          <w:rFonts w:ascii="Trebuchet MS" w:hAnsi="Trebuchet MS"/>
          <w:spacing w:val="-12"/>
          <w:sz w:val="10"/>
          <w:lang w:val="en-GB"/>
        </w:rPr>
        <w:t xml:space="preserve"> </w:t>
      </w:r>
      <w:r w:rsidRPr="00C23AAF">
        <w:rPr>
          <w:lang w:val="en-GB"/>
        </w:rPr>
        <w:t>generated</w:t>
      </w:r>
      <w:r w:rsidRPr="00C23AAF">
        <w:rPr>
          <w:spacing w:val="9"/>
          <w:lang w:val="en-GB"/>
        </w:rPr>
        <w:t xml:space="preserve"> </w:t>
      </w:r>
      <w:r w:rsidRPr="00C23AAF">
        <w:rPr>
          <w:lang w:val="en-GB"/>
        </w:rPr>
        <w:t>for</w:t>
      </w:r>
      <w:r w:rsidRPr="00C23AAF">
        <w:rPr>
          <w:spacing w:val="9"/>
          <w:lang w:val="en-GB"/>
        </w:rPr>
        <w:t xml:space="preserve"> </w:t>
      </w:r>
      <w:r w:rsidRPr="00C23AAF">
        <w:rPr>
          <w:w w:val="106"/>
          <w:lang w:val="en-GB"/>
        </w:rPr>
        <w:t>Germa</w:t>
      </w:r>
      <w:r w:rsidRPr="00C23AAF">
        <w:rPr>
          <w:spacing w:val="-6"/>
          <w:w w:val="106"/>
          <w:lang w:val="en-GB"/>
        </w:rPr>
        <w:t>n</w:t>
      </w:r>
      <w:r w:rsidRPr="00C23AAF">
        <w:rPr>
          <w:w w:val="115"/>
          <w:lang w:val="en-GB"/>
        </w:rPr>
        <w:t>y</w:t>
      </w:r>
      <w:r w:rsidRPr="00C23AAF">
        <w:rPr>
          <w:spacing w:val="9"/>
          <w:lang w:val="en-GB"/>
        </w:rPr>
        <w:t xml:space="preserve"> </w:t>
      </w:r>
      <w:hyperlink w:anchor="_bookmark11" w:history="1">
        <w:r w:rsidRPr="00C23AAF">
          <w:rPr>
            <w:w w:val="125"/>
            <w:lang w:val="en-GB"/>
          </w:rPr>
          <w:t>(Ali</w:t>
        </w:r>
        <w:r w:rsidRPr="00C23AAF">
          <w:rPr>
            <w:spacing w:val="9"/>
            <w:lang w:val="en-GB"/>
          </w:rPr>
          <w:t xml:space="preserve"> </w:t>
        </w:r>
        <w:r w:rsidRPr="00C23AAF">
          <w:rPr>
            <w:w w:val="99"/>
            <w:lang w:val="en-GB"/>
          </w:rPr>
          <w:t>et</w:t>
        </w:r>
        <w:r w:rsidRPr="00C23AAF">
          <w:rPr>
            <w:spacing w:val="9"/>
            <w:lang w:val="en-GB"/>
          </w:rPr>
          <w:t xml:space="preserve"> </w:t>
        </w:r>
        <w:r w:rsidRPr="00C23AAF">
          <w:rPr>
            <w:w w:val="109"/>
            <w:lang w:val="en-GB"/>
          </w:rPr>
          <w:t>al.,</w:t>
        </w:r>
        <w:r w:rsidRPr="00C23AAF">
          <w:rPr>
            <w:spacing w:val="9"/>
            <w:lang w:val="en-GB"/>
          </w:rPr>
          <w:t xml:space="preserve"> </w:t>
        </w:r>
      </w:hyperlink>
      <w:hyperlink w:anchor="_bookmark11" w:history="1">
        <w:r w:rsidRPr="00C23AAF">
          <w:rPr>
            <w:w w:val="98"/>
            <w:lang w:val="en-GB"/>
          </w:rPr>
          <w:t>2021;</w:t>
        </w:r>
        <w:r w:rsidRPr="00C23AAF">
          <w:rPr>
            <w:spacing w:val="9"/>
            <w:lang w:val="en-GB"/>
          </w:rPr>
          <w:t xml:space="preserve"> </w:t>
        </w:r>
      </w:hyperlink>
      <w:hyperlink w:anchor="_bookmark58" w:history="1">
        <w:r w:rsidRPr="00C23AAF">
          <w:rPr>
            <w:w w:val="107"/>
            <w:lang w:val="en-GB"/>
          </w:rPr>
          <w:t>Thonfeld</w:t>
        </w:r>
        <w:r w:rsidRPr="00C23AAF">
          <w:rPr>
            <w:spacing w:val="9"/>
            <w:lang w:val="en-GB"/>
          </w:rPr>
          <w:t xml:space="preserve"> </w:t>
        </w:r>
        <w:r w:rsidRPr="00C23AAF">
          <w:rPr>
            <w:w w:val="99"/>
            <w:lang w:val="en-GB"/>
          </w:rPr>
          <w:t>et</w:t>
        </w:r>
        <w:r w:rsidRPr="00C23AAF">
          <w:rPr>
            <w:spacing w:val="9"/>
            <w:lang w:val="en-GB"/>
          </w:rPr>
          <w:t xml:space="preserve"> </w:t>
        </w:r>
        <w:r w:rsidRPr="00C23AAF">
          <w:rPr>
            <w:w w:val="109"/>
            <w:lang w:val="en-GB"/>
          </w:rPr>
          <w:t>al.,</w:t>
        </w:r>
        <w:r w:rsidRPr="00C23AAF">
          <w:rPr>
            <w:spacing w:val="9"/>
            <w:lang w:val="en-GB"/>
          </w:rPr>
          <w:t xml:space="preserve"> </w:t>
        </w:r>
      </w:hyperlink>
      <w:hyperlink w:anchor="_bookmark58" w:history="1">
        <w:r w:rsidRPr="00C23AAF">
          <w:rPr>
            <w:w w:val="102"/>
            <w:lang w:val="en-GB"/>
          </w:rPr>
          <w:t>2022),</w:t>
        </w:r>
        <w:r w:rsidRPr="00C23AAF">
          <w:rPr>
            <w:spacing w:val="11"/>
            <w:lang w:val="en-GB"/>
          </w:rPr>
          <w:t xml:space="preserve"> </w:t>
        </w:r>
      </w:hyperlink>
      <w:r w:rsidRPr="00C23AAF">
        <w:rPr>
          <w:w w:val="110"/>
          <w:lang w:val="en-GB"/>
        </w:rPr>
        <w:t>Cze</w:t>
      </w:r>
      <w:r w:rsidRPr="00C23AAF">
        <w:rPr>
          <w:spacing w:val="-6"/>
          <w:w w:val="110"/>
          <w:lang w:val="en-GB"/>
        </w:rPr>
        <w:t>c</w:t>
      </w:r>
      <w:r w:rsidRPr="00C23AAF">
        <w:rPr>
          <w:w w:val="105"/>
          <w:lang w:val="en-GB"/>
        </w:rPr>
        <w:t>h</w:t>
      </w:r>
      <w:r w:rsidRPr="00C23AAF">
        <w:rPr>
          <w:spacing w:val="9"/>
          <w:lang w:val="en-GB"/>
        </w:rPr>
        <w:t xml:space="preserve"> </w:t>
      </w:r>
      <w:r w:rsidRPr="00C23AAF">
        <w:rPr>
          <w:w w:val="109"/>
          <w:lang w:val="en-GB"/>
        </w:rPr>
        <w:t>Republic</w:t>
      </w:r>
      <w:r w:rsidRPr="00C23AAF">
        <w:rPr>
          <w:spacing w:val="9"/>
          <w:lang w:val="en-GB"/>
        </w:rPr>
        <w:t xml:space="preserve"> </w:t>
      </w:r>
      <w:r w:rsidRPr="00C23AAF">
        <w:rPr>
          <w:w w:val="128"/>
          <w:lang w:val="en-GB"/>
        </w:rPr>
        <w:t>(B</w:t>
      </w:r>
      <w:hyperlink w:anchor="_bookmark17" w:history="1">
        <w:r w:rsidRPr="00C23AAF">
          <w:rPr>
            <w:spacing w:val="-100"/>
            <w:w w:val="170"/>
            <w:lang w:val="en-GB"/>
          </w:rPr>
          <w:t>´</w:t>
        </w:r>
        <w:r w:rsidRPr="00C23AAF">
          <w:rPr>
            <w:w w:val="107"/>
            <w:lang w:val="en-GB"/>
          </w:rPr>
          <w:t>arta</w:t>
        </w:r>
        <w:r w:rsidRPr="00C23AAF">
          <w:rPr>
            <w:spacing w:val="9"/>
            <w:lang w:val="en-GB"/>
          </w:rPr>
          <w:t xml:space="preserve"> </w:t>
        </w:r>
        <w:r w:rsidRPr="00C23AAF">
          <w:rPr>
            <w:w w:val="99"/>
            <w:lang w:val="en-GB"/>
          </w:rPr>
          <w:t>et</w:t>
        </w:r>
        <w:r w:rsidRPr="00C23AAF">
          <w:rPr>
            <w:spacing w:val="9"/>
            <w:lang w:val="en-GB"/>
          </w:rPr>
          <w:t xml:space="preserve"> </w:t>
        </w:r>
        <w:r w:rsidRPr="00C23AAF">
          <w:rPr>
            <w:w w:val="109"/>
            <w:lang w:val="en-GB"/>
          </w:rPr>
          <w:t>al.,</w:t>
        </w:r>
        <w:r w:rsidRPr="00C23AAF">
          <w:rPr>
            <w:spacing w:val="9"/>
            <w:lang w:val="en-GB"/>
          </w:rPr>
          <w:t xml:space="preserve"> </w:t>
        </w:r>
      </w:hyperlink>
      <w:hyperlink w:anchor="_bookmark17" w:history="1">
        <w:r w:rsidRPr="00C23AAF">
          <w:rPr>
            <w:w w:val="102"/>
            <w:lang w:val="en-GB"/>
          </w:rPr>
          <w:t>2021),</w:t>
        </w:r>
      </w:hyperlink>
    </w:p>
    <w:p w14:paraId="43BFED10" w14:textId="77777777" w:rsidR="00B177F5" w:rsidRPr="00C23AAF" w:rsidRDefault="00B553DB">
      <w:pPr>
        <w:pStyle w:val="Corpsdetexte"/>
        <w:ind w:left="216"/>
        <w:rPr>
          <w:lang w:val="en-GB"/>
        </w:rPr>
      </w:pPr>
      <w:r w:rsidRPr="00C23AAF">
        <w:rPr>
          <w:rFonts w:ascii="Trebuchet MS"/>
          <w:sz w:val="10"/>
          <w:lang w:val="en-GB"/>
        </w:rPr>
        <w:t xml:space="preserve">60     </w:t>
      </w:r>
      <w:r w:rsidRPr="00C23AAF">
        <w:rPr>
          <w:rFonts w:ascii="Trebuchet MS"/>
          <w:spacing w:val="19"/>
          <w:sz w:val="10"/>
          <w:lang w:val="en-GB"/>
        </w:rPr>
        <w:t xml:space="preserve"> </w:t>
      </w:r>
      <w:r w:rsidRPr="00C23AAF">
        <w:rPr>
          <w:w w:val="105"/>
          <w:lang w:val="en-GB"/>
        </w:rPr>
        <w:t>Italy</w:t>
      </w:r>
      <w:r w:rsidRPr="00C23AAF">
        <w:rPr>
          <w:spacing w:val="31"/>
          <w:w w:val="105"/>
          <w:lang w:val="en-GB"/>
        </w:rPr>
        <w:t xml:space="preserve"> </w:t>
      </w:r>
      <w:hyperlink w:anchor="_bookmark18" w:history="1">
        <w:r w:rsidRPr="00C23AAF">
          <w:rPr>
            <w:w w:val="105"/>
            <w:lang w:val="en-GB"/>
          </w:rPr>
          <w:t>(Dalponte</w:t>
        </w:r>
        <w:r w:rsidRPr="00C23AAF">
          <w:rPr>
            <w:spacing w:val="31"/>
            <w:w w:val="105"/>
            <w:lang w:val="en-GB"/>
          </w:rPr>
          <w:t xml:space="preserve"> </w:t>
        </w:r>
        <w:r w:rsidRPr="00C23AAF">
          <w:rPr>
            <w:w w:val="105"/>
            <w:lang w:val="en-GB"/>
          </w:rPr>
          <w:t>et</w:t>
        </w:r>
        <w:r w:rsidRPr="00C23AAF">
          <w:rPr>
            <w:spacing w:val="31"/>
            <w:w w:val="105"/>
            <w:lang w:val="en-GB"/>
          </w:rPr>
          <w:t xml:space="preserve"> </w:t>
        </w:r>
        <w:r w:rsidRPr="00C23AAF">
          <w:rPr>
            <w:w w:val="105"/>
            <w:lang w:val="en-GB"/>
          </w:rPr>
          <w:t>al.,</w:t>
        </w:r>
      </w:hyperlink>
      <w:r w:rsidRPr="00C23AAF">
        <w:rPr>
          <w:spacing w:val="32"/>
          <w:w w:val="105"/>
          <w:lang w:val="en-GB"/>
        </w:rPr>
        <w:t xml:space="preserve"> </w:t>
      </w:r>
      <w:hyperlink w:anchor="_bookmark18" w:history="1">
        <w:r w:rsidRPr="00C23AAF">
          <w:rPr>
            <w:w w:val="105"/>
            <w:lang w:val="en-GB"/>
          </w:rPr>
          <w:t>2022)</w:t>
        </w:r>
      </w:hyperlink>
      <w:r w:rsidRPr="00C23AAF">
        <w:rPr>
          <w:spacing w:val="31"/>
          <w:w w:val="105"/>
          <w:lang w:val="en-GB"/>
        </w:rPr>
        <w:t xml:space="preserve"> </w:t>
      </w:r>
      <w:r w:rsidRPr="00C23AAF">
        <w:rPr>
          <w:w w:val="105"/>
          <w:lang w:val="en-GB"/>
        </w:rPr>
        <w:t>and</w:t>
      </w:r>
      <w:r w:rsidRPr="00C23AAF">
        <w:rPr>
          <w:spacing w:val="31"/>
          <w:w w:val="105"/>
          <w:lang w:val="en-GB"/>
        </w:rPr>
        <w:t xml:space="preserve"> </w:t>
      </w:r>
      <w:r w:rsidRPr="00C23AAF">
        <w:rPr>
          <w:w w:val="105"/>
          <w:lang w:val="en-GB"/>
        </w:rPr>
        <w:t>France</w:t>
      </w:r>
      <w:r w:rsidRPr="00C23AAF">
        <w:rPr>
          <w:spacing w:val="32"/>
          <w:w w:val="105"/>
          <w:lang w:val="en-GB"/>
        </w:rPr>
        <w:t xml:space="preserve"> </w:t>
      </w:r>
      <w:hyperlink w:anchor="_bookmark46" w:history="1">
        <w:r w:rsidRPr="00C23AAF">
          <w:rPr>
            <w:w w:val="105"/>
            <w:lang w:val="en-GB"/>
          </w:rPr>
          <w:t>(Nardi</w:t>
        </w:r>
        <w:r w:rsidRPr="00C23AAF">
          <w:rPr>
            <w:spacing w:val="31"/>
            <w:w w:val="105"/>
            <w:lang w:val="en-GB"/>
          </w:rPr>
          <w:t xml:space="preserve"> </w:t>
        </w:r>
        <w:r w:rsidRPr="00C23AAF">
          <w:rPr>
            <w:w w:val="105"/>
            <w:lang w:val="en-GB"/>
          </w:rPr>
          <w:t>et</w:t>
        </w:r>
        <w:r w:rsidRPr="00C23AAF">
          <w:rPr>
            <w:spacing w:val="31"/>
            <w:w w:val="105"/>
            <w:lang w:val="en-GB"/>
          </w:rPr>
          <w:t xml:space="preserve"> </w:t>
        </w:r>
        <w:r w:rsidRPr="00C23AAF">
          <w:rPr>
            <w:w w:val="105"/>
            <w:lang w:val="en-GB"/>
          </w:rPr>
          <w:t>al.,</w:t>
        </w:r>
      </w:hyperlink>
      <w:r w:rsidRPr="00C23AAF">
        <w:rPr>
          <w:spacing w:val="31"/>
          <w:w w:val="105"/>
          <w:lang w:val="en-GB"/>
        </w:rPr>
        <w:t xml:space="preserve"> </w:t>
      </w:r>
      <w:hyperlink w:anchor="_bookmark46" w:history="1">
        <w:r w:rsidRPr="00C23AAF">
          <w:rPr>
            <w:w w:val="105"/>
            <w:lang w:val="en-GB"/>
          </w:rPr>
          <w:t>2022).</w:t>
        </w:r>
      </w:hyperlink>
      <w:r w:rsidRPr="00C23AAF">
        <w:rPr>
          <w:w w:val="105"/>
          <w:lang w:val="en-GB"/>
        </w:rPr>
        <w:t xml:space="preserve"> </w:t>
      </w:r>
      <w:r w:rsidRPr="00C23AAF">
        <w:rPr>
          <w:spacing w:val="26"/>
          <w:w w:val="105"/>
          <w:lang w:val="en-GB"/>
        </w:rPr>
        <w:t xml:space="preserve"> </w:t>
      </w:r>
      <w:r w:rsidRPr="00C23AAF">
        <w:rPr>
          <w:w w:val="105"/>
          <w:lang w:val="en-GB"/>
        </w:rPr>
        <w:t>This</w:t>
      </w:r>
      <w:r w:rsidRPr="00C23AAF">
        <w:rPr>
          <w:spacing w:val="31"/>
          <w:w w:val="105"/>
          <w:lang w:val="en-GB"/>
        </w:rPr>
        <w:t xml:space="preserve"> </w:t>
      </w:r>
      <w:r w:rsidRPr="00C23AAF">
        <w:rPr>
          <w:w w:val="105"/>
          <w:lang w:val="en-GB"/>
        </w:rPr>
        <w:t>paper</w:t>
      </w:r>
      <w:r w:rsidRPr="00C23AAF">
        <w:rPr>
          <w:spacing w:val="32"/>
          <w:w w:val="105"/>
          <w:lang w:val="en-GB"/>
        </w:rPr>
        <w:t xml:space="preserve"> </w:t>
      </w:r>
      <w:r w:rsidRPr="00C23AAF">
        <w:rPr>
          <w:w w:val="105"/>
          <w:lang w:val="en-GB"/>
        </w:rPr>
        <w:t>aims</w:t>
      </w:r>
      <w:r w:rsidRPr="00C23AAF">
        <w:rPr>
          <w:spacing w:val="31"/>
          <w:w w:val="105"/>
          <w:lang w:val="en-GB"/>
        </w:rPr>
        <w:t xml:space="preserve"> </w:t>
      </w:r>
      <w:r w:rsidRPr="00C23AAF">
        <w:rPr>
          <w:w w:val="105"/>
          <w:lang w:val="en-GB"/>
        </w:rPr>
        <w:t>to</w:t>
      </w:r>
      <w:r w:rsidRPr="00C23AAF">
        <w:rPr>
          <w:spacing w:val="31"/>
          <w:w w:val="105"/>
          <w:lang w:val="en-GB"/>
        </w:rPr>
        <w:t xml:space="preserve"> </w:t>
      </w:r>
      <w:r w:rsidRPr="00C23AAF">
        <w:rPr>
          <w:w w:val="105"/>
          <w:lang w:val="en-GB"/>
        </w:rPr>
        <w:t>assess</w:t>
      </w:r>
      <w:r w:rsidRPr="00C23AAF">
        <w:rPr>
          <w:spacing w:val="32"/>
          <w:w w:val="105"/>
          <w:lang w:val="en-GB"/>
        </w:rPr>
        <w:t xml:space="preserve"> </w:t>
      </w:r>
      <w:r w:rsidRPr="00C23AAF">
        <w:rPr>
          <w:w w:val="105"/>
          <w:lang w:val="en-GB"/>
        </w:rPr>
        <w:t>the</w:t>
      </w:r>
      <w:r w:rsidRPr="00C23AAF">
        <w:rPr>
          <w:spacing w:val="31"/>
          <w:w w:val="105"/>
          <w:lang w:val="en-GB"/>
        </w:rPr>
        <w:t xml:space="preserve"> </w:t>
      </w:r>
      <w:r w:rsidRPr="00C23AAF">
        <w:rPr>
          <w:w w:val="105"/>
          <w:lang w:val="en-GB"/>
        </w:rPr>
        <w:t>evo-</w:t>
      </w:r>
    </w:p>
    <w:p w14:paraId="34F65CEC" w14:textId="77777777" w:rsidR="00B177F5" w:rsidRPr="00C23AAF" w:rsidRDefault="00B553DB">
      <w:pPr>
        <w:pStyle w:val="Corpsdetexte"/>
        <w:ind w:left="216"/>
        <w:rPr>
          <w:lang w:val="en-GB"/>
        </w:rPr>
      </w:pPr>
      <w:r w:rsidRPr="00C23AAF">
        <w:rPr>
          <w:rFonts w:ascii="Trebuchet MS"/>
          <w:sz w:val="10"/>
          <w:lang w:val="en-GB"/>
        </w:rPr>
        <w:t xml:space="preserve">61     </w:t>
      </w:r>
      <w:r w:rsidRPr="00C23AAF">
        <w:rPr>
          <w:rFonts w:ascii="Trebuchet MS"/>
          <w:spacing w:val="19"/>
          <w:sz w:val="10"/>
          <w:lang w:val="en-GB"/>
        </w:rPr>
        <w:t xml:space="preserve"> </w:t>
      </w:r>
      <w:r w:rsidRPr="00C23AAF">
        <w:rPr>
          <w:w w:val="105"/>
          <w:lang w:val="en-GB"/>
        </w:rPr>
        <w:t>lution</w:t>
      </w:r>
      <w:r w:rsidRPr="00C23AAF">
        <w:rPr>
          <w:spacing w:val="20"/>
          <w:w w:val="105"/>
          <w:lang w:val="en-GB"/>
        </w:rPr>
        <w:t xml:space="preserve"> </w:t>
      </w:r>
      <w:r w:rsidRPr="00C23AAF">
        <w:rPr>
          <w:w w:val="105"/>
          <w:lang w:val="en-GB"/>
        </w:rPr>
        <w:t>of</w:t>
      </w:r>
      <w:r w:rsidRPr="00C23AAF">
        <w:rPr>
          <w:spacing w:val="20"/>
          <w:w w:val="105"/>
          <w:lang w:val="en-GB"/>
        </w:rPr>
        <w:t xml:space="preserve"> </w:t>
      </w:r>
      <w:r w:rsidRPr="00C23AAF">
        <w:rPr>
          <w:w w:val="105"/>
          <w:lang w:val="en-GB"/>
        </w:rPr>
        <w:t>the</w:t>
      </w:r>
      <w:r w:rsidRPr="00C23AAF">
        <w:rPr>
          <w:spacing w:val="21"/>
          <w:w w:val="105"/>
          <w:lang w:val="en-GB"/>
        </w:rPr>
        <w:t xml:space="preserve"> </w:t>
      </w:r>
      <w:r w:rsidRPr="00C23AAF">
        <w:rPr>
          <w:w w:val="105"/>
          <w:lang w:val="en-GB"/>
        </w:rPr>
        <w:t>bark</w:t>
      </w:r>
      <w:r w:rsidRPr="00C23AAF">
        <w:rPr>
          <w:spacing w:val="20"/>
          <w:w w:val="105"/>
          <w:lang w:val="en-GB"/>
        </w:rPr>
        <w:t xml:space="preserve"> </w:t>
      </w:r>
      <w:r w:rsidRPr="00C23AAF">
        <w:rPr>
          <w:w w:val="105"/>
          <w:lang w:val="en-GB"/>
        </w:rPr>
        <w:t>beetle</w:t>
      </w:r>
      <w:r w:rsidRPr="00C23AAF">
        <w:rPr>
          <w:spacing w:val="20"/>
          <w:w w:val="105"/>
          <w:lang w:val="en-GB"/>
        </w:rPr>
        <w:t xml:space="preserve"> </w:t>
      </w:r>
      <w:r w:rsidRPr="00C23AAF">
        <w:rPr>
          <w:w w:val="105"/>
          <w:lang w:val="en-GB"/>
        </w:rPr>
        <w:t>crisis</w:t>
      </w:r>
      <w:r w:rsidRPr="00C23AAF">
        <w:rPr>
          <w:spacing w:val="21"/>
          <w:w w:val="105"/>
          <w:lang w:val="en-GB"/>
        </w:rPr>
        <w:t xml:space="preserve"> </w:t>
      </w:r>
      <w:r w:rsidRPr="00C23AAF">
        <w:rPr>
          <w:w w:val="105"/>
          <w:lang w:val="en-GB"/>
        </w:rPr>
        <w:t>during</w:t>
      </w:r>
      <w:r w:rsidRPr="00C23AAF">
        <w:rPr>
          <w:spacing w:val="20"/>
          <w:w w:val="105"/>
          <w:lang w:val="en-GB"/>
        </w:rPr>
        <w:t xml:space="preserve"> </w:t>
      </w:r>
      <w:r w:rsidRPr="00C23AAF">
        <w:rPr>
          <w:w w:val="105"/>
          <w:lang w:val="en-GB"/>
        </w:rPr>
        <w:t>the</w:t>
      </w:r>
      <w:r w:rsidRPr="00C23AAF">
        <w:rPr>
          <w:spacing w:val="21"/>
          <w:w w:val="105"/>
          <w:lang w:val="en-GB"/>
        </w:rPr>
        <w:t xml:space="preserve"> </w:t>
      </w:r>
      <w:r w:rsidRPr="00C23AAF">
        <w:rPr>
          <w:w w:val="105"/>
          <w:lang w:val="en-GB"/>
        </w:rPr>
        <w:t>2017-2022</w:t>
      </w:r>
      <w:r w:rsidRPr="00C23AAF">
        <w:rPr>
          <w:spacing w:val="20"/>
          <w:w w:val="105"/>
          <w:lang w:val="en-GB"/>
        </w:rPr>
        <w:t xml:space="preserve"> </w:t>
      </w:r>
      <w:r w:rsidRPr="00C23AAF">
        <w:rPr>
          <w:w w:val="105"/>
          <w:lang w:val="en-GB"/>
        </w:rPr>
        <w:t>period</w:t>
      </w:r>
      <w:r w:rsidRPr="00C23AAF">
        <w:rPr>
          <w:spacing w:val="20"/>
          <w:w w:val="105"/>
          <w:lang w:val="en-GB"/>
        </w:rPr>
        <w:t xml:space="preserve"> </w:t>
      </w:r>
      <w:r w:rsidRPr="00C23AAF">
        <w:rPr>
          <w:w w:val="105"/>
          <w:lang w:val="en-GB"/>
        </w:rPr>
        <w:t>in</w:t>
      </w:r>
      <w:r w:rsidRPr="00C23AAF">
        <w:rPr>
          <w:spacing w:val="21"/>
          <w:w w:val="105"/>
          <w:lang w:val="en-GB"/>
        </w:rPr>
        <w:t xml:space="preserve"> </w:t>
      </w:r>
      <w:r w:rsidRPr="00C23AAF">
        <w:rPr>
          <w:w w:val="105"/>
          <w:lang w:val="en-GB"/>
        </w:rPr>
        <w:t>the</w:t>
      </w:r>
      <w:r w:rsidRPr="00C23AAF">
        <w:rPr>
          <w:spacing w:val="20"/>
          <w:w w:val="105"/>
          <w:lang w:val="en-GB"/>
        </w:rPr>
        <w:t xml:space="preserve"> </w:t>
      </w:r>
      <w:r w:rsidRPr="00C23AAF">
        <w:rPr>
          <w:w w:val="105"/>
          <w:lang w:val="en-GB"/>
        </w:rPr>
        <w:t>Walloon</w:t>
      </w:r>
      <w:r w:rsidRPr="00C23AAF">
        <w:rPr>
          <w:spacing w:val="21"/>
          <w:w w:val="105"/>
          <w:lang w:val="en-GB"/>
        </w:rPr>
        <w:t xml:space="preserve"> </w:t>
      </w:r>
      <w:r w:rsidRPr="00C23AAF">
        <w:rPr>
          <w:w w:val="105"/>
          <w:lang w:val="en-GB"/>
        </w:rPr>
        <w:t>and</w:t>
      </w:r>
      <w:r w:rsidRPr="00C23AAF">
        <w:rPr>
          <w:spacing w:val="20"/>
          <w:w w:val="105"/>
          <w:lang w:val="en-GB"/>
        </w:rPr>
        <w:t xml:space="preserve"> </w:t>
      </w:r>
      <w:r w:rsidRPr="00C23AAF">
        <w:rPr>
          <w:w w:val="105"/>
          <w:lang w:val="en-GB"/>
        </w:rPr>
        <w:t>Grand-Est</w:t>
      </w:r>
      <w:r w:rsidRPr="00C23AAF">
        <w:rPr>
          <w:spacing w:val="20"/>
          <w:w w:val="105"/>
          <w:lang w:val="en-GB"/>
        </w:rPr>
        <w:t xml:space="preserve"> </w:t>
      </w:r>
      <w:r w:rsidRPr="00C23AAF">
        <w:rPr>
          <w:w w:val="105"/>
          <w:lang w:val="en-GB"/>
        </w:rPr>
        <w:t>spruce</w:t>
      </w:r>
    </w:p>
    <w:p w14:paraId="6A57A8F7" w14:textId="77777777" w:rsidR="00B177F5" w:rsidRPr="00C23AAF" w:rsidRDefault="00B553DB">
      <w:pPr>
        <w:pStyle w:val="Corpsdetexte"/>
        <w:ind w:left="216"/>
        <w:rPr>
          <w:lang w:val="en-GB"/>
        </w:rPr>
      </w:pPr>
      <w:r w:rsidRPr="00C23AAF">
        <w:rPr>
          <w:rFonts w:ascii="Trebuchet MS"/>
          <w:sz w:val="10"/>
          <w:lang w:val="en-GB"/>
        </w:rPr>
        <w:t xml:space="preserve">62     </w:t>
      </w:r>
      <w:r w:rsidRPr="00C23AAF">
        <w:rPr>
          <w:rFonts w:ascii="Trebuchet MS"/>
          <w:spacing w:val="19"/>
          <w:sz w:val="10"/>
          <w:lang w:val="en-GB"/>
        </w:rPr>
        <w:t xml:space="preserve"> </w:t>
      </w:r>
      <w:r w:rsidRPr="00C23AAF">
        <w:rPr>
          <w:w w:val="105"/>
          <w:lang w:val="en-GB"/>
        </w:rPr>
        <w:t>forest</w:t>
      </w:r>
      <w:r w:rsidRPr="00C23AAF">
        <w:rPr>
          <w:spacing w:val="30"/>
          <w:w w:val="105"/>
          <w:lang w:val="en-GB"/>
        </w:rPr>
        <w:t xml:space="preserve"> </w:t>
      </w:r>
      <w:r w:rsidRPr="00C23AAF">
        <w:rPr>
          <w:w w:val="105"/>
          <w:lang w:val="en-GB"/>
        </w:rPr>
        <w:t>using</w:t>
      </w:r>
      <w:r w:rsidRPr="00C23AAF">
        <w:rPr>
          <w:spacing w:val="31"/>
          <w:w w:val="105"/>
          <w:lang w:val="en-GB"/>
        </w:rPr>
        <w:t xml:space="preserve"> </w:t>
      </w:r>
      <w:r w:rsidRPr="00C23AAF">
        <w:rPr>
          <w:w w:val="105"/>
          <w:lang w:val="en-GB"/>
        </w:rPr>
        <w:t>remote</w:t>
      </w:r>
      <w:r w:rsidRPr="00C23AAF">
        <w:rPr>
          <w:spacing w:val="30"/>
          <w:w w:val="105"/>
          <w:lang w:val="en-GB"/>
        </w:rPr>
        <w:t xml:space="preserve"> </w:t>
      </w:r>
      <w:r w:rsidRPr="00C23AAF">
        <w:rPr>
          <w:w w:val="105"/>
          <w:lang w:val="en-GB"/>
        </w:rPr>
        <w:t xml:space="preserve">sensing. </w:t>
      </w:r>
      <w:r w:rsidRPr="00C23AAF">
        <w:rPr>
          <w:spacing w:val="39"/>
          <w:w w:val="105"/>
          <w:lang w:val="en-GB"/>
        </w:rPr>
        <w:t xml:space="preserve"> </w:t>
      </w:r>
      <w:r w:rsidRPr="00C23AAF">
        <w:rPr>
          <w:w w:val="105"/>
          <w:lang w:val="en-GB"/>
        </w:rPr>
        <w:t>To</w:t>
      </w:r>
      <w:r w:rsidRPr="00C23AAF">
        <w:rPr>
          <w:spacing w:val="30"/>
          <w:w w:val="105"/>
          <w:lang w:val="en-GB"/>
        </w:rPr>
        <w:t xml:space="preserve"> </w:t>
      </w:r>
      <w:r w:rsidRPr="00C23AAF">
        <w:rPr>
          <w:w w:val="105"/>
          <w:lang w:val="en-GB"/>
        </w:rPr>
        <w:t>this</w:t>
      </w:r>
      <w:r w:rsidRPr="00C23AAF">
        <w:rPr>
          <w:spacing w:val="31"/>
          <w:w w:val="105"/>
          <w:lang w:val="en-GB"/>
        </w:rPr>
        <w:t xml:space="preserve"> </w:t>
      </w:r>
      <w:r w:rsidRPr="00C23AAF">
        <w:rPr>
          <w:w w:val="105"/>
          <w:lang w:val="en-GB"/>
        </w:rPr>
        <w:t>end,</w:t>
      </w:r>
      <w:r w:rsidRPr="00C23AAF">
        <w:rPr>
          <w:spacing w:val="35"/>
          <w:w w:val="105"/>
          <w:lang w:val="en-GB"/>
        </w:rPr>
        <w:t xml:space="preserve"> </w:t>
      </w:r>
      <w:r w:rsidRPr="00C23AAF">
        <w:rPr>
          <w:w w:val="105"/>
          <w:lang w:val="en-GB"/>
        </w:rPr>
        <w:t>we</w:t>
      </w:r>
      <w:r w:rsidRPr="00C23AAF">
        <w:rPr>
          <w:spacing w:val="31"/>
          <w:w w:val="105"/>
          <w:lang w:val="en-GB"/>
        </w:rPr>
        <w:t xml:space="preserve"> </w:t>
      </w:r>
      <w:r w:rsidRPr="00C23AAF">
        <w:rPr>
          <w:w w:val="105"/>
          <w:lang w:val="en-GB"/>
        </w:rPr>
        <w:t>map</w:t>
      </w:r>
      <w:r w:rsidRPr="00C23AAF">
        <w:rPr>
          <w:spacing w:val="30"/>
          <w:w w:val="105"/>
          <w:lang w:val="en-GB"/>
        </w:rPr>
        <w:t xml:space="preserve"> </w:t>
      </w:r>
      <w:r w:rsidRPr="00C23AAF">
        <w:rPr>
          <w:w w:val="105"/>
          <w:lang w:val="en-GB"/>
        </w:rPr>
        <w:t>Norway</w:t>
      </w:r>
      <w:r w:rsidRPr="00C23AAF">
        <w:rPr>
          <w:spacing w:val="32"/>
          <w:w w:val="105"/>
          <w:lang w:val="en-GB"/>
        </w:rPr>
        <w:t xml:space="preserve"> </w:t>
      </w:r>
      <w:r w:rsidRPr="00C23AAF">
        <w:rPr>
          <w:w w:val="105"/>
          <w:lang w:val="en-GB"/>
        </w:rPr>
        <w:t>spruce</w:t>
      </w:r>
      <w:r w:rsidRPr="00C23AAF">
        <w:rPr>
          <w:spacing w:val="30"/>
          <w:w w:val="105"/>
          <w:lang w:val="en-GB"/>
        </w:rPr>
        <w:t xml:space="preserve"> </w:t>
      </w:r>
      <w:r w:rsidRPr="00C23AAF">
        <w:rPr>
          <w:w w:val="105"/>
          <w:lang w:val="en-GB"/>
        </w:rPr>
        <w:t>dieback</w:t>
      </w:r>
      <w:r w:rsidRPr="00C23AAF">
        <w:rPr>
          <w:spacing w:val="31"/>
          <w:w w:val="105"/>
          <w:lang w:val="en-GB"/>
        </w:rPr>
        <w:t xml:space="preserve"> </w:t>
      </w:r>
      <w:r w:rsidRPr="00C23AAF">
        <w:rPr>
          <w:w w:val="105"/>
          <w:lang w:val="en-GB"/>
        </w:rPr>
        <w:t>using</w:t>
      </w:r>
      <w:r w:rsidRPr="00C23AAF">
        <w:rPr>
          <w:spacing w:val="31"/>
          <w:w w:val="105"/>
          <w:lang w:val="en-GB"/>
        </w:rPr>
        <w:t xml:space="preserve"> </w:t>
      </w:r>
      <w:r w:rsidRPr="00C23AAF">
        <w:rPr>
          <w:w w:val="105"/>
          <w:lang w:val="en-GB"/>
        </w:rPr>
        <w:t>S2</w:t>
      </w:r>
      <w:r w:rsidRPr="00C23AAF">
        <w:rPr>
          <w:spacing w:val="30"/>
          <w:w w:val="105"/>
          <w:lang w:val="en-GB"/>
        </w:rPr>
        <w:t xml:space="preserve"> </w:t>
      </w:r>
      <w:r w:rsidRPr="00C23AAF">
        <w:rPr>
          <w:w w:val="105"/>
          <w:lang w:val="en-GB"/>
        </w:rPr>
        <w:t>time</w:t>
      </w:r>
      <w:r w:rsidRPr="00C23AAF">
        <w:rPr>
          <w:spacing w:val="31"/>
          <w:w w:val="105"/>
          <w:lang w:val="en-GB"/>
        </w:rPr>
        <w:t xml:space="preserve"> </w:t>
      </w:r>
      <w:r w:rsidRPr="00C23AAF">
        <w:rPr>
          <w:w w:val="105"/>
          <w:lang w:val="en-GB"/>
        </w:rPr>
        <w:t>series.</w:t>
      </w:r>
    </w:p>
    <w:p w14:paraId="3FFA06C3" w14:textId="2CA3FFC1" w:rsidR="00B177F5" w:rsidRPr="00C23AAF" w:rsidRDefault="00B553DB">
      <w:pPr>
        <w:pStyle w:val="Corpsdetexte"/>
        <w:ind w:left="216"/>
        <w:rPr>
          <w:lang w:val="en-GB"/>
        </w:rPr>
      </w:pPr>
      <w:r w:rsidRPr="00C23AAF">
        <w:rPr>
          <w:rFonts w:ascii="Trebuchet MS"/>
          <w:sz w:val="10"/>
          <w:lang w:val="en-GB"/>
        </w:rPr>
        <w:t xml:space="preserve">63     </w:t>
      </w:r>
      <w:r w:rsidRPr="00C23AAF">
        <w:rPr>
          <w:rFonts w:ascii="Trebuchet MS"/>
          <w:spacing w:val="19"/>
          <w:sz w:val="10"/>
          <w:lang w:val="en-GB"/>
        </w:rPr>
        <w:t xml:space="preserve"> </w:t>
      </w:r>
      <w:r w:rsidRPr="00C23AAF">
        <w:rPr>
          <w:w w:val="105"/>
          <w:lang w:val="en-GB"/>
        </w:rPr>
        <w:t>Then,</w:t>
      </w:r>
      <w:r w:rsidRPr="00C23AAF">
        <w:rPr>
          <w:spacing w:val="-1"/>
          <w:w w:val="105"/>
          <w:lang w:val="en-GB"/>
        </w:rPr>
        <w:t xml:space="preserve"> </w:t>
      </w:r>
      <w:r w:rsidRPr="00C23AAF">
        <w:rPr>
          <w:w w:val="105"/>
          <w:lang w:val="en-GB"/>
        </w:rPr>
        <w:t>we</w:t>
      </w:r>
      <w:r w:rsidRPr="00C23AAF">
        <w:rPr>
          <w:spacing w:val="-1"/>
          <w:w w:val="105"/>
          <w:lang w:val="en-GB"/>
        </w:rPr>
        <w:t xml:space="preserve"> </w:t>
      </w:r>
      <w:del w:id="26" w:author="Christian PIEDALLU" w:date="2023-02-06T09:55:00Z">
        <w:r w:rsidRPr="00C23AAF" w:rsidDel="00814BC9">
          <w:rPr>
            <w:w w:val="105"/>
            <w:lang w:val="en-GB"/>
          </w:rPr>
          <w:delText>roughly</w:delText>
        </w:r>
        <w:r w:rsidRPr="00C23AAF" w:rsidDel="00814BC9">
          <w:rPr>
            <w:spacing w:val="-2"/>
            <w:w w:val="105"/>
            <w:lang w:val="en-GB"/>
          </w:rPr>
          <w:delText xml:space="preserve"> </w:delText>
        </w:r>
      </w:del>
      <w:r w:rsidRPr="00C23AAF">
        <w:rPr>
          <w:w w:val="105"/>
          <w:lang w:val="en-GB"/>
        </w:rPr>
        <w:t>analyse</w:t>
      </w:r>
      <w:r w:rsidRPr="00C23AAF">
        <w:rPr>
          <w:spacing w:val="-2"/>
          <w:w w:val="105"/>
          <w:lang w:val="en-GB"/>
        </w:rPr>
        <w:t xml:space="preserve"> </w:t>
      </w:r>
      <w:r w:rsidRPr="00C23AAF">
        <w:rPr>
          <w:w w:val="105"/>
          <w:lang w:val="en-GB"/>
        </w:rPr>
        <w:t>the</w:t>
      </w:r>
      <w:r w:rsidRPr="00C23AAF">
        <w:rPr>
          <w:spacing w:val="-1"/>
          <w:w w:val="105"/>
          <w:lang w:val="en-GB"/>
        </w:rPr>
        <w:t xml:space="preserve"> </w:t>
      </w:r>
      <w:r w:rsidRPr="00C23AAF">
        <w:rPr>
          <w:w w:val="105"/>
          <w:lang w:val="en-GB"/>
        </w:rPr>
        <w:t>relationship</w:t>
      </w:r>
      <w:r w:rsidRPr="00C23AAF">
        <w:rPr>
          <w:spacing w:val="-2"/>
          <w:w w:val="105"/>
          <w:lang w:val="en-GB"/>
        </w:rPr>
        <w:t xml:space="preserve"> </w:t>
      </w:r>
      <w:r w:rsidRPr="00C23AAF">
        <w:rPr>
          <w:w w:val="105"/>
          <w:lang w:val="en-GB"/>
        </w:rPr>
        <w:t>between</w:t>
      </w:r>
      <w:r w:rsidRPr="00C23AAF">
        <w:rPr>
          <w:spacing w:val="-2"/>
          <w:w w:val="105"/>
          <w:lang w:val="en-GB"/>
        </w:rPr>
        <w:t xml:space="preserve"> </w:t>
      </w:r>
      <w:r w:rsidRPr="00C23AAF">
        <w:rPr>
          <w:w w:val="105"/>
          <w:lang w:val="en-GB"/>
        </w:rPr>
        <w:t>the</w:t>
      </w:r>
      <w:r w:rsidRPr="00C23AAF">
        <w:rPr>
          <w:spacing w:val="-2"/>
          <w:w w:val="105"/>
          <w:lang w:val="en-GB"/>
        </w:rPr>
        <w:t xml:space="preserve"> </w:t>
      </w:r>
      <w:r w:rsidRPr="00C23AAF">
        <w:rPr>
          <w:w w:val="105"/>
          <w:lang w:val="en-GB"/>
        </w:rPr>
        <w:t>level</w:t>
      </w:r>
      <w:r w:rsidRPr="00C23AAF">
        <w:rPr>
          <w:spacing w:val="-1"/>
          <w:w w:val="105"/>
          <w:lang w:val="en-GB"/>
        </w:rPr>
        <w:t xml:space="preserve"> </w:t>
      </w:r>
      <w:r w:rsidRPr="00C23AAF">
        <w:rPr>
          <w:w w:val="105"/>
          <w:lang w:val="en-GB"/>
        </w:rPr>
        <w:t>of</w:t>
      </w:r>
      <w:r w:rsidRPr="00C23AAF">
        <w:rPr>
          <w:spacing w:val="-2"/>
          <w:w w:val="105"/>
          <w:lang w:val="en-GB"/>
        </w:rPr>
        <w:t xml:space="preserve"> </w:t>
      </w:r>
      <w:r w:rsidRPr="00C23AAF">
        <w:rPr>
          <w:w w:val="105"/>
          <w:lang w:val="en-GB"/>
        </w:rPr>
        <w:t>bark</w:t>
      </w:r>
      <w:r w:rsidRPr="00C23AAF">
        <w:rPr>
          <w:spacing w:val="-2"/>
          <w:w w:val="105"/>
          <w:lang w:val="en-GB"/>
        </w:rPr>
        <w:t xml:space="preserve"> </w:t>
      </w:r>
      <w:r w:rsidRPr="00C23AAF">
        <w:rPr>
          <w:w w:val="105"/>
          <w:lang w:val="en-GB"/>
        </w:rPr>
        <w:t>beetle</w:t>
      </w:r>
      <w:r w:rsidRPr="00C23AAF">
        <w:rPr>
          <w:spacing w:val="-1"/>
          <w:w w:val="105"/>
          <w:lang w:val="en-GB"/>
        </w:rPr>
        <w:t xml:space="preserve"> </w:t>
      </w:r>
      <w:r w:rsidRPr="00C23AAF">
        <w:rPr>
          <w:w w:val="105"/>
          <w:lang w:val="en-GB"/>
        </w:rPr>
        <w:t>damages</w:t>
      </w:r>
      <w:r w:rsidRPr="00C23AAF">
        <w:rPr>
          <w:spacing w:val="-2"/>
          <w:w w:val="105"/>
          <w:lang w:val="en-GB"/>
        </w:rPr>
        <w:t xml:space="preserve"> </w:t>
      </w:r>
      <w:r w:rsidRPr="00C23AAF">
        <w:rPr>
          <w:w w:val="105"/>
          <w:lang w:val="en-GB"/>
        </w:rPr>
        <w:t>and</w:t>
      </w:r>
      <w:r w:rsidRPr="00C23AAF">
        <w:rPr>
          <w:spacing w:val="-2"/>
          <w:w w:val="105"/>
          <w:lang w:val="en-GB"/>
        </w:rPr>
        <w:t xml:space="preserve"> </w:t>
      </w:r>
      <w:r w:rsidRPr="00C23AAF">
        <w:rPr>
          <w:w w:val="105"/>
          <w:lang w:val="en-GB"/>
        </w:rPr>
        <w:t>some</w:t>
      </w:r>
      <w:r w:rsidRPr="00C23AAF">
        <w:rPr>
          <w:spacing w:val="-2"/>
          <w:w w:val="105"/>
          <w:lang w:val="en-GB"/>
        </w:rPr>
        <w:t xml:space="preserve"> </w:t>
      </w:r>
      <w:r w:rsidRPr="00C23AAF">
        <w:rPr>
          <w:w w:val="105"/>
          <w:lang w:val="en-GB"/>
        </w:rPr>
        <w:t>main</w:t>
      </w:r>
    </w:p>
    <w:p w14:paraId="75E24A6B" w14:textId="77777777" w:rsidR="00B177F5" w:rsidRPr="00C23AAF" w:rsidRDefault="00B553DB">
      <w:pPr>
        <w:pStyle w:val="Corpsdetexte"/>
        <w:ind w:left="216"/>
        <w:rPr>
          <w:lang w:val="en-GB"/>
        </w:rPr>
      </w:pPr>
      <w:r w:rsidRPr="00C23AAF">
        <w:rPr>
          <w:rFonts w:ascii="Trebuchet MS"/>
          <w:sz w:val="10"/>
          <w:lang w:val="en-GB"/>
        </w:rPr>
        <w:t xml:space="preserve">64     </w:t>
      </w:r>
      <w:r w:rsidRPr="00C23AAF">
        <w:rPr>
          <w:rFonts w:ascii="Trebuchet MS"/>
          <w:spacing w:val="19"/>
          <w:sz w:val="10"/>
          <w:lang w:val="en-GB"/>
        </w:rPr>
        <w:t xml:space="preserve"> </w:t>
      </w:r>
      <w:r w:rsidRPr="00C23AAF">
        <w:rPr>
          <w:w w:val="105"/>
          <w:lang w:val="en-GB"/>
        </w:rPr>
        <w:t>environmental</w:t>
      </w:r>
      <w:r w:rsidRPr="00C23AAF">
        <w:rPr>
          <w:spacing w:val="-4"/>
          <w:w w:val="105"/>
          <w:lang w:val="en-GB"/>
        </w:rPr>
        <w:t xml:space="preserve"> </w:t>
      </w:r>
      <w:r w:rsidRPr="00C23AAF">
        <w:rPr>
          <w:w w:val="105"/>
          <w:lang w:val="en-GB"/>
        </w:rPr>
        <w:t>parameters</w:t>
      </w:r>
      <w:r w:rsidRPr="00C23AAF">
        <w:rPr>
          <w:spacing w:val="-4"/>
          <w:w w:val="105"/>
          <w:lang w:val="en-GB"/>
        </w:rPr>
        <w:t xml:space="preserve"> </w:t>
      </w:r>
      <w:r w:rsidRPr="00C23AAF">
        <w:rPr>
          <w:w w:val="105"/>
          <w:lang w:val="en-GB"/>
        </w:rPr>
        <w:t>such</w:t>
      </w:r>
      <w:r w:rsidRPr="00C23AAF">
        <w:rPr>
          <w:spacing w:val="-4"/>
          <w:w w:val="105"/>
          <w:lang w:val="en-GB"/>
        </w:rPr>
        <w:t xml:space="preserve"> </w:t>
      </w:r>
      <w:r w:rsidRPr="00C23AAF">
        <w:rPr>
          <w:w w:val="105"/>
          <w:lang w:val="en-GB"/>
        </w:rPr>
        <w:t>as</w:t>
      </w:r>
      <w:r w:rsidRPr="00C23AAF">
        <w:rPr>
          <w:spacing w:val="-4"/>
          <w:w w:val="105"/>
          <w:lang w:val="en-GB"/>
        </w:rPr>
        <w:t xml:space="preserve"> </w:t>
      </w:r>
      <w:r w:rsidRPr="00C23AAF">
        <w:rPr>
          <w:w w:val="105"/>
          <w:lang w:val="en-GB"/>
        </w:rPr>
        <w:t>altitude</w:t>
      </w:r>
      <w:r w:rsidRPr="00C23AAF">
        <w:rPr>
          <w:spacing w:val="-4"/>
          <w:w w:val="105"/>
          <w:lang w:val="en-GB"/>
        </w:rPr>
        <w:t xml:space="preserve"> </w:t>
      </w:r>
      <w:r w:rsidRPr="00C23AAF">
        <w:rPr>
          <w:w w:val="105"/>
          <w:lang w:val="en-GB"/>
        </w:rPr>
        <w:t>and</w:t>
      </w:r>
      <w:r w:rsidRPr="00C23AAF">
        <w:rPr>
          <w:spacing w:val="-4"/>
          <w:w w:val="105"/>
          <w:lang w:val="en-GB"/>
        </w:rPr>
        <w:t xml:space="preserve"> </w:t>
      </w:r>
      <w:r w:rsidRPr="00C23AAF">
        <w:rPr>
          <w:w w:val="105"/>
          <w:lang w:val="en-GB"/>
        </w:rPr>
        <w:t>topography</w:t>
      </w:r>
      <w:r w:rsidRPr="00C23AAF">
        <w:rPr>
          <w:spacing w:val="-4"/>
          <w:w w:val="105"/>
          <w:lang w:val="en-GB"/>
        </w:rPr>
        <w:t xml:space="preserve"> </w:t>
      </w:r>
      <w:r w:rsidRPr="00C23AAF">
        <w:rPr>
          <w:w w:val="105"/>
          <w:lang w:val="en-GB"/>
        </w:rPr>
        <w:t>in</w:t>
      </w:r>
      <w:r w:rsidRPr="00C23AAF">
        <w:rPr>
          <w:spacing w:val="-4"/>
          <w:w w:val="105"/>
          <w:lang w:val="en-GB"/>
        </w:rPr>
        <w:t xml:space="preserve"> </w:t>
      </w:r>
      <w:r w:rsidRPr="00C23AAF">
        <w:rPr>
          <w:w w:val="105"/>
          <w:lang w:val="en-GB"/>
        </w:rPr>
        <w:t>order</w:t>
      </w:r>
      <w:r w:rsidRPr="00C23AAF">
        <w:rPr>
          <w:spacing w:val="-4"/>
          <w:w w:val="105"/>
          <w:lang w:val="en-GB"/>
        </w:rPr>
        <w:t xml:space="preserve"> </w:t>
      </w:r>
      <w:r w:rsidRPr="00C23AAF">
        <w:rPr>
          <w:w w:val="105"/>
          <w:lang w:val="en-GB"/>
        </w:rPr>
        <w:t>to</w:t>
      </w:r>
      <w:r w:rsidRPr="00C23AAF">
        <w:rPr>
          <w:spacing w:val="-4"/>
          <w:w w:val="105"/>
          <w:lang w:val="en-GB"/>
        </w:rPr>
        <w:t xml:space="preserve"> </w:t>
      </w:r>
      <w:r w:rsidRPr="00C23AAF">
        <w:rPr>
          <w:w w:val="105"/>
          <w:lang w:val="en-GB"/>
        </w:rPr>
        <w:t>determine</w:t>
      </w:r>
      <w:r w:rsidRPr="00C23AAF">
        <w:rPr>
          <w:spacing w:val="-4"/>
          <w:w w:val="105"/>
          <w:lang w:val="en-GB"/>
        </w:rPr>
        <w:t xml:space="preserve"> </w:t>
      </w:r>
      <w:r w:rsidRPr="00C23AAF">
        <w:rPr>
          <w:w w:val="105"/>
          <w:lang w:val="en-GB"/>
        </w:rPr>
        <w:t>the</w:t>
      </w:r>
      <w:r w:rsidRPr="00C23AAF">
        <w:rPr>
          <w:spacing w:val="-4"/>
          <w:w w:val="105"/>
          <w:lang w:val="en-GB"/>
        </w:rPr>
        <w:t xml:space="preserve"> </w:t>
      </w:r>
      <w:r w:rsidRPr="00C23AAF">
        <w:rPr>
          <w:w w:val="105"/>
          <w:lang w:val="en-GB"/>
        </w:rPr>
        <w:t>most</w:t>
      </w:r>
      <w:r w:rsidRPr="00C23AAF">
        <w:rPr>
          <w:spacing w:val="-4"/>
          <w:w w:val="105"/>
          <w:lang w:val="en-GB"/>
        </w:rPr>
        <w:t xml:space="preserve"> </w:t>
      </w:r>
      <w:r w:rsidRPr="00C23AAF">
        <w:rPr>
          <w:w w:val="105"/>
          <w:lang w:val="en-GB"/>
        </w:rPr>
        <w:t>sensitive</w:t>
      </w:r>
    </w:p>
    <w:p w14:paraId="054DD413" w14:textId="49630BDF" w:rsidR="00B177F5" w:rsidRPr="00C23AAF" w:rsidRDefault="00B553DB">
      <w:pPr>
        <w:pStyle w:val="Corpsdetexte"/>
        <w:spacing w:line="242" w:lineRule="exact"/>
        <w:ind w:left="216"/>
        <w:rPr>
          <w:lang w:val="en-GB"/>
        </w:rPr>
      </w:pPr>
      <w:r w:rsidRPr="00C23AAF">
        <w:rPr>
          <w:rFonts w:ascii="Trebuchet MS"/>
          <w:sz w:val="10"/>
          <w:lang w:val="en-GB"/>
        </w:rPr>
        <w:t xml:space="preserve">65     </w:t>
      </w:r>
      <w:r w:rsidRPr="00C23AAF">
        <w:rPr>
          <w:rFonts w:ascii="Trebuchet MS"/>
          <w:spacing w:val="19"/>
          <w:sz w:val="10"/>
          <w:lang w:val="en-GB"/>
        </w:rPr>
        <w:t xml:space="preserve"> </w:t>
      </w:r>
      <w:r w:rsidRPr="00C23AAF">
        <w:rPr>
          <w:lang w:val="en-GB"/>
        </w:rPr>
        <w:t>forest</w:t>
      </w:r>
      <w:r w:rsidRPr="00C23AAF">
        <w:rPr>
          <w:spacing w:val="37"/>
          <w:lang w:val="en-GB"/>
        </w:rPr>
        <w:t xml:space="preserve"> </w:t>
      </w:r>
      <w:r w:rsidRPr="00C23AAF">
        <w:rPr>
          <w:lang w:val="en-GB"/>
        </w:rPr>
        <w:t>sites</w:t>
      </w:r>
      <w:r w:rsidRPr="00C23AAF">
        <w:rPr>
          <w:spacing w:val="38"/>
          <w:lang w:val="en-GB"/>
        </w:rPr>
        <w:t xml:space="preserve"> </w:t>
      </w:r>
      <w:r w:rsidRPr="00C23AAF">
        <w:rPr>
          <w:lang w:val="en-GB"/>
        </w:rPr>
        <w:t>where</w:t>
      </w:r>
      <w:r w:rsidRPr="00C23AAF">
        <w:rPr>
          <w:spacing w:val="37"/>
          <w:lang w:val="en-GB"/>
        </w:rPr>
        <w:t xml:space="preserve"> </w:t>
      </w:r>
      <w:r w:rsidRPr="00C23AAF">
        <w:rPr>
          <w:lang w:val="en-GB"/>
        </w:rPr>
        <w:t>Norway</w:t>
      </w:r>
      <w:r w:rsidRPr="00C23AAF">
        <w:rPr>
          <w:spacing w:val="38"/>
          <w:lang w:val="en-GB"/>
        </w:rPr>
        <w:t xml:space="preserve"> </w:t>
      </w:r>
      <w:r w:rsidRPr="00C23AAF">
        <w:rPr>
          <w:lang w:val="en-GB"/>
        </w:rPr>
        <w:t>spruce</w:t>
      </w:r>
      <w:r w:rsidRPr="00C23AAF">
        <w:rPr>
          <w:spacing w:val="37"/>
          <w:lang w:val="en-GB"/>
        </w:rPr>
        <w:t xml:space="preserve"> </w:t>
      </w:r>
      <w:del w:id="27" w:author="Christian PIEDALLU" w:date="2023-02-06T09:56:00Z">
        <w:r w:rsidRPr="00C23AAF" w:rsidDel="00814BC9">
          <w:rPr>
            <w:lang w:val="en-GB"/>
          </w:rPr>
          <w:delText>sylviculture</w:delText>
        </w:r>
        <w:r w:rsidRPr="00C23AAF" w:rsidDel="00814BC9">
          <w:rPr>
            <w:spacing w:val="38"/>
            <w:lang w:val="en-GB"/>
          </w:rPr>
          <w:delText xml:space="preserve"> </w:delText>
        </w:r>
      </w:del>
      <w:ins w:id="28" w:author="Christian PIEDALLU" w:date="2023-02-06T09:56:00Z">
        <w:r w:rsidR="00814BC9">
          <w:rPr>
            <w:lang w:val="en-GB"/>
          </w:rPr>
          <w:t xml:space="preserve">forestry </w:t>
        </w:r>
      </w:ins>
      <w:r w:rsidRPr="00C23AAF">
        <w:rPr>
          <w:lang w:val="en-GB"/>
        </w:rPr>
        <w:t>should</w:t>
      </w:r>
      <w:r w:rsidRPr="00C23AAF">
        <w:rPr>
          <w:spacing w:val="37"/>
          <w:lang w:val="en-GB"/>
        </w:rPr>
        <w:t xml:space="preserve"> </w:t>
      </w:r>
      <w:r w:rsidRPr="00C23AAF">
        <w:rPr>
          <w:lang w:val="en-GB"/>
        </w:rPr>
        <w:t>no</w:t>
      </w:r>
      <w:r w:rsidRPr="00C23AAF">
        <w:rPr>
          <w:spacing w:val="38"/>
          <w:lang w:val="en-GB"/>
        </w:rPr>
        <w:t xml:space="preserve"> </w:t>
      </w:r>
      <w:r w:rsidRPr="00C23AAF">
        <w:rPr>
          <w:lang w:val="en-GB"/>
        </w:rPr>
        <w:t>longer</w:t>
      </w:r>
      <w:r w:rsidRPr="00C23AAF">
        <w:rPr>
          <w:spacing w:val="37"/>
          <w:lang w:val="en-GB"/>
        </w:rPr>
        <w:t xml:space="preserve"> </w:t>
      </w:r>
      <w:r w:rsidRPr="00C23AAF">
        <w:rPr>
          <w:lang w:val="en-GB"/>
        </w:rPr>
        <w:t>be</w:t>
      </w:r>
      <w:r w:rsidRPr="00C23AAF">
        <w:rPr>
          <w:spacing w:val="38"/>
          <w:lang w:val="en-GB"/>
        </w:rPr>
        <w:t xml:space="preserve"> </w:t>
      </w:r>
      <w:r w:rsidRPr="00C23AAF">
        <w:rPr>
          <w:lang w:val="en-GB"/>
        </w:rPr>
        <w:t>considered.</w:t>
      </w:r>
      <w:del w:id="29" w:author="Christian PIEDALLU" w:date="2023-02-06T10:13:00Z">
        <w:r w:rsidRPr="00C23AAF" w:rsidDel="00C23AAF">
          <w:rPr>
            <w:lang w:val="en-GB"/>
          </w:rPr>
          <w:delText>.</w:delText>
        </w:r>
      </w:del>
    </w:p>
    <w:p w14:paraId="15CD9148" w14:textId="77777777" w:rsidR="00B177F5" w:rsidRPr="00C23AAF" w:rsidRDefault="00B177F5">
      <w:pPr>
        <w:pStyle w:val="Corpsdetexte"/>
        <w:spacing w:line="242" w:lineRule="exact"/>
        <w:ind w:left="216"/>
        <w:rPr>
          <w:lang w:val="en-GB"/>
        </w:rPr>
        <w:sectPr w:rsidR="00B177F5" w:rsidRPr="00C23AAF">
          <w:headerReference w:type="even" r:id="rId10"/>
          <w:headerReference w:type="default" r:id="rId11"/>
          <w:pgSz w:w="11910" w:h="16840"/>
          <w:pgMar w:top="2000" w:right="1480" w:bottom="280" w:left="1160" w:header="1813" w:footer="0" w:gutter="0"/>
          <w:pgNumType w:start="2"/>
          <w:cols w:space="720"/>
        </w:sectPr>
        <w:pPrChange w:id="30" w:author="Christian PIEDALLU" w:date="2023-02-06T09:56:00Z">
          <w:pPr>
            <w:spacing w:line="242" w:lineRule="exact"/>
          </w:pPr>
        </w:pPrChange>
      </w:pPr>
    </w:p>
    <w:p w14:paraId="0A4B295D" w14:textId="77777777" w:rsidR="00B177F5" w:rsidRPr="00C23AAF" w:rsidRDefault="00B177F5">
      <w:pPr>
        <w:pStyle w:val="Corpsdetexte"/>
        <w:spacing w:line="240" w:lineRule="auto"/>
        <w:rPr>
          <w:sz w:val="13"/>
          <w:lang w:val="en-GB"/>
        </w:rPr>
      </w:pPr>
    </w:p>
    <w:p w14:paraId="007E7CBA" w14:textId="77777777" w:rsidR="00B177F5" w:rsidRPr="00C23AAF" w:rsidRDefault="00B553DB">
      <w:pPr>
        <w:spacing w:before="59"/>
        <w:ind w:left="216"/>
        <w:rPr>
          <w:b/>
          <w:sz w:val="20"/>
          <w:lang w:val="en-GB"/>
        </w:rPr>
      </w:pPr>
      <w:r w:rsidRPr="00C23AAF">
        <w:rPr>
          <w:rFonts w:ascii="Trebuchet MS"/>
          <w:sz w:val="10"/>
          <w:lang w:val="en-GB"/>
        </w:rPr>
        <w:t xml:space="preserve">66     </w:t>
      </w:r>
      <w:r w:rsidRPr="00C23AAF">
        <w:rPr>
          <w:rFonts w:ascii="Trebuchet MS"/>
          <w:spacing w:val="19"/>
          <w:sz w:val="10"/>
          <w:lang w:val="en-GB"/>
        </w:rPr>
        <w:t xml:space="preserve"> </w:t>
      </w:r>
      <w:bookmarkStart w:id="31" w:name="Material_and_methods"/>
      <w:bookmarkEnd w:id="31"/>
      <w:r w:rsidRPr="00C23AAF">
        <w:rPr>
          <w:b/>
          <w:w w:val="115"/>
          <w:sz w:val="20"/>
          <w:lang w:val="en-GB"/>
        </w:rPr>
        <w:t xml:space="preserve">2. </w:t>
      </w:r>
      <w:r w:rsidRPr="00C23AAF">
        <w:rPr>
          <w:b/>
          <w:spacing w:val="27"/>
          <w:w w:val="115"/>
          <w:sz w:val="20"/>
          <w:lang w:val="en-GB"/>
        </w:rPr>
        <w:t xml:space="preserve"> </w:t>
      </w:r>
      <w:r w:rsidRPr="00C23AAF">
        <w:rPr>
          <w:b/>
          <w:w w:val="115"/>
          <w:sz w:val="20"/>
          <w:lang w:val="en-GB"/>
        </w:rPr>
        <w:t>Material</w:t>
      </w:r>
      <w:r w:rsidRPr="00C23AAF">
        <w:rPr>
          <w:b/>
          <w:spacing w:val="37"/>
          <w:w w:val="115"/>
          <w:sz w:val="20"/>
          <w:lang w:val="en-GB"/>
        </w:rPr>
        <w:t xml:space="preserve"> </w:t>
      </w:r>
      <w:r w:rsidRPr="00C23AAF">
        <w:rPr>
          <w:b/>
          <w:w w:val="115"/>
          <w:sz w:val="20"/>
          <w:lang w:val="en-GB"/>
        </w:rPr>
        <w:t>and</w:t>
      </w:r>
      <w:r w:rsidRPr="00C23AAF">
        <w:rPr>
          <w:b/>
          <w:spacing w:val="37"/>
          <w:w w:val="115"/>
          <w:sz w:val="20"/>
          <w:lang w:val="en-GB"/>
        </w:rPr>
        <w:t xml:space="preserve"> </w:t>
      </w:r>
      <w:r w:rsidRPr="00C23AAF">
        <w:rPr>
          <w:b/>
          <w:w w:val="115"/>
          <w:sz w:val="20"/>
          <w:lang w:val="en-GB"/>
        </w:rPr>
        <w:t>methods</w:t>
      </w:r>
    </w:p>
    <w:p w14:paraId="0F8397EE" w14:textId="77777777" w:rsidR="00B177F5" w:rsidRPr="00C23AAF" w:rsidRDefault="00B177F5">
      <w:pPr>
        <w:pStyle w:val="Corpsdetexte"/>
        <w:spacing w:before="3" w:line="240" w:lineRule="auto"/>
        <w:rPr>
          <w:b/>
          <w:sz w:val="8"/>
          <w:lang w:val="en-GB"/>
        </w:rPr>
      </w:pPr>
    </w:p>
    <w:p w14:paraId="46684D51" w14:textId="77777777" w:rsidR="00B177F5" w:rsidRPr="00C23AAF" w:rsidRDefault="00B553DB">
      <w:pPr>
        <w:spacing w:before="59"/>
        <w:ind w:left="216"/>
        <w:rPr>
          <w:i/>
          <w:sz w:val="20"/>
          <w:lang w:val="en-GB"/>
        </w:rPr>
      </w:pPr>
      <w:r w:rsidRPr="00C23AAF">
        <w:rPr>
          <w:rFonts w:ascii="Trebuchet MS"/>
          <w:sz w:val="10"/>
          <w:lang w:val="en-GB"/>
        </w:rPr>
        <w:t xml:space="preserve">67     </w:t>
      </w:r>
      <w:r w:rsidRPr="00C23AAF">
        <w:rPr>
          <w:rFonts w:ascii="Trebuchet MS"/>
          <w:spacing w:val="19"/>
          <w:sz w:val="10"/>
          <w:lang w:val="en-GB"/>
        </w:rPr>
        <w:t xml:space="preserve"> </w:t>
      </w:r>
      <w:bookmarkStart w:id="32" w:name="Study_area"/>
      <w:bookmarkEnd w:id="32"/>
      <w:r w:rsidRPr="00C23AAF">
        <w:rPr>
          <w:i/>
          <w:w w:val="105"/>
          <w:sz w:val="20"/>
          <w:lang w:val="en-GB"/>
        </w:rPr>
        <w:t>2.1.</w:t>
      </w:r>
      <w:r w:rsidRPr="00C23AAF">
        <w:rPr>
          <w:i/>
          <w:spacing w:val="46"/>
          <w:w w:val="105"/>
          <w:sz w:val="20"/>
          <w:lang w:val="en-GB"/>
        </w:rPr>
        <w:t xml:space="preserve"> </w:t>
      </w:r>
      <w:r w:rsidRPr="00C23AAF">
        <w:rPr>
          <w:i/>
          <w:w w:val="105"/>
          <w:sz w:val="20"/>
          <w:lang w:val="en-GB"/>
        </w:rPr>
        <w:t>Study</w:t>
      </w:r>
      <w:r w:rsidRPr="00C23AAF">
        <w:rPr>
          <w:i/>
          <w:spacing w:val="17"/>
          <w:w w:val="105"/>
          <w:sz w:val="20"/>
          <w:lang w:val="en-GB"/>
        </w:rPr>
        <w:t xml:space="preserve"> </w:t>
      </w:r>
      <w:r w:rsidRPr="00C23AAF">
        <w:rPr>
          <w:i/>
          <w:w w:val="105"/>
          <w:sz w:val="20"/>
          <w:lang w:val="en-GB"/>
        </w:rPr>
        <w:t>area</w:t>
      </w:r>
    </w:p>
    <w:p w14:paraId="2A6B0930" w14:textId="3FAEF419" w:rsidR="00B177F5" w:rsidRPr="00C23AAF" w:rsidRDefault="00B553DB">
      <w:pPr>
        <w:pStyle w:val="Corpsdetexte"/>
        <w:tabs>
          <w:tab w:val="left" w:pos="820"/>
        </w:tabs>
        <w:spacing w:before="40" w:line="242" w:lineRule="exact"/>
        <w:ind w:left="216"/>
        <w:rPr>
          <w:lang w:val="en-GB"/>
        </w:rPr>
      </w:pPr>
      <w:r w:rsidRPr="00C23AAF">
        <w:rPr>
          <w:rFonts w:ascii="Trebuchet MS"/>
          <w:w w:val="105"/>
          <w:sz w:val="10"/>
          <w:lang w:val="en-GB"/>
        </w:rPr>
        <w:t>68</w:t>
      </w:r>
      <w:r w:rsidRPr="00C23AAF">
        <w:rPr>
          <w:rFonts w:ascii="Trebuchet MS"/>
          <w:w w:val="105"/>
          <w:sz w:val="10"/>
          <w:lang w:val="en-GB"/>
        </w:rPr>
        <w:tab/>
      </w:r>
      <w:r w:rsidRPr="00C23AAF">
        <w:rPr>
          <w:w w:val="105"/>
          <w:lang w:val="en-GB"/>
        </w:rPr>
        <w:t xml:space="preserve">The </w:t>
      </w:r>
      <w:r w:rsidRPr="00C23AAF">
        <w:rPr>
          <w:spacing w:val="3"/>
          <w:w w:val="105"/>
          <w:lang w:val="en-GB"/>
        </w:rPr>
        <w:t xml:space="preserve"> </w:t>
      </w:r>
      <w:r w:rsidRPr="00C23AAF">
        <w:rPr>
          <w:w w:val="105"/>
          <w:lang w:val="en-GB"/>
        </w:rPr>
        <w:t xml:space="preserve">study </w:t>
      </w:r>
      <w:r w:rsidRPr="00C23AAF">
        <w:rPr>
          <w:spacing w:val="3"/>
          <w:w w:val="105"/>
          <w:lang w:val="en-GB"/>
        </w:rPr>
        <w:t xml:space="preserve"> </w:t>
      </w:r>
      <w:r w:rsidRPr="00C23AAF">
        <w:rPr>
          <w:w w:val="105"/>
          <w:lang w:val="en-GB"/>
        </w:rPr>
        <w:t xml:space="preserve">area </w:t>
      </w:r>
      <w:r w:rsidRPr="00C23AAF">
        <w:rPr>
          <w:spacing w:val="4"/>
          <w:w w:val="105"/>
          <w:lang w:val="en-GB"/>
        </w:rPr>
        <w:t xml:space="preserve"> </w:t>
      </w:r>
      <w:del w:id="33" w:author="Christian PIEDALLU" w:date="2023-02-06T09:58:00Z">
        <w:r w:rsidRPr="00C23AAF" w:rsidDel="00814BC9">
          <w:rPr>
            <w:w w:val="105"/>
            <w:lang w:val="en-GB"/>
          </w:rPr>
          <w:delText xml:space="preserve">covers </w:delText>
        </w:r>
        <w:r w:rsidRPr="00C23AAF" w:rsidDel="00814BC9">
          <w:rPr>
            <w:spacing w:val="3"/>
            <w:w w:val="105"/>
            <w:lang w:val="en-GB"/>
          </w:rPr>
          <w:delText xml:space="preserve"> </w:delText>
        </w:r>
        <w:r w:rsidRPr="00C23AAF" w:rsidDel="00814BC9">
          <w:rPr>
            <w:w w:val="105"/>
            <w:lang w:val="en-GB"/>
          </w:rPr>
          <w:delText>in</w:delText>
        </w:r>
      </w:del>
      <w:ins w:id="34" w:author="Christian PIEDALLU" w:date="2023-02-06T09:58:00Z">
        <w:r w:rsidR="00814BC9">
          <w:rPr>
            <w:w w:val="105"/>
            <w:lang w:val="en-GB"/>
          </w:rPr>
          <w:t>include</w:t>
        </w:r>
      </w:ins>
      <w:r w:rsidRPr="00C23AAF">
        <w:rPr>
          <w:w w:val="105"/>
          <w:lang w:val="en-GB"/>
        </w:rPr>
        <w:t xml:space="preserve"> </w:t>
      </w:r>
      <w:r w:rsidRPr="00C23AAF">
        <w:rPr>
          <w:spacing w:val="4"/>
          <w:w w:val="105"/>
          <w:lang w:val="en-GB"/>
        </w:rPr>
        <w:t xml:space="preserve"> </w:t>
      </w:r>
      <w:r w:rsidRPr="00C23AAF">
        <w:rPr>
          <w:w w:val="105"/>
          <w:lang w:val="en-GB"/>
        </w:rPr>
        <w:t xml:space="preserve">Wallonia </w:t>
      </w:r>
      <w:r w:rsidRPr="00C23AAF">
        <w:rPr>
          <w:spacing w:val="3"/>
          <w:w w:val="105"/>
          <w:lang w:val="en-GB"/>
        </w:rPr>
        <w:t xml:space="preserve"> </w:t>
      </w:r>
      <w:r w:rsidRPr="00C23AAF">
        <w:rPr>
          <w:w w:val="105"/>
          <w:lang w:val="en-GB"/>
        </w:rPr>
        <w:t xml:space="preserve">(south </w:t>
      </w:r>
      <w:r w:rsidRPr="00C23AAF">
        <w:rPr>
          <w:spacing w:val="3"/>
          <w:w w:val="105"/>
          <w:lang w:val="en-GB"/>
        </w:rPr>
        <w:t xml:space="preserve"> </w:t>
      </w:r>
      <w:r w:rsidRPr="00C23AAF">
        <w:rPr>
          <w:w w:val="105"/>
          <w:lang w:val="en-GB"/>
        </w:rPr>
        <w:t xml:space="preserve">of </w:t>
      </w:r>
      <w:r w:rsidRPr="00C23AAF">
        <w:rPr>
          <w:spacing w:val="4"/>
          <w:w w:val="105"/>
          <w:lang w:val="en-GB"/>
        </w:rPr>
        <w:t xml:space="preserve"> </w:t>
      </w:r>
      <w:r w:rsidRPr="00C23AAF">
        <w:rPr>
          <w:w w:val="105"/>
          <w:lang w:val="en-GB"/>
        </w:rPr>
        <w:t xml:space="preserve">Belgium) </w:t>
      </w:r>
      <w:r w:rsidRPr="00C23AAF">
        <w:rPr>
          <w:spacing w:val="3"/>
          <w:w w:val="105"/>
          <w:lang w:val="en-GB"/>
        </w:rPr>
        <w:t xml:space="preserve"> </w:t>
      </w:r>
      <w:r w:rsidRPr="00C23AAF">
        <w:rPr>
          <w:w w:val="105"/>
          <w:lang w:val="en-GB"/>
        </w:rPr>
        <w:t xml:space="preserve">and </w:t>
      </w:r>
      <w:r w:rsidRPr="00C23AAF">
        <w:rPr>
          <w:spacing w:val="4"/>
          <w:w w:val="105"/>
          <w:lang w:val="en-GB"/>
        </w:rPr>
        <w:t xml:space="preserve"> </w:t>
      </w:r>
      <w:del w:id="35" w:author="Christian PIEDALLU" w:date="2023-02-06T09:58:00Z">
        <w:r w:rsidRPr="00C23AAF" w:rsidDel="00814BC9">
          <w:rPr>
            <w:w w:val="105"/>
            <w:lang w:val="en-GB"/>
          </w:rPr>
          <w:delText xml:space="preserve">in </w:delText>
        </w:r>
        <w:r w:rsidRPr="00C23AAF" w:rsidDel="00814BC9">
          <w:rPr>
            <w:spacing w:val="3"/>
            <w:w w:val="105"/>
            <w:lang w:val="en-GB"/>
          </w:rPr>
          <w:delText xml:space="preserve"> </w:delText>
        </w:r>
      </w:del>
      <w:r w:rsidRPr="00C23AAF">
        <w:rPr>
          <w:w w:val="105"/>
          <w:lang w:val="en-GB"/>
        </w:rPr>
        <w:t xml:space="preserve">the </w:t>
      </w:r>
      <w:r w:rsidRPr="00C23AAF">
        <w:rPr>
          <w:spacing w:val="3"/>
          <w:w w:val="105"/>
          <w:lang w:val="en-GB"/>
        </w:rPr>
        <w:t xml:space="preserve"> </w:t>
      </w:r>
      <w:r w:rsidRPr="00C23AAF">
        <w:rPr>
          <w:w w:val="105"/>
          <w:lang w:val="en-GB"/>
        </w:rPr>
        <w:t>Grand-Est</w:t>
      </w:r>
      <w:ins w:id="36" w:author="Christian PIEDALLU" w:date="2023-02-06T09:58:00Z">
        <w:r w:rsidR="00814BC9">
          <w:rPr>
            <w:w w:val="105"/>
            <w:lang w:val="en-GB"/>
          </w:rPr>
          <w:t xml:space="preserve"> region</w:t>
        </w:r>
      </w:ins>
      <w:r w:rsidRPr="00C23AAF">
        <w:rPr>
          <w:w w:val="105"/>
          <w:lang w:val="en-GB"/>
        </w:rPr>
        <w:t xml:space="preserve"> </w:t>
      </w:r>
      <w:r w:rsidRPr="00C23AAF">
        <w:rPr>
          <w:spacing w:val="4"/>
          <w:w w:val="105"/>
          <w:lang w:val="en-GB"/>
        </w:rPr>
        <w:t xml:space="preserve"> </w:t>
      </w:r>
      <w:r w:rsidRPr="00C23AAF">
        <w:rPr>
          <w:w w:val="105"/>
          <w:lang w:val="en-GB"/>
        </w:rPr>
        <w:t xml:space="preserve">(north-east </w:t>
      </w:r>
      <w:r w:rsidRPr="00C23AAF">
        <w:rPr>
          <w:spacing w:val="3"/>
          <w:w w:val="105"/>
          <w:lang w:val="en-GB"/>
        </w:rPr>
        <w:t xml:space="preserve"> </w:t>
      </w:r>
      <w:r w:rsidRPr="00C23AAF">
        <w:rPr>
          <w:w w:val="105"/>
          <w:lang w:val="en-GB"/>
        </w:rPr>
        <w:t>of</w:t>
      </w:r>
    </w:p>
    <w:p w14:paraId="674C2FAE" w14:textId="55B09949" w:rsidR="00B177F5" w:rsidRPr="00C23AAF" w:rsidRDefault="00B553DB">
      <w:pPr>
        <w:pStyle w:val="Corpsdetexte"/>
        <w:ind w:left="216"/>
        <w:rPr>
          <w:lang w:val="en-GB"/>
        </w:rPr>
      </w:pPr>
      <w:r w:rsidRPr="00C23AAF">
        <w:rPr>
          <w:rFonts w:ascii="Trebuchet MS"/>
          <w:sz w:val="10"/>
          <w:lang w:val="en-GB"/>
        </w:rPr>
        <w:t xml:space="preserve">69     </w:t>
      </w:r>
      <w:r w:rsidRPr="00C23AAF">
        <w:rPr>
          <w:rFonts w:ascii="Trebuchet MS"/>
          <w:spacing w:val="19"/>
          <w:sz w:val="10"/>
          <w:lang w:val="en-GB"/>
        </w:rPr>
        <w:t xml:space="preserve"> </w:t>
      </w:r>
      <w:r w:rsidRPr="00C23AAF">
        <w:rPr>
          <w:w w:val="105"/>
          <w:lang w:val="en-GB"/>
        </w:rPr>
        <w:t xml:space="preserve">France). </w:t>
      </w:r>
      <w:r w:rsidRPr="00C23AAF">
        <w:rPr>
          <w:spacing w:val="9"/>
          <w:w w:val="105"/>
          <w:lang w:val="en-GB"/>
        </w:rPr>
        <w:t xml:space="preserve"> </w:t>
      </w:r>
      <w:r w:rsidRPr="00C23AAF">
        <w:rPr>
          <w:w w:val="105"/>
          <w:lang w:val="en-GB"/>
        </w:rPr>
        <w:t>The</w:t>
      </w:r>
      <w:r w:rsidRPr="00C23AAF">
        <w:rPr>
          <w:spacing w:val="21"/>
          <w:w w:val="105"/>
          <w:lang w:val="en-GB"/>
        </w:rPr>
        <w:t xml:space="preserve"> </w:t>
      </w:r>
      <w:r w:rsidRPr="00C23AAF">
        <w:rPr>
          <w:w w:val="105"/>
          <w:lang w:val="en-GB"/>
        </w:rPr>
        <w:t>Walloon</w:t>
      </w:r>
      <w:r w:rsidRPr="00C23AAF">
        <w:rPr>
          <w:spacing w:val="21"/>
          <w:w w:val="105"/>
          <w:lang w:val="en-GB"/>
        </w:rPr>
        <w:t xml:space="preserve"> </w:t>
      </w:r>
      <w:r w:rsidRPr="00C23AAF">
        <w:rPr>
          <w:w w:val="105"/>
          <w:lang w:val="en-GB"/>
        </w:rPr>
        <w:t>forest</w:t>
      </w:r>
      <w:r w:rsidRPr="00C23AAF">
        <w:rPr>
          <w:spacing w:val="22"/>
          <w:w w:val="105"/>
          <w:lang w:val="en-GB"/>
        </w:rPr>
        <w:t xml:space="preserve"> </w:t>
      </w:r>
      <w:r w:rsidRPr="00C23AAF">
        <w:rPr>
          <w:w w:val="105"/>
          <w:lang w:val="en-GB"/>
        </w:rPr>
        <w:t>covers</w:t>
      </w:r>
      <w:r w:rsidRPr="00C23AAF">
        <w:rPr>
          <w:spacing w:val="22"/>
          <w:w w:val="105"/>
          <w:lang w:val="en-GB"/>
        </w:rPr>
        <w:t xml:space="preserve"> </w:t>
      </w:r>
      <w:r w:rsidRPr="00C23AAF">
        <w:rPr>
          <w:w w:val="105"/>
          <w:lang w:val="en-GB"/>
        </w:rPr>
        <w:t>554,600</w:t>
      </w:r>
      <w:r w:rsidRPr="00C23AAF">
        <w:rPr>
          <w:spacing w:val="20"/>
          <w:w w:val="105"/>
          <w:lang w:val="en-GB"/>
        </w:rPr>
        <w:t xml:space="preserve"> </w:t>
      </w:r>
      <w:r w:rsidRPr="00C23AAF">
        <w:rPr>
          <w:w w:val="105"/>
          <w:lang w:val="en-GB"/>
        </w:rPr>
        <w:t>ha</w:t>
      </w:r>
      <w:r w:rsidRPr="00C23AAF">
        <w:rPr>
          <w:spacing w:val="22"/>
          <w:w w:val="105"/>
          <w:lang w:val="en-GB"/>
        </w:rPr>
        <w:t xml:space="preserve"> </w:t>
      </w:r>
      <w:r w:rsidRPr="00C23AAF">
        <w:rPr>
          <w:w w:val="105"/>
          <w:lang w:val="en-GB"/>
        </w:rPr>
        <w:t>and</w:t>
      </w:r>
      <w:r w:rsidRPr="00C23AAF">
        <w:rPr>
          <w:spacing w:val="21"/>
          <w:w w:val="105"/>
          <w:lang w:val="en-GB"/>
        </w:rPr>
        <w:t xml:space="preserve"> </w:t>
      </w:r>
      <w:r w:rsidRPr="00C23AAF">
        <w:rPr>
          <w:w w:val="105"/>
          <w:lang w:val="en-GB"/>
        </w:rPr>
        <w:t>Norway</w:t>
      </w:r>
      <w:r w:rsidRPr="00C23AAF">
        <w:rPr>
          <w:spacing w:val="21"/>
          <w:w w:val="105"/>
          <w:lang w:val="en-GB"/>
        </w:rPr>
        <w:t xml:space="preserve"> </w:t>
      </w:r>
      <w:r w:rsidRPr="00C23AAF">
        <w:rPr>
          <w:w w:val="105"/>
          <w:lang w:val="en-GB"/>
        </w:rPr>
        <w:t>spruce</w:t>
      </w:r>
      <w:r w:rsidRPr="00C23AAF">
        <w:rPr>
          <w:spacing w:val="21"/>
          <w:w w:val="105"/>
          <w:lang w:val="en-GB"/>
        </w:rPr>
        <w:t xml:space="preserve"> </w:t>
      </w:r>
      <w:r w:rsidRPr="00C23AAF">
        <w:rPr>
          <w:w w:val="105"/>
          <w:lang w:val="en-GB"/>
        </w:rPr>
        <w:t>stands</w:t>
      </w:r>
      <w:r w:rsidRPr="00C23AAF">
        <w:rPr>
          <w:spacing w:val="22"/>
          <w:w w:val="105"/>
          <w:lang w:val="en-GB"/>
        </w:rPr>
        <w:t xml:space="preserve"> </w:t>
      </w:r>
      <w:r w:rsidRPr="00C23AAF">
        <w:rPr>
          <w:w w:val="105"/>
          <w:lang w:val="en-GB"/>
        </w:rPr>
        <w:t>occupy</w:t>
      </w:r>
      <w:r w:rsidRPr="00C23AAF">
        <w:rPr>
          <w:spacing w:val="21"/>
          <w:w w:val="105"/>
          <w:lang w:val="en-GB"/>
        </w:rPr>
        <w:t xml:space="preserve"> </w:t>
      </w:r>
      <w:r w:rsidRPr="00C23AAF">
        <w:rPr>
          <w:w w:val="105"/>
          <w:lang w:val="en-GB"/>
        </w:rPr>
        <w:t>quarter</w:t>
      </w:r>
      <w:r w:rsidRPr="00C23AAF">
        <w:rPr>
          <w:spacing w:val="22"/>
          <w:w w:val="105"/>
          <w:lang w:val="en-GB"/>
        </w:rPr>
        <w:t xml:space="preserve"> </w:t>
      </w:r>
      <w:r w:rsidRPr="00C23AAF">
        <w:rPr>
          <w:w w:val="105"/>
          <w:lang w:val="en-GB"/>
        </w:rPr>
        <w:t>of</w:t>
      </w:r>
      <w:r w:rsidRPr="00C23AAF">
        <w:rPr>
          <w:spacing w:val="21"/>
          <w:w w:val="105"/>
          <w:lang w:val="en-GB"/>
        </w:rPr>
        <w:t xml:space="preserve"> </w:t>
      </w:r>
      <w:r w:rsidRPr="00C23AAF">
        <w:rPr>
          <w:w w:val="105"/>
          <w:lang w:val="en-GB"/>
        </w:rPr>
        <w:t>this</w:t>
      </w:r>
    </w:p>
    <w:p w14:paraId="70CE1DB8" w14:textId="0476F167" w:rsidR="00B177F5" w:rsidRPr="00C23AAF" w:rsidRDefault="00B553DB">
      <w:pPr>
        <w:pStyle w:val="Corpsdetexte"/>
        <w:ind w:left="216"/>
        <w:rPr>
          <w:lang w:val="en-GB"/>
        </w:rPr>
      </w:pPr>
      <w:r w:rsidRPr="00C23AAF">
        <w:rPr>
          <w:rFonts w:ascii="Trebuchet MS"/>
          <w:sz w:val="10"/>
          <w:lang w:val="en-GB"/>
        </w:rPr>
        <w:t xml:space="preserve">70     </w:t>
      </w:r>
      <w:r w:rsidRPr="00C23AAF">
        <w:rPr>
          <w:rFonts w:ascii="Trebuchet MS"/>
          <w:spacing w:val="19"/>
          <w:sz w:val="10"/>
          <w:lang w:val="en-GB"/>
        </w:rPr>
        <w:t xml:space="preserve"> </w:t>
      </w:r>
      <w:del w:id="37" w:author="Christian PIEDALLU" w:date="2023-02-06T09:58:00Z">
        <w:r w:rsidRPr="00C23AAF" w:rsidDel="00814BC9">
          <w:rPr>
            <w:lang w:val="en-GB"/>
          </w:rPr>
          <w:delText>forest</w:delText>
        </w:r>
        <w:r w:rsidRPr="00C23AAF" w:rsidDel="00814BC9">
          <w:rPr>
            <w:spacing w:val="40"/>
            <w:lang w:val="en-GB"/>
          </w:rPr>
          <w:delText xml:space="preserve"> </w:delText>
        </w:r>
      </w:del>
      <w:ins w:id="38" w:author="Christian PIEDALLU" w:date="2023-02-06T09:58:00Z">
        <w:r w:rsidR="00814BC9">
          <w:rPr>
            <w:lang w:val="en-GB"/>
          </w:rPr>
          <w:t>area</w:t>
        </w:r>
        <w:r w:rsidR="00814BC9" w:rsidRPr="00C23AAF">
          <w:rPr>
            <w:spacing w:val="40"/>
            <w:lang w:val="en-GB"/>
          </w:rPr>
          <w:t xml:space="preserve"> </w:t>
        </w:r>
      </w:ins>
      <w:hyperlink w:anchor="_bookmark38" w:history="1">
        <w:r w:rsidRPr="00C23AAF">
          <w:rPr>
            <w:lang w:val="en-GB"/>
          </w:rPr>
          <w:t>(Lejeune</w:t>
        </w:r>
        <w:r w:rsidRPr="00C23AAF">
          <w:rPr>
            <w:spacing w:val="41"/>
            <w:lang w:val="en-GB"/>
          </w:rPr>
          <w:t xml:space="preserve"> </w:t>
        </w:r>
        <w:r w:rsidRPr="00C23AAF">
          <w:rPr>
            <w:lang w:val="en-GB"/>
          </w:rPr>
          <w:t>et</w:t>
        </w:r>
        <w:r w:rsidRPr="00C23AAF">
          <w:rPr>
            <w:spacing w:val="41"/>
            <w:lang w:val="en-GB"/>
          </w:rPr>
          <w:t xml:space="preserve"> </w:t>
        </w:r>
        <w:r w:rsidRPr="00C23AAF">
          <w:rPr>
            <w:lang w:val="en-GB"/>
          </w:rPr>
          <w:t>al.,</w:t>
        </w:r>
      </w:hyperlink>
      <w:r w:rsidRPr="00C23AAF">
        <w:rPr>
          <w:spacing w:val="41"/>
          <w:lang w:val="en-GB"/>
        </w:rPr>
        <w:t xml:space="preserve"> </w:t>
      </w:r>
      <w:hyperlink w:anchor="_bookmark38" w:history="1">
        <w:r w:rsidRPr="00C23AAF">
          <w:rPr>
            <w:lang w:val="en-GB"/>
          </w:rPr>
          <w:t>2022).</w:t>
        </w:r>
      </w:hyperlink>
      <w:r w:rsidRPr="00C23AAF">
        <w:rPr>
          <w:spacing w:val="87"/>
          <w:lang w:val="en-GB"/>
        </w:rPr>
        <w:t xml:space="preserve"> </w:t>
      </w:r>
      <w:r w:rsidRPr="00C23AAF">
        <w:rPr>
          <w:lang w:val="en-GB"/>
        </w:rPr>
        <w:t>The</w:t>
      </w:r>
      <w:r w:rsidRPr="00C23AAF">
        <w:rPr>
          <w:spacing w:val="41"/>
          <w:lang w:val="en-GB"/>
        </w:rPr>
        <w:t xml:space="preserve"> </w:t>
      </w:r>
      <w:r w:rsidRPr="00C23AAF">
        <w:rPr>
          <w:lang w:val="en-GB"/>
        </w:rPr>
        <w:t>Norway</w:t>
      </w:r>
      <w:r w:rsidRPr="00C23AAF">
        <w:rPr>
          <w:spacing w:val="41"/>
          <w:lang w:val="en-GB"/>
        </w:rPr>
        <w:t xml:space="preserve"> </w:t>
      </w:r>
      <w:r w:rsidRPr="00C23AAF">
        <w:rPr>
          <w:lang w:val="en-GB"/>
        </w:rPr>
        <w:t>spruce</w:t>
      </w:r>
      <w:r w:rsidRPr="00C23AAF">
        <w:rPr>
          <w:spacing w:val="41"/>
          <w:lang w:val="en-GB"/>
        </w:rPr>
        <w:t xml:space="preserve"> </w:t>
      </w:r>
      <w:r w:rsidRPr="00C23AAF">
        <w:rPr>
          <w:lang w:val="en-GB"/>
        </w:rPr>
        <w:t>covers</w:t>
      </w:r>
      <w:r w:rsidRPr="00C23AAF">
        <w:rPr>
          <w:spacing w:val="40"/>
          <w:lang w:val="en-GB"/>
        </w:rPr>
        <w:t xml:space="preserve"> </w:t>
      </w:r>
      <w:r w:rsidRPr="00C23AAF">
        <w:rPr>
          <w:lang w:val="en-GB"/>
        </w:rPr>
        <w:t>seven</w:t>
      </w:r>
      <w:r w:rsidRPr="00C23AAF">
        <w:rPr>
          <w:spacing w:val="41"/>
          <w:lang w:val="en-GB"/>
        </w:rPr>
        <w:t xml:space="preserve"> </w:t>
      </w:r>
      <w:r w:rsidRPr="00C23AAF">
        <w:rPr>
          <w:lang w:val="en-GB"/>
        </w:rPr>
        <w:t>percent</w:t>
      </w:r>
      <w:r w:rsidRPr="00C23AAF">
        <w:rPr>
          <w:spacing w:val="41"/>
          <w:lang w:val="en-GB"/>
        </w:rPr>
        <w:t xml:space="preserve"> </w:t>
      </w:r>
      <w:r w:rsidRPr="00C23AAF">
        <w:rPr>
          <w:lang w:val="en-GB"/>
        </w:rPr>
        <w:t>of</w:t>
      </w:r>
      <w:r w:rsidRPr="00C23AAF">
        <w:rPr>
          <w:spacing w:val="41"/>
          <w:lang w:val="en-GB"/>
        </w:rPr>
        <w:t xml:space="preserve"> </w:t>
      </w:r>
      <w:r w:rsidRPr="00C23AAF">
        <w:rPr>
          <w:lang w:val="en-GB"/>
        </w:rPr>
        <w:t>the</w:t>
      </w:r>
      <w:r w:rsidRPr="00C23AAF">
        <w:rPr>
          <w:spacing w:val="40"/>
          <w:lang w:val="en-GB"/>
        </w:rPr>
        <w:t xml:space="preserve"> </w:t>
      </w:r>
      <w:r w:rsidRPr="00C23AAF">
        <w:rPr>
          <w:lang w:val="en-GB"/>
        </w:rPr>
        <w:t>1,939,000</w:t>
      </w:r>
      <w:r w:rsidRPr="00C23AAF">
        <w:rPr>
          <w:spacing w:val="41"/>
          <w:lang w:val="en-GB"/>
        </w:rPr>
        <w:t xml:space="preserve"> </w:t>
      </w:r>
      <w:r w:rsidRPr="00C23AAF">
        <w:rPr>
          <w:lang w:val="en-GB"/>
        </w:rPr>
        <w:t>ha</w:t>
      </w:r>
      <w:r w:rsidRPr="00C23AAF">
        <w:rPr>
          <w:spacing w:val="41"/>
          <w:lang w:val="en-GB"/>
        </w:rPr>
        <w:t xml:space="preserve"> </w:t>
      </w:r>
      <w:r w:rsidRPr="00C23AAF">
        <w:rPr>
          <w:lang w:val="en-GB"/>
        </w:rPr>
        <w:t>of</w:t>
      </w:r>
      <w:r w:rsidRPr="00C23AAF">
        <w:rPr>
          <w:spacing w:val="40"/>
          <w:lang w:val="en-GB"/>
        </w:rPr>
        <w:t xml:space="preserve"> </w:t>
      </w:r>
      <w:r w:rsidRPr="00C23AAF">
        <w:rPr>
          <w:lang w:val="en-GB"/>
        </w:rPr>
        <w:t>the</w:t>
      </w:r>
    </w:p>
    <w:p w14:paraId="2E57112F" w14:textId="77777777" w:rsidR="00B177F5" w:rsidRPr="00C23AAF" w:rsidRDefault="00B553DB">
      <w:pPr>
        <w:pStyle w:val="Corpsdetexte"/>
        <w:ind w:left="216"/>
        <w:rPr>
          <w:lang w:val="en-GB"/>
        </w:rPr>
      </w:pPr>
      <w:r w:rsidRPr="00C23AAF">
        <w:rPr>
          <w:rFonts w:ascii="Trebuchet MS" w:hAnsi="Trebuchet MS"/>
          <w:sz w:val="10"/>
          <w:lang w:val="en-GB"/>
        </w:rPr>
        <w:t xml:space="preserve">71      </w:t>
      </w:r>
      <w:r w:rsidRPr="00C23AAF">
        <w:rPr>
          <w:rFonts w:ascii="Trebuchet MS" w:hAnsi="Trebuchet MS"/>
          <w:spacing w:val="-12"/>
          <w:sz w:val="10"/>
          <w:lang w:val="en-GB"/>
        </w:rPr>
        <w:t xml:space="preserve"> </w:t>
      </w:r>
      <w:r w:rsidRPr="00C23AAF">
        <w:rPr>
          <w:w w:val="113"/>
          <w:lang w:val="en-GB"/>
        </w:rPr>
        <w:t>Grand-Est</w:t>
      </w:r>
      <w:r w:rsidRPr="00C23AAF">
        <w:rPr>
          <w:lang w:val="en-GB"/>
        </w:rPr>
        <w:t xml:space="preserve"> </w:t>
      </w:r>
      <w:r w:rsidRPr="00C23AAF">
        <w:rPr>
          <w:spacing w:val="1"/>
          <w:lang w:val="en-GB"/>
        </w:rPr>
        <w:t xml:space="preserve"> </w:t>
      </w:r>
      <w:r w:rsidRPr="00C23AAF">
        <w:rPr>
          <w:lang w:val="en-GB"/>
        </w:rPr>
        <w:t xml:space="preserve">forest </w:t>
      </w:r>
      <w:r w:rsidRPr="00C23AAF">
        <w:rPr>
          <w:spacing w:val="1"/>
          <w:lang w:val="en-GB"/>
        </w:rPr>
        <w:t xml:space="preserve"> </w:t>
      </w:r>
      <w:hyperlink w:anchor="_bookmark31" w:history="1">
        <w:r w:rsidRPr="00C23AAF">
          <w:rPr>
            <w:w w:val="120"/>
            <w:lang w:val="en-GB"/>
          </w:rPr>
          <w:t>(I</w:t>
        </w:r>
        <w:r w:rsidRPr="00C23AAF">
          <w:rPr>
            <w:spacing w:val="-6"/>
            <w:w w:val="120"/>
            <w:lang w:val="en-GB"/>
          </w:rPr>
          <w:t>n</w:t>
        </w:r>
        <w:r w:rsidRPr="00C23AAF">
          <w:rPr>
            <w:spacing w:val="-6"/>
            <w:w w:val="116"/>
            <w:lang w:val="en-GB"/>
          </w:rPr>
          <w:t>v</w:t>
        </w:r>
        <w:r w:rsidRPr="00C23AAF">
          <w:rPr>
            <w:w w:val="97"/>
            <w:lang w:val="en-GB"/>
          </w:rPr>
          <w:t>e</w:t>
        </w:r>
        <w:r w:rsidRPr="00C23AAF">
          <w:rPr>
            <w:spacing w:val="-6"/>
            <w:w w:val="97"/>
            <w:lang w:val="en-GB"/>
          </w:rPr>
          <w:t>n</w:t>
        </w:r>
        <w:r w:rsidRPr="00C23AAF">
          <w:rPr>
            <w:w w:val="105"/>
            <w:lang w:val="en-GB"/>
          </w:rPr>
          <w:t>taire</w:t>
        </w:r>
        <w:r w:rsidRPr="00C23AAF">
          <w:rPr>
            <w:lang w:val="en-GB"/>
          </w:rPr>
          <w:t xml:space="preserve"> </w:t>
        </w:r>
        <w:r w:rsidRPr="00C23AAF">
          <w:rPr>
            <w:spacing w:val="2"/>
            <w:lang w:val="en-GB"/>
          </w:rPr>
          <w:t xml:space="preserve"> </w:t>
        </w:r>
        <w:r w:rsidRPr="00C23AAF">
          <w:rPr>
            <w:w w:val="101"/>
            <w:lang w:val="en-GB"/>
          </w:rPr>
          <w:t>forestier</w:t>
        </w:r>
        <w:r w:rsidRPr="00C23AAF">
          <w:rPr>
            <w:lang w:val="en-GB"/>
          </w:rPr>
          <w:t xml:space="preserve"> </w:t>
        </w:r>
        <w:r w:rsidRPr="00C23AAF">
          <w:rPr>
            <w:spacing w:val="1"/>
            <w:lang w:val="en-GB"/>
          </w:rPr>
          <w:t xml:space="preserve"> </w:t>
        </w:r>
        <w:r w:rsidRPr="00C23AAF">
          <w:rPr>
            <w:w w:val="106"/>
            <w:lang w:val="en-GB"/>
          </w:rPr>
          <w:t>national</w:t>
        </w:r>
        <w:r w:rsidRPr="00C23AAF">
          <w:rPr>
            <w:lang w:val="en-GB"/>
          </w:rPr>
          <w:t xml:space="preserve"> </w:t>
        </w:r>
        <w:r w:rsidRPr="00C23AAF">
          <w:rPr>
            <w:spacing w:val="1"/>
            <w:lang w:val="en-GB"/>
          </w:rPr>
          <w:t xml:space="preserve"> </w:t>
        </w:r>
        <w:r w:rsidRPr="00C23AAF">
          <w:rPr>
            <w:w w:val="105"/>
            <w:lang w:val="en-GB"/>
          </w:rPr>
          <w:t>fran</w:t>
        </w:r>
        <w:r w:rsidRPr="00C23AAF">
          <w:rPr>
            <w:spacing w:val="-89"/>
            <w:w w:val="144"/>
            <w:lang w:val="en-GB"/>
          </w:rPr>
          <w:t>¸</w:t>
        </w:r>
        <w:r w:rsidRPr="00C23AAF">
          <w:rPr>
            <w:w w:val="106"/>
            <w:lang w:val="en-GB"/>
          </w:rPr>
          <w:t>cais,</w:t>
        </w:r>
      </w:hyperlink>
      <w:r w:rsidRPr="00C23AAF">
        <w:rPr>
          <w:lang w:val="en-GB"/>
        </w:rPr>
        <w:t xml:space="preserve"> </w:t>
      </w:r>
      <w:r w:rsidRPr="00C23AAF">
        <w:rPr>
          <w:spacing w:val="1"/>
          <w:lang w:val="en-GB"/>
        </w:rPr>
        <w:t xml:space="preserve"> </w:t>
      </w:r>
      <w:hyperlink w:anchor="_bookmark31" w:history="1">
        <w:r w:rsidRPr="00C23AAF">
          <w:rPr>
            <w:w w:val="102"/>
            <w:lang w:val="en-GB"/>
          </w:rPr>
          <w:t>2022).</w:t>
        </w:r>
      </w:hyperlink>
      <w:r w:rsidRPr="00C23AAF">
        <w:rPr>
          <w:lang w:val="en-GB"/>
        </w:rPr>
        <w:t xml:space="preserve">   </w:t>
      </w:r>
      <w:r w:rsidRPr="00C23AAF">
        <w:rPr>
          <w:spacing w:val="-15"/>
          <w:lang w:val="en-GB"/>
        </w:rPr>
        <w:t xml:space="preserve"> </w:t>
      </w:r>
      <w:r w:rsidRPr="00C23AAF">
        <w:rPr>
          <w:w w:val="110"/>
          <w:lang w:val="en-GB"/>
        </w:rPr>
        <w:t>Both</w:t>
      </w:r>
      <w:r w:rsidRPr="00C23AAF">
        <w:rPr>
          <w:lang w:val="en-GB"/>
        </w:rPr>
        <w:t xml:space="preserve"> </w:t>
      </w:r>
      <w:r w:rsidRPr="00C23AAF">
        <w:rPr>
          <w:spacing w:val="1"/>
          <w:lang w:val="en-GB"/>
        </w:rPr>
        <w:t xml:space="preserve"> </w:t>
      </w:r>
      <w:r w:rsidRPr="00C23AAF">
        <w:rPr>
          <w:w w:val="103"/>
          <w:lang w:val="en-GB"/>
        </w:rPr>
        <w:t>neig</w:t>
      </w:r>
      <w:r w:rsidRPr="00C23AAF">
        <w:rPr>
          <w:spacing w:val="-6"/>
          <w:w w:val="103"/>
          <w:lang w:val="en-GB"/>
        </w:rPr>
        <w:t>h</w:t>
      </w:r>
      <w:r w:rsidRPr="00C23AAF">
        <w:rPr>
          <w:spacing w:val="5"/>
          <w:w w:val="105"/>
          <w:lang w:val="en-GB"/>
        </w:rPr>
        <w:t>b</w:t>
      </w:r>
      <w:r w:rsidRPr="00C23AAF">
        <w:rPr>
          <w:w w:val="102"/>
          <w:lang w:val="en-GB"/>
        </w:rPr>
        <w:t>our</w:t>
      </w:r>
      <w:r w:rsidRPr="00C23AAF">
        <w:rPr>
          <w:lang w:val="en-GB"/>
        </w:rPr>
        <w:t xml:space="preserve"> </w:t>
      </w:r>
      <w:r w:rsidRPr="00C23AAF">
        <w:rPr>
          <w:spacing w:val="1"/>
          <w:lang w:val="en-GB"/>
        </w:rPr>
        <w:t xml:space="preserve"> </w:t>
      </w:r>
      <w:r w:rsidRPr="00C23AAF">
        <w:rPr>
          <w:w w:val="102"/>
          <w:lang w:val="en-GB"/>
        </w:rPr>
        <w:t>cou</w:t>
      </w:r>
      <w:r w:rsidRPr="00C23AAF">
        <w:rPr>
          <w:spacing w:val="-6"/>
          <w:w w:val="102"/>
          <w:lang w:val="en-GB"/>
        </w:rPr>
        <w:t>n</w:t>
      </w:r>
      <w:r w:rsidRPr="00C23AAF">
        <w:rPr>
          <w:w w:val="104"/>
          <w:lang w:val="en-GB"/>
        </w:rPr>
        <w:t>tries</w:t>
      </w:r>
      <w:r w:rsidRPr="00C23AAF">
        <w:rPr>
          <w:lang w:val="en-GB"/>
        </w:rPr>
        <w:t xml:space="preserve"> </w:t>
      </w:r>
      <w:r w:rsidRPr="00C23AAF">
        <w:rPr>
          <w:spacing w:val="2"/>
          <w:lang w:val="en-GB"/>
        </w:rPr>
        <w:t xml:space="preserve"> </w:t>
      </w:r>
      <w:r w:rsidRPr="00C23AAF">
        <w:rPr>
          <w:w w:val="101"/>
          <w:lang w:val="en-GB"/>
        </w:rPr>
        <w:t>share</w:t>
      </w:r>
    </w:p>
    <w:p w14:paraId="5D3AFCEF" w14:textId="77777777" w:rsidR="00B177F5" w:rsidRPr="00C23AAF" w:rsidRDefault="00B553DB">
      <w:pPr>
        <w:pStyle w:val="Corpsdetexte"/>
        <w:ind w:left="216"/>
        <w:rPr>
          <w:lang w:val="en-GB"/>
        </w:rPr>
      </w:pPr>
      <w:r w:rsidRPr="00C23AAF">
        <w:rPr>
          <w:rFonts w:ascii="Trebuchet MS"/>
          <w:sz w:val="10"/>
          <w:lang w:val="en-GB"/>
        </w:rPr>
        <w:t xml:space="preserve">72     </w:t>
      </w:r>
      <w:r w:rsidRPr="00C23AAF">
        <w:rPr>
          <w:rFonts w:ascii="Trebuchet MS"/>
          <w:spacing w:val="19"/>
          <w:sz w:val="10"/>
          <w:lang w:val="en-GB"/>
        </w:rPr>
        <w:t xml:space="preserve"> </w:t>
      </w:r>
      <w:r w:rsidRPr="00C23AAF">
        <w:rPr>
          <w:w w:val="105"/>
          <w:lang w:val="en-GB"/>
        </w:rPr>
        <w:t>some</w:t>
      </w:r>
      <w:r w:rsidRPr="00C23AAF">
        <w:rPr>
          <w:spacing w:val="33"/>
          <w:w w:val="105"/>
          <w:lang w:val="en-GB"/>
        </w:rPr>
        <w:t xml:space="preserve"> </w:t>
      </w:r>
      <w:r w:rsidRPr="00C23AAF">
        <w:rPr>
          <w:w w:val="105"/>
          <w:lang w:val="en-GB"/>
        </w:rPr>
        <w:t>similar</w:t>
      </w:r>
      <w:r w:rsidRPr="00C23AAF">
        <w:rPr>
          <w:spacing w:val="33"/>
          <w:w w:val="105"/>
          <w:lang w:val="en-GB"/>
        </w:rPr>
        <w:t xml:space="preserve"> </w:t>
      </w:r>
      <w:r w:rsidRPr="00C23AAF">
        <w:rPr>
          <w:w w:val="105"/>
          <w:lang w:val="en-GB"/>
        </w:rPr>
        <w:t>environmental</w:t>
      </w:r>
      <w:r w:rsidRPr="00C23AAF">
        <w:rPr>
          <w:spacing w:val="33"/>
          <w:w w:val="105"/>
          <w:lang w:val="en-GB"/>
        </w:rPr>
        <w:t xml:space="preserve"> </w:t>
      </w:r>
      <w:r w:rsidRPr="00C23AAF">
        <w:rPr>
          <w:w w:val="105"/>
          <w:lang w:val="en-GB"/>
        </w:rPr>
        <w:t xml:space="preserve">conditions. </w:t>
      </w:r>
      <w:r w:rsidRPr="00C23AAF">
        <w:rPr>
          <w:spacing w:val="40"/>
          <w:w w:val="105"/>
          <w:lang w:val="en-GB"/>
        </w:rPr>
        <w:t xml:space="preserve"> </w:t>
      </w:r>
      <w:r w:rsidRPr="00C23AAF">
        <w:rPr>
          <w:w w:val="105"/>
          <w:lang w:val="en-GB"/>
        </w:rPr>
        <w:t>They</w:t>
      </w:r>
      <w:r w:rsidRPr="00C23AAF">
        <w:rPr>
          <w:spacing w:val="34"/>
          <w:w w:val="105"/>
          <w:lang w:val="en-GB"/>
        </w:rPr>
        <w:t xml:space="preserve"> </w:t>
      </w:r>
      <w:r w:rsidRPr="00C23AAF">
        <w:rPr>
          <w:w w:val="105"/>
          <w:lang w:val="en-GB"/>
        </w:rPr>
        <w:t>are</w:t>
      </w:r>
      <w:r w:rsidRPr="00C23AAF">
        <w:rPr>
          <w:spacing w:val="33"/>
          <w:w w:val="105"/>
          <w:lang w:val="en-GB"/>
        </w:rPr>
        <w:t xml:space="preserve"> </w:t>
      </w:r>
      <w:r w:rsidRPr="00C23AAF">
        <w:rPr>
          <w:w w:val="105"/>
          <w:lang w:val="en-GB"/>
        </w:rPr>
        <w:t>included</w:t>
      </w:r>
      <w:r w:rsidRPr="00C23AAF">
        <w:rPr>
          <w:spacing w:val="33"/>
          <w:w w:val="105"/>
          <w:lang w:val="en-GB"/>
        </w:rPr>
        <w:t xml:space="preserve"> </w:t>
      </w:r>
      <w:r w:rsidRPr="00C23AAF">
        <w:rPr>
          <w:w w:val="105"/>
          <w:lang w:val="en-GB"/>
        </w:rPr>
        <w:t>in</w:t>
      </w:r>
      <w:r w:rsidRPr="00C23AAF">
        <w:rPr>
          <w:spacing w:val="33"/>
          <w:w w:val="105"/>
          <w:lang w:val="en-GB"/>
        </w:rPr>
        <w:t xml:space="preserve"> </w:t>
      </w:r>
      <w:r w:rsidRPr="00C23AAF">
        <w:rPr>
          <w:w w:val="105"/>
          <w:lang w:val="en-GB"/>
        </w:rPr>
        <w:t>the</w:t>
      </w:r>
      <w:r w:rsidRPr="00C23AAF">
        <w:rPr>
          <w:spacing w:val="33"/>
          <w:w w:val="105"/>
          <w:lang w:val="en-GB"/>
        </w:rPr>
        <w:t xml:space="preserve"> </w:t>
      </w:r>
      <w:r w:rsidRPr="00C23AAF">
        <w:rPr>
          <w:w w:val="105"/>
          <w:lang w:val="en-GB"/>
        </w:rPr>
        <w:t>temperate</w:t>
      </w:r>
      <w:r w:rsidRPr="00C23AAF">
        <w:rPr>
          <w:spacing w:val="33"/>
          <w:w w:val="105"/>
          <w:lang w:val="en-GB"/>
        </w:rPr>
        <w:t xml:space="preserve"> </w:t>
      </w:r>
      <w:r w:rsidRPr="00C23AAF">
        <w:rPr>
          <w:w w:val="105"/>
          <w:lang w:val="en-GB"/>
        </w:rPr>
        <w:t>oceanic</w:t>
      </w:r>
      <w:r w:rsidRPr="00C23AAF">
        <w:rPr>
          <w:spacing w:val="33"/>
          <w:w w:val="105"/>
          <w:lang w:val="en-GB"/>
        </w:rPr>
        <w:t xml:space="preserve"> </w:t>
      </w:r>
      <w:r w:rsidRPr="00C23AAF">
        <w:rPr>
          <w:w w:val="105"/>
          <w:lang w:val="en-GB"/>
        </w:rPr>
        <w:t>bioclimatic</w:t>
      </w:r>
    </w:p>
    <w:p w14:paraId="3B0633E4" w14:textId="77777777" w:rsidR="00B177F5" w:rsidRPr="00C23AAF" w:rsidRDefault="00B553DB">
      <w:pPr>
        <w:pStyle w:val="Corpsdetexte"/>
        <w:ind w:left="216"/>
        <w:rPr>
          <w:lang w:val="en-GB"/>
        </w:rPr>
      </w:pPr>
      <w:r w:rsidRPr="00C23AAF">
        <w:rPr>
          <w:rFonts w:ascii="Trebuchet MS"/>
          <w:sz w:val="10"/>
          <w:lang w:val="en-GB"/>
        </w:rPr>
        <w:t xml:space="preserve">73     </w:t>
      </w:r>
      <w:r w:rsidRPr="00C23AAF">
        <w:rPr>
          <w:rFonts w:ascii="Trebuchet MS"/>
          <w:spacing w:val="19"/>
          <w:sz w:val="10"/>
          <w:lang w:val="en-GB"/>
        </w:rPr>
        <w:t xml:space="preserve"> </w:t>
      </w:r>
      <w:r w:rsidRPr="00C23AAF">
        <w:rPr>
          <w:lang w:val="en-GB"/>
        </w:rPr>
        <w:t>zone</w:t>
      </w:r>
      <w:r w:rsidRPr="00C23AAF">
        <w:rPr>
          <w:spacing w:val="31"/>
          <w:lang w:val="en-GB"/>
        </w:rPr>
        <w:t xml:space="preserve"> </w:t>
      </w:r>
      <w:hyperlink w:anchor="_bookmark39" w:history="1">
        <w:r w:rsidRPr="00C23AAF">
          <w:rPr>
            <w:lang w:val="en-GB"/>
          </w:rPr>
          <w:t>(Lindner</w:t>
        </w:r>
        <w:r w:rsidRPr="00C23AAF">
          <w:rPr>
            <w:spacing w:val="31"/>
            <w:lang w:val="en-GB"/>
          </w:rPr>
          <w:t xml:space="preserve"> </w:t>
        </w:r>
        <w:r w:rsidRPr="00C23AAF">
          <w:rPr>
            <w:lang w:val="en-GB"/>
          </w:rPr>
          <w:t>et</w:t>
        </w:r>
        <w:r w:rsidRPr="00C23AAF">
          <w:rPr>
            <w:spacing w:val="32"/>
            <w:lang w:val="en-GB"/>
          </w:rPr>
          <w:t xml:space="preserve"> </w:t>
        </w:r>
        <w:r w:rsidRPr="00C23AAF">
          <w:rPr>
            <w:lang w:val="en-GB"/>
          </w:rPr>
          <w:t>al.,</w:t>
        </w:r>
        <w:r w:rsidRPr="00C23AAF">
          <w:rPr>
            <w:spacing w:val="31"/>
            <w:lang w:val="en-GB"/>
          </w:rPr>
          <w:t xml:space="preserve"> </w:t>
        </w:r>
      </w:hyperlink>
      <w:hyperlink w:anchor="_bookmark39" w:history="1">
        <w:r w:rsidRPr="00C23AAF">
          <w:rPr>
            <w:lang w:val="en-GB"/>
          </w:rPr>
          <w:t>2010).</w:t>
        </w:r>
      </w:hyperlink>
      <w:r w:rsidRPr="00C23AAF">
        <w:rPr>
          <w:spacing w:val="59"/>
          <w:lang w:val="en-GB"/>
        </w:rPr>
        <w:t xml:space="preserve"> </w:t>
      </w:r>
      <w:r w:rsidRPr="00C23AAF">
        <w:rPr>
          <w:lang w:val="en-GB"/>
        </w:rPr>
        <w:t>However</w:t>
      </w:r>
      <w:r w:rsidRPr="00C23AAF">
        <w:rPr>
          <w:spacing w:val="32"/>
          <w:lang w:val="en-GB"/>
        </w:rPr>
        <w:t xml:space="preserve"> </w:t>
      </w:r>
      <w:r w:rsidRPr="00C23AAF">
        <w:rPr>
          <w:lang w:val="en-GB"/>
        </w:rPr>
        <w:t>at</w:t>
      </w:r>
      <w:r w:rsidRPr="00C23AAF">
        <w:rPr>
          <w:spacing w:val="31"/>
          <w:lang w:val="en-GB"/>
        </w:rPr>
        <w:t xml:space="preserve"> </w:t>
      </w:r>
      <w:r w:rsidRPr="00C23AAF">
        <w:rPr>
          <w:lang w:val="en-GB"/>
        </w:rPr>
        <w:t>a</w:t>
      </w:r>
      <w:r w:rsidRPr="00C23AAF">
        <w:rPr>
          <w:spacing w:val="31"/>
          <w:lang w:val="en-GB"/>
        </w:rPr>
        <w:t xml:space="preserve"> </w:t>
      </w:r>
      <w:r w:rsidRPr="00C23AAF">
        <w:rPr>
          <w:lang w:val="en-GB"/>
        </w:rPr>
        <w:t>finest</w:t>
      </w:r>
      <w:r w:rsidRPr="00C23AAF">
        <w:rPr>
          <w:spacing w:val="32"/>
          <w:lang w:val="en-GB"/>
        </w:rPr>
        <w:t xml:space="preserve"> </w:t>
      </w:r>
      <w:r w:rsidRPr="00C23AAF">
        <w:rPr>
          <w:lang w:val="en-GB"/>
        </w:rPr>
        <w:t>scale,</w:t>
      </w:r>
      <w:r w:rsidRPr="00C23AAF">
        <w:rPr>
          <w:spacing w:val="31"/>
          <w:lang w:val="en-GB"/>
        </w:rPr>
        <w:t xml:space="preserve"> </w:t>
      </w:r>
      <w:r w:rsidRPr="00C23AAF">
        <w:rPr>
          <w:lang w:val="en-GB"/>
        </w:rPr>
        <w:t>24</w:t>
      </w:r>
      <w:r w:rsidRPr="00C23AAF">
        <w:rPr>
          <w:spacing w:val="32"/>
          <w:lang w:val="en-GB"/>
        </w:rPr>
        <w:t xml:space="preserve"> </w:t>
      </w:r>
      <w:r w:rsidRPr="00C23AAF">
        <w:rPr>
          <w:lang w:val="en-GB"/>
        </w:rPr>
        <w:t>ecoregions</w:t>
      </w:r>
      <w:r w:rsidRPr="00C23AAF">
        <w:rPr>
          <w:spacing w:val="31"/>
          <w:lang w:val="en-GB"/>
        </w:rPr>
        <w:t xml:space="preserve"> </w:t>
      </w:r>
      <w:r w:rsidRPr="00C23AAF">
        <w:rPr>
          <w:lang w:val="en-GB"/>
        </w:rPr>
        <w:t>have</w:t>
      </w:r>
      <w:r w:rsidRPr="00C23AAF">
        <w:rPr>
          <w:spacing w:val="31"/>
          <w:lang w:val="en-GB"/>
        </w:rPr>
        <w:t xml:space="preserve"> </w:t>
      </w:r>
      <w:r w:rsidRPr="00C23AAF">
        <w:rPr>
          <w:lang w:val="en-GB"/>
        </w:rPr>
        <w:t>been</w:t>
      </w:r>
      <w:r w:rsidRPr="00C23AAF">
        <w:rPr>
          <w:spacing w:val="32"/>
          <w:lang w:val="en-GB"/>
        </w:rPr>
        <w:t xml:space="preserve"> </w:t>
      </w:r>
      <w:r w:rsidRPr="00C23AAF">
        <w:rPr>
          <w:lang w:val="en-GB"/>
        </w:rPr>
        <w:t>defined</w:t>
      </w:r>
      <w:r w:rsidRPr="00C23AAF">
        <w:rPr>
          <w:spacing w:val="31"/>
          <w:lang w:val="en-GB"/>
        </w:rPr>
        <w:t xml:space="preserve"> </w:t>
      </w:r>
      <w:r w:rsidRPr="00C23AAF">
        <w:rPr>
          <w:lang w:val="en-GB"/>
        </w:rPr>
        <w:t>in</w:t>
      </w:r>
      <w:r w:rsidRPr="00C23AAF">
        <w:rPr>
          <w:spacing w:val="32"/>
          <w:lang w:val="en-GB"/>
        </w:rPr>
        <w:t xml:space="preserve"> </w:t>
      </w:r>
      <w:r w:rsidRPr="00C23AAF">
        <w:rPr>
          <w:lang w:val="en-GB"/>
        </w:rPr>
        <w:t>Wallonia</w:t>
      </w:r>
    </w:p>
    <w:p w14:paraId="78018E36" w14:textId="5A9EB42E" w:rsidR="00B177F5" w:rsidRPr="00C23AAF" w:rsidRDefault="00B553DB">
      <w:pPr>
        <w:pStyle w:val="Corpsdetexte"/>
        <w:ind w:left="216"/>
        <w:rPr>
          <w:lang w:val="en-GB"/>
        </w:rPr>
      </w:pPr>
      <w:r w:rsidRPr="00C23AAF">
        <w:rPr>
          <w:rFonts w:ascii="Trebuchet MS"/>
          <w:sz w:val="10"/>
          <w:lang w:val="en-GB"/>
        </w:rPr>
        <w:t xml:space="preserve">74     </w:t>
      </w:r>
      <w:r w:rsidRPr="00C23AAF">
        <w:rPr>
          <w:rFonts w:ascii="Trebuchet MS"/>
          <w:spacing w:val="19"/>
          <w:sz w:val="10"/>
          <w:lang w:val="en-GB"/>
        </w:rPr>
        <w:t xml:space="preserve"> </w:t>
      </w:r>
      <w:r w:rsidRPr="00C23AAF">
        <w:rPr>
          <w:w w:val="105"/>
          <w:lang w:val="en-GB"/>
        </w:rPr>
        <w:t>and</w:t>
      </w:r>
      <w:r w:rsidRPr="00C23AAF">
        <w:rPr>
          <w:spacing w:val="14"/>
          <w:w w:val="105"/>
          <w:lang w:val="en-GB"/>
        </w:rPr>
        <w:t xml:space="preserve"> </w:t>
      </w:r>
      <w:r w:rsidRPr="00C23AAF">
        <w:rPr>
          <w:w w:val="105"/>
          <w:lang w:val="en-GB"/>
        </w:rPr>
        <w:t>Grand-Est,</w:t>
      </w:r>
      <w:r w:rsidRPr="00C23AAF">
        <w:rPr>
          <w:spacing w:val="14"/>
          <w:w w:val="105"/>
          <w:lang w:val="en-GB"/>
        </w:rPr>
        <w:t xml:space="preserve"> </w:t>
      </w:r>
      <w:r w:rsidRPr="00C23AAF">
        <w:rPr>
          <w:w w:val="105"/>
          <w:lang w:val="en-GB"/>
        </w:rPr>
        <w:t>mainly</w:t>
      </w:r>
      <w:r w:rsidRPr="00C23AAF">
        <w:rPr>
          <w:spacing w:val="14"/>
          <w:w w:val="105"/>
          <w:lang w:val="en-GB"/>
        </w:rPr>
        <w:t xml:space="preserve"> </w:t>
      </w:r>
      <w:r w:rsidRPr="00C23AAF">
        <w:rPr>
          <w:w w:val="105"/>
          <w:lang w:val="en-GB"/>
        </w:rPr>
        <w:t>by</w:t>
      </w:r>
      <w:r w:rsidRPr="00C23AAF">
        <w:rPr>
          <w:spacing w:val="15"/>
          <w:w w:val="105"/>
          <w:lang w:val="en-GB"/>
        </w:rPr>
        <w:t xml:space="preserve"> </w:t>
      </w:r>
      <w:r w:rsidRPr="00C23AAF">
        <w:rPr>
          <w:w w:val="105"/>
          <w:lang w:val="en-GB"/>
        </w:rPr>
        <w:t>climate</w:t>
      </w:r>
      <w:ins w:id="39" w:author="Christian PIEDALLU" w:date="2023-02-06T09:59:00Z">
        <w:r w:rsidR="00814BC9">
          <w:rPr>
            <w:w w:val="105"/>
            <w:lang w:val="en-GB"/>
          </w:rPr>
          <w:t xml:space="preserve"> </w:t>
        </w:r>
        <w:commentRangeStart w:id="40"/>
        <w:r w:rsidR="00814BC9">
          <w:rPr>
            <w:w w:val="105"/>
            <w:lang w:val="en-GB"/>
          </w:rPr>
          <w:t>and soil</w:t>
        </w:r>
      </w:ins>
      <w:r w:rsidRPr="00C23AAF">
        <w:rPr>
          <w:spacing w:val="14"/>
          <w:w w:val="105"/>
          <w:lang w:val="en-GB"/>
        </w:rPr>
        <w:t xml:space="preserve"> </w:t>
      </w:r>
      <w:commentRangeEnd w:id="40"/>
      <w:r w:rsidR="00814BC9">
        <w:rPr>
          <w:rStyle w:val="Marquedecommentaire"/>
        </w:rPr>
        <w:commentReference w:id="40"/>
      </w:r>
      <w:r w:rsidRPr="00C23AAF">
        <w:rPr>
          <w:w w:val="105"/>
          <w:lang w:val="en-GB"/>
        </w:rPr>
        <w:t>parameters</w:t>
      </w:r>
      <w:r w:rsidRPr="00C23AAF">
        <w:rPr>
          <w:spacing w:val="14"/>
          <w:w w:val="105"/>
          <w:lang w:val="en-GB"/>
        </w:rPr>
        <w:t xml:space="preserve"> </w:t>
      </w:r>
      <w:r w:rsidRPr="00C23AAF">
        <w:rPr>
          <w:w w:val="105"/>
          <w:lang w:val="en-GB"/>
        </w:rPr>
        <w:t>and</w:t>
      </w:r>
      <w:r w:rsidRPr="00C23AAF">
        <w:rPr>
          <w:spacing w:val="14"/>
          <w:w w:val="105"/>
          <w:lang w:val="en-GB"/>
        </w:rPr>
        <w:t xml:space="preserve"> </w:t>
      </w:r>
      <w:r w:rsidRPr="00C23AAF">
        <w:rPr>
          <w:w w:val="105"/>
          <w:lang w:val="en-GB"/>
        </w:rPr>
        <w:t>therefore</w:t>
      </w:r>
      <w:r w:rsidRPr="00C23AAF">
        <w:rPr>
          <w:spacing w:val="15"/>
          <w:w w:val="105"/>
          <w:lang w:val="en-GB"/>
        </w:rPr>
        <w:t xml:space="preserve"> </w:t>
      </w:r>
      <w:r w:rsidRPr="00C23AAF">
        <w:rPr>
          <w:w w:val="105"/>
          <w:lang w:val="en-GB"/>
        </w:rPr>
        <w:t>influence</w:t>
      </w:r>
      <w:r w:rsidRPr="00C23AAF">
        <w:rPr>
          <w:spacing w:val="14"/>
          <w:w w:val="105"/>
          <w:lang w:val="en-GB"/>
        </w:rPr>
        <w:t xml:space="preserve"> </w:t>
      </w:r>
      <w:r w:rsidRPr="00C23AAF">
        <w:rPr>
          <w:w w:val="105"/>
          <w:lang w:val="en-GB"/>
        </w:rPr>
        <w:t>the</w:t>
      </w:r>
      <w:r w:rsidRPr="00C23AAF">
        <w:rPr>
          <w:spacing w:val="14"/>
          <w:w w:val="105"/>
          <w:lang w:val="en-GB"/>
        </w:rPr>
        <w:t xml:space="preserve"> </w:t>
      </w:r>
      <w:r w:rsidRPr="00C23AAF">
        <w:rPr>
          <w:w w:val="105"/>
          <w:lang w:val="en-GB"/>
        </w:rPr>
        <w:t>tree</w:t>
      </w:r>
      <w:r w:rsidRPr="00C23AAF">
        <w:rPr>
          <w:spacing w:val="14"/>
          <w:w w:val="105"/>
          <w:lang w:val="en-GB"/>
        </w:rPr>
        <w:t xml:space="preserve"> </w:t>
      </w:r>
      <w:r w:rsidRPr="00C23AAF">
        <w:rPr>
          <w:w w:val="105"/>
          <w:lang w:val="en-GB"/>
        </w:rPr>
        <w:t>species</w:t>
      </w:r>
      <w:r w:rsidRPr="00C23AAF">
        <w:rPr>
          <w:spacing w:val="15"/>
          <w:w w:val="105"/>
          <w:lang w:val="en-GB"/>
        </w:rPr>
        <w:t xml:space="preserve"> </w:t>
      </w:r>
      <w:r w:rsidRPr="00C23AAF">
        <w:rPr>
          <w:w w:val="105"/>
          <w:lang w:val="en-GB"/>
        </w:rPr>
        <w:t>distribution</w:t>
      </w:r>
    </w:p>
    <w:p w14:paraId="6EB9AC65" w14:textId="456B33E5" w:rsidR="00B177F5" w:rsidRPr="00C23AAF" w:rsidRDefault="00B553DB">
      <w:pPr>
        <w:pStyle w:val="Corpsdetexte"/>
        <w:ind w:left="216"/>
        <w:rPr>
          <w:lang w:val="en-GB"/>
        </w:rPr>
      </w:pPr>
      <w:r w:rsidRPr="00C23AAF">
        <w:rPr>
          <w:rFonts w:ascii="Trebuchet MS"/>
          <w:sz w:val="10"/>
          <w:lang w:val="en-GB"/>
        </w:rPr>
        <w:t xml:space="preserve">75     </w:t>
      </w:r>
      <w:r w:rsidRPr="00C23AAF">
        <w:rPr>
          <w:rFonts w:ascii="Trebuchet MS"/>
          <w:spacing w:val="19"/>
          <w:sz w:val="10"/>
          <w:lang w:val="en-GB"/>
        </w:rPr>
        <w:t xml:space="preserve"> </w:t>
      </w:r>
      <w:hyperlink w:anchor="_bookmark59" w:history="1">
        <w:r w:rsidRPr="00C23AAF">
          <w:rPr>
            <w:w w:val="105"/>
            <w:lang w:val="en-GB"/>
          </w:rPr>
          <w:t>(Walthert</w:t>
        </w:r>
        <w:r w:rsidRPr="00C23AAF">
          <w:rPr>
            <w:spacing w:val="17"/>
            <w:w w:val="105"/>
            <w:lang w:val="en-GB"/>
          </w:rPr>
          <w:t xml:space="preserve"> </w:t>
        </w:r>
        <w:r w:rsidRPr="00C23AAF">
          <w:rPr>
            <w:w w:val="105"/>
            <w:lang w:val="en-GB"/>
          </w:rPr>
          <w:t>and</w:t>
        </w:r>
        <w:r w:rsidRPr="00C23AAF">
          <w:rPr>
            <w:spacing w:val="18"/>
            <w:w w:val="105"/>
            <w:lang w:val="en-GB"/>
          </w:rPr>
          <w:t xml:space="preserve"> </w:t>
        </w:r>
        <w:r w:rsidRPr="00C23AAF">
          <w:rPr>
            <w:w w:val="105"/>
            <w:lang w:val="en-GB"/>
          </w:rPr>
          <w:t>Meier,</w:t>
        </w:r>
      </w:hyperlink>
      <w:r w:rsidRPr="00C23AAF">
        <w:rPr>
          <w:spacing w:val="18"/>
          <w:w w:val="105"/>
          <w:lang w:val="en-GB"/>
        </w:rPr>
        <w:t xml:space="preserve"> </w:t>
      </w:r>
      <w:hyperlink w:anchor="_bookmark59" w:history="1">
        <w:r w:rsidRPr="00C23AAF">
          <w:rPr>
            <w:w w:val="105"/>
            <w:lang w:val="en-GB"/>
          </w:rPr>
          <w:t>2017).</w:t>
        </w:r>
      </w:hyperlink>
      <w:r w:rsidRPr="00C23AAF">
        <w:rPr>
          <w:spacing w:val="45"/>
          <w:w w:val="105"/>
          <w:lang w:val="en-GB"/>
        </w:rPr>
        <w:t xml:space="preserve"> </w:t>
      </w:r>
      <w:r w:rsidRPr="00C23AAF">
        <w:rPr>
          <w:w w:val="105"/>
          <w:lang w:val="en-GB"/>
        </w:rPr>
        <w:t>To</w:t>
      </w:r>
      <w:r w:rsidRPr="00C23AAF">
        <w:rPr>
          <w:spacing w:val="18"/>
          <w:w w:val="105"/>
          <w:lang w:val="en-GB"/>
        </w:rPr>
        <w:t xml:space="preserve"> </w:t>
      </w:r>
      <w:r w:rsidRPr="00C23AAF">
        <w:rPr>
          <w:w w:val="105"/>
          <w:lang w:val="en-GB"/>
        </w:rPr>
        <w:t>better</w:t>
      </w:r>
      <w:r w:rsidRPr="00C23AAF">
        <w:rPr>
          <w:spacing w:val="18"/>
          <w:w w:val="105"/>
          <w:lang w:val="en-GB"/>
        </w:rPr>
        <w:t xml:space="preserve"> </w:t>
      </w:r>
      <w:del w:id="41" w:author="Christian PIEDALLU" w:date="2023-02-06T10:18:00Z">
        <w:r w:rsidRPr="00C23AAF" w:rsidDel="003D625D">
          <w:rPr>
            <w:w w:val="105"/>
            <w:lang w:val="en-GB"/>
          </w:rPr>
          <w:delText>understand</w:delText>
        </w:r>
        <w:r w:rsidRPr="00C23AAF" w:rsidDel="003D625D">
          <w:rPr>
            <w:spacing w:val="17"/>
            <w:w w:val="105"/>
            <w:lang w:val="en-GB"/>
          </w:rPr>
          <w:delText xml:space="preserve"> </w:delText>
        </w:r>
      </w:del>
      <w:ins w:id="42" w:author="Christian PIEDALLU" w:date="2023-02-06T10:19:00Z">
        <w:r w:rsidR="003D625D">
          <w:rPr>
            <w:w w:val="105"/>
            <w:lang w:val="en-GB"/>
          </w:rPr>
          <w:t>analyse</w:t>
        </w:r>
      </w:ins>
      <w:ins w:id="43" w:author="Christian PIEDALLU" w:date="2023-02-06T10:18:00Z">
        <w:r w:rsidR="003D625D" w:rsidRPr="00C23AAF">
          <w:rPr>
            <w:spacing w:val="17"/>
            <w:w w:val="105"/>
            <w:lang w:val="en-GB"/>
          </w:rPr>
          <w:t xml:space="preserve"> </w:t>
        </w:r>
      </w:ins>
      <w:r w:rsidRPr="00C23AAF">
        <w:rPr>
          <w:w w:val="105"/>
          <w:lang w:val="en-GB"/>
        </w:rPr>
        <w:t>the</w:t>
      </w:r>
      <w:r w:rsidRPr="00C23AAF">
        <w:rPr>
          <w:spacing w:val="18"/>
          <w:w w:val="105"/>
          <w:lang w:val="en-GB"/>
        </w:rPr>
        <w:t xml:space="preserve"> </w:t>
      </w:r>
      <w:r w:rsidRPr="00C23AAF">
        <w:rPr>
          <w:w w:val="105"/>
          <w:lang w:val="en-GB"/>
        </w:rPr>
        <w:t>dieback</w:t>
      </w:r>
      <w:r w:rsidRPr="00C23AAF">
        <w:rPr>
          <w:spacing w:val="18"/>
          <w:w w:val="105"/>
          <w:lang w:val="en-GB"/>
        </w:rPr>
        <w:t xml:space="preserve"> </w:t>
      </w:r>
      <w:r w:rsidRPr="00C23AAF">
        <w:rPr>
          <w:w w:val="105"/>
          <w:lang w:val="en-GB"/>
        </w:rPr>
        <w:t>of</w:t>
      </w:r>
      <w:r w:rsidRPr="00C23AAF">
        <w:rPr>
          <w:spacing w:val="17"/>
          <w:w w:val="105"/>
          <w:lang w:val="en-GB"/>
        </w:rPr>
        <w:t xml:space="preserve"> </w:t>
      </w:r>
      <w:r w:rsidRPr="00C23AAF">
        <w:rPr>
          <w:w w:val="105"/>
          <w:lang w:val="en-GB"/>
        </w:rPr>
        <w:t>Norway</w:t>
      </w:r>
      <w:r w:rsidRPr="00C23AAF">
        <w:rPr>
          <w:spacing w:val="18"/>
          <w:w w:val="105"/>
          <w:lang w:val="en-GB"/>
        </w:rPr>
        <w:t xml:space="preserve"> </w:t>
      </w:r>
      <w:r w:rsidRPr="00C23AAF">
        <w:rPr>
          <w:w w:val="105"/>
          <w:lang w:val="en-GB"/>
        </w:rPr>
        <w:t>spruce,</w:t>
      </w:r>
      <w:r w:rsidRPr="00C23AAF">
        <w:rPr>
          <w:spacing w:val="19"/>
          <w:w w:val="105"/>
          <w:lang w:val="en-GB"/>
        </w:rPr>
        <w:t xml:space="preserve"> </w:t>
      </w:r>
      <w:r w:rsidRPr="00C23AAF">
        <w:rPr>
          <w:w w:val="105"/>
          <w:lang w:val="en-GB"/>
        </w:rPr>
        <w:t>the</w:t>
      </w:r>
      <w:r w:rsidRPr="00C23AAF">
        <w:rPr>
          <w:spacing w:val="17"/>
          <w:w w:val="105"/>
          <w:lang w:val="en-GB"/>
        </w:rPr>
        <w:t xml:space="preserve"> </w:t>
      </w:r>
      <w:r w:rsidRPr="00C23AAF">
        <w:rPr>
          <w:w w:val="105"/>
          <w:lang w:val="en-GB"/>
        </w:rPr>
        <w:t>French</w:t>
      </w:r>
      <w:r w:rsidRPr="00C23AAF">
        <w:rPr>
          <w:spacing w:val="18"/>
          <w:w w:val="105"/>
          <w:lang w:val="en-GB"/>
        </w:rPr>
        <w:t xml:space="preserve"> </w:t>
      </w:r>
      <w:r w:rsidRPr="00C23AAF">
        <w:rPr>
          <w:w w:val="105"/>
          <w:lang w:val="en-GB"/>
        </w:rPr>
        <w:t>and</w:t>
      </w:r>
    </w:p>
    <w:p w14:paraId="6417856B" w14:textId="77777777" w:rsidR="00B177F5" w:rsidRPr="00C23AAF" w:rsidRDefault="00B553DB">
      <w:pPr>
        <w:pStyle w:val="Corpsdetexte"/>
        <w:ind w:left="216"/>
        <w:rPr>
          <w:lang w:val="en-GB"/>
        </w:rPr>
      </w:pPr>
      <w:r w:rsidRPr="00C23AAF">
        <w:rPr>
          <w:rFonts w:ascii="Trebuchet MS"/>
          <w:sz w:val="10"/>
          <w:lang w:val="en-GB"/>
        </w:rPr>
        <w:t xml:space="preserve">76     </w:t>
      </w:r>
      <w:r w:rsidRPr="00C23AAF">
        <w:rPr>
          <w:rFonts w:ascii="Trebuchet MS"/>
          <w:spacing w:val="19"/>
          <w:sz w:val="10"/>
          <w:lang w:val="en-GB"/>
        </w:rPr>
        <w:t xml:space="preserve"> </w:t>
      </w:r>
      <w:r w:rsidRPr="00C23AAF">
        <w:rPr>
          <w:lang w:val="en-GB"/>
        </w:rPr>
        <w:t>Walloon</w:t>
      </w:r>
      <w:r w:rsidRPr="00C23AAF">
        <w:rPr>
          <w:spacing w:val="25"/>
          <w:lang w:val="en-GB"/>
        </w:rPr>
        <w:t xml:space="preserve"> </w:t>
      </w:r>
      <w:r w:rsidRPr="00C23AAF">
        <w:rPr>
          <w:lang w:val="en-GB"/>
        </w:rPr>
        <w:t>ecoregions</w:t>
      </w:r>
      <w:r w:rsidRPr="00C23AAF">
        <w:rPr>
          <w:spacing w:val="26"/>
          <w:lang w:val="en-GB"/>
        </w:rPr>
        <w:t xml:space="preserve"> </w:t>
      </w:r>
      <w:r w:rsidRPr="00C23AAF">
        <w:rPr>
          <w:lang w:val="en-GB"/>
        </w:rPr>
        <w:t>have</w:t>
      </w:r>
      <w:r w:rsidRPr="00C23AAF">
        <w:rPr>
          <w:spacing w:val="27"/>
          <w:lang w:val="en-GB"/>
        </w:rPr>
        <w:t xml:space="preserve"> </w:t>
      </w:r>
      <w:r w:rsidRPr="00C23AAF">
        <w:rPr>
          <w:lang w:val="en-GB"/>
        </w:rPr>
        <w:t>been</w:t>
      </w:r>
      <w:r w:rsidRPr="00C23AAF">
        <w:rPr>
          <w:spacing w:val="26"/>
          <w:lang w:val="en-GB"/>
        </w:rPr>
        <w:t xml:space="preserve"> </w:t>
      </w:r>
      <w:r w:rsidRPr="00C23AAF">
        <w:rPr>
          <w:lang w:val="en-GB"/>
        </w:rPr>
        <w:t>grouped</w:t>
      </w:r>
      <w:r w:rsidRPr="00C23AAF">
        <w:rPr>
          <w:spacing w:val="26"/>
          <w:lang w:val="en-GB"/>
        </w:rPr>
        <w:t xml:space="preserve"> </w:t>
      </w:r>
      <w:r w:rsidRPr="00C23AAF">
        <w:rPr>
          <w:lang w:val="en-GB"/>
        </w:rPr>
        <w:t>in</w:t>
      </w:r>
      <w:r w:rsidRPr="00C23AAF">
        <w:rPr>
          <w:spacing w:val="27"/>
          <w:lang w:val="en-GB"/>
        </w:rPr>
        <w:t xml:space="preserve"> </w:t>
      </w:r>
      <w:r w:rsidRPr="00C23AAF">
        <w:rPr>
          <w:lang w:val="en-GB"/>
        </w:rPr>
        <w:t>three</w:t>
      </w:r>
      <w:r w:rsidRPr="00C23AAF">
        <w:rPr>
          <w:spacing w:val="25"/>
          <w:lang w:val="en-GB"/>
        </w:rPr>
        <w:t xml:space="preserve"> </w:t>
      </w:r>
      <w:r w:rsidRPr="00C23AAF">
        <w:rPr>
          <w:lang w:val="en-GB"/>
        </w:rPr>
        <w:t>main</w:t>
      </w:r>
      <w:r w:rsidRPr="00C23AAF">
        <w:rPr>
          <w:spacing w:val="26"/>
          <w:lang w:val="en-GB"/>
        </w:rPr>
        <w:t xml:space="preserve"> </w:t>
      </w:r>
      <w:r w:rsidRPr="00C23AAF">
        <w:rPr>
          <w:lang w:val="en-GB"/>
        </w:rPr>
        <w:t>regions</w:t>
      </w:r>
      <w:r w:rsidRPr="00C23AAF">
        <w:rPr>
          <w:spacing w:val="27"/>
          <w:lang w:val="en-GB"/>
        </w:rPr>
        <w:t xml:space="preserve"> </w:t>
      </w:r>
      <w:r w:rsidRPr="00C23AAF">
        <w:rPr>
          <w:lang w:val="en-GB"/>
        </w:rPr>
        <w:t>according</w:t>
      </w:r>
      <w:r w:rsidRPr="00C23AAF">
        <w:rPr>
          <w:spacing w:val="25"/>
          <w:lang w:val="en-GB"/>
        </w:rPr>
        <w:t xml:space="preserve"> </w:t>
      </w:r>
      <w:r w:rsidRPr="00C23AAF">
        <w:rPr>
          <w:lang w:val="en-GB"/>
        </w:rPr>
        <w:t>to</w:t>
      </w:r>
      <w:r w:rsidRPr="00C23AAF">
        <w:rPr>
          <w:spacing w:val="25"/>
          <w:lang w:val="en-GB"/>
        </w:rPr>
        <w:t xml:space="preserve"> </w:t>
      </w:r>
      <w:r w:rsidRPr="00C23AAF">
        <w:rPr>
          <w:lang w:val="en-GB"/>
        </w:rPr>
        <w:t>average</w:t>
      </w:r>
      <w:r w:rsidRPr="00C23AAF">
        <w:rPr>
          <w:spacing w:val="25"/>
          <w:lang w:val="en-GB"/>
        </w:rPr>
        <w:t xml:space="preserve"> </w:t>
      </w:r>
      <w:r w:rsidRPr="00C23AAF">
        <w:rPr>
          <w:lang w:val="en-GB"/>
        </w:rPr>
        <w:t>temperature</w:t>
      </w:r>
      <w:r w:rsidRPr="00C23AAF">
        <w:rPr>
          <w:spacing w:val="27"/>
          <w:lang w:val="en-GB"/>
        </w:rPr>
        <w:t xml:space="preserve"> </w:t>
      </w:r>
      <w:r w:rsidRPr="00C23AAF">
        <w:rPr>
          <w:lang w:val="en-GB"/>
        </w:rPr>
        <w:t>and</w:t>
      </w:r>
    </w:p>
    <w:p w14:paraId="756634E8" w14:textId="77777777" w:rsidR="00B177F5" w:rsidRPr="00C23AAF" w:rsidRDefault="00B553DB">
      <w:pPr>
        <w:pStyle w:val="Corpsdetexte"/>
        <w:ind w:left="216"/>
        <w:rPr>
          <w:lang w:val="en-GB"/>
        </w:rPr>
      </w:pPr>
      <w:r w:rsidRPr="00C23AAF">
        <w:rPr>
          <w:rFonts w:ascii="Trebuchet MS"/>
          <w:sz w:val="10"/>
          <w:lang w:val="en-GB"/>
        </w:rPr>
        <w:t xml:space="preserve">77     </w:t>
      </w:r>
      <w:r w:rsidRPr="00C23AAF">
        <w:rPr>
          <w:rFonts w:ascii="Trebuchet MS"/>
          <w:spacing w:val="19"/>
          <w:sz w:val="10"/>
          <w:lang w:val="en-GB"/>
        </w:rPr>
        <w:t xml:space="preserve"> </w:t>
      </w:r>
      <w:r w:rsidRPr="00C23AAF">
        <w:rPr>
          <w:w w:val="105"/>
          <w:lang w:val="en-GB"/>
        </w:rPr>
        <w:t>precipitation</w:t>
      </w:r>
      <w:r w:rsidRPr="00C23AAF">
        <w:rPr>
          <w:spacing w:val="3"/>
          <w:w w:val="105"/>
          <w:lang w:val="en-GB"/>
        </w:rPr>
        <w:t xml:space="preserve"> </w:t>
      </w:r>
      <w:r w:rsidRPr="00C23AAF">
        <w:rPr>
          <w:w w:val="105"/>
          <w:lang w:val="en-GB"/>
        </w:rPr>
        <w:t>during</w:t>
      </w:r>
      <w:r w:rsidRPr="00C23AAF">
        <w:rPr>
          <w:spacing w:val="4"/>
          <w:w w:val="105"/>
          <w:lang w:val="en-GB"/>
        </w:rPr>
        <w:t xml:space="preserve"> </w:t>
      </w:r>
      <w:r w:rsidRPr="00C23AAF">
        <w:rPr>
          <w:w w:val="105"/>
          <w:lang w:val="en-GB"/>
        </w:rPr>
        <w:t>the</w:t>
      </w:r>
      <w:r w:rsidRPr="00C23AAF">
        <w:rPr>
          <w:spacing w:val="4"/>
          <w:w w:val="105"/>
          <w:lang w:val="en-GB"/>
        </w:rPr>
        <w:t xml:space="preserve"> </w:t>
      </w:r>
      <w:commentRangeStart w:id="44"/>
      <w:r w:rsidRPr="00C23AAF">
        <w:rPr>
          <w:w w:val="105"/>
          <w:lang w:val="en-GB"/>
        </w:rPr>
        <w:t>growing</w:t>
      </w:r>
      <w:r w:rsidRPr="00C23AAF">
        <w:rPr>
          <w:spacing w:val="3"/>
          <w:w w:val="105"/>
          <w:lang w:val="en-GB"/>
        </w:rPr>
        <w:t xml:space="preserve"> </w:t>
      </w:r>
      <w:r w:rsidRPr="00C23AAF">
        <w:rPr>
          <w:w w:val="105"/>
          <w:lang w:val="en-GB"/>
        </w:rPr>
        <w:t>season</w:t>
      </w:r>
      <w:r w:rsidRPr="00C23AAF">
        <w:rPr>
          <w:spacing w:val="4"/>
          <w:w w:val="105"/>
          <w:lang w:val="en-GB"/>
        </w:rPr>
        <w:t xml:space="preserve"> </w:t>
      </w:r>
      <w:commentRangeEnd w:id="44"/>
      <w:r w:rsidR="003D625D">
        <w:rPr>
          <w:rStyle w:val="Marquedecommentaire"/>
        </w:rPr>
        <w:commentReference w:id="44"/>
      </w:r>
      <w:r w:rsidRPr="00C23AAF">
        <w:rPr>
          <w:w w:val="105"/>
          <w:lang w:val="en-GB"/>
        </w:rPr>
        <w:t>of</w:t>
      </w:r>
      <w:r w:rsidRPr="00C23AAF">
        <w:rPr>
          <w:spacing w:val="3"/>
          <w:w w:val="105"/>
          <w:lang w:val="en-GB"/>
        </w:rPr>
        <w:t xml:space="preserve"> </w:t>
      </w:r>
      <w:r w:rsidRPr="00C23AAF">
        <w:rPr>
          <w:w w:val="105"/>
          <w:lang w:val="en-GB"/>
        </w:rPr>
        <w:t>the</w:t>
      </w:r>
      <w:r w:rsidRPr="00C23AAF">
        <w:rPr>
          <w:spacing w:val="4"/>
          <w:w w:val="105"/>
          <w:lang w:val="en-GB"/>
        </w:rPr>
        <w:t xml:space="preserve"> </w:t>
      </w:r>
      <w:r w:rsidRPr="00C23AAF">
        <w:rPr>
          <w:w w:val="105"/>
          <w:lang w:val="en-GB"/>
        </w:rPr>
        <w:t>1990-2020</w:t>
      </w:r>
      <w:r w:rsidRPr="00C23AAF">
        <w:rPr>
          <w:spacing w:val="3"/>
          <w:w w:val="105"/>
          <w:lang w:val="en-GB"/>
        </w:rPr>
        <w:t xml:space="preserve"> </w:t>
      </w:r>
      <w:r w:rsidRPr="00C23AAF">
        <w:rPr>
          <w:w w:val="105"/>
          <w:lang w:val="en-GB"/>
        </w:rPr>
        <w:t>period</w:t>
      </w:r>
      <w:r w:rsidRPr="00C23AAF">
        <w:rPr>
          <w:spacing w:val="4"/>
          <w:w w:val="105"/>
          <w:lang w:val="en-GB"/>
        </w:rPr>
        <w:t xml:space="preserve"> </w:t>
      </w:r>
      <w:r w:rsidRPr="00C23AAF">
        <w:rPr>
          <w:w w:val="105"/>
          <w:lang w:val="en-GB"/>
        </w:rPr>
        <w:t>in</w:t>
      </w:r>
      <w:r w:rsidRPr="00C23AAF">
        <w:rPr>
          <w:spacing w:val="4"/>
          <w:w w:val="105"/>
          <w:lang w:val="en-GB"/>
        </w:rPr>
        <w:t xml:space="preserve"> </w:t>
      </w:r>
      <w:r w:rsidRPr="00C23AAF">
        <w:rPr>
          <w:w w:val="105"/>
          <w:lang w:val="en-GB"/>
        </w:rPr>
        <w:t>three</w:t>
      </w:r>
      <w:r w:rsidRPr="00C23AAF">
        <w:rPr>
          <w:spacing w:val="4"/>
          <w:w w:val="105"/>
          <w:lang w:val="en-GB"/>
        </w:rPr>
        <w:t xml:space="preserve"> </w:t>
      </w:r>
      <w:r w:rsidRPr="00C23AAF">
        <w:rPr>
          <w:w w:val="105"/>
          <w:lang w:val="en-GB"/>
        </w:rPr>
        <w:t>homogeneous</w:t>
      </w:r>
      <w:r w:rsidRPr="00C23AAF">
        <w:rPr>
          <w:spacing w:val="4"/>
          <w:w w:val="105"/>
          <w:lang w:val="en-GB"/>
        </w:rPr>
        <w:t xml:space="preserve"> </w:t>
      </w:r>
      <w:r w:rsidRPr="00C23AAF">
        <w:rPr>
          <w:w w:val="105"/>
          <w:lang w:val="en-GB"/>
        </w:rPr>
        <w:t>bioclimatic</w:t>
      </w:r>
    </w:p>
    <w:p w14:paraId="6D089CB8" w14:textId="77777777" w:rsidR="00B177F5" w:rsidRPr="00C23AAF" w:rsidRDefault="00B553DB">
      <w:pPr>
        <w:pStyle w:val="Corpsdetexte"/>
        <w:ind w:left="216"/>
        <w:rPr>
          <w:lang w:val="en-GB"/>
        </w:rPr>
      </w:pPr>
      <w:r w:rsidRPr="00C23AAF">
        <w:rPr>
          <w:rFonts w:ascii="Trebuchet MS"/>
          <w:sz w:val="10"/>
          <w:lang w:val="en-GB"/>
        </w:rPr>
        <w:t xml:space="preserve">78     </w:t>
      </w:r>
      <w:r w:rsidRPr="00C23AAF">
        <w:rPr>
          <w:rFonts w:ascii="Trebuchet MS"/>
          <w:spacing w:val="19"/>
          <w:sz w:val="10"/>
          <w:lang w:val="en-GB"/>
        </w:rPr>
        <w:t xml:space="preserve"> </w:t>
      </w:r>
      <w:r w:rsidRPr="00C23AAF">
        <w:rPr>
          <w:w w:val="105"/>
          <w:lang w:val="en-GB"/>
        </w:rPr>
        <w:t>areas:</w:t>
      </w:r>
      <w:r w:rsidRPr="00C23AAF">
        <w:rPr>
          <w:spacing w:val="40"/>
          <w:w w:val="105"/>
          <w:lang w:val="en-GB"/>
        </w:rPr>
        <w:t xml:space="preserve"> </w:t>
      </w:r>
      <w:r w:rsidRPr="00C23AAF">
        <w:rPr>
          <w:w w:val="105"/>
          <w:lang w:val="en-GB"/>
        </w:rPr>
        <w:t>Plains,</w:t>
      </w:r>
      <w:r w:rsidRPr="00C23AAF">
        <w:rPr>
          <w:spacing w:val="12"/>
          <w:w w:val="105"/>
          <w:lang w:val="en-GB"/>
        </w:rPr>
        <w:t xml:space="preserve"> </w:t>
      </w:r>
      <w:r w:rsidRPr="00C23AAF">
        <w:rPr>
          <w:w w:val="105"/>
          <w:lang w:val="en-GB"/>
        </w:rPr>
        <w:t>Ardenne</w:t>
      </w:r>
      <w:r w:rsidRPr="00C23AAF">
        <w:rPr>
          <w:spacing w:val="8"/>
          <w:w w:val="105"/>
          <w:lang w:val="en-GB"/>
        </w:rPr>
        <w:t xml:space="preserve"> </w:t>
      </w:r>
      <w:r w:rsidRPr="00C23AAF">
        <w:rPr>
          <w:w w:val="105"/>
          <w:lang w:val="en-GB"/>
        </w:rPr>
        <w:t>and</w:t>
      </w:r>
      <w:r w:rsidRPr="00C23AAF">
        <w:rPr>
          <w:spacing w:val="8"/>
          <w:w w:val="105"/>
          <w:lang w:val="en-GB"/>
        </w:rPr>
        <w:t xml:space="preserve"> </w:t>
      </w:r>
      <w:r w:rsidRPr="00C23AAF">
        <w:rPr>
          <w:w w:val="105"/>
          <w:lang w:val="en-GB"/>
        </w:rPr>
        <w:t>Vosges</w:t>
      </w:r>
      <w:r w:rsidRPr="00C23AAF">
        <w:rPr>
          <w:spacing w:val="9"/>
          <w:w w:val="105"/>
          <w:lang w:val="en-GB"/>
        </w:rPr>
        <w:t xml:space="preserve"> </w:t>
      </w:r>
      <w:r w:rsidRPr="00C23AAF">
        <w:rPr>
          <w:w w:val="105"/>
          <w:lang w:val="en-GB"/>
        </w:rPr>
        <w:t>(Figure</w:t>
      </w:r>
      <w:r w:rsidRPr="00C23AAF">
        <w:rPr>
          <w:spacing w:val="8"/>
          <w:w w:val="105"/>
          <w:lang w:val="en-GB"/>
        </w:rPr>
        <w:t xml:space="preserve"> </w:t>
      </w:r>
      <w:hyperlink w:anchor="_bookmark0" w:history="1">
        <w:r w:rsidRPr="00C23AAF">
          <w:rPr>
            <w:w w:val="105"/>
            <w:lang w:val="en-GB"/>
          </w:rPr>
          <w:t>1).</w:t>
        </w:r>
      </w:hyperlink>
      <w:r w:rsidRPr="00C23AAF">
        <w:rPr>
          <w:spacing w:val="43"/>
          <w:w w:val="105"/>
          <w:lang w:val="en-GB"/>
        </w:rPr>
        <w:t xml:space="preserve"> </w:t>
      </w:r>
      <w:r w:rsidRPr="00C23AAF">
        <w:rPr>
          <w:w w:val="105"/>
          <w:lang w:val="en-GB"/>
        </w:rPr>
        <w:t>Plains</w:t>
      </w:r>
      <w:r w:rsidRPr="00C23AAF">
        <w:rPr>
          <w:spacing w:val="8"/>
          <w:w w:val="105"/>
          <w:lang w:val="en-GB"/>
        </w:rPr>
        <w:t xml:space="preserve"> </w:t>
      </w:r>
      <w:r w:rsidRPr="00C23AAF">
        <w:rPr>
          <w:w w:val="105"/>
          <w:lang w:val="en-GB"/>
        </w:rPr>
        <w:t>are</w:t>
      </w:r>
      <w:r w:rsidRPr="00C23AAF">
        <w:rPr>
          <w:spacing w:val="9"/>
          <w:w w:val="105"/>
          <w:lang w:val="en-GB"/>
        </w:rPr>
        <w:t xml:space="preserve"> </w:t>
      </w:r>
      <w:r w:rsidRPr="00C23AAF">
        <w:rPr>
          <w:w w:val="105"/>
          <w:lang w:val="en-GB"/>
        </w:rPr>
        <w:t>characterized</w:t>
      </w:r>
      <w:r w:rsidRPr="00C23AAF">
        <w:rPr>
          <w:spacing w:val="9"/>
          <w:w w:val="105"/>
          <w:lang w:val="en-GB"/>
        </w:rPr>
        <w:t xml:space="preserve"> </w:t>
      </w:r>
      <w:r w:rsidRPr="00C23AAF">
        <w:rPr>
          <w:w w:val="105"/>
          <w:lang w:val="en-GB"/>
        </w:rPr>
        <w:t>by</w:t>
      </w:r>
      <w:r w:rsidRPr="00C23AAF">
        <w:rPr>
          <w:spacing w:val="9"/>
          <w:w w:val="105"/>
          <w:lang w:val="en-GB"/>
        </w:rPr>
        <w:t xml:space="preserve"> </w:t>
      </w:r>
      <w:r w:rsidRPr="00C23AAF">
        <w:rPr>
          <w:w w:val="105"/>
          <w:lang w:val="en-GB"/>
        </w:rPr>
        <w:t>the</w:t>
      </w:r>
      <w:r w:rsidRPr="00C23AAF">
        <w:rPr>
          <w:spacing w:val="8"/>
          <w:w w:val="105"/>
          <w:lang w:val="en-GB"/>
        </w:rPr>
        <w:t xml:space="preserve"> </w:t>
      </w:r>
      <w:r w:rsidRPr="00C23AAF">
        <w:rPr>
          <w:w w:val="105"/>
          <w:lang w:val="en-GB"/>
        </w:rPr>
        <w:t>lowest</w:t>
      </w:r>
      <w:r w:rsidRPr="00C23AAF">
        <w:rPr>
          <w:spacing w:val="9"/>
          <w:w w:val="105"/>
          <w:lang w:val="en-GB"/>
        </w:rPr>
        <w:t xml:space="preserve"> </w:t>
      </w:r>
      <w:r w:rsidRPr="00C23AAF">
        <w:rPr>
          <w:w w:val="105"/>
          <w:lang w:val="en-GB"/>
        </w:rPr>
        <w:t>rainfall</w:t>
      </w:r>
      <w:r w:rsidRPr="00C23AAF">
        <w:rPr>
          <w:spacing w:val="9"/>
          <w:w w:val="105"/>
          <w:lang w:val="en-GB"/>
        </w:rPr>
        <w:t xml:space="preserve"> </w:t>
      </w:r>
      <w:r w:rsidRPr="00C23AAF">
        <w:rPr>
          <w:w w:val="105"/>
          <w:lang w:val="en-GB"/>
        </w:rPr>
        <w:t>during</w:t>
      </w:r>
    </w:p>
    <w:p w14:paraId="7E71232B" w14:textId="2F7AC71A" w:rsidR="00B177F5" w:rsidRPr="00C23AAF" w:rsidRDefault="00B553DB">
      <w:pPr>
        <w:pStyle w:val="Corpsdetexte"/>
        <w:ind w:left="216"/>
        <w:rPr>
          <w:lang w:val="en-GB"/>
        </w:rPr>
      </w:pPr>
      <w:r w:rsidRPr="00C23AAF">
        <w:rPr>
          <w:rFonts w:ascii="Trebuchet MS"/>
          <w:sz w:val="10"/>
          <w:lang w:val="en-GB"/>
        </w:rPr>
        <w:t xml:space="preserve">79     </w:t>
      </w:r>
      <w:r w:rsidRPr="00C23AAF">
        <w:rPr>
          <w:rFonts w:ascii="Trebuchet MS"/>
          <w:spacing w:val="19"/>
          <w:sz w:val="10"/>
          <w:lang w:val="en-GB"/>
        </w:rPr>
        <w:t xml:space="preserve"> </w:t>
      </w:r>
      <w:r w:rsidRPr="00C23AAF">
        <w:rPr>
          <w:w w:val="105"/>
          <w:lang w:val="en-GB"/>
        </w:rPr>
        <w:t>the</w:t>
      </w:r>
      <w:r w:rsidRPr="00C23AAF">
        <w:rPr>
          <w:spacing w:val="-2"/>
          <w:w w:val="105"/>
          <w:lang w:val="en-GB"/>
        </w:rPr>
        <w:t xml:space="preserve"> </w:t>
      </w:r>
      <w:r w:rsidRPr="00C23AAF">
        <w:rPr>
          <w:w w:val="105"/>
          <w:lang w:val="en-GB"/>
        </w:rPr>
        <w:t>growing</w:t>
      </w:r>
      <w:r w:rsidRPr="00C23AAF">
        <w:rPr>
          <w:spacing w:val="-2"/>
          <w:w w:val="105"/>
          <w:lang w:val="en-GB"/>
        </w:rPr>
        <w:t xml:space="preserve"> </w:t>
      </w:r>
      <w:r w:rsidRPr="00C23AAF">
        <w:rPr>
          <w:w w:val="105"/>
          <w:lang w:val="en-GB"/>
        </w:rPr>
        <w:t>season(</w:t>
      </w:r>
      <w:r w:rsidRPr="00C23AAF">
        <w:rPr>
          <w:spacing w:val="-2"/>
          <w:w w:val="105"/>
          <w:lang w:val="en-GB"/>
        </w:rPr>
        <w:t xml:space="preserve"> </w:t>
      </w:r>
      <w:r w:rsidRPr="00C23AAF">
        <w:rPr>
          <w:i/>
          <w:w w:val="105"/>
          <w:lang w:val="en-GB"/>
        </w:rPr>
        <w:t>&lt;</w:t>
      </w:r>
      <w:r w:rsidRPr="00C23AAF">
        <w:rPr>
          <w:i/>
          <w:spacing w:val="-2"/>
          <w:w w:val="105"/>
          <w:lang w:val="en-GB"/>
        </w:rPr>
        <w:t xml:space="preserve"> </w:t>
      </w:r>
      <w:r w:rsidRPr="00C23AAF">
        <w:rPr>
          <w:w w:val="105"/>
          <w:lang w:val="en-GB"/>
        </w:rPr>
        <w:t>400</w:t>
      </w:r>
      <w:r w:rsidRPr="00C23AAF">
        <w:rPr>
          <w:spacing w:val="-2"/>
          <w:w w:val="105"/>
          <w:lang w:val="en-GB"/>
        </w:rPr>
        <w:t xml:space="preserve"> </w:t>
      </w:r>
      <w:r w:rsidRPr="00C23AAF">
        <w:rPr>
          <w:w w:val="105"/>
          <w:lang w:val="en-GB"/>
        </w:rPr>
        <w:t>mm)</w:t>
      </w:r>
      <w:r w:rsidRPr="00C23AAF">
        <w:rPr>
          <w:spacing w:val="-2"/>
          <w:w w:val="105"/>
          <w:lang w:val="en-GB"/>
        </w:rPr>
        <w:t xml:space="preserve"> </w:t>
      </w:r>
      <w:r w:rsidRPr="00C23AAF">
        <w:rPr>
          <w:w w:val="105"/>
          <w:lang w:val="en-GB"/>
        </w:rPr>
        <w:t>and</w:t>
      </w:r>
      <w:r w:rsidRPr="00C23AAF">
        <w:rPr>
          <w:spacing w:val="-2"/>
          <w:w w:val="105"/>
          <w:lang w:val="en-GB"/>
        </w:rPr>
        <w:t xml:space="preserve"> </w:t>
      </w:r>
      <w:ins w:id="45" w:author="Christian PIEDALLU" w:date="2023-02-06T10:25:00Z">
        <w:r w:rsidR="003D625D">
          <w:rPr>
            <w:spacing w:val="-2"/>
            <w:w w:val="105"/>
            <w:lang w:val="en-GB"/>
          </w:rPr>
          <w:t xml:space="preserve">among </w:t>
        </w:r>
      </w:ins>
      <w:r w:rsidRPr="00C23AAF">
        <w:rPr>
          <w:w w:val="105"/>
          <w:lang w:val="en-GB"/>
        </w:rPr>
        <w:t>the</w:t>
      </w:r>
      <w:r w:rsidRPr="00C23AAF">
        <w:rPr>
          <w:spacing w:val="-2"/>
          <w:w w:val="105"/>
          <w:lang w:val="en-GB"/>
        </w:rPr>
        <w:t xml:space="preserve"> </w:t>
      </w:r>
      <w:r w:rsidRPr="00C23AAF">
        <w:rPr>
          <w:w w:val="105"/>
          <w:lang w:val="en-GB"/>
        </w:rPr>
        <w:t>highest</w:t>
      </w:r>
      <w:r w:rsidRPr="00C23AAF">
        <w:rPr>
          <w:spacing w:val="-1"/>
          <w:w w:val="105"/>
          <w:lang w:val="en-GB"/>
        </w:rPr>
        <w:t xml:space="preserve"> </w:t>
      </w:r>
      <w:r w:rsidRPr="00C23AAF">
        <w:rPr>
          <w:w w:val="105"/>
          <w:lang w:val="en-GB"/>
        </w:rPr>
        <w:t>mean</w:t>
      </w:r>
      <w:r w:rsidRPr="00C23AAF">
        <w:rPr>
          <w:spacing w:val="-2"/>
          <w:w w:val="105"/>
          <w:lang w:val="en-GB"/>
        </w:rPr>
        <w:t xml:space="preserve"> </w:t>
      </w:r>
      <w:r w:rsidRPr="00C23AAF">
        <w:rPr>
          <w:w w:val="105"/>
          <w:lang w:val="en-GB"/>
        </w:rPr>
        <w:t>temperature</w:t>
      </w:r>
      <w:r w:rsidRPr="00C23AAF">
        <w:rPr>
          <w:spacing w:val="-2"/>
          <w:w w:val="105"/>
          <w:lang w:val="en-GB"/>
        </w:rPr>
        <w:t xml:space="preserve"> </w:t>
      </w:r>
      <w:r w:rsidRPr="00C23AAF">
        <w:rPr>
          <w:w w:val="105"/>
          <w:lang w:val="en-GB"/>
        </w:rPr>
        <w:t>during</w:t>
      </w:r>
      <w:r w:rsidRPr="00C23AAF">
        <w:rPr>
          <w:spacing w:val="-2"/>
          <w:w w:val="105"/>
          <w:lang w:val="en-GB"/>
        </w:rPr>
        <w:t xml:space="preserve"> </w:t>
      </w:r>
      <w:r w:rsidRPr="00C23AAF">
        <w:rPr>
          <w:w w:val="105"/>
          <w:lang w:val="en-GB"/>
        </w:rPr>
        <w:t>the</w:t>
      </w:r>
      <w:r w:rsidRPr="00C23AAF">
        <w:rPr>
          <w:spacing w:val="-2"/>
          <w:w w:val="105"/>
          <w:lang w:val="en-GB"/>
        </w:rPr>
        <w:t xml:space="preserve"> </w:t>
      </w:r>
      <w:r w:rsidRPr="00C23AAF">
        <w:rPr>
          <w:w w:val="105"/>
          <w:lang w:val="en-GB"/>
        </w:rPr>
        <w:t>growing</w:t>
      </w:r>
      <w:r w:rsidRPr="00C23AAF">
        <w:rPr>
          <w:spacing w:val="-2"/>
          <w:w w:val="105"/>
          <w:lang w:val="en-GB"/>
        </w:rPr>
        <w:t xml:space="preserve"> </w:t>
      </w:r>
      <w:r w:rsidRPr="00C23AAF">
        <w:rPr>
          <w:w w:val="105"/>
          <w:lang w:val="en-GB"/>
        </w:rPr>
        <w:t>season</w:t>
      </w:r>
      <w:r w:rsidRPr="00C23AAF">
        <w:rPr>
          <w:spacing w:val="-2"/>
          <w:w w:val="105"/>
          <w:lang w:val="en-GB"/>
        </w:rPr>
        <w:t xml:space="preserve"> </w:t>
      </w:r>
      <w:r w:rsidRPr="00C23AAF">
        <w:rPr>
          <w:w w:val="105"/>
          <w:lang w:val="en-GB"/>
        </w:rPr>
        <w:t>(</w:t>
      </w:r>
      <w:r w:rsidRPr="00C23AAF">
        <w:rPr>
          <w:spacing w:val="-2"/>
          <w:w w:val="105"/>
          <w:lang w:val="en-GB"/>
        </w:rPr>
        <w:t xml:space="preserve"> </w:t>
      </w:r>
      <w:r w:rsidRPr="00C23AAF">
        <w:rPr>
          <w:i/>
          <w:w w:val="105"/>
          <w:lang w:val="en-GB"/>
        </w:rPr>
        <w:t>&gt;</w:t>
      </w:r>
      <w:r w:rsidRPr="00C23AAF">
        <w:rPr>
          <w:i/>
          <w:spacing w:val="-2"/>
          <w:w w:val="105"/>
          <w:lang w:val="en-GB"/>
        </w:rPr>
        <w:t xml:space="preserve"> </w:t>
      </w:r>
      <w:r w:rsidRPr="00C23AAF">
        <w:rPr>
          <w:w w:val="105"/>
          <w:lang w:val="en-GB"/>
        </w:rPr>
        <w:t>15</w:t>
      </w:r>
    </w:p>
    <w:p w14:paraId="555F3137" w14:textId="0599BB95" w:rsidR="00B177F5" w:rsidRPr="00C23AAF" w:rsidRDefault="00672196">
      <w:pPr>
        <w:pStyle w:val="Corpsdetexte"/>
        <w:ind w:right="199"/>
        <w:jc w:val="right"/>
        <w:rPr>
          <w:lang w:val="en-GB"/>
        </w:rPr>
      </w:pPr>
      <w:r w:rsidRPr="00C23AAF">
        <w:rPr>
          <w:noProof/>
          <w:lang w:val="en-GB"/>
        </w:rPr>
        <mc:AlternateContent>
          <mc:Choice Requires="wps">
            <w:drawing>
              <wp:anchor distT="0" distB="0" distL="114300" distR="114300" simplePos="0" relativeHeight="15730176" behindDoc="0" locked="0" layoutInCell="1" allowOverlap="1" wp14:anchorId="4EF6EFE5" wp14:editId="4FDE1398">
                <wp:simplePos x="0" y="0"/>
                <wp:positionH relativeFrom="page">
                  <wp:posOffset>873760</wp:posOffset>
                </wp:positionH>
                <wp:positionV relativeFrom="paragraph">
                  <wp:posOffset>71120</wp:posOffset>
                </wp:positionV>
                <wp:extent cx="67310" cy="64135"/>
                <wp:effectExtent l="0" t="0" r="0" b="0"/>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64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CD736" w14:textId="77777777" w:rsidR="0000224E" w:rsidRDefault="0000224E">
                            <w:pPr>
                              <w:spacing w:line="98" w:lineRule="exact"/>
                              <w:rPr>
                                <w:rFonts w:ascii="Trebuchet MS"/>
                                <w:sz w:val="10"/>
                              </w:rPr>
                            </w:pPr>
                            <w:r>
                              <w:rPr>
                                <w:rFonts w:ascii="Trebuchet MS"/>
                                <w:sz w:val="10"/>
                              </w:rPr>
                              <w:t>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F6EFE5" id="_x0000_t202" coordsize="21600,21600" o:spt="202" path="m,l,21600r21600,l21600,xe">
                <v:stroke joinstyle="miter"/>
                <v:path gradientshapeok="t" o:connecttype="rect"/>
              </v:shapetype>
              <v:shape id="Text Box 9" o:spid="_x0000_s1026" type="#_x0000_t202" style="position:absolute;left:0;text-align:left;margin-left:68.8pt;margin-top:5.6pt;width:5.3pt;height:5.0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" filled="f" stroked="f">
                <v:textbox inset="0,0,0,0">
                  <w:txbxContent>
                    <w:p w14:paraId="169CD736" w14:textId="77777777" w:rsidR="0000224E" w:rsidRDefault="0000224E">
                      <w:pPr>
                        <w:spacing w:line="98" w:lineRule="exact"/>
                        <w:rPr>
                          <w:rFonts w:ascii="Trebuchet MS"/>
                          <w:sz w:val="10"/>
                        </w:rPr>
                      </w:pPr>
                      <w:r>
                        <w:rPr>
                          <w:rFonts w:ascii="Trebuchet MS"/>
                          <w:sz w:val="10"/>
                        </w:rPr>
                        <w:t>80</w:t>
                      </w:r>
                    </w:p>
                  </w:txbxContent>
                </v:textbox>
                <w10:wrap anchorx="page"/>
              </v:shape>
            </w:pict>
          </mc:Fallback>
        </mc:AlternateContent>
      </w:r>
      <w:r w:rsidR="00B553DB" w:rsidRPr="00C23AAF">
        <w:rPr>
          <w:rFonts w:ascii="Times New Roman"/>
          <w:w w:val="600"/>
          <w:sz w:val="4"/>
          <w:lang w:val="en-GB"/>
        </w:rPr>
        <w:t xml:space="preserve"> </w:t>
      </w:r>
      <w:r w:rsidR="00B553DB" w:rsidRPr="00C23AAF">
        <w:rPr>
          <w:w w:val="105"/>
          <w:lang w:val="en-GB"/>
        </w:rPr>
        <w:t>C);</w:t>
      </w:r>
      <w:r w:rsidR="00B553DB" w:rsidRPr="00C23AAF">
        <w:rPr>
          <w:spacing w:val="2"/>
          <w:w w:val="105"/>
          <w:lang w:val="en-GB"/>
        </w:rPr>
        <w:t xml:space="preserve"> </w:t>
      </w:r>
      <w:r w:rsidR="00B553DB" w:rsidRPr="00C23AAF">
        <w:rPr>
          <w:w w:val="105"/>
          <w:lang w:val="en-GB"/>
        </w:rPr>
        <w:t>ecoregions</w:t>
      </w:r>
      <w:r w:rsidR="00B553DB" w:rsidRPr="00C23AAF">
        <w:rPr>
          <w:spacing w:val="3"/>
          <w:w w:val="105"/>
          <w:lang w:val="en-GB"/>
        </w:rPr>
        <w:t xml:space="preserve"> </w:t>
      </w:r>
      <w:r w:rsidR="00B553DB" w:rsidRPr="00C23AAF">
        <w:rPr>
          <w:w w:val="105"/>
          <w:lang w:val="en-GB"/>
        </w:rPr>
        <w:t>with</w:t>
      </w:r>
      <w:r w:rsidR="00B553DB" w:rsidRPr="00C23AAF">
        <w:rPr>
          <w:spacing w:val="3"/>
          <w:w w:val="105"/>
          <w:lang w:val="en-GB"/>
        </w:rPr>
        <w:t xml:space="preserve"> </w:t>
      </w:r>
      <w:r w:rsidR="00B553DB" w:rsidRPr="00C23AAF">
        <w:rPr>
          <w:w w:val="105"/>
          <w:lang w:val="en-GB"/>
        </w:rPr>
        <w:t>rainfall</w:t>
      </w:r>
      <w:r w:rsidR="00B553DB" w:rsidRPr="00C23AAF">
        <w:rPr>
          <w:spacing w:val="3"/>
          <w:w w:val="105"/>
          <w:lang w:val="en-GB"/>
        </w:rPr>
        <w:t xml:space="preserve"> </w:t>
      </w:r>
      <w:r w:rsidR="00B553DB" w:rsidRPr="00C23AAF">
        <w:rPr>
          <w:w w:val="105"/>
          <w:lang w:val="en-GB"/>
        </w:rPr>
        <w:t>between</w:t>
      </w:r>
      <w:r w:rsidR="00B553DB" w:rsidRPr="00C23AAF">
        <w:rPr>
          <w:spacing w:val="3"/>
          <w:w w:val="105"/>
          <w:lang w:val="en-GB"/>
        </w:rPr>
        <w:t xml:space="preserve"> </w:t>
      </w:r>
      <w:r w:rsidR="00B553DB" w:rsidRPr="00C23AAF">
        <w:rPr>
          <w:w w:val="105"/>
          <w:lang w:val="en-GB"/>
        </w:rPr>
        <w:t>400</w:t>
      </w:r>
      <w:r w:rsidR="00B553DB" w:rsidRPr="00C23AAF">
        <w:rPr>
          <w:spacing w:val="2"/>
          <w:w w:val="105"/>
          <w:lang w:val="en-GB"/>
        </w:rPr>
        <w:t xml:space="preserve"> </w:t>
      </w:r>
      <w:r w:rsidR="00B553DB" w:rsidRPr="00C23AAF">
        <w:rPr>
          <w:w w:val="105"/>
          <w:lang w:val="en-GB"/>
        </w:rPr>
        <w:t>mm</w:t>
      </w:r>
      <w:r w:rsidR="00B553DB" w:rsidRPr="00C23AAF">
        <w:rPr>
          <w:spacing w:val="3"/>
          <w:w w:val="105"/>
          <w:lang w:val="en-GB"/>
        </w:rPr>
        <w:t xml:space="preserve"> </w:t>
      </w:r>
      <w:r w:rsidR="00B553DB" w:rsidRPr="00C23AAF">
        <w:rPr>
          <w:w w:val="105"/>
          <w:lang w:val="en-GB"/>
        </w:rPr>
        <w:t>and</w:t>
      </w:r>
      <w:r w:rsidR="00B553DB" w:rsidRPr="00C23AAF">
        <w:rPr>
          <w:spacing w:val="2"/>
          <w:w w:val="105"/>
          <w:lang w:val="en-GB"/>
        </w:rPr>
        <w:t xml:space="preserve"> </w:t>
      </w:r>
      <w:r w:rsidR="00B553DB" w:rsidRPr="00C23AAF">
        <w:rPr>
          <w:w w:val="105"/>
          <w:lang w:val="en-GB"/>
        </w:rPr>
        <w:t>450</w:t>
      </w:r>
      <w:r w:rsidR="00B553DB" w:rsidRPr="00C23AAF">
        <w:rPr>
          <w:spacing w:val="3"/>
          <w:w w:val="105"/>
          <w:lang w:val="en-GB"/>
        </w:rPr>
        <w:t xml:space="preserve"> </w:t>
      </w:r>
      <w:r w:rsidR="00B553DB" w:rsidRPr="00C23AAF">
        <w:rPr>
          <w:w w:val="105"/>
          <w:lang w:val="en-GB"/>
        </w:rPr>
        <w:t>mm</w:t>
      </w:r>
      <w:r w:rsidR="00B553DB" w:rsidRPr="00C23AAF">
        <w:rPr>
          <w:spacing w:val="3"/>
          <w:w w:val="105"/>
          <w:lang w:val="en-GB"/>
        </w:rPr>
        <w:t xml:space="preserve"> </w:t>
      </w:r>
      <w:r w:rsidR="00B553DB" w:rsidRPr="00C23AAF">
        <w:rPr>
          <w:w w:val="105"/>
          <w:lang w:val="en-GB"/>
        </w:rPr>
        <w:t>and</w:t>
      </w:r>
      <w:r w:rsidR="00B553DB" w:rsidRPr="00C23AAF">
        <w:rPr>
          <w:spacing w:val="2"/>
          <w:w w:val="105"/>
          <w:lang w:val="en-GB"/>
        </w:rPr>
        <w:t xml:space="preserve"> </w:t>
      </w:r>
      <w:r w:rsidR="00B553DB" w:rsidRPr="00C23AAF">
        <w:rPr>
          <w:w w:val="105"/>
          <w:lang w:val="en-GB"/>
        </w:rPr>
        <w:t>temperature</w:t>
      </w:r>
      <w:r w:rsidR="00B553DB" w:rsidRPr="00C23AAF">
        <w:rPr>
          <w:spacing w:val="3"/>
          <w:w w:val="105"/>
          <w:lang w:val="en-GB"/>
        </w:rPr>
        <w:t xml:space="preserve"> </w:t>
      </w:r>
      <w:ins w:id="46" w:author="Christian PIEDALLU" w:date="2023-02-06T10:25:00Z">
        <w:r w:rsidR="003D625D">
          <w:rPr>
            <w:w w:val="105"/>
            <w:lang w:val="en-GB"/>
          </w:rPr>
          <w:t>lower than</w:t>
        </w:r>
      </w:ins>
      <w:del w:id="47" w:author="Christian PIEDALLU" w:date="2023-02-06T10:25:00Z">
        <w:r w:rsidR="00B553DB" w:rsidRPr="00C23AAF" w:rsidDel="003D625D">
          <w:rPr>
            <w:w w:val="105"/>
            <w:lang w:val="en-GB"/>
          </w:rPr>
          <w:delText>(</w:delText>
        </w:r>
      </w:del>
      <w:r w:rsidR="00B553DB" w:rsidRPr="00C23AAF">
        <w:rPr>
          <w:w w:val="105"/>
          <w:lang w:val="en-GB"/>
        </w:rPr>
        <w:t>15,5</w:t>
      </w:r>
      <w:r w:rsidR="00B553DB" w:rsidRPr="00C23AAF">
        <w:rPr>
          <w:spacing w:val="6"/>
          <w:w w:val="105"/>
          <w:lang w:val="en-GB"/>
        </w:rPr>
        <w:t xml:space="preserve"> </w:t>
      </w:r>
      <w:ins w:id="48" w:author="Christian PIEDALLU" w:date="2023-02-06T10:26:00Z">
        <w:r w:rsidR="003D625D">
          <w:rPr>
            <w:spacing w:val="6"/>
            <w:w w:val="105"/>
            <w:lang w:val="en-GB"/>
          </w:rPr>
          <w:t>°</w:t>
        </w:r>
      </w:ins>
      <w:r w:rsidR="00B553DB" w:rsidRPr="00C23AAF">
        <w:rPr>
          <w:w w:val="105"/>
          <w:lang w:val="en-GB"/>
        </w:rPr>
        <w:t>C</w:t>
      </w:r>
      <w:del w:id="49" w:author="Christian PIEDALLU" w:date="2023-02-06T10:25:00Z">
        <w:r w:rsidR="00B553DB" w:rsidRPr="00C23AAF" w:rsidDel="003D625D">
          <w:rPr>
            <w:w w:val="105"/>
            <w:lang w:val="en-GB"/>
          </w:rPr>
          <w:delText>)</w:delText>
        </w:r>
      </w:del>
      <w:r w:rsidR="00B553DB" w:rsidRPr="00C23AAF">
        <w:rPr>
          <w:spacing w:val="3"/>
          <w:w w:val="105"/>
          <w:lang w:val="en-GB"/>
        </w:rPr>
        <w:t xml:space="preserve"> </w:t>
      </w:r>
      <w:r w:rsidR="00B553DB" w:rsidRPr="00C23AAF">
        <w:rPr>
          <w:w w:val="105"/>
          <w:lang w:val="en-GB"/>
        </w:rPr>
        <w:t>correspond</w:t>
      </w:r>
      <w:r w:rsidR="00B553DB" w:rsidRPr="00C23AAF">
        <w:rPr>
          <w:spacing w:val="3"/>
          <w:w w:val="105"/>
          <w:lang w:val="en-GB"/>
        </w:rPr>
        <w:t xml:space="preserve"> </w:t>
      </w:r>
      <w:r w:rsidR="00B553DB" w:rsidRPr="00C23AAF">
        <w:rPr>
          <w:w w:val="105"/>
          <w:lang w:val="en-GB"/>
        </w:rPr>
        <w:t>to</w:t>
      </w:r>
    </w:p>
    <w:p w14:paraId="3FEFE9EA" w14:textId="77777777" w:rsidR="00B177F5" w:rsidRPr="00C23AAF" w:rsidRDefault="00B553DB">
      <w:pPr>
        <w:pStyle w:val="Corpsdetexte"/>
        <w:spacing w:line="242" w:lineRule="exact"/>
        <w:ind w:right="199"/>
        <w:jc w:val="right"/>
        <w:rPr>
          <w:lang w:val="en-GB"/>
        </w:rPr>
      </w:pPr>
      <w:r w:rsidRPr="00C23AAF">
        <w:rPr>
          <w:rFonts w:ascii="Trebuchet MS"/>
          <w:sz w:val="10"/>
          <w:lang w:val="en-GB"/>
        </w:rPr>
        <w:t xml:space="preserve">81     </w:t>
      </w:r>
      <w:r w:rsidRPr="00C23AAF">
        <w:rPr>
          <w:rFonts w:ascii="Trebuchet MS"/>
          <w:spacing w:val="19"/>
          <w:sz w:val="10"/>
          <w:lang w:val="en-GB"/>
        </w:rPr>
        <w:t xml:space="preserve"> </w:t>
      </w:r>
      <w:r w:rsidRPr="00C23AAF">
        <w:rPr>
          <w:w w:val="105"/>
          <w:lang w:val="en-GB"/>
        </w:rPr>
        <w:t>bioclimatic</w:t>
      </w:r>
      <w:r w:rsidRPr="00C23AAF">
        <w:rPr>
          <w:spacing w:val="10"/>
          <w:w w:val="105"/>
          <w:lang w:val="en-GB"/>
        </w:rPr>
        <w:t xml:space="preserve"> </w:t>
      </w:r>
      <w:r w:rsidRPr="00C23AAF">
        <w:rPr>
          <w:w w:val="105"/>
          <w:lang w:val="en-GB"/>
        </w:rPr>
        <w:t>area</w:t>
      </w:r>
      <w:r w:rsidRPr="00C23AAF">
        <w:rPr>
          <w:spacing w:val="10"/>
          <w:w w:val="105"/>
          <w:lang w:val="en-GB"/>
        </w:rPr>
        <w:t xml:space="preserve"> </w:t>
      </w:r>
      <w:r w:rsidRPr="00C23AAF">
        <w:rPr>
          <w:w w:val="105"/>
          <w:lang w:val="en-GB"/>
        </w:rPr>
        <w:t>of</w:t>
      </w:r>
      <w:r w:rsidRPr="00C23AAF">
        <w:rPr>
          <w:spacing w:val="10"/>
          <w:w w:val="105"/>
          <w:lang w:val="en-GB"/>
        </w:rPr>
        <w:t xml:space="preserve"> </w:t>
      </w:r>
      <w:r w:rsidRPr="00C23AAF">
        <w:rPr>
          <w:w w:val="105"/>
          <w:lang w:val="en-GB"/>
        </w:rPr>
        <w:t>the</w:t>
      </w:r>
      <w:r w:rsidRPr="00C23AAF">
        <w:rPr>
          <w:spacing w:val="11"/>
          <w:w w:val="105"/>
          <w:lang w:val="en-GB"/>
        </w:rPr>
        <w:t xml:space="preserve"> </w:t>
      </w:r>
      <w:r w:rsidRPr="00C23AAF">
        <w:rPr>
          <w:w w:val="105"/>
          <w:lang w:val="en-GB"/>
        </w:rPr>
        <w:t>lower</w:t>
      </w:r>
      <w:r w:rsidRPr="00C23AAF">
        <w:rPr>
          <w:spacing w:val="10"/>
          <w:w w:val="105"/>
          <w:lang w:val="en-GB"/>
        </w:rPr>
        <w:t xml:space="preserve"> </w:t>
      </w:r>
      <w:r w:rsidRPr="00C23AAF">
        <w:rPr>
          <w:w w:val="105"/>
          <w:lang w:val="en-GB"/>
        </w:rPr>
        <w:t>Ardenne.</w:t>
      </w:r>
      <w:r w:rsidRPr="00C23AAF">
        <w:rPr>
          <w:spacing w:val="33"/>
          <w:w w:val="105"/>
          <w:lang w:val="en-GB"/>
        </w:rPr>
        <w:t xml:space="preserve"> </w:t>
      </w:r>
      <w:r w:rsidRPr="00C23AAF">
        <w:rPr>
          <w:w w:val="105"/>
          <w:lang w:val="en-GB"/>
        </w:rPr>
        <w:t>Vosges</w:t>
      </w:r>
      <w:r w:rsidRPr="00C23AAF">
        <w:rPr>
          <w:spacing w:val="10"/>
          <w:w w:val="105"/>
          <w:lang w:val="en-GB"/>
        </w:rPr>
        <w:t xml:space="preserve"> </w:t>
      </w:r>
      <w:r w:rsidRPr="00C23AAF">
        <w:rPr>
          <w:w w:val="105"/>
          <w:lang w:val="en-GB"/>
        </w:rPr>
        <w:t>are</w:t>
      </w:r>
      <w:r w:rsidRPr="00C23AAF">
        <w:rPr>
          <w:spacing w:val="11"/>
          <w:w w:val="105"/>
          <w:lang w:val="en-GB"/>
        </w:rPr>
        <w:t xml:space="preserve"> </w:t>
      </w:r>
      <w:r w:rsidRPr="00C23AAF">
        <w:rPr>
          <w:w w:val="105"/>
          <w:lang w:val="en-GB"/>
        </w:rPr>
        <w:t>ecoregions</w:t>
      </w:r>
      <w:r w:rsidRPr="00C23AAF">
        <w:rPr>
          <w:spacing w:val="10"/>
          <w:w w:val="105"/>
          <w:lang w:val="en-GB"/>
        </w:rPr>
        <w:t xml:space="preserve"> </w:t>
      </w:r>
      <w:r w:rsidRPr="00C23AAF">
        <w:rPr>
          <w:w w:val="105"/>
          <w:lang w:val="en-GB"/>
        </w:rPr>
        <w:t>with</w:t>
      </w:r>
      <w:r w:rsidRPr="00C23AAF">
        <w:rPr>
          <w:spacing w:val="10"/>
          <w:w w:val="105"/>
          <w:lang w:val="en-GB"/>
        </w:rPr>
        <w:t xml:space="preserve"> </w:t>
      </w:r>
      <w:r w:rsidRPr="00C23AAF">
        <w:rPr>
          <w:w w:val="105"/>
          <w:lang w:val="en-GB"/>
        </w:rPr>
        <w:t>the</w:t>
      </w:r>
      <w:r w:rsidRPr="00C23AAF">
        <w:rPr>
          <w:spacing w:val="10"/>
          <w:w w:val="105"/>
          <w:lang w:val="en-GB"/>
        </w:rPr>
        <w:t xml:space="preserve"> </w:t>
      </w:r>
      <w:r w:rsidRPr="00C23AAF">
        <w:rPr>
          <w:w w:val="105"/>
          <w:lang w:val="en-GB"/>
        </w:rPr>
        <w:t>highest</w:t>
      </w:r>
      <w:r w:rsidRPr="00C23AAF">
        <w:rPr>
          <w:spacing w:val="11"/>
          <w:w w:val="105"/>
          <w:lang w:val="en-GB"/>
        </w:rPr>
        <w:t xml:space="preserve"> </w:t>
      </w:r>
      <w:r w:rsidRPr="00C23AAF">
        <w:rPr>
          <w:w w:val="105"/>
          <w:lang w:val="en-GB"/>
        </w:rPr>
        <w:t>rainfall</w:t>
      </w:r>
      <w:r w:rsidRPr="00C23AAF">
        <w:rPr>
          <w:spacing w:val="10"/>
          <w:w w:val="105"/>
          <w:lang w:val="en-GB"/>
        </w:rPr>
        <w:t xml:space="preserve"> </w:t>
      </w:r>
      <w:r w:rsidRPr="00C23AAF">
        <w:rPr>
          <w:w w:val="115"/>
          <w:lang w:val="en-GB"/>
        </w:rPr>
        <w:t>(</w:t>
      </w:r>
      <w:r w:rsidRPr="00C23AAF">
        <w:rPr>
          <w:i/>
          <w:w w:val="115"/>
          <w:lang w:val="en-GB"/>
        </w:rPr>
        <w:t>&gt;</w:t>
      </w:r>
      <w:r w:rsidRPr="00C23AAF">
        <w:rPr>
          <w:i/>
          <w:spacing w:val="6"/>
          <w:w w:val="115"/>
          <w:lang w:val="en-GB"/>
        </w:rPr>
        <w:t xml:space="preserve"> </w:t>
      </w:r>
      <w:r w:rsidRPr="00C23AAF">
        <w:rPr>
          <w:w w:val="105"/>
          <w:lang w:val="en-GB"/>
        </w:rPr>
        <w:t>400</w:t>
      </w:r>
      <w:r w:rsidRPr="00C23AAF">
        <w:rPr>
          <w:spacing w:val="10"/>
          <w:w w:val="105"/>
          <w:lang w:val="en-GB"/>
        </w:rPr>
        <w:t xml:space="preserve"> </w:t>
      </w:r>
      <w:r w:rsidRPr="00C23AAF">
        <w:rPr>
          <w:w w:val="105"/>
          <w:lang w:val="en-GB"/>
        </w:rPr>
        <w:t>mm)</w:t>
      </w:r>
    </w:p>
    <w:p w14:paraId="71ED952A" w14:textId="77777777" w:rsidR="00B177F5" w:rsidRPr="00C23AAF" w:rsidRDefault="00B553DB">
      <w:pPr>
        <w:pStyle w:val="Corpsdetexte"/>
        <w:ind w:left="216"/>
        <w:rPr>
          <w:lang w:val="en-GB"/>
        </w:rPr>
      </w:pPr>
      <w:r w:rsidRPr="00C23AAF">
        <w:rPr>
          <w:rFonts w:ascii="Trebuchet MS"/>
          <w:sz w:val="10"/>
          <w:lang w:val="en-GB"/>
        </w:rPr>
        <w:t xml:space="preserve">82     </w:t>
      </w:r>
      <w:r w:rsidRPr="00C23AAF">
        <w:rPr>
          <w:rFonts w:ascii="Trebuchet MS"/>
          <w:spacing w:val="19"/>
          <w:sz w:val="10"/>
          <w:lang w:val="en-GB"/>
        </w:rPr>
        <w:t xml:space="preserve"> </w:t>
      </w:r>
      <w:r w:rsidRPr="00C23AAF">
        <w:rPr>
          <w:w w:val="105"/>
          <w:lang w:val="en-GB"/>
        </w:rPr>
        <w:t>and</w:t>
      </w:r>
      <w:r w:rsidRPr="00C23AAF">
        <w:rPr>
          <w:spacing w:val="5"/>
          <w:w w:val="105"/>
          <w:lang w:val="en-GB"/>
        </w:rPr>
        <w:t xml:space="preserve"> </w:t>
      </w:r>
      <w:r w:rsidRPr="00C23AAF">
        <w:rPr>
          <w:w w:val="105"/>
          <w:lang w:val="en-GB"/>
        </w:rPr>
        <w:t>temperature</w:t>
      </w:r>
      <w:r w:rsidRPr="00C23AAF">
        <w:rPr>
          <w:spacing w:val="5"/>
          <w:w w:val="105"/>
          <w:lang w:val="en-GB"/>
        </w:rPr>
        <w:t xml:space="preserve"> </w:t>
      </w:r>
      <w:r w:rsidRPr="00C23AAF">
        <w:rPr>
          <w:w w:val="105"/>
          <w:lang w:val="en-GB"/>
        </w:rPr>
        <w:t>between</w:t>
      </w:r>
      <w:r w:rsidRPr="00C23AAF">
        <w:rPr>
          <w:spacing w:val="5"/>
          <w:w w:val="105"/>
          <w:lang w:val="en-GB"/>
        </w:rPr>
        <w:t xml:space="preserve"> </w:t>
      </w:r>
      <w:r w:rsidRPr="00C23AAF">
        <w:rPr>
          <w:w w:val="105"/>
          <w:lang w:val="en-GB"/>
        </w:rPr>
        <w:t xml:space="preserve">15.5 </w:t>
      </w:r>
      <w:r w:rsidRPr="00C23AAF">
        <w:rPr>
          <w:spacing w:val="20"/>
          <w:w w:val="105"/>
          <w:lang w:val="en-GB"/>
        </w:rPr>
        <w:t xml:space="preserve"> </w:t>
      </w:r>
      <w:r w:rsidRPr="00C23AAF">
        <w:rPr>
          <w:w w:val="105"/>
          <w:lang w:val="en-GB"/>
        </w:rPr>
        <w:t>C</w:t>
      </w:r>
      <w:r w:rsidRPr="00C23AAF">
        <w:rPr>
          <w:spacing w:val="5"/>
          <w:w w:val="105"/>
          <w:lang w:val="en-GB"/>
        </w:rPr>
        <w:t xml:space="preserve"> </w:t>
      </w:r>
      <w:r w:rsidRPr="00C23AAF">
        <w:rPr>
          <w:w w:val="105"/>
          <w:lang w:val="en-GB"/>
        </w:rPr>
        <w:t>and</w:t>
      </w:r>
      <w:r w:rsidRPr="00C23AAF">
        <w:rPr>
          <w:spacing w:val="5"/>
          <w:w w:val="105"/>
          <w:lang w:val="en-GB"/>
        </w:rPr>
        <w:t xml:space="preserve"> </w:t>
      </w:r>
      <w:r w:rsidRPr="00C23AAF">
        <w:rPr>
          <w:w w:val="105"/>
          <w:lang w:val="en-GB"/>
        </w:rPr>
        <w:t>17</w:t>
      </w:r>
      <w:r w:rsidRPr="00C23AAF">
        <w:rPr>
          <w:spacing w:val="14"/>
          <w:w w:val="105"/>
          <w:lang w:val="en-GB"/>
        </w:rPr>
        <w:t xml:space="preserve"> </w:t>
      </w:r>
      <w:r w:rsidRPr="00C23AAF">
        <w:rPr>
          <w:w w:val="105"/>
          <w:lang w:val="en-GB"/>
        </w:rPr>
        <w:t>C.</w:t>
      </w:r>
      <w:r w:rsidRPr="00C23AAF">
        <w:rPr>
          <w:spacing w:val="5"/>
          <w:w w:val="105"/>
          <w:lang w:val="en-GB"/>
        </w:rPr>
        <w:t xml:space="preserve"> </w:t>
      </w:r>
      <w:r w:rsidRPr="00C23AAF">
        <w:rPr>
          <w:w w:val="105"/>
          <w:lang w:val="en-GB"/>
        </w:rPr>
        <w:t>The</w:t>
      </w:r>
      <w:r w:rsidRPr="00C23AAF">
        <w:rPr>
          <w:spacing w:val="5"/>
          <w:w w:val="105"/>
          <w:lang w:val="en-GB"/>
        </w:rPr>
        <w:t xml:space="preserve"> </w:t>
      </w:r>
      <w:r w:rsidRPr="00C23AAF">
        <w:rPr>
          <w:w w:val="105"/>
          <w:lang w:val="en-GB"/>
        </w:rPr>
        <w:t>climate</w:t>
      </w:r>
      <w:r w:rsidRPr="00C23AAF">
        <w:rPr>
          <w:spacing w:val="5"/>
          <w:w w:val="105"/>
          <w:lang w:val="en-GB"/>
        </w:rPr>
        <w:t xml:space="preserve"> </w:t>
      </w:r>
      <w:r w:rsidRPr="00C23AAF">
        <w:rPr>
          <w:w w:val="105"/>
          <w:lang w:val="en-GB"/>
        </w:rPr>
        <w:t>variables</w:t>
      </w:r>
      <w:r w:rsidRPr="00C23AAF">
        <w:rPr>
          <w:spacing w:val="5"/>
          <w:w w:val="105"/>
          <w:lang w:val="en-GB"/>
        </w:rPr>
        <w:t xml:space="preserve"> </w:t>
      </w:r>
      <w:r w:rsidRPr="00C23AAF">
        <w:rPr>
          <w:w w:val="105"/>
          <w:lang w:val="en-GB"/>
        </w:rPr>
        <w:t>for</w:t>
      </w:r>
      <w:r w:rsidRPr="00C23AAF">
        <w:rPr>
          <w:spacing w:val="5"/>
          <w:w w:val="105"/>
          <w:lang w:val="en-GB"/>
        </w:rPr>
        <w:t xml:space="preserve"> </w:t>
      </w:r>
      <w:r w:rsidRPr="00C23AAF">
        <w:rPr>
          <w:w w:val="105"/>
          <w:lang w:val="en-GB"/>
        </w:rPr>
        <w:t>Wallonia</w:t>
      </w:r>
      <w:r w:rsidRPr="00C23AAF">
        <w:rPr>
          <w:spacing w:val="5"/>
          <w:w w:val="105"/>
          <w:lang w:val="en-GB"/>
        </w:rPr>
        <w:t xml:space="preserve"> </w:t>
      </w:r>
      <w:r w:rsidRPr="00C23AAF">
        <w:rPr>
          <w:w w:val="105"/>
          <w:lang w:val="en-GB"/>
        </w:rPr>
        <w:t>have</w:t>
      </w:r>
      <w:r w:rsidRPr="00C23AAF">
        <w:rPr>
          <w:spacing w:val="6"/>
          <w:w w:val="105"/>
          <w:lang w:val="en-GB"/>
        </w:rPr>
        <w:t xml:space="preserve"> </w:t>
      </w:r>
      <w:r w:rsidRPr="00C23AAF">
        <w:rPr>
          <w:w w:val="105"/>
          <w:lang w:val="en-GB"/>
        </w:rPr>
        <w:t>been</w:t>
      </w:r>
      <w:r w:rsidRPr="00C23AAF">
        <w:rPr>
          <w:spacing w:val="5"/>
          <w:w w:val="105"/>
          <w:lang w:val="en-GB"/>
        </w:rPr>
        <w:t xml:space="preserve"> </w:t>
      </w:r>
      <w:r w:rsidRPr="00C23AAF">
        <w:rPr>
          <w:w w:val="105"/>
          <w:lang w:val="en-GB"/>
        </w:rPr>
        <w:t>provided</w:t>
      </w:r>
    </w:p>
    <w:p w14:paraId="42806052" w14:textId="3B4D1A12" w:rsidR="00B177F5" w:rsidRPr="00C23AAF" w:rsidRDefault="00B553DB">
      <w:pPr>
        <w:pStyle w:val="Corpsdetexte"/>
        <w:spacing w:line="237" w:lineRule="exact"/>
        <w:ind w:left="216"/>
        <w:rPr>
          <w:lang w:val="en-GB"/>
        </w:rPr>
      </w:pPr>
      <w:r w:rsidRPr="00C23AAF">
        <w:rPr>
          <w:rFonts w:ascii="Trebuchet MS" w:hAnsi="Trebuchet MS"/>
          <w:sz w:val="10"/>
          <w:lang w:val="en-GB"/>
        </w:rPr>
        <w:t xml:space="preserve">83      </w:t>
      </w:r>
      <w:r w:rsidRPr="00C23AAF">
        <w:rPr>
          <w:rFonts w:ascii="Trebuchet MS" w:hAnsi="Trebuchet MS"/>
          <w:spacing w:val="-12"/>
          <w:sz w:val="10"/>
          <w:lang w:val="en-GB"/>
        </w:rPr>
        <w:t xml:space="preserve"> </w:t>
      </w:r>
      <w:r w:rsidRPr="00C23AAF">
        <w:rPr>
          <w:spacing w:val="-6"/>
          <w:w w:val="105"/>
          <w:lang w:val="en-GB"/>
        </w:rPr>
        <w:t>b</w:t>
      </w:r>
      <w:r w:rsidRPr="00C23AAF">
        <w:rPr>
          <w:w w:val="115"/>
          <w:lang w:val="en-GB"/>
        </w:rPr>
        <w:t>y</w:t>
      </w:r>
      <w:r w:rsidRPr="00C23AAF">
        <w:rPr>
          <w:lang w:val="en-GB"/>
        </w:rPr>
        <w:t xml:space="preserve"> </w:t>
      </w:r>
      <w:r w:rsidRPr="00C23AAF">
        <w:rPr>
          <w:spacing w:val="-7"/>
          <w:lang w:val="en-GB"/>
        </w:rPr>
        <w:t xml:space="preserve"> </w:t>
      </w:r>
      <w:r w:rsidRPr="00C23AAF">
        <w:rPr>
          <w:w w:val="101"/>
          <w:lang w:val="en-GB"/>
        </w:rPr>
        <w:t>the</w:t>
      </w:r>
      <w:r w:rsidRPr="00C23AAF">
        <w:rPr>
          <w:lang w:val="en-GB"/>
        </w:rPr>
        <w:t xml:space="preserve"> </w:t>
      </w:r>
      <w:r w:rsidRPr="00C23AAF">
        <w:rPr>
          <w:spacing w:val="-7"/>
          <w:lang w:val="en-GB"/>
        </w:rPr>
        <w:t xml:space="preserve"> </w:t>
      </w:r>
      <w:r w:rsidRPr="00C23AAF">
        <w:rPr>
          <w:w w:val="112"/>
          <w:lang w:val="en-GB"/>
        </w:rPr>
        <w:t>Institut</w:t>
      </w:r>
      <w:r w:rsidRPr="00C23AAF">
        <w:rPr>
          <w:lang w:val="en-GB"/>
        </w:rPr>
        <w:t xml:space="preserve"> </w:t>
      </w:r>
      <w:r w:rsidRPr="00C23AAF">
        <w:rPr>
          <w:spacing w:val="-7"/>
          <w:lang w:val="en-GB"/>
        </w:rPr>
        <w:t xml:space="preserve"> </w:t>
      </w:r>
      <w:r w:rsidRPr="00C23AAF">
        <w:rPr>
          <w:w w:val="115"/>
          <w:lang w:val="en-GB"/>
        </w:rPr>
        <w:t>R</w:t>
      </w:r>
      <w:r w:rsidRPr="00C23AAF">
        <w:rPr>
          <w:spacing w:val="-6"/>
          <w:w w:val="115"/>
          <w:lang w:val="en-GB"/>
        </w:rPr>
        <w:t>oy</w:t>
      </w:r>
      <w:r w:rsidRPr="00C23AAF">
        <w:rPr>
          <w:w w:val="109"/>
          <w:lang w:val="en-GB"/>
        </w:rPr>
        <w:t>al</w:t>
      </w:r>
      <w:r w:rsidRPr="00C23AAF">
        <w:rPr>
          <w:lang w:val="en-GB"/>
        </w:rPr>
        <w:t xml:space="preserve"> </w:t>
      </w:r>
      <w:r w:rsidRPr="00C23AAF">
        <w:rPr>
          <w:spacing w:val="-7"/>
          <w:lang w:val="en-GB"/>
        </w:rPr>
        <w:t xml:space="preserve"> </w:t>
      </w:r>
      <w:r w:rsidRPr="00C23AAF">
        <w:rPr>
          <w:spacing w:val="-6"/>
          <w:w w:val="106"/>
          <w:lang w:val="en-GB"/>
        </w:rPr>
        <w:t>M</w:t>
      </w:r>
      <w:r w:rsidRPr="00C23AAF">
        <w:rPr>
          <w:spacing w:val="-95"/>
          <w:w w:val="170"/>
          <w:lang w:val="en-GB"/>
        </w:rPr>
        <w:t>´</w:t>
      </w:r>
      <w:r w:rsidRPr="00C23AAF">
        <w:rPr>
          <w:w w:val="99"/>
          <w:lang w:val="en-GB"/>
        </w:rPr>
        <w:t>e</w:t>
      </w:r>
      <w:r w:rsidRPr="00C23AAF">
        <w:rPr>
          <w:spacing w:val="-6"/>
          <w:w w:val="99"/>
          <w:lang w:val="en-GB"/>
        </w:rPr>
        <w:t>t</w:t>
      </w:r>
      <w:r w:rsidRPr="00C23AAF">
        <w:rPr>
          <w:spacing w:val="-95"/>
          <w:w w:val="170"/>
          <w:lang w:val="en-GB"/>
        </w:rPr>
        <w:t>´</w:t>
      </w:r>
      <w:r w:rsidRPr="00C23AAF">
        <w:rPr>
          <w:w w:val="99"/>
          <w:lang w:val="en-GB"/>
        </w:rPr>
        <w:t>eorologique</w:t>
      </w:r>
      <w:r w:rsidRPr="00C23AAF">
        <w:rPr>
          <w:lang w:val="en-GB"/>
        </w:rPr>
        <w:t xml:space="preserve"> </w:t>
      </w:r>
      <w:r w:rsidRPr="00C23AAF">
        <w:rPr>
          <w:spacing w:val="-7"/>
          <w:lang w:val="en-GB"/>
        </w:rPr>
        <w:t xml:space="preserve"> </w:t>
      </w:r>
      <w:r w:rsidRPr="00C23AAF">
        <w:rPr>
          <w:w w:val="104"/>
          <w:lang w:val="en-GB"/>
        </w:rPr>
        <w:t>and</w:t>
      </w:r>
      <w:r w:rsidRPr="00C23AAF">
        <w:rPr>
          <w:lang w:val="en-GB"/>
        </w:rPr>
        <w:t xml:space="preserve"> </w:t>
      </w:r>
      <w:r w:rsidRPr="00C23AAF">
        <w:rPr>
          <w:spacing w:val="-7"/>
          <w:lang w:val="en-GB"/>
        </w:rPr>
        <w:t xml:space="preserve"> </w:t>
      </w:r>
      <w:r w:rsidRPr="00C23AAF">
        <w:rPr>
          <w:w w:val="98"/>
          <w:lang w:val="en-GB"/>
        </w:rPr>
        <w:t>come</w:t>
      </w:r>
      <w:r w:rsidRPr="00C23AAF">
        <w:rPr>
          <w:lang w:val="en-GB"/>
        </w:rPr>
        <w:t xml:space="preserve"> </w:t>
      </w:r>
      <w:r w:rsidRPr="00C23AAF">
        <w:rPr>
          <w:spacing w:val="-7"/>
          <w:lang w:val="en-GB"/>
        </w:rPr>
        <w:t xml:space="preserve"> </w:t>
      </w:r>
      <w:r w:rsidRPr="00C23AAF">
        <w:rPr>
          <w:w w:val="102"/>
          <w:lang w:val="en-GB"/>
        </w:rPr>
        <w:t>from</w:t>
      </w:r>
      <w:r w:rsidRPr="00C23AAF">
        <w:rPr>
          <w:lang w:val="en-GB"/>
        </w:rPr>
        <w:t xml:space="preserve"> </w:t>
      </w:r>
      <w:r w:rsidRPr="00C23AAF">
        <w:rPr>
          <w:spacing w:val="-7"/>
          <w:lang w:val="en-GB"/>
        </w:rPr>
        <w:t xml:space="preserve"> </w:t>
      </w:r>
      <w:r w:rsidRPr="00C23AAF">
        <w:rPr>
          <w:w w:val="101"/>
          <w:lang w:val="en-GB"/>
        </w:rPr>
        <w:t>the</w:t>
      </w:r>
      <w:r w:rsidRPr="00C23AAF">
        <w:rPr>
          <w:lang w:val="en-GB"/>
        </w:rPr>
        <w:t xml:space="preserve"> </w:t>
      </w:r>
      <w:r w:rsidRPr="00C23AAF">
        <w:rPr>
          <w:spacing w:val="-7"/>
          <w:lang w:val="en-GB"/>
        </w:rPr>
        <w:t xml:space="preserve"> </w:t>
      </w:r>
      <w:r w:rsidRPr="00C23AAF">
        <w:rPr>
          <w:w w:val="105"/>
          <w:lang w:val="en-GB"/>
        </w:rPr>
        <w:t>climate</w:t>
      </w:r>
      <w:r w:rsidRPr="00C23AAF">
        <w:rPr>
          <w:lang w:val="en-GB"/>
        </w:rPr>
        <w:t xml:space="preserve"> </w:t>
      </w:r>
      <w:r w:rsidRPr="00C23AAF">
        <w:rPr>
          <w:spacing w:val="-7"/>
          <w:lang w:val="en-GB"/>
        </w:rPr>
        <w:t xml:space="preserve"> </w:t>
      </w:r>
      <w:r w:rsidRPr="00C23AAF">
        <w:rPr>
          <w:w w:val="104"/>
          <w:lang w:val="en-GB"/>
        </w:rPr>
        <w:t>map</w:t>
      </w:r>
      <w:r w:rsidRPr="00C23AAF">
        <w:rPr>
          <w:lang w:val="en-GB"/>
        </w:rPr>
        <w:t xml:space="preserve"> </w:t>
      </w:r>
      <w:r w:rsidRPr="00C23AAF">
        <w:rPr>
          <w:spacing w:val="-7"/>
          <w:lang w:val="en-GB"/>
        </w:rPr>
        <w:t xml:space="preserve"> </w:t>
      </w:r>
      <w:r w:rsidRPr="00C23AAF">
        <w:rPr>
          <w:w w:val="113"/>
          <w:lang w:val="en-GB"/>
        </w:rPr>
        <w:t>Digitalis</w:t>
      </w:r>
      <w:r w:rsidRPr="00C23AAF">
        <w:rPr>
          <w:lang w:val="en-GB"/>
        </w:rPr>
        <w:t xml:space="preserve"> </w:t>
      </w:r>
      <w:ins w:id="50" w:author="Christian PIEDALLU" w:date="2023-02-06T10:27:00Z">
        <w:r w:rsidR="003D625D" w:rsidRPr="00C23AAF">
          <w:rPr>
            <w:lang w:val="en-GB"/>
          </w:rPr>
          <w:t>for</w:t>
        </w:r>
        <w:r w:rsidR="003D625D" w:rsidRPr="00C23AAF">
          <w:rPr>
            <w:spacing w:val="34"/>
            <w:lang w:val="en-GB"/>
          </w:rPr>
          <w:t xml:space="preserve"> </w:t>
        </w:r>
        <w:r w:rsidR="003D625D" w:rsidRPr="00C23AAF">
          <w:rPr>
            <w:lang w:val="en-GB"/>
          </w:rPr>
          <w:t>the</w:t>
        </w:r>
        <w:r w:rsidR="003D625D" w:rsidRPr="00C23AAF">
          <w:rPr>
            <w:spacing w:val="33"/>
            <w:lang w:val="en-GB"/>
          </w:rPr>
          <w:t xml:space="preserve"> </w:t>
        </w:r>
        <w:r w:rsidR="003D625D" w:rsidRPr="00C23AAF">
          <w:rPr>
            <w:lang w:val="en-GB"/>
          </w:rPr>
          <w:t>Grand-Est</w:t>
        </w:r>
      </w:ins>
      <w:r w:rsidRPr="00C23AAF">
        <w:rPr>
          <w:spacing w:val="-7"/>
          <w:lang w:val="en-GB"/>
        </w:rPr>
        <w:t xml:space="preserve"> </w:t>
      </w:r>
      <w:hyperlink w:anchor="_bookmark51" w:history="1">
        <w:r w:rsidRPr="00C23AAF">
          <w:rPr>
            <w:w w:val="111"/>
            <w:lang w:val="en-GB"/>
          </w:rPr>
          <w:t>(Piedallu</w:t>
        </w:r>
        <w:r w:rsidRPr="00C23AAF">
          <w:rPr>
            <w:lang w:val="en-GB"/>
          </w:rPr>
          <w:t xml:space="preserve"> </w:t>
        </w:r>
        <w:r w:rsidRPr="00C23AAF">
          <w:rPr>
            <w:spacing w:val="-7"/>
            <w:lang w:val="en-GB"/>
          </w:rPr>
          <w:t xml:space="preserve"> </w:t>
        </w:r>
        <w:r w:rsidRPr="00C23AAF">
          <w:rPr>
            <w:w w:val="99"/>
            <w:lang w:val="en-GB"/>
          </w:rPr>
          <w:t>et</w:t>
        </w:r>
        <w:r w:rsidRPr="00C23AAF">
          <w:rPr>
            <w:lang w:val="en-GB"/>
          </w:rPr>
          <w:t xml:space="preserve"> </w:t>
        </w:r>
        <w:r w:rsidRPr="00C23AAF">
          <w:rPr>
            <w:spacing w:val="-7"/>
            <w:lang w:val="en-GB"/>
          </w:rPr>
          <w:t xml:space="preserve"> </w:t>
        </w:r>
        <w:r w:rsidRPr="00C23AAF">
          <w:rPr>
            <w:w w:val="109"/>
            <w:lang w:val="en-GB"/>
          </w:rPr>
          <w:t>al.,</w:t>
        </w:r>
      </w:hyperlink>
    </w:p>
    <w:p w14:paraId="51FC1190" w14:textId="54A88328" w:rsidR="00B177F5" w:rsidRPr="00C23AAF" w:rsidRDefault="00B553DB">
      <w:pPr>
        <w:pStyle w:val="Corpsdetexte"/>
        <w:ind w:left="216"/>
        <w:rPr>
          <w:lang w:val="en-GB"/>
        </w:rPr>
      </w:pPr>
      <w:r w:rsidRPr="00C23AAF">
        <w:rPr>
          <w:rFonts w:ascii="Trebuchet MS"/>
          <w:sz w:val="10"/>
          <w:lang w:val="en-GB"/>
        </w:rPr>
        <w:t xml:space="preserve">84     </w:t>
      </w:r>
      <w:r w:rsidRPr="00C23AAF">
        <w:rPr>
          <w:rFonts w:ascii="Trebuchet MS"/>
          <w:spacing w:val="19"/>
          <w:sz w:val="10"/>
          <w:lang w:val="en-GB"/>
        </w:rPr>
        <w:t xml:space="preserve"> </w:t>
      </w:r>
      <w:hyperlink w:anchor="_bookmark51" w:history="1">
        <w:r w:rsidRPr="00C23AAF">
          <w:rPr>
            <w:lang w:val="en-GB"/>
          </w:rPr>
          <w:t>2014)</w:t>
        </w:r>
        <w:r w:rsidRPr="00C23AAF">
          <w:rPr>
            <w:spacing w:val="33"/>
            <w:lang w:val="en-GB"/>
          </w:rPr>
          <w:t xml:space="preserve"> </w:t>
        </w:r>
      </w:hyperlink>
      <w:del w:id="51" w:author="Christian PIEDALLU" w:date="2023-02-06T10:26:00Z">
        <w:r w:rsidRPr="00C23AAF" w:rsidDel="003D625D">
          <w:rPr>
            <w:lang w:val="en-GB"/>
          </w:rPr>
          <w:delText>for</w:delText>
        </w:r>
        <w:r w:rsidRPr="00C23AAF" w:rsidDel="003D625D">
          <w:rPr>
            <w:spacing w:val="34"/>
            <w:lang w:val="en-GB"/>
          </w:rPr>
          <w:delText xml:space="preserve"> </w:delText>
        </w:r>
        <w:r w:rsidRPr="00C23AAF" w:rsidDel="003D625D">
          <w:rPr>
            <w:lang w:val="en-GB"/>
          </w:rPr>
          <w:delText>the</w:delText>
        </w:r>
        <w:r w:rsidRPr="00C23AAF" w:rsidDel="003D625D">
          <w:rPr>
            <w:spacing w:val="33"/>
            <w:lang w:val="en-GB"/>
          </w:rPr>
          <w:delText xml:space="preserve"> </w:delText>
        </w:r>
        <w:r w:rsidRPr="00C23AAF" w:rsidDel="003D625D">
          <w:rPr>
            <w:lang w:val="en-GB"/>
          </w:rPr>
          <w:delText>Grand-Est</w:delText>
        </w:r>
      </w:del>
      <w:r w:rsidRPr="00C23AAF">
        <w:rPr>
          <w:lang w:val="en-GB"/>
        </w:rPr>
        <w:t>.</w:t>
      </w:r>
      <w:r w:rsidRPr="00C23AAF">
        <w:rPr>
          <w:spacing w:val="68"/>
          <w:lang w:val="en-GB"/>
        </w:rPr>
        <w:t xml:space="preserve"> </w:t>
      </w:r>
      <w:r w:rsidRPr="00C23AAF">
        <w:rPr>
          <w:lang w:val="en-GB"/>
        </w:rPr>
        <w:t>These</w:t>
      </w:r>
      <w:r w:rsidRPr="00C23AAF">
        <w:rPr>
          <w:spacing w:val="34"/>
          <w:lang w:val="en-GB"/>
        </w:rPr>
        <w:t xml:space="preserve"> </w:t>
      </w:r>
      <w:r w:rsidRPr="00C23AAF">
        <w:rPr>
          <w:lang w:val="en-GB"/>
        </w:rPr>
        <w:t>three</w:t>
      </w:r>
      <w:r w:rsidRPr="00C23AAF">
        <w:rPr>
          <w:spacing w:val="34"/>
          <w:lang w:val="en-GB"/>
        </w:rPr>
        <w:t xml:space="preserve"> </w:t>
      </w:r>
      <w:r w:rsidRPr="00C23AAF">
        <w:rPr>
          <w:lang w:val="en-GB"/>
        </w:rPr>
        <w:t>regions</w:t>
      </w:r>
      <w:r w:rsidRPr="00C23AAF">
        <w:rPr>
          <w:spacing w:val="33"/>
          <w:lang w:val="en-GB"/>
        </w:rPr>
        <w:t xml:space="preserve"> </w:t>
      </w:r>
      <w:del w:id="52" w:author="Christian PIEDALLU" w:date="2023-02-06T10:29:00Z">
        <w:r w:rsidRPr="00C23AAF" w:rsidDel="00F8052F">
          <w:rPr>
            <w:lang w:val="en-GB"/>
          </w:rPr>
          <w:delText>also</w:delText>
        </w:r>
        <w:r w:rsidRPr="00C23AAF" w:rsidDel="00F8052F">
          <w:rPr>
            <w:spacing w:val="34"/>
            <w:lang w:val="en-GB"/>
          </w:rPr>
          <w:delText xml:space="preserve"> </w:delText>
        </w:r>
      </w:del>
      <w:r w:rsidRPr="00C23AAF">
        <w:rPr>
          <w:lang w:val="en-GB"/>
        </w:rPr>
        <w:t>differ</w:t>
      </w:r>
      <w:r w:rsidRPr="00C23AAF">
        <w:rPr>
          <w:spacing w:val="33"/>
          <w:lang w:val="en-GB"/>
        </w:rPr>
        <w:t xml:space="preserve"> </w:t>
      </w:r>
      <w:r w:rsidRPr="00C23AAF">
        <w:rPr>
          <w:lang w:val="en-GB"/>
        </w:rPr>
        <w:t>in</w:t>
      </w:r>
      <w:r w:rsidRPr="00C23AAF">
        <w:rPr>
          <w:spacing w:val="34"/>
          <w:lang w:val="en-GB"/>
        </w:rPr>
        <w:t xml:space="preserve"> </w:t>
      </w:r>
      <w:r w:rsidRPr="00C23AAF">
        <w:rPr>
          <w:lang w:val="en-GB"/>
        </w:rPr>
        <w:t>their</w:t>
      </w:r>
      <w:r w:rsidRPr="00C23AAF">
        <w:rPr>
          <w:spacing w:val="34"/>
          <w:lang w:val="en-GB"/>
        </w:rPr>
        <w:t xml:space="preserve"> </w:t>
      </w:r>
      <w:r w:rsidRPr="00C23AAF">
        <w:rPr>
          <w:lang w:val="en-GB"/>
        </w:rPr>
        <w:t>altitude</w:t>
      </w:r>
      <w:r w:rsidRPr="00C23AAF">
        <w:rPr>
          <w:spacing w:val="33"/>
          <w:lang w:val="en-GB"/>
        </w:rPr>
        <w:t xml:space="preserve"> </w:t>
      </w:r>
      <w:r w:rsidRPr="00C23AAF">
        <w:rPr>
          <w:lang w:val="en-GB"/>
        </w:rPr>
        <w:t>w</w:t>
      </w:r>
      <w:ins w:id="53" w:author="Christian PIEDALLU" w:date="2023-02-06T10:28:00Z">
        <w:r w:rsidR="00F8052F">
          <w:rPr>
            <w:lang w:val="en-GB"/>
          </w:rPr>
          <w:t>h</w:t>
        </w:r>
      </w:ins>
      <w:r w:rsidRPr="00C23AAF">
        <w:rPr>
          <w:lang w:val="en-GB"/>
        </w:rPr>
        <w:t>ich</w:t>
      </w:r>
      <w:r w:rsidRPr="00C23AAF">
        <w:rPr>
          <w:spacing w:val="34"/>
          <w:lang w:val="en-GB"/>
        </w:rPr>
        <w:t xml:space="preserve"> </w:t>
      </w:r>
      <w:r w:rsidRPr="00C23AAF">
        <w:rPr>
          <w:lang w:val="en-GB"/>
        </w:rPr>
        <w:t>can</w:t>
      </w:r>
      <w:r w:rsidRPr="00C23AAF">
        <w:rPr>
          <w:spacing w:val="34"/>
          <w:lang w:val="en-GB"/>
        </w:rPr>
        <w:t xml:space="preserve"> </w:t>
      </w:r>
      <w:r w:rsidRPr="00C23AAF">
        <w:rPr>
          <w:lang w:val="en-GB"/>
        </w:rPr>
        <w:t>be</w:t>
      </w:r>
      <w:r w:rsidRPr="00C23AAF">
        <w:rPr>
          <w:spacing w:val="33"/>
          <w:lang w:val="en-GB"/>
        </w:rPr>
        <w:t xml:space="preserve"> </w:t>
      </w:r>
      <w:r w:rsidRPr="00C23AAF">
        <w:rPr>
          <w:lang w:val="en-GB"/>
        </w:rPr>
        <w:t>considered</w:t>
      </w:r>
      <w:r w:rsidRPr="00C23AAF">
        <w:rPr>
          <w:spacing w:val="34"/>
          <w:lang w:val="en-GB"/>
        </w:rPr>
        <w:t xml:space="preserve"> </w:t>
      </w:r>
      <w:r w:rsidRPr="00C23AAF">
        <w:rPr>
          <w:lang w:val="en-GB"/>
        </w:rPr>
        <w:t>as</w:t>
      </w:r>
    </w:p>
    <w:p w14:paraId="4E3AB11B" w14:textId="017DB850" w:rsidR="00B177F5" w:rsidRPr="00C23AAF" w:rsidRDefault="00B553DB">
      <w:pPr>
        <w:pStyle w:val="Corpsdetexte"/>
        <w:ind w:left="216"/>
        <w:rPr>
          <w:lang w:val="en-GB"/>
        </w:rPr>
      </w:pPr>
      <w:r w:rsidRPr="00C23AAF">
        <w:rPr>
          <w:rFonts w:ascii="Trebuchet MS"/>
          <w:sz w:val="10"/>
          <w:lang w:val="en-GB"/>
        </w:rPr>
        <w:t xml:space="preserve">85     </w:t>
      </w:r>
      <w:r w:rsidRPr="00C23AAF">
        <w:rPr>
          <w:rFonts w:ascii="Trebuchet MS"/>
          <w:spacing w:val="19"/>
          <w:sz w:val="10"/>
          <w:lang w:val="en-GB"/>
        </w:rPr>
        <w:t xml:space="preserve"> </w:t>
      </w:r>
      <w:r w:rsidRPr="00C23AAF">
        <w:rPr>
          <w:w w:val="105"/>
          <w:lang w:val="en-GB"/>
        </w:rPr>
        <w:t>an</w:t>
      </w:r>
      <w:r w:rsidRPr="00C23AAF">
        <w:rPr>
          <w:spacing w:val="16"/>
          <w:w w:val="105"/>
          <w:lang w:val="en-GB"/>
        </w:rPr>
        <w:t xml:space="preserve"> </w:t>
      </w:r>
      <w:r w:rsidRPr="00C23AAF">
        <w:rPr>
          <w:w w:val="105"/>
          <w:lang w:val="en-GB"/>
        </w:rPr>
        <w:t>imperfect</w:t>
      </w:r>
      <w:r w:rsidRPr="00C23AAF">
        <w:rPr>
          <w:spacing w:val="17"/>
          <w:w w:val="105"/>
          <w:lang w:val="en-GB"/>
        </w:rPr>
        <w:t xml:space="preserve"> </w:t>
      </w:r>
      <w:r w:rsidRPr="00C23AAF">
        <w:rPr>
          <w:w w:val="105"/>
          <w:lang w:val="en-GB"/>
        </w:rPr>
        <w:t>proxy</w:t>
      </w:r>
      <w:r w:rsidRPr="00C23AAF">
        <w:rPr>
          <w:spacing w:val="16"/>
          <w:w w:val="105"/>
          <w:lang w:val="en-GB"/>
        </w:rPr>
        <w:t xml:space="preserve"> </w:t>
      </w:r>
      <w:r w:rsidRPr="00C23AAF">
        <w:rPr>
          <w:w w:val="105"/>
          <w:lang w:val="en-GB"/>
        </w:rPr>
        <w:t>for</w:t>
      </w:r>
      <w:r w:rsidRPr="00C23AAF">
        <w:rPr>
          <w:spacing w:val="17"/>
          <w:w w:val="105"/>
          <w:lang w:val="en-GB"/>
        </w:rPr>
        <w:t xml:space="preserve"> </w:t>
      </w:r>
      <w:r w:rsidRPr="00C23AAF">
        <w:rPr>
          <w:w w:val="105"/>
          <w:lang w:val="en-GB"/>
        </w:rPr>
        <w:t>climate</w:t>
      </w:r>
      <w:ins w:id="54" w:author="Christian PIEDALLU" w:date="2023-02-06T10:28:00Z">
        <w:r w:rsidR="00F8052F">
          <w:rPr>
            <w:w w:val="105"/>
            <w:lang w:val="en-GB"/>
          </w:rPr>
          <w:t xml:space="preserve"> (Figure 2).</w:t>
        </w:r>
      </w:ins>
      <w:del w:id="55" w:author="Christian PIEDALLU" w:date="2023-02-06T10:28:00Z">
        <w:r w:rsidRPr="00C23AAF" w:rsidDel="00F8052F">
          <w:rPr>
            <w:spacing w:val="16"/>
            <w:w w:val="105"/>
            <w:lang w:val="en-GB"/>
          </w:rPr>
          <w:delText xml:space="preserve"> </w:delText>
        </w:r>
        <w:r w:rsidRPr="00C23AAF" w:rsidDel="00F8052F">
          <w:rPr>
            <w:w w:val="105"/>
            <w:lang w:val="en-GB"/>
          </w:rPr>
          <w:delText>The</w:delText>
        </w:r>
        <w:r w:rsidRPr="00C23AAF" w:rsidDel="00F8052F">
          <w:rPr>
            <w:spacing w:val="17"/>
            <w:w w:val="105"/>
            <w:lang w:val="en-GB"/>
          </w:rPr>
          <w:delText xml:space="preserve"> </w:delText>
        </w:r>
        <w:r w:rsidRPr="00C23AAF" w:rsidDel="00F8052F">
          <w:rPr>
            <w:w w:val="105"/>
            <w:lang w:val="en-GB"/>
          </w:rPr>
          <w:delText>Figure</w:delText>
        </w:r>
        <w:r w:rsidRPr="00C23AAF" w:rsidDel="00F8052F">
          <w:rPr>
            <w:spacing w:val="16"/>
            <w:w w:val="105"/>
            <w:lang w:val="en-GB"/>
          </w:rPr>
          <w:delText xml:space="preserve"> </w:delText>
        </w:r>
        <w:r w:rsidR="00F312A1" w:rsidRPr="00C23AAF" w:rsidDel="00F8052F">
          <w:rPr>
            <w:lang w:val="en-GB"/>
          </w:rPr>
          <w:fldChar w:fldCharType="begin"/>
        </w:r>
        <w:r w:rsidR="00F312A1" w:rsidRPr="00C23AAF" w:rsidDel="00F8052F">
          <w:rPr>
            <w:lang w:val="en-GB"/>
          </w:rPr>
          <w:delInstrText xml:space="preserve"> HYPERLINK \l "_bookmark1" </w:delInstrText>
        </w:r>
        <w:r w:rsidR="00F312A1" w:rsidRPr="00C23AAF" w:rsidDel="00F8052F">
          <w:rPr>
            <w:lang w:val="en-GB"/>
          </w:rPr>
          <w:fldChar w:fldCharType="separate"/>
        </w:r>
        <w:r w:rsidRPr="00C23AAF" w:rsidDel="00F8052F">
          <w:rPr>
            <w:w w:val="105"/>
            <w:lang w:val="en-GB"/>
          </w:rPr>
          <w:delText>2</w:delText>
        </w:r>
        <w:r w:rsidRPr="00C23AAF" w:rsidDel="00F8052F">
          <w:rPr>
            <w:spacing w:val="17"/>
            <w:w w:val="105"/>
            <w:lang w:val="en-GB"/>
          </w:rPr>
          <w:delText xml:space="preserve"> </w:delText>
        </w:r>
        <w:r w:rsidR="00F312A1" w:rsidRPr="00C23AAF" w:rsidDel="00F8052F">
          <w:rPr>
            <w:spacing w:val="17"/>
            <w:w w:val="105"/>
            <w:lang w:val="en-GB"/>
          </w:rPr>
          <w:fldChar w:fldCharType="end"/>
        </w:r>
        <w:r w:rsidRPr="00C23AAF" w:rsidDel="00F8052F">
          <w:rPr>
            <w:w w:val="105"/>
            <w:lang w:val="en-GB"/>
          </w:rPr>
          <w:delText>shows</w:delText>
        </w:r>
        <w:r w:rsidRPr="00C23AAF" w:rsidDel="00F8052F">
          <w:rPr>
            <w:spacing w:val="16"/>
            <w:w w:val="105"/>
            <w:lang w:val="en-GB"/>
          </w:rPr>
          <w:delText xml:space="preserve"> </w:delText>
        </w:r>
        <w:r w:rsidRPr="00C23AAF" w:rsidDel="00F8052F">
          <w:rPr>
            <w:w w:val="105"/>
            <w:lang w:val="en-GB"/>
          </w:rPr>
          <w:delText>localisation</w:delText>
        </w:r>
        <w:r w:rsidRPr="00C23AAF" w:rsidDel="00F8052F">
          <w:rPr>
            <w:spacing w:val="17"/>
            <w:w w:val="105"/>
            <w:lang w:val="en-GB"/>
          </w:rPr>
          <w:delText xml:space="preserve"> </w:delText>
        </w:r>
        <w:r w:rsidRPr="00C23AAF" w:rsidDel="00F8052F">
          <w:rPr>
            <w:w w:val="105"/>
            <w:lang w:val="en-GB"/>
          </w:rPr>
          <w:delText>of</w:delText>
        </w:r>
        <w:r w:rsidRPr="00C23AAF" w:rsidDel="00F8052F">
          <w:rPr>
            <w:spacing w:val="16"/>
            <w:w w:val="105"/>
            <w:lang w:val="en-GB"/>
          </w:rPr>
          <w:delText xml:space="preserve"> </w:delText>
        </w:r>
        <w:r w:rsidRPr="00C23AAF" w:rsidDel="00F8052F">
          <w:rPr>
            <w:w w:val="105"/>
            <w:lang w:val="en-GB"/>
          </w:rPr>
          <w:delText>the</w:delText>
        </w:r>
        <w:r w:rsidRPr="00C23AAF" w:rsidDel="00F8052F">
          <w:rPr>
            <w:spacing w:val="17"/>
            <w:w w:val="105"/>
            <w:lang w:val="en-GB"/>
          </w:rPr>
          <w:delText xml:space="preserve"> </w:delText>
        </w:r>
        <w:r w:rsidRPr="00C23AAF" w:rsidDel="00F8052F">
          <w:rPr>
            <w:w w:val="105"/>
            <w:lang w:val="en-GB"/>
          </w:rPr>
          <w:delText>three</w:delText>
        </w:r>
        <w:r w:rsidRPr="00C23AAF" w:rsidDel="00F8052F">
          <w:rPr>
            <w:spacing w:val="16"/>
            <w:w w:val="105"/>
            <w:lang w:val="en-GB"/>
          </w:rPr>
          <w:delText xml:space="preserve"> </w:delText>
        </w:r>
        <w:r w:rsidRPr="00C23AAF" w:rsidDel="00F8052F">
          <w:rPr>
            <w:w w:val="105"/>
            <w:lang w:val="en-GB"/>
          </w:rPr>
          <w:delText>bioclimatic</w:delText>
        </w:r>
        <w:r w:rsidRPr="00C23AAF" w:rsidDel="00F8052F">
          <w:rPr>
            <w:spacing w:val="17"/>
            <w:w w:val="105"/>
            <w:lang w:val="en-GB"/>
          </w:rPr>
          <w:delText xml:space="preserve"> </w:delText>
        </w:r>
        <w:r w:rsidRPr="00C23AAF" w:rsidDel="00F8052F">
          <w:rPr>
            <w:w w:val="105"/>
            <w:lang w:val="en-GB"/>
          </w:rPr>
          <w:delText>areas.</w:delText>
        </w:r>
      </w:del>
      <w:r w:rsidRPr="00C23AAF">
        <w:rPr>
          <w:spacing w:val="41"/>
          <w:w w:val="105"/>
          <w:lang w:val="en-GB"/>
        </w:rPr>
        <w:t xml:space="preserve"> </w:t>
      </w:r>
      <w:r w:rsidRPr="00C23AAF">
        <w:rPr>
          <w:w w:val="105"/>
          <w:lang w:val="en-GB"/>
        </w:rPr>
        <w:t>The</w:t>
      </w:r>
      <w:commentRangeStart w:id="56"/>
    </w:p>
    <w:p w14:paraId="3CA932F3" w14:textId="77777777" w:rsidR="00B177F5" w:rsidRPr="00C23AAF" w:rsidRDefault="00B553DB">
      <w:pPr>
        <w:pStyle w:val="Corpsdetexte"/>
        <w:ind w:left="216"/>
        <w:rPr>
          <w:lang w:val="en-GB"/>
        </w:rPr>
      </w:pPr>
      <w:r w:rsidRPr="00C23AAF">
        <w:rPr>
          <w:rFonts w:ascii="Trebuchet MS"/>
          <w:sz w:val="10"/>
          <w:lang w:val="en-GB"/>
        </w:rPr>
        <w:t xml:space="preserve">86     </w:t>
      </w:r>
      <w:r w:rsidRPr="00C23AAF">
        <w:rPr>
          <w:rFonts w:ascii="Trebuchet MS"/>
          <w:spacing w:val="19"/>
          <w:sz w:val="10"/>
          <w:lang w:val="en-GB"/>
        </w:rPr>
        <w:t xml:space="preserve"> </w:t>
      </w:r>
      <w:r w:rsidRPr="00C23AAF">
        <w:rPr>
          <w:w w:val="105"/>
          <w:lang w:val="en-GB"/>
        </w:rPr>
        <w:t>majority</w:t>
      </w:r>
      <w:r w:rsidRPr="00C23AAF">
        <w:rPr>
          <w:spacing w:val="5"/>
          <w:w w:val="105"/>
          <w:lang w:val="en-GB"/>
        </w:rPr>
        <w:t xml:space="preserve"> </w:t>
      </w:r>
      <w:r w:rsidRPr="00C23AAF">
        <w:rPr>
          <w:w w:val="105"/>
          <w:lang w:val="en-GB"/>
        </w:rPr>
        <w:t>of</w:t>
      </w:r>
      <w:r w:rsidRPr="00C23AAF">
        <w:rPr>
          <w:spacing w:val="6"/>
          <w:w w:val="105"/>
          <w:lang w:val="en-GB"/>
        </w:rPr>
        <w:t xml:space="preserve"> </w:t>
      </w:r>
      <w:r w:rsidRPr="00C23AAF">
        <w:rPr>
          <w:w w:val="105"/>
          <w:lang w:val="en-GB"/>
        </w:rPr>
        <w:t>spruce</w:t>
      </w:r>
      <w:r w:rsidRPr="00C23AAF">
        <w:rPr>
          <w:spacing w:val="6"/>
          <w:w w:val="105"/>
          <w:lang w:val="en-GB"/>
        </w:rPr>
        <w:t xml:space="preserve"> </w:t>
      </w:r>
      <w:r w:rsidRPr="00C23AAF">
        <w:rPr>
          <w:w w:val="105"/>
          <w:lang w:val="en-GB"/>
        </w:rPr>
        <w:t>in</w:t>
      </w:r>
      <w:r w:rsidRPr="00C23AAF">
        <w:rPr>
          <w:spacing w:val="6"/>
          <w:w w:val="105"/>
          <w:lang w:val="en-GB"/>
        </w:rPr>
        <w:t xml:space="preserve"> </w:t>
      </w:r>
      <w:r w:rsidRPr="00C23AAF">
        <w:rPr>
          <w:w w:val="105"/>
          <w:lang w:val="en-GB"/>
        </w:rPr>
        <w:t>the</w:t>
      </w:r>
      <w:r w:rsidRPr="00C23AAF">
        <w:rPr>
          <w:spacing w:val="6"/>
          <w:w w:val="105"/>
          <w:lang w:val="en-GB"/>
        </w:rPr>
        <w:t xml:space="preserve"> </w:t>
      </w:r>
      <w:r w:rsidRPr="00C23AAF">
        <w:rPr>
          <w:w w:val="105"/>
          <w:lang w:val="en-GB"/>
        </w:rPr>
        <w:t>Plains</w:t>
      </w:r>
      <w:r w:rsidRPr="00C23AAF">
        <w:rPr>
          <w:spacing w:val="6"/>
          <w:w w:val="105"/>
          <w:lang w:val="en-GB"/>
        </w:rPr>
        <w:t xml:space="preserve"> </w:t>
      </w:r>
      <w:r w:rsidRPr="00C23AAF">
        <w:rPr>
          <w:w w:val="105"/>
          <w:lang w:val="en-GB"/>
        </w:rPr>
        <w:t>is</w:t>
      </w:r>
      <w:r w:rsidRPr="00C23AAF">
        <w:rPr>
          <w:spacing w:val="6"/>
          <w:w w:val="105"/>
          <w:lang w:val="en-GB"/>
        </w:rPr>
        <w:t xml:space="preserve"> </w:t>
      </w:r>
      <w:r w:rsidRPr="00C23AAF">
        <w:rPr>
          <w:w w:val="105"/>
          <w:lang w:val="en-GB"/>
        </w:rPr>
        <w:t>located</w:t>
      </w:r>
      <w:r w:rsidRPr="00C23AAF">
        <w:rPr>
          <w:spacing w:val="6"/>
          <w:w w:val="105"/>
          <w:lang w:val="en-GB"/>
        </w:rPr>
        <w:t xml:space="preserve"> </w:t>
      </w:r>
      <w:r w:rsidRPr="00C23AAF">
        <w:rPr>
          <w:w w:val="105"/>
          <w:lang w:val="en-GB"/>
        </w:rPr>
        <w:t>in</w:t>
      </w:r>
      <w:r w:rsidRPr="00C23AAF">
        <w:rPr>
          <w:spacing w:val="6"/>
          <w:w w:val="105"/>
          <w:lang w:val="en-GB"/>
        </w:rPr>
        <w:t xml:space="preserve"> </w:t>
      </w:r>
      <w:r w:rsidRPr="00C23AAF">
        <w:rPr>
          <w:w w:val="105"/>
          <w:lang w:val="en-GB"/>
        </w:rPr>
        <w:t>low</w:t>
      </w:r>
      <w:r w:rsidRPr="00C23AAF">
        <w:rPr>
          <w:spacing w:val="6"/>
          <w:w w:val="105"/>
          <w:lang w:val="en-GB"/>
        </w:rPr>
        <w:t xml:space="preserve"> </w:t>
      </w:r>
      <w:r w:rsidRPr="00C23AAF">
        <w:rPr>
          <w:w w:val="105"/>
          <w:lang w:val="en-GB"/>
        </w:rPr>
        <w:t>altitude</w:t>
      </w:r>
      <w:r w:rsidRPr="00C23AAF">
        <w:rPr>
          <w:spacing w:val="6"/>
          <w:w w:val="105"/>
          <w:lang w:val="en-GB"/>
        </w:rPr>
        <w:t xml:space="preserve"> </w:t>
      </w:r>
      <w:r w:rsidRPr="00C23AAF">
        <w:rPr>
          <w:w w:val="105"/>
          <w:lang w:val="en-GB"/>
        </w:rPr>
        <w:t>under</w:t>
      </w:r>
      <w:r w:rsidRPr="00C23AAF">
        <w:rPr>
          <w:spacing w:val="6"/>
          <w:w w:val="105"/>
          <w:lang w:val="en-GB"/>
        </w:rPr>
        <w:t xml:space="preserve"> </w:t>
      </w:r>
      <w:r w:rsidRPr="00C23AAF">
        <w:rPr>
          <w:w w:val="105"/>
          <w:lang w:val="en-GB"/>
        </w:rPr>
        <w:t>300</w:t>
      </w:r>
      <w:r w:rsidRPr="00C23AAF">
        <w:rPr>
          <w:spacing w:val="6"/>
          <w:w w:val="105"/>
          <w:lang w:val="en-GB"/>
        </w:rPr>
        <w:t xml:space="preserve"> </w:t>
      </w:r>
      <w:r w:rsidRPr="00C23AAF">
        <w:rPr>
          <w:w w:val="105"/>
          <w:lang w:val="en-GB"/>
        </w:rPr>
        <w:t>m</w:t>
      </w:r>
      <w:r w:rsidRPr="00C23AAF">
        <w:rPr>
          <w:spacing w:val="6"/>
          <w:w w:val="105"/>
          <w:lang w:val="en-GB"/>
        </w:rPr>
        <w:t xml:space="preserve"> </w:t>
      </w:r>
      <w:r w:rsidRPr="00C23AAF">
        <w:rPr>
          <w:w w:val="105"/>
          <w:lang w:val="en-GB"/>
        </w:rPr>
        <w:t>in</w:t>
      </w:r>
      <w:r w:rsidRPr="00C23AAF">
        <w:rPr>
          <w:spacing w:val="6"/>
          <w:w w:val="105"/>
          <w:lang w:val="en-GB"/>
        </w:rPr>
        <w:t xml:space="preserve"> </w:t>
      </w:r>
      <w:r w:rsidRPr="00C23AAF">
        <w:rPr>
          <w:w w:val="105"/>
          <w:lang w:val="en-GB"/>
        </w:rPr>
        <w:t>contrast</w:t>
      </w:r>
      <w:r w:rsidRPr="00C23AAF">
        <w:rPr>
          <w:spacing w:val="6"/>
          <w:w w:val="105"/>
          <w:lang w:val="en-GB"/>
        </w:rPr>
        <w:t xml:space="preserve"> </w:t>
      </w:r>
      <w:r w:rsidRPr="00C23AAF">
        <w:rPr>
          <w:w w:val="105"/>
          <w:lang w:val="en-GB"/>
        </w:rPr>
        <w:t>with</w:t>
      </w:r>
      <w:r w:rsidRPr="00C23AAF">
        <w:rPr>
          <w:spacing w:val="5"/>
          <w:w w:val="105"/>
          <w:lang w:val="en-GB"/>
        </w:rPr>
        <w:t xml:space="preserve"> </w:t>
      </w:r>
      <w:r w:rsidRPr="00C23AAF">
        <w:rPr>
          <w:w w:val="105"/>
          <w:lang w:val="en-GB"/>
        </w:rPr>
        <w:t>the</w:t>
      </w:r>
      <w:r w:rsidRPr="00C23AAF">
        <w:rPr>
          <w:spacing w:val="6"/>
          <w:w w:val="105"/>
          <w:lang w:val="en-GB"/>
        </w:rPr>
        <w:t xml:space="preserve"> </w:t>
      </w:r>
      <w:r w:rsidRPr="00C23AAF">
        <w:rPr>
          <w:w w:val="105"/>
          <w:lang w:val="en-GB"/>
        </w:rPr>
        <w:t>Ardenne</w:t>
      </w:r>
    </w:p>
    <w:p w14:paraId="42145B76" w14:textId="77777777" w:rsidR="00B177F5" w:rsidRPr="00C23AAF" w:rsidRDefault="00B553DB">
      <w:pPr>
        <w:pStyle w:val="Corpsdetexte"/>
        <w:ind w:left="216"/>
        <w:rPr>
          <w:lang w:val="en-GB"/>
        </w:rPr>
      </w:pPr>
      <w:r w:rsidRPr="00C23AAF">
        <w:rPr>
          <w:rFonts w:ascii="Trebuchet MS"/>
          <w:sz w:val="10"/>
          <w:lang w:val="en-GB"/>
        </w:rPr>
        <w:t xml:space="preserve">87     </w:t>
      </w:r>
      <w:r w:rsidRPr="00C23AAF">
        <w:rPr>
          <w:rFonts w:ascii="Trebuchet MS"/>
          <w:spacing w:val="19"/>
          <w:sz w:val="10"/>
          <w:lang w:val="en-GB"/>
        </w:rPr>
        <w:t xml:space="preserve"> </w:t>
      </w:r>
      <w:r w:rsidRPr="00C23AAF">
        <w:rPr>
          <w:w w:val="105"/>
          <w:lang w:val="en-GB"/>
        </w:rPr>
        <w:t>and</w:t>
      </w:r>
      <w:r w:rsidRPr="00C23AAF">
        <w:rPr>
          <w:spacing w:val="6"/>
          <w:w w:val="105"/>
          <w:lang w:val="en-GB"/>
        </w:rPr>
        <w:t xml:space="preserve"> </w:t>
      </w:r>
      <w:r w:rsidRPr="00C23AAF">
        <w:rPr>
          <w:w w:val="105"/>
          <w:lang w:val="en-GB"/>
        </w:rPr>
        <w:t>the</w:t>
      </w:r>
      <w:r w:rsidRPr="00C23AAF">
        <w:rPr>
          <w:spacing w:val="6"/>
          <w:w w:val="105"/>
          <w:lang w:val="en-GB"/>
        </w:rPr>
        <w:t xml:space="preserve"> </w:t>
      </w:r>
      <w:r w:rsidRPr="00C23AAF">
        <w:rPr>
          <w:w w:val="105"/>
          <w:lang w:val="en-GB"/>
        </w:rPr>
        <w:t>Vosges</w:t>
      </w:r>
      <w:r w:rsidRPr="00C23AAF">
        <w:rPr>
          <w:spacing w:val="6"/>
          <w:w w:val="105"/>
          <w:lang w:val="en-GB"/>
        </w:rPr>
        <w:t xml:space="preserve"> </w:t>
      </w:r>
      <w:r w:rsidRPr="00C23AAF">
        <w:rPr>
          <w:w w:val="105"/>
          <w:lang w:val="en-GB"/>
        </w:rPr>
        <w:t>where</w:t>
      </w:r>
      <w:r w:rsidRPr="00C23AAF">
        <w:rPr>
          <w:spacing w:val="6"/>
          <w:w w:val="105"/>
          <w:lang w:val="en-GB"/>
        </w:rPr>
        <w:t xml:space="preserve"> </w:t>
      </w:r>
      <w:r w:rsidRPr="00C23AAF">
        <w:rPr>
          <w:w w:val="105"/>
          <w:lang w:val="en-GB"/>
        </w:rPr>
        <w:t>the</w:t>
      </w:r>
      <w:r w:rsidRPr="00C23AAF">
        <w:rPr>
          <w:spacing w:val="6"/>
          <w:w w:val="105"/>
          <w:lang w:val="en-GB"/>
        </w:rPr>
        <w:t xml:space="preserve"> </w:t>
      </w:r>
      <w:r w:rsidRPr="00C23AAF">
        <w:rPr>
          <w:w w:val="105"/>
          <w:lang w:val="en-GB"/>
        </w:rPr>
        <w:t>majority</w:t>
      </w:r>
      <w:r w:rsidRPr="00C23AAF">
        <w:rPr>
          <w:spacing w:val="6"/>
          <w:w w:val="105"/>
          <w:lang w:val="en-GB"/>
        </w:rPr>
        <w:t xml:space="preserve"> </w:t>
      </w:r>
      <w:r w:rsidRPr="00C23AAF">
        <w:rPr>
          <w:w w:val="105"/>
          <w:lang w:val="en-GB"/>
        </w:rPr>
        <w:t>of</w:t>
      </w:r>
      <w:r w:rsidRPr="00C23AAF">
        <w:rPr>
          <w:spacing w:val="6"/>
          <w:w w:val="105"/>
          <w:lang w:val="en-GB"/>
        </w:rPr>
        <w:t xml:space="preserve"> </w:t>
      </w:r>
      <w:r w:rsidRPr="00C23AAF">
        <w:rPr>
          <w:w w:val="105"/>
          <w:lang w:val="en-GB"/>
        </w:rPr>
        <w:t>Norway</w:t>
      </w:r>
      <w:r w:rsidRPr="00C23AAF">
        <w:rPr>
          <w:spacing w:val="6"/>
          <w:w w:val="105"/>
          <w:lang w:val="en-GB"/>
        </w:rPr>
        <w:t xml:space="preserve"> </w:t>
      </w:r>
      <w:r w:rsidRPr="00C23AAF">
        <w:rPr>
          <w:w w:val="105"/>
          <w:lang w:val="en-GB"/>
        </w:rPr>
        <w:t>spruce</w:t>
      </w:r>
      <w:r w:rsidRPr="00C23AAF">
        <w:rPr>
          <w:spacing w:val="5"/>
          <w:w w:val="105"/>
          <w:lang w:val="en-GB"/>
        </w:rPr>
        <w:t xml:space="preserve"> </w:t>
      </w:r>
      <w:r w:rsidRPr="00C23AAF">
        <w:rPr>
          <w:w w:val="105"/>
          <w:lang w:val="en-GB"/>
        </w:rPr>
        <w:t>stand</w:t>
      </w:r>
      <w:r w:rsidRPr="00C23AAF">
        <w:rPr>
          <w:spacing w:val="6"/>
          <w:w w:val="105"/>
          <w:lang w:val="en-GB"/>
        </w:rPr>
        <w:t xml:space="preserve"> </w:t>
      </w:r>
      <w:r w:rsidRPr="00C23AAF">
        <w:rPr>
          <w:w w:val="105"/>
          <w:lang w:val="en-GB"/>
        </w:rPr>
        <w:t>grow</w:t>
      </w:r>
      <w:r w:rsidRPr="00C23AAF">
        <w:rPr>
          <w:spacing w:val="6"/>
          <w:w w:val="105"/>
          <w:lang w:val="en-GB"/>
        </w:rPr>
        <w:t xml:space="preserve"> </w:t>
      </w:r>
      <w:r w:rsidRPr="00C23AAF">
        <w:rPr>
          <w:w w:val="105"/>
          <w:lang w:val="en-GB"/>
        </w:rPr>
        <w:t>above</w:t>
      </w:r>
      <w:r w:rsidRPr="00C23AAF">
        <w:rPr>
          <w:spacing w:val="6"/>
          <w:w w:val="105"/>
          <w:lang w:val="en-GB"/>
        </w:rPr>
        <w:t xml:space="preserve"> </w:t>
      </w:r>
      <w:r w:rsidRPr="00C23AAF">
        <w:rPr>
          <w:w w:val="105"/>
          <w:lang w:val="en-GB"/>
        </w:rPr>
        <w:t>400</w:t>
      </w:r>
      <w:r w:rsidRPr="00C23AAF">
        <w:rPr>
          <w:spacing w:val="6"/>
          <w:w w:val="105"/>
          <w:lang w:val="en-GB"/>
        </w:rPr>
        <w:t xml:space="preserve"> </w:t>
      </w:r>
      <w:r w:rsidRPr="00C23AAF">
        <w:rPr>
          <w:w w:val="105"/>
          <w:lang w:val="en-GB"/>
        </w:rPr>
        <w:t>m.</w:t>
      </w:r>
      <w:r w:rsidRPr="00C23AAF">
        <w:rPr>
          <w:spacing w:val="28"/>
          <w:w w:val="105"/>
          <w:lang w:val="en-GB"/>
        </w:rPr>
        <w:t xml:space="preserve"> </w:t>
      </w:r>
      <w:commentRangeEnd w:id="56"/>
      <w:r w:rsidR="00DF1723">
        <w:rPr>
          <w:rStyle w:val="Marquedecommentaire"/>
        </w:rPr>
        <w:commentReference w:id="56"/>
      </w:r>
      <w:r w:rsidRPr="00C23AAF">
        <w:rPr>
          <w:w w:val="105"/>
          <w:lang w:val="en-GB"/>
        </w:rPr>
        <w:t>The</w:t>
      </w:r>
      <w:r w:rsidRPr="00C23AAF">
        <w:rPr>
          <w:spacing w:val="6"/>
          <w:w w:val="105"/>
          <w:lang w:val="en-GB"/>
        </w:rPr>
        <w:t xml:space="preserve"> </w:t>
      </w:r>
      <w:r w:rsidRPr="00C23AAF">
        <w:rPr>
          <w:w w:val="105"/>
          <w:lang w:val="en-GB"/>
        </w:rPr>
        <w:t>studied</w:t>
      </w:r>
      <w:r w:rsidRPr="00C23AAF">
        <w:rPr>
          <w:spacing w:val="6"/>
          <w:w w:val="105"/>
          <w:lang w:val="en-GB"/>
        </w:rPr>
        <w:t xml:space="preserve"> </w:t>
      </w:r>
      <w:r w:rsidRPr="00C23AAF">
        <w:rPr>
          <w:w w:val="105"/>
          <w:lang w:val="en-GB"/>
        </w:rPr>
        <w:t>spruce</w:t>
      </w:r>
    </w:p>
    <w:p w14:paraId="220586C6" w14:textId="77777777" w:rsidR="00B177F5" w:rsidRPr="00C23AAF" w:rsidRDefault="00B553DB">
      <w:pPr>
        <w:pStyle w:val="Corpsdetexte"/>
        <w:ind w:left="216"/>
        <w:rPr>
          <w:lang w:val="en-GB"/>
        </w:rPr>
      </w:pPr>
      <w:r w:rsidRPr="00C23AAF">
        <w:rPr>
          <w:rFonts w:ascii="Trebuchet MS"/>
          <w:sz w:val="10"/>
          <w:lang w:val="en-GB"/>
        </w:rPr>
        <w:t xml:space="preserve">88     </w:t>
      </w:r>
      <w:r w:rsidRPr="00C23AAF">
        <w:rPr>
          <w:rFonts w:ascii="Trebuchet MS"/>
          <w:spacing w:val="19"/>
          <w:sz w:val="10"/>
          <w:lang w:val="en-GB"/>
        </w:rPr>
        <w:t xml:space="preserve"> </w:t>
      </w:r>
      <w:r w:rsidRPr="00C23AAF">
        <w:rPr>
          <w:w w:val="105"/>
          <w:lang w:val="en-GB"/>
        </w:rPr>
        <w:t>area</w:t>
      </w:r>
      <w:r w:rsidRPr="00C23AAF">
        <w:rPr>
          <w:spacing w:val="30"/>
          <w:w w:val="105"/>
          <w:lang w:val="en-GB"/>
        </w:rPr>
        <w:t xml:space="preserve"> </w:t>
      </w:r>
      <w:r w:rsidRPr="00C23AAF">
        <w:rPr>
          <w:w w:val="105"/>
          <w:lang w:val="en-GB"/>
        </w:rPr>
        <w:t>covers</w:t>
      </w:r>
      <w:r w:rsidRPr="00C23AAF">
        <w:rPr>
          <w:spacing w:val="30"/>
          <w:w w:val="105"/>
          <w:lang w:val="en-GB"/>
        </w:rPr>
        <w:t xml:space="preserve"> </w:t>
      </w:r>
      <w:r w:rsidRPr="00C23AAF">
        <w:rPr>
          <w:w w:val="105"/>
          <w:lang w:val="en-GB"/>
        </w:rPr>
        <w:t>107,926</w:t>
      </w:r>
      <w:r w:rsidRPr="00C23AAF">
        <w:rPr>
          <w:spacing w:val="30"/>
          <w:w w:val="105"/>
          <w:lang w:val="en-GB"/>
        </w:rPr>
        <w:t xml:space="preserve"> </w:t>
      </w:r>
      <w:r w:rsidRPr="00C23AAF">
        <w:rPr>
          <w:w w:val="105"/>
          <w:lang w:val="en-GB"/>
        </w:rPr>
        <w:t>ha</w:t>
      </w:r>
      <w:r w:rsidRPr="00C23AAF">
        <w:rPr>
          <w:spacing w:val="30"/>
          <w:w w:val="105"/>
          <w:lang w:val="en-GB"/>
        </w:rPr>
        <w:t xml:space="preserve"> </w:t>
      </w:r>
      <w:r w:rsidRPr="00C23AAF">
        <w:rPr>
          <w:w w:val="105"/>
          <w:lang w:val="en-GB"/>
        </w:rPr>
        <w:t>in</w:t>
      </w:r>
      <w:r w:rsidRPr="00C23AAF">
        <w:rPr>
          <w:spacing w:val="30"/>
          <w:w w:val="105"/>
          <w:lang w:val="en-GB"/>
        </w:rPr>
        <w:t xml:space="preserve"> </w:t>
      </w:r>
      <w:r w:rsidRPr="00C23AAF">
        <w:rPr>
          <w:w w:val="105"/>
          <w:lang w:val="en-GB"/>
        </w:rPr>
        <w:t>Ardenne,</w:t>
      </w:r>
      <w:r w:rsidRPr="00C23AAF">
        <w:rPr>
          <w:spacing w:val="35"/>
          <w:w w:val="105"/>
          <w:lang w:val="en-GB"/>
        </w:rPr>
        <w:t xml:space="preserve"> </w:t>
      </w:r>
      <w:r w:rsidRPr="00C23AAF">
        <w:rPr>
          <w:w w:val="105"/>
          <w:lang w:val="en-GB"/>
        </w:rPr>
        <w:t>24,462</w:t>
      </w:r>
      <w:r w:rsidRPr="00C23AAF">
        <w:rPr>
          <w:spacing w:val="30"/>
          <w:w w:val="105"/>
          <w:lang w:val="en-GB"/>
        </w:rPr>
        <w:t xml:space="preserve"> </w:t>
      </w:r>
      <w:r w:rsidRPr="00C23AAF">
        <w:rPr>
          <w:w w:val="105"/>
          <w:lang w:val="en-GB"/>
        </w:rPr>
        <w:t>ha</w:t>
      </w:r>
      <w:r w:rsidRPr="00C23AAF">
        <w:rPr>
          <w:spacing w:val="30"/>
          <w:w w:val="105"/>
          <w:lang w:val="en-GB"/>
        </w:rPr>
        <w:t xml:space="preserve"> </w:t>
      </w:r>
      <w:r w:rsidRPr="00C23AAF">
        <w:rPr>
          <w:w w:val="105"/>
          <w:lang w:val="en-GB"/>
        </w:rPr>
        <w:t>in</w:t>
      </w:r>
      <w:r w:rsidRPr="00C23AAF">
        <w:rPr>
          <w:spacing w:val="30"/>
          <w:w w:val="105"/>
          <w:lang w:val="en-GB"/>
        </w:rPr>
        <w:t xml:space="preserve"> </w:t>
      </w:r>
      <w:r w:rsidRPr="00C23AAF">
        <w:rPr>
          <w:w w:val="105"/>
          <w:lang w:val="en-GB"/>
        </w:rPr>
        <w:t>the</w:t>
      </w:r>
      <w:r w:rsidRPr="00C23AAF">
        <w:rPr>
          <w:spacing w:val="31"/>
          <w:w w:val="105"/>
          <w:lang w:val="en-GB"/>
        </w:rPr>
        <w:t xml:space="preserve"> </w:t>
      </w:r>
      <w:r w:rsidRPr="00C23AAF">
        <w:rPr>
          <w:w w:val="105"/>
          <w:lang w:val="en-GB"/>
        </w:rPr>
        <w:t>Vosges</w:t>
      </w:r>
      <w:r w:rsidRPr="00C23AAF">
        <w:rPr>
          <w:spacing w:val="31"/>
          <w:w w:val="105"/>
          <w:lang w:val="en-GB"/>
        </w:rPr>
        <w:t xml:space="preserve"> </w:t>
      </w:r>
      <w:r w:rsidRPr="00C23AAF">
        <w:rPr>
          <w:w w:val="105"/>
          <w:lang w:val="en-GB"/>
        </w:rPr>
        <w:t>and</w:t>
      </w:r>
      <w:r w:rsidRPr="00C23AAF">
        <w:rPr>
          <w:spacing w:val="30"/>
          <w:w w:val="105"/>
          <w:lang w:val="en-GB"/>
        </w:rPr>
        <w:t xml:space="preserve"> </w:t>
      </w:r>
      <w:r w:rsidRPr="00C23AAF">
        <w:rPr>
          <w:w w:val="105"/>
          <w:lang w:val="en-GB"/>
        </w:rPr>
        <w:t>75.067</w:t>
      </w:r>
      <w:r w:rsidRPr="00C23AAF">
        <w:rPr>
          <w:spacing w:val="30"/>
          <w:w w:val="105"/>
          <w:lang w:val="en-GB"/>
        </w:rPr>
        <w:t xml:space="preserve"> </w:t>
      </w:r>
      <w:r w:rsidRPr="00C23AAF">
        <w:rPr>
          <w:w w:val="105"/>
          <w:lang w:val="en-GB"/>
        </w:rPr>
        <w:t>ha</w:t>
      </w:r>
      <w:r w:rsidRPr="00C23AAF">
        <w:rPr>
          <w:spacing w:val="30"/>
          <w:w w:val="105"/>
          <w:lang w:val="en-GB"/>
        </w:rPr>
        <w:t xml:space="preserve"> </w:t>
      </w:r>
      <w:r w:rsidRPr="00C23AAF">
        <w:rPr>
          <w:w w:val="105"/>
          <w:lang w:val="en-GB"/>
        </w:rPr>
        <w:t>in</w:t>
      </w:r>
      <w:r w:rsidRPr="00C23AAF">
        <w:rPr>
          <w:spacing w:val="30"/>
          <w:w w:val="105"/>
          <w:lang w:val="en-GB"/>
        </w:rPr>
        <w:t xml:space="preserve"> </w:t>
      </w:r>
      <w:r w:rsidRPr="00C23AAF">
        <w:rPr>
          <w:w w:val="105"/>
          <w:lang w:val="en-GB"/>
        </w:rPr>
        <w:t>the</w:t>
      </w:r>
      <w:r w:rsidRPr="00C23AAF">
        <w:rPr>
          <w:spacing w:val="30"/>
          <w:w w:val="105"/>
          <w:lang w:val="en-GB"/>
        </w:rPr>
        <w:t xml:space="preserve"> </w:t>
      </w:r>
      <w:r w:rsidRPr="00C23AAF">
        <w:rPr>
          <w:w w:val="105"/>
          <w:lang w:val="en-GB"/>
        </w:rPr>
        <w:t>Plains</w:t>
      </w:r>
      <w:r w:rsidRPr="00C23AAF">
        <w:rPr>
          <w:spacing w:val="30"/>
          <w:w w:val="105"/>
          <w:lang w:val="en-GB"/>
        </w:rPr>
        <w:t xml:space="preserve"> </w:t>
      </w:r>
      <w:r w:rsidRPr="00C23AAF">
        <w:rPr>
          <w:w w:val="105"/>
          <w:lang w:val="en-GB"/>
        </w:rPr>
        <w:t>in</w:t>
      </w:r>
      <w:r w:rsidRPr="00C23AAF">
        <w:rPr>
          <w:spacing w:val="31"/>
          <w:w w:val="105"/>
          <w:lang w:val="en-GB"/>
        </w:rPr>
        <w:t xml:space="preserve"> </w:t>
      </w:r>
      <w:r w:rsidRPr="00C23AAF">
        <w:rPr>
          <w:w w:val="105"/>
          <w:lang w:val="en-GB"/>
        </w:rPr>
        <w:t>the</w:t>
      </w:r>
    </w:p>
    <w:p w14:paraId="491029A7" w14:textId="77777777" w:rsidR="00B177F5" w:rsidRPr="00C23AAF" w:rsidRDefault="00B553DB">
      <w:pPr>
        <w:spacing w:line="239" w:lineRule="exact"/>
        <w:ind w:left="216"/>
        <w:rPr>
          <w:sz w:val="20"/>
          <w:lang w:val="en-GB"/>
        </w:rPr>
      </w:pPr>
      <w:r w:rsidRPr="00C23AAF">
        <w:rPr>
          <w:rFonts w:ascii="Trebuchet MS"/>
          <w:sz w:val="10"/>
          <w:lang w:val="en-GB"/>
        </w:rPr>
        <w:t xml:space="preserve">89     </w:t>
      </w:r>
      <w:r w:rsidRPr="00C23AAF">
        <w:rPr>
          <w:rFonts w:ascii="Trebuchet MS"/>
          <w:spacing w:val="19"/>
          <w:sz w:val="10"/>
          <w:lang w:val="en-GB"/>
        </w:rPr>
        <w:t xml:space="preserve"> </w:t>
      </w:r>
      <w:r w:rsidRPr="00C23AAF">
        <w:rPr>
          <w:w w:val="105"/>
          <w:sz w:val="20"/>
          <w:lang w:val="en-GB"/>
        </w:rPr>
        <w:t xml:space="preserve">Grand-Est </w:t>
      </w:r>
      <w:r w:rsidRPr="00C23AAF">
        <w:rPr>
          <w:spacing w:val="7"/>
          <w:w w:val="105"/>
          <w:sz w:val="20"/>
          <w:lang w:val="en-GB"/>
        </w:rPr>
        <w:t xml:space="preserve"> </w:t>
      </w:r>
      <w:r w:rsidRPr="00C23AAF">
        <w:rPr>
          <w:w w:val="105"/>
          <w:sz w:val="20"/>
          <w:lang w:val="en-GB"/>
        </w:rPr>
        <w:t>region.</w:t>
      </w:r>
    </w:p>
    <w:p w14:paraId="0C1ACFB3" w14:textId="03EC4A60" w:rsidR="00B177F5" w:rsidRPr="00C23AAF" w:rsidRDefault="00B553DB">
      <w:pPr>
        <w:pStyle w:val="Corpsdetexte"/>
        <w:tabs>
          <w:tab w:val="left" w:pos="820"/>
        </w:tabs>
        <w:ind w:left="216"/>
        <w:rPr>
          <w:lang w:val="en-GB"/>
        </w:rPr>
      </w:pPr>
      <w:r w:rsidRPr="00C23AAF">
        <w:rPr>
          <w:rFonts w:ascii="Trebuchet MS"/>
          <w:w w:val="105"/>
          <w:sz w:val="10"/>
          <w:lang w:val="en-GB"/>
        </w:rPr>
        <w:t>90</w:t>
      </w:r>
      <w:del w:id="57" w:author="Christian PIEDALLU" w:date="2023-02-06T10:38:00Z">
        <w:r w:rsidRPr="00C23AAF" w:rsidDel="00F8052F">
          <w:rPr>
            <w:rFonts w:ascii="Trebuchet MS"/>
            <w:w w:val="105"/>
            <w:sz w:val="10"/>
            <w:lang w:val="en-GB"/>
          </w:rPr>
          <w:tab/>
        </w:r>
        <w:commentRangeStart w:id="58"/>
        <w:r w:rsidRPr="00C23AAF" w:rsidDel="00F8052F">
          <w:rPr>
            <w:w w:val="105"/>
            <w:lang w:val="en-GB"/>
          </w:rPr>
          <w:delText>Forest</w:delText>
        </w:r>
        <w:r w:rsidRPr="00C23AAF" w:rsidDel="00F8052F">
          <w:rPr>
            <w:spacing w:val="21"/>
            <w:w w:val="105"/>
            <w:lang w:val="en-GB"/>
          </w:rPr>
          <w:delText xml:space="preserve"> </w:delText>
        </w:r>
        <w:r w:rsidRPr="00C23AAF" w:rsidDel="00F8052F">
          <w:rPr>
            <w:w w:val="105"/>
            <w:lang w:val="en-GB"/>
          </w:rPr>
          <w:delText>microclimate</w:delText>
        </w:r>
        <w:r w:rsidRPr="00C23AAF" w:rsidDel="00F8052F">
          <w:rPr>
            <w:spacing w:val="22"/>
            <w:w w:val="105"/>
            <w:lang w:val="en-GB"/>
          </w:rPr>
          <w:delText xml:space="preserve"> </w:delText>
        </w:r>
        <w:r w:rsidRPr="00C23AAF" w:rsidDel="00F8052F">
          <w:rPr>
            <w:w w:val="105"/>
            <w:lang w:val="en-GB"/>
          </w:rPr>
          <w:delText>contrast</w:delText>
        </w:r>
        <w:r w:rsidRPr="00C23AAF" w:rsidDel="00F8052F">
          <w:rPr>
            <w:spacing w:val="23"/>
            <w:w w:val="105"/>
            <w:lang w:val="en-GB"/>
          </w:rPr>
          <w:delText xml:space="preserve"> </w:delText>
        </w:r>
        <w:r w:rsidRPr="00C23AAF" w:rsidDel="00F8052F">
          <w:rPr>
            <w:w w:val="105"/>
            <w:lang w:val="en-GB"/>
          </w:rPr>
          <w:delText>with</w:delText>
        </w:r>
        <w:r w:rsidRPr="00C23AAF" w:rsidDel="00F8052F">
          <w:rPr>
            <w:spacing w:val="22"/>
            <w:w w:val="105"/>
            <w:lang w:val="en-GB"/>
          </w:rPr>
          <w:delText xml:space="preserve"> </w:delText>
        </w:r>
        <w:r w:rsidRPr="00C23AAF" w:rsidDel="00F8052F">
          <w:rPr>
            <w:w w:val="105"/>
            <w:lang w:val="en-GB"/>
          </w:rPr>
          <w:delText>the</w:delText>
        </w:r>
        <w:r w:rsidRPr="00C23AAF" w:rsidDel="00F8052F">
          <w:rPr>
            <w:spacing w:val="23"/>
            <w:w w:val="105"/>
            <w:lang w:val="en-GB"/>
          </w:rPr>
          <w:delText xml:space="preserve"> </w:delText>
        </w:r>
        <w:r w:rsidRPr="00C23AAF" w:rsidDel="00F8052F">
          <w:rPr>
            <w:w w:val="105"/>
            <w:lang w:val="en-GB"/>
          </w:rPr>
          <w:delText xml:space="preserve">climate. </w:delText>
        </w:r>
        <w:r w:rsidRPr="00C23AAF" w:rsidDel="00F8052F">
          <w:rPr>
            <w:spacing w:val="3"/>
            <w:w w:val="105"/>
            <w:lang w:val="en-GB"/>
          </w:rPr>
          <w:delText xml:space="preserve"> </w:delText>
        </w:r>
        <w:commentRangeEnd w:id="58"/>
        <w:r w:rsidR="00F8052F" w:rsidDel="00F8052F">
          <w:rPr>
            <w:rStyle w:val="Marquedecommentaire"/>
          </w:rPr>
          <w:commentReference w:id="58"/>
        </w:r>
      </w:del>
      <w:r w:rsidRPr="00C23AAF">
        <w:rPr>
          <w:w w:val="105"/>
          <w:lang w:val="en-GB"/>
        </w:rPr>
        <w:t>The</w:t>
      </w:r>
      <w:r w:rsidRPr="00C23AAF">
        <w:rPr>
          <w:spacing w:val="22"/>
          <w:w w:val="105"/>
          <w:lang w:val="en-GB"/>
        </w:rPr>
        <w:t xml:space="preserve"> </w:t>
      </w:r>
      <w:del w:id="59" w:author="Christian PIEDALLU" w:date="2023-02-06T10:38:00Z">
        <w:r w:rsidRPr="00C23AAF" w:rsidDel="00663A19">
          <w:rPr>
            <w:w w:val="105"/>
            <w:lang w:val="en-GB"/>
          </w:rPr>
          <w:delText>micro-</w:delText>
        </w:r>
      </w:del>
      <w:ins w:id="60" w:author="Christian PIEDALLU" w:date="2023-02-06T10:38:00Z">
        <w:r w:rsidR="00663A19">
          <w:rPr>
            <w:w w:val="105"/>
            <w:lang w:val="en-GB"/>
          </w:rPr>
          <w:t xml:space="preserve">regional </w:t>
        </w:r>
      </w:ins>
      <w:r w:rsidRPr="00C23AAF">
        <w:rPr>
          <w:w w:val="105"/>
          <w:lang w:val="en-GB"/>
        </w:rPr>
        <w:t>climate</w:t>
      </w:r>
      <w:r w:rsidRPr="00C23AAF">
        <w:rPr>
          <w:spacing w:val="22"/>
          <w:w w:val="105"/>
          <w:lang w:val="en-GB"/>
        </w:rPr>
        <w:t xml:space="preserve"> </w:t>
      </w:r>
      <w:r w:rsidRPr="00C23AAF">
        <w:rPr>
          <w:w w:val="105"/>
          <w:lang w:val="en-GB"/>
        </w:rPr>
        <w:t>is</w:t>
      </w:r>
      <w:r w:rsidRPr="00C23AAF">
        <w:rPr>
          <w:spacing w:val="23"/>
          <w:w w:val="105"/>
          <w:lang w:val="en-GB"/>
        </w:rPr>
        <w:t xml:space="preserve"> </w:t>
      </w:r>
      <w:ins w:id="61" w:author="Christian PIEDALLU" w:date="2023-02-06T10:38:00Z">
        <w:r w:rsidR="00663A19">
          <w:rPr>
            <w:spacing w:val="23"/>
            <w:w w:val="105"/>
            <w:lang w:val="en-GB"/>
          </w:rPr>
          <w:t xml:space="preserve">locally </w:t>
        </w:r>
      </w:ins>
      <w:r w:rsidRPr="00C23AAF">
        <w:rPr>
          <w:w w:val="105"/>
          <w:lang w:val="en-GB"/>
        </w:rPr>
        <w:t>influenced</w:t>
      </w:r>
      <w:r w:rsidRPr="00C23AAF">
        <w:rPr>
          <w:spacing w:val="22"/>
          <w:w w:val="105"/>
          <w:lang w:val="en-GB"/>
        </w:rPr>
        <w:t xml:space="preserve"> </w:t>
      </w:r>
      <w:r w:rsidRPr="00C23AAF">
        <w:rPr>
          <w:w w:val="105"/>
          <w:lang w:val="en-GB"/>
        </w:rPr>
        <w:t>by</w:t>
      </w:r>
      <w:r w:rsidRPr="00C23AAF">
        <w:rPr>
          <w:spacing w:val="22"/>
          <w:w w:val="105"/>
          <w:lang w:val="en-GB"/>
        </w:rPr>
        <w:t xml:space="preserve"> </w:t>
      </w:r>
      <w:r w:rsidRPr="00C23AAF">
        <w:rPr>
          <w:w w:val="105"/>
          <w:lang w:val="en-GB"/>
        </w:rPr>
        <w:t>topography</w:t>
      </w:r>
    </w:p>
    <w:p w14:paraId="7B9ECC4F" w14:textId="77777777" w:rsidR="00B177F5" w:rsidRPr="00C23AAF" w:rsidRDefault="00B553DB">
      <w:pPr>
        <w:pStyle w:val="Corpsdetexte"/>
        <w:ind w:left="216"/>
        <w:rPr>
          <w:lang w:val="en-GB"/>
        </w:rPr>
      </w:pPr>
      <w:r w:rsidRPr="00C23AAF">
        <w:rPr>
          <w:rFonts w:ascii="Trebuchet MS"/>
          <w:sz w:val="10"/>
          <w:lang w:val="en-GB"/>
        </w:rPr>
        <w:t xml:space="preserve">91     </w:t>
      </w:r>
      <w:r w:rsidRPr="00C23AAF">
        <w:rPr>
          <w:rFonts w:ascii="Trebuchet MS"/>
          <w:spacing w:val="19"/>
          <w:sz w:val="10"/>
          <w:lang w:val="en-GB"/>
        </w:rPr>
        <w:t xml:space="preserve"> </w:t>
      </w:r>
      <w:hyperlink w:anchor="_bookmark19" w:history="1">
        <w:r w:rsidRPr="00C23AAF">
          <w:rPr>
            <w:w w:val="105"/>
            <w:lang w:val="en-GB"/>
          </w:rPr>
          <w:t>(De</w:t>
        </w:r>
        <w:r w:rsidRPr="00C23AAF">
          <w:rPr>
            <w:spacing w:val="22"/>
            <w:w w:val="105"/>
            <w:lang w:val="en-GB"/>
          </w:rPr>
          <w:t xml:space="preserve"> </w:t>
        </w:r>
        <w:r w:rsidRPr="00C23AAF">
          <w:rPr>
            <w:w w:val="105"/>
            <w:lang w:val="en-GB"/>
          </w:rPr>
          <w:t>Frenne</w:t>
        </w:r>
        <w:r w:rsidRPr="00C23AAF">
          <w:rPr>
            <w:spacing w:val="23"/>
            <w:w w:val="105"/>
            <w:lang w:val="en-GB"/>
          </w:rPr>
          <w:t xml:space="preserve"> </w:t>
        </w:r>
        <w:r w:rsidRPr="00C23AAF">
          <w:rPr>
            <w:w w:val="105"/>
            <w:lang w:val="en-GB"/>
          </w:rPr>
          <w:t>et</w:t>
        </w:r>
        <w:r w:rsidRPr="00C23AAF">
          <w:rPr>
            <w:spacing w:val="23"/>
            <w:w w:val="105"/>
            <w:lang w:val="en-GB"/>
          </w:rPr>
          <w:t xml:space="preserve"> </w:t>
        </w:r>
        <w:r w:rsidRPr="00C23AAF">
          <w:rPr>
            <w:w w:val="105"/>
            <w:lang w:val="en-GB"/>
          </w:rPr>
          <w:t>al.,</w:t>
        </w:r>
      </w:hyperlink>
      <w:r w:rsidRPr="00C23AAF">
        <w:rPr>
          <w:spacing w:val="23"/>
          <w:w w:val="105"/>
          <w:lang w:val="en-GB"/>
        </w:rPr>
        <w:t xml:space="preserve"> </w:t>
      </w:r>
      <w:hyperlink w:anchor="_bookmark19" w:history="1">
        <w:r w:rsidRPr="00C23AAF">
          <w:rPr>
            <w:w w:val="105"/>
            <w:lang w:val="en-GB"/>
          </w:rPr>
          <w:t>2021).</w:t>
        </w:r>
      </w:hyperlink>
      <w:r w:rsidRPr="00C23AAF">
        <w:rPr>
          <w:w w:val="105"/>
          <w:lang w:val="en-GB"/>
        </w:rPr>
        <w:t xml:space="preserve"> </w:t>
      </w:r>
      <w:r w:rsidRPr="00C23AAF">
        <w:rPr>
          <w:spacing w:val="13"/>
          <w:w w:val="105"/>
          <w:lang w:val="en-GB"/>
        </w:rPr>
        <w:t xml:space="preserve"> </w:t>
      </w:r>
      <w:r w:rsidRPr="00C23AAF">
        <w:rPr>
          <w:w w:val="105"/>
          <w:lang w:val="en-GB"/>
        </w:rPr>
        <w:t>South-facing</w:t>
      </w:r>
      <w:r w:rsidRPr="00C23AAF">
        <w:rPr>
          <w:spacing w:val="23"/>
          <w:w w:val="105"/>
          <w:lang w:val="en-GB"/>
        </w:rPr>
        <w:t xml:space="preserve"> </w:t>
      </w:r>
      <w:r w:rsidRPr="00C23AAF">
        <w:rPr>
          <w:w w:val="105"/>
          <w:lang w:val="en-GB"/>
        </w:rPr>
        <w:t>slopes</w:t>
      </w:r>
      <w:r w:rsidRPr="00C23AAF">
        <w:rPr>
          <w:spacing w:val="23"/>
          <w:w w:val="105"/>
          <w:lang w:val="en-GB"/>
        </w:rPr>
        <w:t xml:space="preserve"> </w:t>
      </w:r>
      <w:r w:rsidRPr="00C23AAF">
        <w:rPr>
          <w:w w:val="105"/>
          <w:lang w:val="en-GB"/>
        </w:rPr>
        <w:t>are</w:t>
      </w:r>
      <w:r w:rsidRPr="00C23AAF">
        <w:rPr>
          <w:spacing w:val="23"/>
          <w:w w:val="105"/>
          <w:lang w:val="en-GB"/>
        </w:rPr>
        <w:t xml:space="preserve"> </w:t>
      </w:r>
      <w:r w:rsidRPr="00C23AAF">
        <w:rPr>
          <w:w w:val="105"/>
          <w:lang w:val="en-GB"/>
        </w:rPr>
        <w:t>warmer</w:t>
      </w:r>
      <w:r w:rsidRPr="00C23AAF">
        <w:rPr>
          <w:spacing w:val="23"/>
          <w:w w:val="105"/>
          <w:lang w:val="en-GB"/>
        </w:rPr>
        <w:t xml:space="preserve"> </w:t>
      </w:r>
      <w:r w:rsidRPr="00C23AAF">
        <w:rPr>
          <w:w w:val="105"/>
          <w:lang w:val="en-GB"/>
        </w:rPr>
        <w:t>and</w:t>
      </w:r>
      <w:r w:rsidRPr="00C23AAF">
        <w:rPr>
          <w:spacing w:val="23"/>
          <w:w w:val="105"/>
          <w:lang w:val="en-GB"/>
        </w:rPr>
        <w:t xml:space="preserve"> </w:t>
      </w:r>
      <w:r w:rsidRPr="00C23AAF">
        <w:rPr>
          <w:w w:val="105"/>
          <w:lang w:val="en-GB"/>
        </w:rPr>
        <w:t>drier</w:t>
      </w:r>
      <w:r w:rsidRPr="00C23AAF">
        <w:rPr>
          <w:spacing w:val="23"/>
          <w:w w:val="105"/>
          <w:lang w:val="en-GB"/>
        </w:rPr>
        <w:t xml:space="preserve"> </w:t>
      </w:r>
      <w:r w:rsidRPr="00C23AAF">
        <w:rPr>
          <w:w w:val="105"/>
          <w:lang w:val="en-GB"/>
        </w:rPr>
        <w:t>and</w:t>
      </w:r>
      <w:r w:rsidRPr="00C23AAF">
        <w:rPr>
          <w:spacing w:val="23"/>
          <w:w w:val="105"/>
          <w:lang w:val="en-GB"/>
        </w:rPr>
        <w:t xml:space="preserve"> </w:t>
      </w:r>
      <w:r w:rsidRPr="00C23AAF">
        <w:rPr>
          <w:w w:val="105"/>
          <w:lang w:val="en-GB"/>
        </w:rPr>
        <w:t>their</w:t>
      </w:r>
      <w:r w:rsidRPr="00C23AAF">
        <w:rPr>
          <w:spacing w:val="23"/>
          <w:w w:val="105"/>
          <w:lang w:val="en-GB"/>
        </w:rPr>
        <w:t xml:space="preserve"> </w:t>
      </w:r>
      <w:r w:rsidRPr="00C23AAF">
        <w:rPr>
          <w:w w:val="105"/>
          <w:lang w:val="en-GB"/>
        </w:rPr>
        <w:t>temperature</w:t>
      </w:r>
      <w:r w:rsidRPr="00C23AAF">
        <w:rPr>
          <w:spacing w:val="23"/>
          <w:w w:val="105"/>
          <w:lang w:val="en-GB"/>
        </w:rPr>
        <w:t xml:space="preserve"> </w:t>
      </w:r>
      <w:r w:rsidRPr="00C23AAF">
        <w:rPr>
          <w:w w:val="105"/>
          <w:lang w:val="en-GB"/>
        </w:rPr>
        <w:t>differ-</w:t>
      </w:r>
    </w:p>
    <w:p w14:paraId="1610DB14" w14:textId="77777777" w:rsidR="00B177F5" w:rsidRPr="00C23AAF" w:rsidRDefault="00B553DB">
      <w:pPr>
        <w:pStyle w:val="Corpsdetexte"/>
        <w:ind w:left="216"/>
        <w:rPr>
          <w:lang w:val="en-GB"/>
        </w:rPr>
      </w:pPr>
      <w:r w:rsidRPr="00C23AAF">
        <w:rPr>
          <w:rFonts w:ascii="Trebuchet MS"/>
          <w:sz w:val="10"/>
          <w:lang w:val="en-GB"/>
        </w:rPr>
        <w:t xml:space="preserve">92     </w:t>
      </w:r>
      <w:r w:rsidRPr="00C23AAF">
        <w:rPr>
          <w:rFonts w:ascii="Trebuchet MS"/>
          <w:spacing w:val="19"/>
          <w:sz w:val="10"/>
          <w:lang w:val="en-GB"/>
        </w:rPr>
        <w:t xml:space="preserve"> </w:t>
      </w:r>
      <w:r w:rsidRPr="00C23AAF">
        <w:rPr>
          <w:w w:val="105"/>
          <w:lang w:val="en-GB"/>
        </w:rPr>
        <w:t>ence</w:t>
      </w:r>
      <w:r w:rsidRPr="00C23AAF">
        <w:rPr>
          <w:spacing w:val="12"/>
          <w:w w:val="105"/>
          <w:lang w:val="en-GB"/>
        </w:rPr>
        <w:t xml:space="preserve"> </w:t>
      </w:r>
      <w:r w:rsidRPr="00C23AAF">
        <w:rPr>
          <w:w w:val="105"/>
          <w:lang w:val="en-GB"/>
        </w:rPr>
        <w:t>between</w:t>
      </w:r>
      <w:r w:rsidRPr="00C23AAF">
        <w:rPr>
          <w:spacing w:val="13"/>
          <w:w w:val="105"/>
          <w:lang w:val="en-GB"/>
        </w:rPr>
        <w:t xml:space="preserve"> </w:t>
      </w:r>
      <w:r w:rsidRPr="00C23AAF">
        <w:rPr>
          <w:w w:val="105"/>
          <w:lang w:val="en-GB"/>
        </w:rPr>
        <w:t>day</w:t>
      </w:r>
      <w:r w:rsidRPr="00C23AAF">
        <w:rPr>
          <w:spacing w:val="13"/>
          <w:w w:val="105"/>
          <w:lang w:val="en-GB"/>
        </w:rPr>
        <w:t xml:space="preserve"> </w:t>
      </w:r>
      <w:r w:rsidRPr="00C23AAF">
        <w:rPr>
          <w:w w:val="105"/>
          <w:lang w:val="en-GB"/>
        </w:rPr>
        <w:t>and</w:t>
      </w:r>
      <w:r w:rsidRPr="00C23AAF">
        <w:rPr>
          <w:spacing w:val="13"/>
          <w:w w:val="105"/>
          <w:lang w:val="en-GB"/>
        </w:rPr>
        <w:t xml:space="preserve"> </w:t>
      </w:r>
      <w:r w:rsidRPr="00C23AAF">
        <w:rPr>
          <w:w w:val="105"/>
          <w:lang w:val="en-GB"/>
        </w:rPr>
        <w:t>night</w:t>
      </w:r>
      <w:r w:rsidRPr="00C23AAF">
        <w:rPr>
          <w:spacing w:val="13"/>
          <w:w w:val="105"/>
          <w:lang w:val="en-GB"/>
        </w:rPr>
        <w:t xml:space="preserve"> </w:t>
      </w:r>
      <w:r w:rsidRPr="00C23AAF">
        <w:rPr>
          <w:w w:val="105"/>
          <w:lang w:val="en-GB"/>
        </w:rPr>
        <w:t>are</w:t>
      </w:r>
      <w:r w:rsidRPr="00C23AAF">
        <w:rPr>
          <w:spacing w:val="12"/>
          <w:w w:val="105"/>
          <w:lang w:val="en-GB"/>
        </w:rPr>
        <w:t xml:space="preserve"> </w:t>
      </w:r>
      <w:r w:rsidRPr="00C23AAF">
        <w:rPr>
          <w:w w:val="105"/>
          <w:lang w:val="en-GB"/>
        </w:rPr>
        <w:t>greater</w:t>
      </w:r>
      <w:r w:rsidRPr="00C23AAF">
        <w:rPr>
          <w:spacing w:val="13"/>
          <w:w w:val="105"/>
          <w:lang w:val="en-GB"/>
        </w:rPr>
        <w:t xml:space="preserve"> </w:t>
      </w:r>
      <w:r w:rsidRPr="00C23AAF">
        <w:rPr>
          <w:w w:val="105"/>
          <w:lang w:val="en-GB"/>
        </w:rPr>
        <w:t>than</w:t>
      </w:r>
      <w:r w:rsidRPr="00C23AAF">
        <w:rPr>
          <w:spacing w:val="13"/>
          <w:w w:val="105"/>
          <w:lang w:val="en-GB"/>
        </w:rPr>
        <w:t xml:space="preserve"> </w:t>
      </w:r>
      <w:r w:rsidRPr="00C23AAF">
        <w:rPr>
          <w:w w:val="105"/>
          <w:lang w:val="en-GB"/>
        </w:rPr>
        <w:t>the</w:t>
      </w:r>
      <w:r w:rsidRPr="00C23AAF">
        <w:rPr>
          <w:spacing w:val="13"/>
          <w:w w:val="105"/>
          <w:lang w:val="en-GB"/>
        </w:rPr>
        <w:t xml:space="preserve"> </w:t>
      </w:r>
      <w:r w:rsidRPr="00C23AAF">
        <w:rPr>
          <w:w w:val="105"/>
          <w:lang w:val="en-GB"/>
        </w:rPr>
        <w:t>north-facing</w:t>
      </w:r>
      <w:r w:rsidRPr="00C23AAF">
        <w:rPr>
          <w:spacing w:val="13"/>
          <w:w w:val="105"/>
          <w:lang w:val="en-GB"/>
        </w:rPr>
        <w:t xml:space="preserve"> </w:t>
      </w:r>
      <w:r w:rsidRPr="00C23AAF">
        <w:rPr>
          <w:w w:val="105"/>
          <w:lang w:val="en-GB"/>
        </w:rPr>
        <w:t>ones.</w:t>
      </w:r>
      <w:r w:rsidRPr="00C23AAF">
        <w:rPr>
          <w:spacing w:val="39"/>
          <w:w w:val="105"/>
          <w:lang w:val="en-GB"/>
        </w:rPr>
        <w:t xml:space="preserve"> </w:t>
      </w:r>
      <w:r w:rsidRPr="00C23AAF">
        <w:rPr>
          <w:w w:val="105"/>
          <w:lang w:val="en-GB"/>
        </w:rPr>
        <w:t>Three</w:t>
      </w:r>
      <w:r w:rsidRPr="00C23AAF">
        <w:rPr>
          <w:spacing w:val="13"/>
          <w:w w:val="105"/>
          <w:lang w:val="en-GB"/>
        </w:rPr>
        <w:t xml:space="preserve"> </w:t>
      </w:r>
      <w:r w:rsidRPr="00C23AAF">
        <w:rPr>
          <w:w w:val="105"/>
          <w:lang w:val="en-GB"/>
        </w:rPr>
        <w:t>topographic</w:t>
      </w:r>
      <w:r w:rsidRPr="00C23AAF">
        <w:rPr>
          <w:spacing w:val="13"/>
          <w:w w:val="105"/>
          <w:lang w:val="en-GB"/>
        </w:rPr>
        <w:t xml:space="preserve"> </w:t>
      </w:r>
      <w:r w:rsidRPr="00C23AAF">
        <w:rPr>
          <w:w w:val="105"/>
          <w:lang w:val="en-GB"/>
        </w:rPr>
        <w:t>exposures</w:t>
      </w:r>
    </w:p>
    <w:p w14:paraId="1FB142CB" w14:textId="34C36248" w:rsidR="00B177F5" w:rsidRPr="00C23AAF" w:rsidRDefault="00B553DB">
      <w:pPr>
        <w:pStyle w:val="Corpsdetexte"/>
        <w:ind w:left="216"/>
        <w:rPr>
          <w:lang w:val="en-GB"/>
        </w:rPr>
      </w:pPr>
      <w:r w:rsidRPr="00C23AAF">
        <w:rPr>
          <w:rFonts w:ascii="Trebuchet MS"/>
          <w:sz w:val="10"/>
          <w:lang w:val="en-GB"/>
        </w:rPr>
        <w:t xml:space="preserve">93     </w:t>
      </w:r>
      <w:r w:rsidRPr="00C23AAF">
        <w:rPr>
          <w:rFonts w:ascii="Trebuchet MS"/>
          <w:spacing w:val="19"/>
          <w:sz w:val="10"/>
          <w:lang w:val="en-GB"/>
        </w:rPr>
        <w:t xml:space="preserve"> </w:t>
      </w:r>
      <w:r w:rsidRPr="00C23AAF">
        <w:rPr>
          <w:w w:val="105"/>
          <w:lang w:val="en-GB"/>
        </w:rPr>
        <w:t>have</w:t>
      </w:r>
      <w:r w:rsidRPr="00C23AAF">
        <w:rPr>
          <w:spacing w:val="14"/>
          <w:w w:val="105"/>
          <w:lang w:val="en-GB"/>
        </w:rPr>
        <w:t xml:space="preserve"> </w:t>
      </w:r>
      <w:r w:rsidRPr="00C23AAF">
        <w:rPr>
          <w:w w:val="105"/>
          <w:lang w:val="en-GB"/>
        </w:rPr>
        <w:t>been</w:t>
      </w:r>
      <w:r w:rsidRPr="00C23AAF">
        <w:rPr>
          <w:spacing w:val="15"/>
          <w:w w:val="105"/>
          <w:lang w:val="en-GB"/>
        </w:rPr>
        <w:t xml:space="preserve"> </w:t>
      </w:r>
      <w:r w:rsidRPr="00C23AAF">
        <w:rPr>
          <w:w w:val="105"/>
          <w:lang w:val="en-GB"/>
        </w:rPr>
        <w:t>determined</w:t>
      </w:r>
      <w:r w:rsidRPr="00C23AAF">
        <w:rPr>
          <w:spacing w:val="15"/>
          <w:w w:val="105"/>
          <w:lang w:val="en-GB"/>
        </w:rPr>
        <w:t xml:space="preserve"> </w:t>
      </w:r>
      <w:r w:rsidRPr="00C23AAF">
        <w:rPr>
          <w:w w:val="105"/>
          <w:lang w:val="en-GB"/>
        </w:rPr>
        <w:t>using</w:t>
      </w:r>
      <w:r w:rsidRPr="00C23AAF">
        <w:rPr>
          <w:spacing w:val="15"/>
          <w:w w:val="105"/>
          <w:lang w:val="en-GB"/>
        </w:rPr>
        <w:t xml:space="preserve"> </w:t>
      </w:r>
      <w:r w:rsidRPr="00C23AAF">
        <w:rPr>
          <w:w w:val="105"/>
          <w:lang w:val="en-GB"/>
        </w:rPr>
        <w:t>the</w:t>
      </w:r>
      <w:r w:rsidRPr="00C23AAF">
        <w:rPr>
          <w:spacing w:val="15"/>
          <w:w w:val="105"/>
          <w:lang w:val="en-GB"/>
        </w:rPr>
        <w:t xml:space="preserve"> </w:t>
      </w:r>
      <w:hyperlink w:anchor="_bookmark20" w:history="1">
        <w:r w:rsidRPr="00C23AAF">
          <w:rPr>
            <w:w w:val="105"/>
            <w:lang w:val="en-GB"/>
          </w:rPr>
          <w:t>Delvaux</w:t>
        </w:r>
        <w:r w:rsidRPr="00C23AAF">
          <w:rPr>
            <w:spacing w:val="15"/>
            <w:w w:val="105"/>
            <w:lang w:val="en-GB"/>
          </w:rPr>
          <w:t xml:space="preserve"> </w:t>
        </w:r>
        <w:r w:rsidRPr="00C23AAF">
          <w:rPr>
            <w:w w:val="105"/>
            <w:lang w:val="en-GB"/>
          </w:rPr>
          <w:t>and</w:t>
        </w:r>
        <w:r w:rsidRPr="00C23AAF">
          <w:rPr>
            <w:spacing w:val="15"/>
            <w:w w:val="105"/>
            <w:lang w:val="en-GB"/>
          </w:rPr>
          <w:t xml:space="preserve"> </w:t>
        </w:r>
        <w:r w:rsidRPr="00C23AAF">
          <w:rPr>
            <w:w w:val="105"/>
            <w:lang w:val="en-GB"/>
          </w:rPr>
          <w:t>Galoux</w:t>
        </w:r>
        <w:r w:rsidRPr="00C23AAF">
          <w:rPr>
            <w:spacing w:val="15"/>
            <w:w w:val="105"/>
            <w:lang w:val="en-GB"/>
          </w:rPr>
          <w:t xml:space="preserve"> </w:t>
        </w:r>
      </w:hyperlink>
      <w:hyperlink w:anchor="_bookmark20" w:history="1">
        <w:r w:rsidRPr="00C23AAF">
          <w:rPr>
            <w:w w:val="105"/>
            <w:lang w:val="en-GB"/>
          </w:rPr>
          <w:t>(1962)</w:t>
        </w:r>
        <w:r w:rsidRPr="00C23AAF">
          <w:rPr>
            <w:spacing w:val="15"/>
            <w:w w:val="105"/>
            <w:lang w:val="en-GB"/>
          </w:rPr>
          <w:t xml:space="preserve"> </w:t>
        </w:r>
      </w:hyperlink>
      <w:r w:rsidRPr="00C23AAF">
        <w:rPr>
          <w:w w:val="105"/>
          <w:lang w:val="en-GB"/>
        </w:rPr>
        <w:t>definition.</w:t>
      </w:r>
      <w:r w:rsidRPr="00C23AAF">
        <w:rPr>
          <w:spacing w:val="37"/>
          <w:w w:val="105"/>
          <w:lang w:val="en-GB"/>
        </w:rPr>
        <w:t xml:space="preserve"> </w:t>
      </w:r>
      <w:commentRangeStart w:id="62"/>
      <w:r w:rsidRPr="00C23AAF">
        <w:rPr>
          <w:w w:val="105"/>
          <w:lang w:val="en-GB"/>
        </w:rPr>
        <w:t>Plateaus</w:t>
      </w:r>
      <w:ins w:id="63" w:author="Christian PIEDALLU" w:date="2023-02-06T10:38:00Z">
        <w:r w:rsidR="00663A19">
          <w:rPr>
            <w:w w:val="105"/>
            <w:lang w:val="en-GB"/>
          </w:rPr>
          <w:t xml:space="preserve"> and plains</w:t>
        </w:r>
      </w:ins>
      <w:r w:rsidRPr="00C23AAF">
        <w:rPr>
          <w:spacing w:val="15"/>
          <w:w w:val="105"/>
          <w:lang w:val="en-GB"/>
        </w:rPr>
        <w:t xml:space="preserve"> </w:t>
      </w:r>
      <w:commentRangeEnd w:id="62"/>
      <w:r w:rsidR="00663A19">
        <w:rPr>
          <w:rStyle w:val="Marquedecommentaire"/>
        </w:rPr>
        <w:commentReference w:id="62"/>
      </w:r>
      <w:r w:rsidRPr="00C23AAF">
        <w:rPr>
          <w:w w:val="105"/>
          <w:lang w:val="en-GB"/>
        </w:rPr>
        <w:t>are</w:t>
      </w:r>
      <w:r w:rsidRPr="00C23AAF">
        <w:rPr>
          <w:spacing w:val="15"/>
          <w:w w:val="105"/>
          <w:lang w:val="en-GB"/>
        </w:rPr>
        <w:t xml:space="preserve"> </w:t>
      </w:r>
      <w:r w:rsidRPr="00C23AAF">
        <w:rPr>
          <w:w w:val="105"/>
          <w:lang w:val="en-GB"/>
        </w:rPr>
        <w:t>neutral</w:t>
      </w:r>
      <w:r w:rsidRPr="00C23AAF">
        <w:rPr>
          <w:spacing w:val="15"/>
          <w:w w:val="105"/>
          <w:lang w:val="en-GB"/>
        </w:rPr>
        <w:t xml:space="preserve"> </w:t>
      </w:r>
      <w:r w:rsidRPr="00C23AAF">
        <w:rPr>
          <w:w w:val="105"/>
          <w:lang w:val="en-GB"/>
        </w:rPr>
        <w:t>topo-</w:t>
      </w:r>
    </w:p>
    <w:p w14:paraId="6E5C25E2" w14:textId="78906F4C" w:rsidR="00B177F5" w:rsidRPr="00C23AAF" w:rsidRDefault="00B553DB">
      <w:pPr>
        <w:pStyle w:val="Corpsdetexte"/>
        <w:spacing w:line="242" w:lineRule="exact"/>
        <w:ind w:left="216"/>
        <w:rPr>
          <w:lang w:val="en-GB"/>
        </w:rPr>
      </w:pPr>
      <w:r w:rsidRPr="00C23AAF">
        <w:rPr>
          <w:rFonts w:ascii="Trebuchet MS"/>
          <w:sz w:val="10"/>
          <w:lang w:val="en-GB"/>
        </w:rPr>
        <w:t xml:space="preserve">94     </w:t>
      </w:r>
      <w:r w:rsidRPr="00C23AAF">
        <w:rPr>
          <w:rFonts w:ascii="Trebuchet MS"/>
          <w:spacing w:val="19"/>
          <w:sz w:val="10"/>
          <w:lang w:val="en-GB"/>
        </w:rPr>
        <w:t xml:space="preserve"> </w:t>
      </w:r>
      <w:r w:rsidRPr="00C23AAF">
        <w:rPr>
          <w:w w:val="105"/>
          <w:lang w:val="en-GB"/>
        </w:rPr>
        <w:t>graphic</w:t>
      </w:r>
      <w:r w:rsidRPr="00C23AAF">
        <w:rPr>
          <w:spacing w:val="27"/>
          <w:w w:val="105"/>
          <w:lang w:val="en-GB"/>
        </w:rPr>
        <w:t xml:space="preserve"> </w:t>
      </w:r>
      <w:r w:rsidRPr="00C23AAF">
        <w:rPr>
          <w:w w:val="105"/>
          <w:lang w:val="en-GB"/>
        </w:rPr>
        <w:t>conditions</w:t>
      </w:r>
      <w:r w:rsidRPr="00C23AAF">
        <w:rPr>
          <w:spacing w:val="27"/>
          <w:w w:val="105"/>
          <w:lang w:val="en-GB"/>
        </w:rPr>
        <w:t xml:space="preserve"> </w:t>
      </w:r>
      <w:r w:rsidRPr="00C23AAF">
        <w:rPr>
          <w:w w:val="105"/>
          <w:lang w:val="en-GB"/>
        </w:rPr>
        <w:t>that</w:t>
      </w:r>
      <w:r w:rsidRPr="00C23AAF">
        <w:rPr>
          <w:spacing w:val="28"/>
          <w:w w:val="105"/>
          <w:lang w:val="en-GB"/>
        </w:rPr>
        <w:t xml:space="preserve"> </w:t>
      </w:r>
      <w:r w:rsidRPr="00C23AAF">
        <w:rPr>
          <w:w w:val="105"/>
          <w:lang w:val="en-GB"/>
        </w:rPr>
        <w:t>does</w:t>
      </w:r>
      <w:r w:rsidRPr="00C23AAF">
        <w:rPr>
          <w:spacing w:val="27"/>
          <w:w w:val="105"/>
          <w:lang w:val="en-GB"/>
        </w:rPr>
        <w:t xml:space="preserve"> </w:t>
      </w:r>
      <w:r w:rsidRPr="00C23AAF">
        <w:rPr>
          <w:w w:val="105"/>
          <w:lang w:val="en-GB"/>
        </w:rPr>
        <w:t>not</w:t>
      </w:r>
      <w:r w:rsidRPr="00C23AAF">
        <w:rPr>
          <w:spacing w:val="28"/>
          <w:w w:val="105"/>
          <w:lang w:val="en-GB"/>
        </w:rPr>
        <w:t xml:space="preserve"> </w:t>
      </w:r>
      <w:r w:rsidRPr="00C23AAF">
        <w:rPr>
          <w:w w:val="105"/>
          <w:lang w:val="en-GB"/>
        </w:rPr>
        <w:t>create</w:t>
      </w:r>
      <w:r w:rsidRPr="00C23AAF">
        <w:rPr>
          <w:spacing w:val="27"/>
          <w:w w:val="105"/>
          <w:lang w:val="en-GB"/>
        </w:rPr>
        <w:t xml:space="preserve"> </w:t>
      </w:r>
      <w:r w:rsidRPr="00C23AAF">
        <w:rPr>
          <w:w w:val="105"/>
          <w:lang w:val="en-GB"/>
        </w:rPr>
        <w:t>a</w:t>
      </w:r>
      <w:r w:rsidRPr="00C23AAF">
        <w:rPr>
          <w:spacing w:val="27"/>
          <w:w w:val="105"/>
          <w:lang w:val="en-GB"/>
        </w:rPr>
        <w:t xml:space="preserve"> </w:t>
      </w:r>
      <w:r w:rsidRPr="00C23AAF">
        <w:rPr>
          <w:w w:val="105"/>
          <w:lang w:val="en-GB"/>
        </w:rPr>
        <w:t>particular</w:t>
      </w:r>
      <w:r w:rsidRPr="00C23AAF">
        <w:rPr>
          <w:spacing w:val="28"/>
          <w:w w:val="105"/>
          <w:lang w:val="en-GB"/>
        </w:rPr>
        <w:t xml:space="preserve"> </w:t>
      </w:r>
      <w:ins w:id="64" w:author="Christian PIEDALLU" w:date="2023-02-06T10:42:00Z">
        <w:r w:rsidR="00663A19">
          <w:rPr>
            <w:spacing w:val="28"/>
            <w:w w:val="105"/>
            <w:lang w:val="en-GB"/>
          </w:rPr>
          <w:t xml:space="preserve">local </w:t>
        </w:r>
      </w:ins>
      <w:del w:id="65" w:author="Christian PIEDALLU" w:date="2023-02-06T10:40:00Z">
        <w:r w:rsidRPr="00C23AAF" w:rsidDel="00663A19">
          <w:rPr>
            <w:w w:val="105"/>
            <w:lang w:val="en-GB"/>
          </w:rPr>
          <w:delText>micro-</w:delText>
        </w:r>
      </w:del>
      <w:r w:rsidRPr="00C23AAF">
        <w:rPr>
          <w:w w:val="105"/>
          <w:lang w:val="en-GB"/>
        </w:rPr>
        <w:t xml:space="preserve">climate. </w:t>
      </w:r>
      <w:r w:rsidRPr="00C23AAF">
        <w:rPr>
          <w:spacing w:val="21"/>
          <w:w w:val="105"/>
          <w:lang w:val="en-GB"/>
        </w:rPr>
        <w:t xml:space="preserve"> </w:t>
      </w:r>
      <w:ins w:id="66" w:author="Christian PIEDALLU" w:date="2023-02-06T10:42:00Z">
        <w:r w:rsidR="00663A19">
          <w:rPr>
            <w:w w:val="105"/>
            <w:lang w:val="en-GB"/>
          </w:rPr>
          <w:t xml:space="preserve">Comparatively to flat areas, </w:t>
        </w:r>
      </w:ins>
      <w:ins w:id="67" w:author="Christian PIEDALLU" w:date="2023-02-06T10:43:00Z">
        <w:r w:rsidR="00663A19">
          <w:rPr>
            <w:w w:val="105"/>
            <w:lang w:val="en-GB"/>
          </w:rPr>
          <w:t>n</w:t>
        </w:r>
      </w:ins>
      <w:del w:id="68" w:author="Christian PIEDALLU" w:date="2023-02-06T10:42:00Z">
        <w:r w:rsidRPr="00C23AAF" w:rsidDel="00663A19">
          <w:rPr>
            <w:w w:val="105"/>
            <w:lang w:val="en-GB"/>
          </w:rPr>
          <w:delText>N</w:delText>
        </w:r>
      </w:del>
      <w:r w:rsidRPr="00C23AAF">
        <w:rPr>
          <w:w w:val="105"/>
          <w:lang w:val="en-GB"/>
        </w:rPr>
        <w:t>orth-facing</w:t>
      </w:r>
      <w:r w:rsidRPr="00C23AAF">
        <w:rPr>
          <w:spacing w:val="27"/>
          <w:w w:val="105"/>
          <w:lang w:val="en-GB"/>
        </w:rPr>
        <w:t xml:space="preserve"> </w:t>
      </w:r>
      <w:r w:rsidRPr="00C23AAF">
        <w:rPr>
          <w:w w:val="105"/>
          <w:lang w:val="en-GB"/>
        </w:rPr>
        <w:t>orientations</w:t>
      </w:r>
      <w:r w:rsidRPr="00C23AAF">
        <w:rPr>
          <w:spacing w:val="28"/>
          <w:w w:val="105"/>
          <w:lang w:val="en-GB"/>
        </w:rPr>
        <w:t xml:space="preserve"> </w:t>
      </w:r>
      <w:r w:rsidRPr="00C23AAF">
        <w:rPr>
          <w:w w:val="105"/>
          <w:lang w:val="en-GB"/>
        </w:rPr>
        <w:t>are</w:t>
      </w:r>
    </w:p>
    <w:p w14:paraId="60263B85" w14:textId="201EB836" w:rsidR="00B177F5" w:rsidRPr="00C23AAF" w:rsidRDefault="00672196">
      <w:pPr>
        <w:pStyle w:val="Corpsdetexte"/>
        <w:ind w:left="521"/>
        <w:rPr>
          <w:lang w:val="en-GB"/>
        </w:rPr>
      </w:pPr>
      <w:r w:rsidRPr="00C23AAF">
        <w:rPr>
          <w:noProof/>
          <w:lang w:val="en-GB"/>
        </w:rPr>
        <mc:AlternateContent>
          <mc:Choice Requires="wps">
            <w:drawing>
              <wp:anchor distT="0" distB="0" distL="114300" distR="114300" simplePos="0" relativeHeight="15730688" behindDoc="0" locked="0" layoutInCell="1" allowOverlap="1" wp14:anchorId="725E0FDC" wp14:editId="5CA15035">
                <wp:simplePos x="0" y="0"/>
                <wp:positionH relativeFrom="page">
                  <wp:posOffset>873760</wp:posOffset>
                </wp:positionH>
                <wp:positionV relativeFrom="paragraph">
                  <wp:posOffset>69850</wp:posOffset>
                </wp:positionV>
                <wp:extent cx="67310" cy="641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64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7CF03" w14:textId="77777777" w:rsidR="0000224E" w:rsidRDefault="0000224E">
                            <w:pPr>
                              <w:spacing w:line="98" w:lineRule="exact"/>
                              <w:rPr>
                                <w:rFonts w:ascii="Trebuchet MS"/>
                                <w:sz w:val="10"/>
                              </w:rPr>
                            </w:pPr>
                            <w:r>
                              <w:rPr>
                                <w:rFonts w:ascii="Trebuchet MS"/>
                                <w:sz w:val="10"/>
                              </w:rPr>
                              <w:t>95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E0FDC" id="Text Box 8" o:spid="_x0000_s1027" type="#_x0000_t202" style="position:absolute;left:0;text-align:left;margin-left:68.8pt;margin-top:5.5pt;width:5.3pt;height:5.0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xdrQIAAK4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" filled="f" stroked="f">
                <v:textbox inset="0,0,0,0">
                  <w:txbxContent>
                    <w:p w14:paraId="0037CF03" w14:textId="77777777" w:rsidR="0000224E" w:rsidRDefault="0000224E">
                      <w:pPr>
                        <w:spacing w:line="98" w:lineRule="exact"/>
                        <w:rPr>
                          <w:rFonts w:ascii="Trebuchet MS"/>
                          <w:sz w:val="10"/>
                        </w:rPr>
                      </w:pPr>
                      <w:r>
                        <w:rPr>
                          <w:rFonts w:ascii="Trebuchet MS"/>
                          <w:sz w:val="10"/>
                        </w:rPr>
                        <w:t>95</w:t>
                      </w:r>
                    </w:p>
                  </w:txbxContent>
                </v:textbox>
                <w10:wrap anchorx="page"/>
              </v:shape>
            </w:pict>
          </mc:Fallback>
        </mc:AlternateContent>
      </w:r>
      <w:r w:rsidR="00B553DB" w:rsidRPr="00C23AAF">
        <w:rPr>
          <w:w w:val="105"/>
          <w:lang w:val="en-GB"/>
        </w:rPr>
        <w:t>slopes</w:t>
      </w:r>
      <w:r w:rsidR="00B553DB" w:rsidRPr="00C23AAF">
        <w:rPr>
          <w:spacing w:val="15"/>
          <w:w w:val="105"/>
          <w:lang w:val="en-GB"/>
        </w:rPr>
        <w:t xml:space="preserve"> </w:t>
      </w:r>
      <w:r w:rsidR="00B553DB" w:rsidRPr="00C23AAF">
        <w:rPr>
          <w:w w:val="105"/>
          <w:lang w:val="en-GB"/>
        </w:rPr>
        <w:t>greater</w:t>
      </w:r>
      <w:r w:rsidR="00B553DB" w:rsidRPr="00C23AAF">
        <w:rPr>
          <w:spacing w:val="16"/>
          <w:w w:val="105"/>
          <w:lang w:val="en-GB"/>
        </w:rPr>
        <w:t xml:space="preserve"> </w:t>
      </w:r>
      <w:r w:rsidR="00B553DB" w:rsidRPr="00C23AAF">
        <w:rPr>
          <w:w w:val="105"/>
          <w:lang w:val="en-GB"/>
        </w:rPr>
        <w:t>than</w:t>
      </w:r>
      <w:r w:rsidR="00B553DB" w:rsidRPr="00C23AAF">
        <w:rPr>
          <w:spacing w:val="16"/>
          <w:w w:val="105"/>
          <w:lang w:val="en-GB"/>
        </w:rPr>
        <w:t xml:space="preserve"> </w:t>
      </w:r>
      <w:r w:rsidR="00B553DB" w:rsidRPr="00C23AAF">
        <w:rPr>
          <w:w w:val="105"/>
          <w:lang w:val="en-GB"/>
        </w:rPr>
        <w:t>20%</w:t>
      </w:r>
      <w:r w:rsidR="00B553DB" w:rsidRPr="00C23AAF">
        <w:rPr>
          <w:spacing w:val="16"/>
          <w:w w:val="105"/>
          <w:lang w:val="en-GB"/>
        </w:rPr>
        <w:t xml:space="preserve"> </w:t>
      </w:r>
      <w:r w:rsidR="00B553DB" w:rsidRPr="00C23AAF">
        <w:rPr>
          <w:w w:val="105"/>
          <w:lang w:val="en-GB"/>
        </w:rPr>
        <w:t>facing</w:t>
      </w:r>
      <w:r w:rsidR="00B553DB" w:rsidRPr="00C23AAF">
        <w:rPr>
          <w:spacing w:val="15"/>
          <w:w w:val="105"/>
          <w:lang w:val="en-GB"/>
        </w:rPr>
        <w:t xml:space="preserve"> </w:t>
      </w:r>
      <w:r w:rsidR="00B553DB" w:rsidRPr="00C23AAF">
        <w:rPr>
          <w:w w:val="105"/>
          <w:lang w:val="en-GB"/>
        </w:rPr>
        <w:t>north</w:t>
      </w:r>
      <w:r w:rsidR="00B553DB" w:rsidRPr="00C23AAF">
        <w:rPr>
          <w:spacing w:val="17"/>
          <w:w w:val="105"/>
          <w:lang w:val="en-GB"/>
        </w:rPr>
        <w:t xml:space="preserve"> </w:t>
      </w:r>
      <w:r w:rsidR="00B553DB" w:rsidRPr="00C23AAF">
        <w:rPr>
          <w:w w:val="105"/>
          <w:lang w:val="en-GB"/>
        </w:rPr>
        <w:t xml:space="preserve">(285 </w:t>
      </w:r>
      <w:r w:rsidR="00B553DB" w:rsidRPr="00C23AAF">
        <w:rPr>
          <w:spacing w:val="34"/>
          <w:w w:val="105"/>
          <w:lang w:val="en-GB"/>
        </w:rPr>
        <w:t xml:space="preserve"> </w:t>
      </w:r>
      <w:r w:rsidR="00B553DB" w:rsidRPr="00C23AAF">
        <w:rPr>
          <w:w w:val="105"/>
          <w:lang w:val="en-GB"/>
        </w:rPr>
        <w:t>to</w:t>
      </w:r>
      <w:r w:rsidR="00B553DB" w:rsidRPr="00C23AAF">
        <w:rPr>
          <w:spacing w:val="23"/>
          <w:w w:val="105"/>
          <w:lang w:val="en-GB"/>
        </w:rPr>
        <w:t xml:space="preserve"> </w:t>
      </w:r>
      <w:r w:rsidR="00B553DB" w:rsidRPr="00C23AAF">
        <w:rPr>
          <w:w w:val="105"/>
          <w:lang w:val="en-GB"/>
        </w:rPr>
        <w:t>125</w:t>
      </w:r>
      <w:r w:rsidR="00B553DB" w:rsidRPr="00C23AAF">
        <w:rPr>
          <w:spacing w:val="13"/>
          <w:w w:val="105"/>
          <w:lang w:val="en-GB"/>
        </w:rPr>
        <w:t xml:space="preserve"> </w:t>
      </w:r>
      <w:r w:rsidR="00B553DB" w:rsidRPr="00C23AAF">
        <w:rPr>
          <w:w w:val="105"/>
          <w:lang w:val="en-GB"/>
        </w:rPr>
        <w:t>)</w:t>
      </w:r>
      <w:r w:rsidR="00B553DB" w:rsidRPr="00C23AAF">
        <w:rPr>
          <w:spacing w:val="23"/>
          <w:w w:val="105"/>
          <w:lang w:val="en-GB"/>
        </w:rPr>
        <w:t xml:space="preserve"> </w:t>
      </w:r>
      <w:r w:rsidR="00B553DB" w:rsidRPr="00C23AAF">
        <w:rPr>
          <w:w w:val="105"/>
          <w:lang w:val="en-GB"/>
        </w:rPr>
        <w:t>with</w:t>
      </w:r>
      <w:r w:rsidR="00B553DB" w:rsidRPr="00C23AAF">
        <w:rPr>
          <w:spacing w:val="22"/>
          <w:w w:val="105"/>
          <w:lang w:val="en-GB"/>
        </w:rPr>
        <w:t xml:space="preserve"> </w:t>
      </w:r>
      <w:r w:rsidR="00B553DB" w:rsidRPr="00C23AAF">
        <w:rPr>
          <w:w w:val="105"/>
          <w:lang w:val="en-GB"/>
        </w:rPr>
        <w:t>cold</w:t>
      </w:r>
      <w:ins w:id="69" w:author="Christian PIEDALLU" w:date="2023-02-06T10:40:00Z">
        <w:r w:rsidR="00663A19">
          <w:rPr>
            <w:w w:val="105"/>
            <w:lang w:val="en-GB"/>
          </w:rPr>
          <w:t>er</w:t>
        </w:r>
      </w:ins>
      <w:r w:rsidR="00B553DB" w:rsidRPr="00C23AAF">
        <w:rPr>
          <w:spacing w:val="23"/>
          <w:w w:val="105"/>
          <w:lang w:val="en-GB"/>
        </w:rPr>
        <w:t xml:space="preserve"> </w:t>
      </w:r>
      <w:r w:rsidR="00B553DB" w:rsidRPr="00C23AAF">
        <w:rPr>
          <w:w w:val="105"/>
          <w:lang w:val="en-GB"/>
        </w:rPr>
        <w:t>and</w:t>
      </w:r>
      <w:r w:rsidR="00B553DB" w:rsidRPr="00C23AAF">
        <w:rPr>
          <w:spacing w:val="22"/>
          <w:w w:val="105"/>
          <w:lang w:val="en-GB"/>
        </w:rPr>
        <w:t xml:space="preserve"> </w:t>
      </w:r>
      <w:ins w:id="70" w:author="Christian PIEDALLU" w:date="2023-02-06T10:41:00Z">
        <w:r w:rsidR="00663A19">
          <w:rPr>
            <w:spacing w:val="22"/>
            <w:w w:val="105"/>
            <w:lang w:val="en-GB"/>
          </w:rPr>
          <w:t xml:space="preserve">more </w:t>
        </w:r>
      </w:ins>
      <w:r w:rsidR="00B553DB" w:rsidRPr="00C23AAF">
        <w:rPr>
          <w:w w:val="105"/>
          <w:lang w:val="en-GB"/>
        </w:rPr>
        <w:t>shad</w:t>
      </w:r>
      <w:ins w:id="71" w:author="Christian PIEDALLU" w:date="2023-02-06T10:41:00Z">
        <w:r w:rsidR="00663A19">
          <w:rPr>
            <w:w w:val="105"/>
            <w:lang w:val="en-GB"/>
          </w:rPr>
          <w:t>es</w:t>
        </w:r>
      </w:ins>
      <w:del w:id="72" w:author="Christian PIEDALLU" w:date="2023-02-06T10:41:00Z">
        <w:r w:rsidR="00B553DB" w:rsidRPr="00C23AAF" w:rsidDel="00663A19">
          <w:rPr>
            <w:w w:val="105"/>
            <w:lang w:val="en-GB"/>
          </w:rPr>
          <w:delText>y</w:delText>
        </w:r>
      </w:del>
      <w:r w:rsidR="00B553DB" w:rsidRPr="00C23AAF">
        <w:rPr>
          <w:spacing w:val="22"/>
          <w:w w:val="105"/>
          <w:lang w:val="en-GB"/>
        </w:rPr>
        <w:t xml:space="preserve"> </w:t>
      </w:r>
      <w:r w:rsidR="00B553DB" w:rsidRPr="00C23AAF">
        <w:rPr>
          <w:w w:val="105"/>
          <w:lang w:val="en-GB"/>
        </w:rPr>
        <w:t xml:space="preserve">conditions. </w:t>
      </w:r>
      <w:r w:rsidR="00B553DB" w:rsidRPr="00C23AAF">
        <w:rPr>
          <w:spacing w:val="3"/>
          <w:w w:val="105"/>
          <w:lang w:val="en-GB"/>
        </w:rPr>
        <w:t xml:space="preserve"> </w:t>
      </w:r>
      <w:r w:rsidR="00B553DB" w:rsidRPr="00C23AAF">
        <w:rPr>
          <w:w w:val="105"/>
          <w:lang w:val="en-GB"/>
        </w:rPr>
        <w:t>South-facing</w:t>
      </w:r>
    </w:p>
    <w:p w14:paraId="35C6573A" w14:textId="004E79D6" w:rsidR="00B177F5" w:rsidRPr="00C23AAF" w:rsidRDefault="00672196">
      <w:pPr>
        <w:pStyle w:val="Corpsdetexte"/>
        <w:ind w:left="521"/>
        <w:rPr>
          <w:lang w:val="en-GB"/>
        </w:rPr>
      </w:pPr>
      <w:r w:rsidRPr="00C23AAF">
        <w:rPr>
          <w:noProof/>
          <w:lang w:val="en-GB"/>
        </w:rPr>
        <mc:AlternateContent>
          <mc:Choice Requires="wps">
            <w:drawing>
              <wp:anchor distT="0" distB="0" distL="114300" distR="114300" simplePos="0" relativeHeight="15731200" behindDoc="0" locked="0" layoutInCell="1" allowOverlap="1" wp14:anchorId="1D936BCD" wp14:editId="2862B3FE">
                <wp:simplePos x="0" y="0"/>
                <wp:positionH relativeFrom="page">
                  <wp:posOffset>873760</wp:posOffset>
                </wp:positionH>
                <wp:positionV relativeFrom="paragraph">
                  <wp:posOffset>69850</wp:posOffset>
                </wp:positionV>
                <wp:extent cx="67310" cy="64135"/>
                <wp:effectExtent l="0" t="0" r="0" b="0"/>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64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BAF5" w14:textId="77777777" w:rsidR="0000224E" w:rsidRDefault="0000224E">
                            <w:pPr>
                              <w:spacing w:line="98" w:lineRule="exact"/>
                              <w:rPr>
                                <w:rFonts w:ascii="Trebuchet MS"/>
                                <w:sz w:val="10"/>
                              </w:rPr>
                            </w:pPr>
                            <w:r>
                              <w:rPr>
                                <w:rFonts w:ascii="Trebuchet MS"/>
                                <w:sz w:val="10"/>
                              </w:rPr>
                              <w:t>96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36BCD" id="Text Box 7" o:spid="_x0000_s1028" type="#_x0000_t202" style="position:absolute;left:0;text-align:left;margin-left:68.8pt;margin-top:5.5pt;width:5.3pt;height:5.0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SbrgIAAK4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" filled="f" stroked="f">
                <v:textbox inset="0,0,0,0">
                  <w:txbxContent>
                    <w:p w14:paraId="30F8BAF5" w14:textId="77777777" w:rsidR="0000224E" w:rsidRDefault="0000224E">
                      <w:pPr>
                        <w:spacing w:line="98" w:lineRule="exact"/>
                        <w:rPr>
                          <w:rFonts w:ascii="Trebuchet MS"/>
                          <w:sz w:val="10"/>
                        </w:rPr>
                      </w:pPr>
                      <w:r>
                        <w:rPr>
                          <w:rFonts w:ascii="Trebuchet MS"/>
                          <w:sz w:val="10"/>
                        </w:rPr>
                        <w:t>96</w:t>
                      </w:r>
                    </w:p>
                  </w:txbxContent>
                </v:textbox>
                <w10:wrap anchorx="page"/>
              </v:shape>
            </w:pict>
          </mc:Fallback>
        </mc:AlternateContent>
      </w:r>
      <w:r w:rsidR="00B553DB" w:rsidRPr="00C23AAF">
        <w:rPr>
          <w:w w:val="105"/>
          <w:lang w:val="en-GB"/>
        </w:rPr>
        <w:t>orientations</w:t>
      </w:r>
      <w:r w:rsidR="00B553DB" w:rsidRPr="00C23AAF">
        <w:rPr>
          <w:spacing w:val="36"/>
          <w:w w:val="105"/>
          <w:lang w:val="en-GB"/>
        </w:rPr>
        <w:t xml:space="preserve"> </w:t>
      </w:r>
      <w:r w:rsidR="00B553DB" w:rsidRPr="00C23AAF">
        <w:rPr>
          <w:w w:val="105"/>
          <w:lang w:val="en-GB"/>
        </w:rPr>
        <w:t>are</w:t>
      </w:r>
      <w:r w:rsidR="00B553DB" w:rsidRPr="00C23AAF">
        <w:rPr>
          <w:spacing w:val="35"/>
          <w:w w:val="105"/>
          <w:lang w:val="en-GB"/>
        </w:rPr>
        <w:t xml:space="preserve"> </w:t>
      </w:r>
      <w:r w:rsidR="00B553DB" w:rsidRPr="00C23AAF">
        <w:rPr>
          <w:w w:val="105"/>
          <w:lang w:val="en-GB"/>
        </w:rPr>
        <w:t>slopes</w:t>
      </w:r>
      <w:r w:rsidR="00B553DB" w:rsidRPr="00C23AAF">
        <w:rPr>
          <w:spacing w:val="35"/>
          <w:w w:val="105"/>
          <w:lang w:val="en-GB"/>
        </w:rPr>
        <w:t xml:space="preserve"> </w:t>
      </w:r>
      <w:r w:rsidR="00B553DB" w:rsidRPr="00C23AAF">
        <w:rPr>
          <w:w w:val="105"/>
          <w:lang w:val="en-GB"/>
        </w:rPr>
        <w:t>greater</w:t>
      </w:r>
      <w:r w:rsidR="00B553DB" w:rsidRPr="00C23AAF">
        <w:rPr>
          <w:spacing w:val="36"/>
          <w:w w:val="105"/>
          <w:lang w:val="en-GB"/>
        </w:rPr>
        <w:t xml:space="preserve"> </w:t>
      </w:r>
      <w:r w:rsidR="00B553DB" w:rsidRPr="00C23AAF">
        <w:rPr>
          <w:w w:val="105"/>
          <w:lang w:val="en-GB"/>
        </w:rPr>
        <w:t>than</w:t>
      </w:r>
      <w:r w:rsidR="00B553DB" w:rsidRPr="00C23AAF">
        <w:rPr>
          <w:spacing w:val="35"/>
          <w:w w:val="105"/>
          <w:lang w:val="en-GB"/>
        </w:rPr>
        <w:t xml:space="preserve"> </w:t>
      </w:r>
      <w:r w:rsidR="00B553DB" w:rsidRPr="00C23AAF">
        <w:rPr>
          <w:w w:val="105"/>
          <w:lang w:val="en-GB"/>
        </w:rPr>
        <w:t>20%</w:t>
      </w:r>
      <w:r w:rsidR="00B553DB" w:rsidRPr="00C23AAF">
        <w:rPr>
          <w:spacing w:val="36"/>
          <w:w w:val="105"/>
          <w:lang w:val="en-GB"/>
        </w:rPr>
        <w:t xml:space="preserve"> </w:t>
      </w:r>
      <w:r w:rsidR="00B553DB" w:rsidRPr="00C23AAF">
        <w:rPr>
          <w:w w:val="105"/>
          <w:lang w:val="en-GB"/>
        </w:rPr>
        <w:t>facing</w:t>
      </w:r>
      <w:r w:rsidR="00B553DB" w:rsidRPr="00C23AAF">
        <w:rPr>
          <w:spacing w:val="35"/>
          <w:w w:val="105"/>
          <w:lang w:val="en-GB"/>
        </w:rPr>
        <w:t xml:space="preserve"> </w:t>
      </w:r>
      <w:r w:rsidR="00B553DB" w:rsidRPr="00C23AAF">
        <w:rPr>
          <w:w w:val="105"/>
          <w:lang w:val="en-GB"/>
        </w:rPr>
        <w:t>south</w:t>
      </w:r>
      <w:r w:rsidR="00B553DB" w:rsidRPr="00C23AAF">
        <w:rPr>
          <w:spacing w:val="35"/>
          <w:w w:val="105"/>
          <w:lang w:val="en-GB"/>
        </w:rPr>
        <w:t xml:space="preserve"> </w:t>
      </w:r>
      <w:r w:rsidR="00B553DB" w:rsidRPr="00C23AAF">
        <w:rPr>
          <w:w w:val="105"/>
          <w:lang w:val="en-GB"/>
        </w:rPr>
        <w:t xml:space="preserve">(125  </w:t>
      </w:r>
      <w:r w:rsidR="00B553DB" w:rsidRPr="00C23AAF">
        <w:rPr>
          <w:spacing w:val="10"/>
          <w:w w:val="105"/>
          <w:lang w:val="en-GB"/>
        </w:rPr>
        <w:t xml:space="preserve"> </w:t>
      </w:r>
      <w:r w:rsidR="00B553DB" w:rsidRPr="00C23AAF">
        <w:rPr>
          <w:w w:val="105"/>
          <w:lang w:val="en-GB"/>
        </w:rPr>
        <w:t>to</w:t>
      </w:r>
      <w:r w:rsidR="00B553DB" w:rsidRPr="00C23AAF">
        <w:rPr>
          <w:spacing w:val="44"/>
          <w:w w:val="105"/>
          <w:lang w:val="en-GB"/>
        </w:rPr>
        <w:t xml:space="preserve"> </w:t>
      </w:r>
      <w:r w:rsidR="00B553DB" w:rsidRPr="00C23AAF">
        <w:rPr>
          <w:w w:val="105"/>
          <w:lang w:val="en-GB"/>
        </w:rPr>
        <w:t>285</w:t>
      </w:r>
      <w:r w:rsidR="00B553DB" w:rsidRPr="00C23AAF">
        <w:rPr>
          <w:spacing w:val="12"/>
          <w:w w:val="105"/>
          <w:lang w:val="en-GB"/>
        </w:rPr>
        <w:t xml:space="preserve"> </w:t>
      </w:r>
      <w:r w:rsidR="00B553DB" w:rsidRPr="00C23AAF">
        <w:rPr>
          <w:w w:val="105"/>
          <w:lang w:val="en-GB"/>
        </w:rPr>
        <w:t>)</w:t>
      </w:r>
      <w:r w:rsidR="00B553DB" w:rsidRPr="00C23AAF">
        <w:rPr>
          <w:spacing w:val="43"/>
          <w:w w:val="105"/>
          <w:lang w:val="en-GB"/>
        </w:rPr>
        <w:t xml:space="preserve"> </w:t>
      </w:r>
      <w:r w:rsidR="00B553DB" w:rsidRPr="00C23AAF">
        <w:rPr>
          <w:w w:val="105"/>
          <w:lang w:val="en-GB"/>
        </w:rPr>
        <w:t>with</w:t>
      </w:r>
      <w:r w:rsidR="00B553DB" w:rsidRPr="00C23AAF">
        <w:rPr>
          <w:spacing w:val="43"/>
          <w:w w:val="105"/>
          <w:lang w:val="en-GB"/>
        </w:rPr>
        <w:t xml:space="preserve"> </w:t>
      </w:r>
      <w:r w:rsidR="00B553DB" w:rsidRPr="00C23AAF">
        <w:rPr>
          <w:w w:val="105"/>
          <w:lang w:val="en-GB"/>
        </w:rPr>
        <w:t>a</w:t>
      </w:r>
      <w:r w:rsidR="00B553DB" w:rsidRPr="00C23AAF">
        <w:rPr>
          <w:spacing w:val="44"/>
          <w:w w:val="105"/>
          <w:lang w:val="en-GB"/>
        </w:rPr>
        <w:t xml:space="preserve"> </w:t>
      </w:r>
      <w:del w:id="73" w:author="Christian PIEDALLU" w:date="2023-02-06T10:42:00Z">
        <w:r w:rsidR="00B553DB" w:rsidRPr="00C23AAF" w:rsidDel="00663A19">
          <w:rPr>
            <w:w w:val="105"/>
            <w:lang w:val="en-GB"/>
          </w:rPr>
          <w:delText>hot</w:delText>
        </w:r>
        <w:r w:rsidR="00B553DB" w:rsidRPr="00C23AAF" w:rsidDel="00663A19">
          <w:rPr>
            <w:spacing w:val="43"/>
            <w:w w:val="105"/>
            <w:lang w:val="en-GB"/>
          </w:rPr>
          <w:delText xml:space="preserve"> </w:delText>
        </w:r>
      </w:del>
      <w:ins w:id="74" w:author="Christian PIEDALLU" w:date="2023-02-06T10:42:00Z">
        <w:r w:rsidR="00663A19">
          <w:rPr>
            <w:w w:val="105"/>
            <w:lang w:val="en-GB"/>
          </w:rPr>
          <w:t>warmer</w:t>
        </w:r>
        <w:r w:rsidR="00663A19" w:rsidRPr="00C23AAF">
          <w:rPr>
            <w:spacing w:val="43"/>
            <w:w w:val="105"/>
            <w:lang w:val="en-GB"/>
          </w:rPr>
          <w:t xml:space="preserve"> </w:t>
        </w:r>
      </w:ins>
      <w:r w:rsidR="00B553DB" w:rsidRPr="00C23AAF">
        <w:rPr>
          <w:w w:val="105"/>
          <w:lang w:val="en-GB"/>
        </w:rPr>
        <w:t>micro-climate.</w:t>
      </w:r>
    </w:p>
    <w:p w14:paraId="150D13DB" w14:textId="77777777" w:rsidR="00B177F5" w:rsidRPr="00C23AAF" w:rsidRDefault="00B553DB">
      <w:pPr>
        <w:pStyle w:val="Corpsdetexte"/>
        <w:spacing w:line="237" w:lineRule="exact"/>
        <w:ind w:left="216"/>
        <w:rPr>
          <w:lang w:val="en-GB"/>
        </w:rPr>
      </w:pPr>
      <w:r w:rsidRPr="00C23AAF">
        <w:rPr>
          <w:rFonts w:ascii="Trebuchet MS"/>
          <w:sz w:val="10"/>
          <w:lang w:val="en-GB"/>
        </w:rPr>
        <w:t xml:space="preserve">97     </w:t>
      </w:r>
      <w:r w:rsidRPr="00C23AAF">
        <w:rPr>
          <w:rFonts w:ascii="Trebuchet MS"/>
          <w:spacing w:val="19"/>
          <w:sz w:val="10"/>
          <w:lang w:val="en-GB"/>
        </w:rPr>
        <w:t xml:space="preserve"> </w:t>
      </w:r>
      <w:r w:rsidRPr="00C23AAF">
        <w:rPr>
          <w:w w:val="105"/>
          <w:lang w:val="en-GB"/>
        </w:rPr>
        <w:t>The</w:t>
      </w:r>
      <w:r w:rsidRPr="00C23AAF">
        <w:rPr>
          <w:spacing w:val="28"/>
          <w:w w:val="105"/>
          <w:lang w:val="en-GB"/>
        </w:rPr>
        <w:t xml:space="preserve"> </w:t>
      </w:r>
      <w:r w:rsidRPr="00C23AAF">
        <w:rPr>
          <w:w w:val="105"/>
          <w:lang w:val="en-GB"/>
        </w:rPr>
        <w:t>digital</w:t>
      </w:r>
      <w:r w:rsidRPr="00C23AAF">
        <w:rPr>
          <w:spacing w:val="29"/>
          <w:w w:val="105"/>
          <w:lang w:val="en-GB"/>
        </w:rPr>
        <w:t xml:space="preserve"> </w:t>
      </w:r>
      <w:r w:rsidRPr="00C23AAF">
        <w:rPr>
          <w:w w:val="105"/>
          <w:lang w:val="en-GB"/>
        </w:rPr>
        <w:t>elevation</w:t>
      </w:r>
      <w:r w:rsidRPr="00C23AAF">
        <w:rPr>
          <w:spacing w:val="28"/>
          <w:w w:val="105"/>
          <w:lang w:val="en-GB"/>
        </w:rPr>
        <w:t xml:space="preserve"> </w:t>
      </w:r>
      <w:r w:rsidRPr="00C23AAF">
        <w:rPr>
          <w:w w:val="105"/>
          <w:lang w:val="en-GB"/>
        </w:rPr>
        <w:t>model</w:t>
      </w:r>
      <w:r w:rsidRPr="00C23AAF">
        <w:rPr>
          <w:spacing w:val="29"/>
          <w:w w:val="105"/>
          <w:lang w:val="en-GB"/>
        </w:rPr>
        <w:t xml:space="preserve"> </w:t>
      </w:r>
      <w:r w:rsidRPr="00C23AAF">
        <w:rPr>
          <w:w w:val="105"/>
          <w:lang w:val="en-GB"/>
        </w:rPr>
        <w:t>(DEM)</w:t>
      </w:r>
      <w:r w:rsidRPr="00C23AAF">
        <w:rPr>
          <w:spacing w:val="28"/>
          <w:w w:val="105"/>
          <w:lang w:val="en-GB"/>
        </w:rPr>
        <w:t xml:space="preserve"> </w:t>
      </w:r>
      <w:r w:rsidRPr="00C23AAF">
        <w:rPr>
          <w:w w:val="105"/>
          <w:lang w:val="en-GB"/>
        </w:rPr>
        <w:t>data</w:t>
      </w:r>
      <w:r w:rsidRPr="00C23AAF">
        <w:rPr>
          <w:spacing w:val="29"/>
          <w:w w:val="105"/>
          <w:lang w:val="en-GB"/>
        </w:rPr>
        <w:t xml:space="preserve"> </w:t>
      </w:r>
      <w:r w:rsidRPr="00C23AAF">
        <w:rPr>
          <w:w w:val="105"/>
          <w:lang w:val="en-GB"/>
        </w:rPr>
        <w:t>from</w:t>
      </w:r>
      <w:r w:rsidRPr="00C23AAF">
        <w:rPr>
          <w:spacing w:val="28"/>
          <w:w w:val="105"/>
          <w:lang w:val="en-GB"/>
        </w:rPr>
        <w:t xml:space="preserve"> </w:t>
      </w:r>
      <w:r w:rsidRPr="00C23AAF">
        <w:rPr>
          <w:w w:val="105"/>
          <w:lang w:val="en-GB"/>
        </w:rPr>
        <w:t>the</w:t>
      </w:r>
      <w:r w:rsidRPr="00C23AAF">
        <w:rPr>
          <w:spacing w:val="29"/>
          <w:w w:val="105"/>
          <w:lang w:val="en-GB"/>
        </w:rPr>
        <w:t xml:space="preserve"> </w:t>
      </w:r>
      <w:r w:rsidRPr="00C23AAF">
        <w:rPr>
          <w:w w:val="105"/>
          <w:lang w:val="en-GB"/>
        </w:rPr>
        <w:t>Copernicus</w:t>
      </w:r>
      <w:r w:rsidRPr="00C23AAF">
        <w:rPr>
          <w:spacing w:val="28"/>
          <w:w w:val="105"/>
          <w:lang w:val="en-GB"/>
        </w:rPr>
        <w:t xml:space="preserve"> </w:t>
      </w:r>
      <w:r w:rsidRPr="00C23AAF">
        <w:rPr>
          <w:w w:val="105"/>
          <w:lang w:val="en-GB"/>
        </w:rPr>
        <w:t>Land</w:t>
      </w:r>
      <w:r w:rsidRPr="00C23AAF">
        <w:rPr>
          <w:spacing w:val="29"/>
          <w:w w:val="105"/>
          <w:lang w:val="en-GB"/>
        </w:rPr>
        <w:t xml:space="preserve"> </w:t>
      </w:r>
      <w:r w:rsidRPr="00C23AAF">
        <w:rPr>
          <w:w w:val="105"/>
          <w:lang w:val="en-GB"/>
        </w:rPr>
        <w:t>Monitoring</w:t>
      </w:r>
      <w:r w:rsidRPr="00C23AAF">
        <w:rPr>
          <w:spacing w:val="28"/>
          <w:w w:val="105"/>
          <w:lang w:val="en-GB"/>
        </w:rPr>
        <w:t xml:space="preserve"> </w:t>
      </w:r>
      <w:r w:rsidRPr="00C23AAF">
        <w:rPr>
          <w:w w:val="105"/>
          <w:lang w:val="en-GB"/>
        </w:rPr>
        <w:t>Service</w:t>
      </w:r>
      <w:r w:rsidRPr="00C23AAF">
        <w:rPr>
          <w:spacing w:val="29"/>
          <w:w w:val="105"/>
          <w:lang w:val="en-GB"/>
        </w:rPr>
        <w:t xml:space="preserve"> </w:t>
      </w:r>
      <w:hyperlink w:anchor="_bookmark22" w:history="1">
        <w:r w:rsidRPr="00C23AAF">
          <w:rPr>
            <w:w w:val="105"/>
            <w:lang w:val="en-GB"/>
          </w:rPr>
          <w:t>(European</w:t>
        </w:r>
      </w:hyperlink>
    </w:p>
    <w:p w14:paraId="31BF6C7C" w14:textId="77777777" w:rsidR="00B177F5" w:rsidRPr="00C23AAF" w:rsidRDefault="00B553DB">
      <w:pPr>
        <w:pStyle w:val="Corpsdetexte"/>
        <w:spacing w:line="242" w:lineRule="exact"/>
        <w:ind w:left="216"/>
        <w:rPr>
          <w:lang w:val="en-GB"/>
        </w:rPr>
      </w:pPr>
      <w:r w:rsidRPr="00C23AAF">
        <w:rPr>
          <w:rFonts w:ascii="Trebuchet MS"/>
          <w:sz w:val="10"/>
          <w:lang w:val="en-GB"/>
        </w:rPr>
        <w:t xml:space="preserve">98     </w:t>
      </w:r>
      <w:r w:rsidRPr="00C23AAF">
        <w:rPr>
          <w:rFonts w:ascii="Trebuchet MS"/>
          <w:spacing w:val="19"/>
          <w:sz w:val="10"/>
          <w:lang w:val="en-GB"/>
        </w:rPr>
        <w:t xml:space="preserve"> </w:t>
      </w:r>
      <w:hyperlink w:anchor="_bookmark22" w:history="1">
        <w:r w:rsidRPr="00C23AAF">
          <w:rPr>
            <w:w w:val="105"/>
            <w:lang w:val="en-GB"/>
          </w:rPr>
          <w:t>Union,</w:t>
        </w:r>
        <w:r w:rsidRPr="00C23AAF">
          <w:rPr>
            <w:spacing w:val="7"/>
            <w:w w:val="105"/>
            <w:lang w:val="en-GB"/>
          </w:rPr>
          <w:t xml:space="preserve"> </w:t>
        </w:r>
      </w:hyperlink>
      <w:hyperlink w:anchor="_bookmark22" w:history="1">
        <w:r w:rsidRPr="00C23AAF">
          <w:rPr>
            <w:w w:val="105"/>
            <w:lang w:val="en-GB"/>
          </w:rPr>
          <w:t>2022)</w:t>
        </w:r>
        <w:r w:rsidRPr="00C23AAF">
          <w:rPr>
            <w:spacing w:val="8"/>
            <w:w w:val="105"/>
            <w:lang w:val="en-GB"/>
          </w:rPr>
          <w:t xml:space="preserve"> </w:t>
        </w:r>
      </w:hyperlink>
      <w:r w:rsidRPr="00C23AAF">
        <w:rPr>
          <w:w w:val="105"/>
          <w:lang w:val="en-GB"/>
        </w:rPr>
        <w:t>at</w:t>
      </w:r>
      <w:r w:rsidRPr="00C23AAF">
        <w:rPr>
          <w:spacing w:val="7"/>
          <w:w w:val="105"/>
          <w:lang w:val="en-GB"/>
        </w:rPr>
        <w:t xml:space="preserve"> </w:t>
      </w:r>
      <w:r w:rsidRPr="00C23AAF">
        <w:rPr>
          <w:w w:val="105"/>
          <w:lang w:val="en-GB"/>
        </w:rPr>
        <w:t>a</w:t>
      </w:r>
      <w:r w:rsidRPr="00C23AAF">
        <w:rPr>
          <w:spacing w:val="8"/>
          <w:w w:val="105"/>
          <w:lang w:val="en-GB"/>
        </w:rPr>
        <w:t xml:space="preserve"> </w:t>
      </w:r>
      <w:r w:rsidRPr="00C23AAF">
        <w:rPr>
          <w:w w:val="105"/>
          <w:lang w:val="en-GB"/>
        </w:rPr>
        <w:t>resolution</w:t>
      </w:r>
      <w:r w:rsidRPr="00C23AAF">
        <w:rPr>
          <w:spacing w:val="7"/>
          <w:w w:val="105"/>
          <w:lang w:val="en-GB"/>
        </w:rPr>
        <w:t xml:space="preserve"> </w:t>
      </w:r>
      <w:r w:rsidRPr="00C23AAF">
        <w:rPr>
          <w:w w:val="105"/>
          <w:lang w:val="en-GB"/>
        </w:rPr>
        <w:t>of</w:t>
      </w:r>
      <w:r w:rsidRPr="00C23AAF">
        <w:rPr>
          <w:spacing w:val="8"/>
          <w:w w:val="105"/>
          <w:lang w:val="en-GB"/>
        </w:rPr>
        <w:t xml:space="preserve"> </w:t>
      </w:r>
      <w:r w:rsidRPr="00C23AAF">
        <w:rPr>
          <w:w w:val="105"/>
          <w:lang w:val="en-GB"/>
        </w:rPr>
        <w:t>25</w:t>
      </w:r>
      <w:r w:rsidRPr="00C23AAF">
        <w:rPr>
          <w:spacing w:val="7"/>
          <w:w w:val="105"/>
          <w:lang w:val="en-GB"/>
        </w:rPr>
        <w:t xml:space="preserve"> </w:t>
      </w:r>
      <w:r w:rsidRPr="00C23AAF">
        <w:rPr>
          <w:w w:val="105"/>
          <w:lang w:val="en-GB"/>
        </w:rPr>
        <w:t>m</w:t>
      </w:r>
      <w:r w:rsidRPr="00C23AAF">
        <w:rPr>
          <w:spacing w:val="8"/>
          <w:w w:val="105"/>
          <w:lang w:val="en-GB"/>
        </w:rPr>
        <w:t xml:space="preserve"> </w:t>
      </w:r>
      <w:r w:rsidRPr="00C23AAF">
        <w:rPr>
          <w:w w:val="105"/>
          <w:lang w:val="en-GB"/>
        </w:rPr>
        <w:t>have</w:t>
      </w:r>
      <w:r w:rsidRPr="00C23AAF">
        <w:rPr>
          <w:spacing w:val="7"/>
          <w:w w:val="105"/>
          <w:lang w:val="en-GB"/>
        </w:rPr>
        <w:t xml:space="preserve"> </w:t>
      </w:r>
      <w:r w:rsidRPr="00C23AAF">
        <w:rPr>
          <w:w w:val="105"/>
          <w:lang w:val="en-GB"/>
        </w:rPr>
        <w:t>been</w:t>
      </w:r>
      <w:r w:rsidRPr="00C23AAF">
        <w:rPr>
          <w:spacing w:val="8"/>
          <w:w w:val="105"/>
          <w:lang w:val="en-GB"/>
        </w:rPr>
        <w:t xml:space="preserve"> </w:t>
      </w:r>
      <w:r w:rsidRPr="00C23AAF">
        <w:rPr>
          <w:w w:val="105"/>
          <w:lang w:val="en-GB"/>
        </w:rPr>
        <w:t>used</w:t>
      </w:r>
      <w:r w:rsidRPr="00C23AAF">
        <w:rPr>
          <w:spacing w:val="7"/>
          <w:w w:val="105"/>
          <w:lang w:val="en-GB"/>
        </w:rPr>
        <w:t xml:space="preserve"> </w:t>
      </w:r>
      <w:r w:rsidRPr="00C23AAF">
        <w:rPr>
          <w:w w:val="105"/>
          <w:lang w:val="en-GB"/>
        </w:rPr>
        <w:t>for</w:t>
      </w:r>
      <w:r w:rsidRPr="00C23AAF">
        <w:rPr>
          <w:spacing w:val="8"/>
          <w:w w:val="105"/>
          <w:lang w:val="en-GB"/>
        </w:rPr>
        <w:t xml:space="preserve"> </w:t>
      </w:r>
      <w:r w:rsidRPr="00C23AAF">
        <w:rPr>
          <w:w w:val="105"/>
          <w:lang w:val="en-GB"/>
        </w:rPr>
        <w:t>altitude</w:t>
      </w:r>
      <w:r w:rsidRPr="00C23AAF">
        <w:rPr>
          <w:spacing w:val="7"/>
          <w:w w:val="105"/>
          <w:lang w:val="en-GB"/>
        </w:rPr>
        <w:t xml:space="preserve"> </w:t>
      </w:r>
      <w:r w:rsidRPr="00C23AAF">
        <w:rPr>
          <w:w w:val="105"/>
          <w:lang w:val="en-GB"/>
        </w:rPr>
        <w:t>and</w:t>
      </w:r>
      <w:r w:rsidRPr="00C23AAF">
        <w:rPr>
          <w:spacing w:val="8"/>
          <w:w w:val="105"/>
          <w:lang w:val="en-GB"/>
        </w:rPr>
        <w:t xml:space="preserve"> </w:t>
      </w:r>
      <w:r w:rsidRPr="00C23AAF">
        <w:rPr>
          <w:w w:val="105"/>
          <w:lang w:val="en-GB"/>
        </w:rPr>
        <w:t>topographic</w:t>
      </w:r>
      <w:r w:rsidRPr="00C23AAF">
        <w:rPr>
          <w:spacing w:val="7"/>
          <w:w w:val="105"/>
          <w:lang w:val="en-GB"/>
        </w:rPr>
        <w:t xml:space="preserve"> </w:t>
      </w:r>
      <w:r w:rsidRPr="00C23AAF">
        <w:rPr>
          <w:w w:val="105"/>
          <w:lang w:val="en-GB"/>
        </w:rPr>
        <w:t>exposures</w:t>
      </w:r>
      <w:r w:rsidRPr="00C23AAF">
        <w:rPr>
          <w:spacing w:val="8"/>
          <w:w w:val="105"/>
          <w:lang w:val="en-GB"/>
        </w:rPr>
        <w:t xml:space="preserve"> </w:t>
      </w:r>
      <w:r w:rsidRPr="00C23AAF">
        <w:rPr>
          <w:w w:val="105"/>
          <w:lang w:val="en-GB"/>
        </w:rPr>
        <w:t>maps.</w:t>
      </w:r>
    </w:p>
    <w:p w14:paraId="17B1A62B" w14:textId="77777777" w:rsidR="00B177F5" w:rsidRPr="00C23AAF" w:rsidRDefault="00B553DB">
      <w:pPr>
        <w:spacing w:before="91"/>
        <w:ind w:left="216"/>
        <w:rPr>
          <w:rFonts w:ascii="Trebuchet MS"/>
          <w:sz w:val="10"/>
          <w:lang w:val="en-GB"/>
        </w:rPr>
      </w:pPr>
      <w:r w:rsidRPr="00C23AAF">
        <w:rPr>
          <w:rFonts w:ascii="Trebuchet MS"/>
          <w:sz w:val="10"/>
          <w:lang w:val="en-GB"/>
        </w:rPr>
        <w:t>99</w:t>
      </w:r>
    </w:p>
    <w:p w14:paraId="1540804A" w14:textId="77777777" w:rsidR="00B177F5" w:rsidRPr="00C23AAF" w:rsidRDefault="00B177F5">
      <w:pPr>
        <w:pStyle w:val="Corpsdetexte"/>
        <w:spacing w:before="6" w:line="240" w:lineRule="auto"/>
        <w:rPr>
          <w:rFonts w:ascii="Trebuchet MS"/>
          <w:sz w:val="16"/>
          <w:lang w:val="en-GB"/>
        </w:rPr>
      </w:pPr>
    </w:p>
    <w:p w14:paraId="668640FE" w14:textId="31097804" w:rsidR="00B177F5" w:rsidRPr="00C23AAF" w:rsidRDefault="00B553DB">
      <w:pPr>
        <w:spacing w:before="59"/>
        <w:ind w:left="163"/>
        <w:rPr>
          <w:i/>
          <w:sz w:val="20"/>
          <w:lang w:val="en-GB"/>
        </w:rPr>
      </w:pPr>
      <w:r w:rsidRPr="00C23AAF">
        <w:rPr>
          <w:rFonts w:ascii="Trebuchet MS"/>
          <w:sz w:val="10"/>
          <w:lang w:val="en-GB"/>
        </w:rPr>
        <w:t xml:space="preserve">100     </w:t>
      </w:r>
      <w:r w:rsidRPr="00C23AAF">
        <w:rPr>
          <w:rFonts w:ascii="Trebuchet MS"/>
          <w:spacing w:val="19"/>
          <w:sz w:val="10"/>
          <w:lang w:val="en-GB"/>
        </w:rPr>
        <w:t xml:space="preserve"> </w:t>
      </w:r>
      <w:bookmarkStart w:id="75" w:name="Mapping_the_spruce_trees_and_stands."/>
      <w:bookmarkEnd w:id="75"/>
      <w:r w:rsidRPr="00C23AAF">
        <w:rPr>
          <w:i/>
          <w:w w:val="105"/>
          <w:sz w:val="20"/>
          <w:lang w:val="en-GB"/>
        </w:rPr>
        <w:t>2.2.</w:t>
      </w:r>
      <w:r w:rsidRPr="00C23AAF">
        <w:rPr>
          <w:i/>
          <w:spacing w:val="35"/>
          <w:w w:val="105"/>
          <w:sz w:val="20"/>
          <w:lang w:val="en-GB"/>
        </w:rPr>
        <w:t xml:space="preserve"> </w:t>
      </w:r>
      <w:r w:rsidRPr="00C23AAF">
        <w:rPr>
          <w:i/>
          <w:w w:val="105"/>
          <w:sz w:val="20"/>
          <w:lang w:val="en-GB"/>
        </w:rPr>
        <w:t>Mapping</w:t>
      </w:r>
      <w:r w:rsidRPr="00C23AAF">
        <w:rPr>
          <w:i/>
          <w:spacing w:val="11"/>
          <w:w w:val="105"/>
          <w:sz w:val="20"/>
          <w:lang w:val="en-GB"/>
        </w:rPr>
        <w:t xml:space="preserve"> </w:t>
      </w:r>
      <w:r w:rsidRPr="00C23AAF">
        <w:rPr>
          <w:i/>
          <w:w w:val="105"/>
          <w:sz w:val="20"/>
          <w:lang w:val="en-GB"/>
        </w:rPr>
        <w:t>the</w:t>
      </w:r>
      <w:r w:rsidRPr="00C23AAF">
        <w:rPr>
          <w:i/>
          <w:spacing w:val="10"/>
          <w:w w:val="105"/>
          <w:sz w:val="20"/>
          <w:lang w:val="en-GB"/>
        </w:rPr>
        <w:t xml:space="preserve"> </w:t>
      </w:r>
      <w:r w:rsidRPr="00C23AAF">
        <w:rPr>
          <w:i/>
          <w:w w:val="105"/>
          <w:sz w:val="20"/>
          <w:lang w:val="en-GB"/>
        </w:rPr>
        <w:t>spruce</w:t>
      </w:r>
      <w:r w:rsidRPr="00C23AAF">
        <w:rPr>
          <w:i/>
          <w:spacing w:val="10"/>
          <w:w w:val="105"/>
          <w:sz w:val="20"/>
          <w:lang w:val="en-GB"/>
        </w:rPr>
        <w:t xml:space="preserve"> </w:t>
      </w:r>
      <w:commentRangeStart w:id="76"/>
      <w:del w:id="77" w:author="Christian PIEDALLU" w:date="2023-02-06T10:47:00Z">
        <w:r w:rsidRPr="00C23AAF" w:rsidDel="00663A19">
          <w:rPr>
            <w:i/>
            <w:w w:val="105"/>
            <w:sz w:val="20"/>
            <w:lang w:val="en-GB"/>
          </w:rPr>
          <w:delText>trees</w:delText>
        </w:r>
        <w:r w:rsidRPr="00C23AAF" w:rsidDel="00663A19">
          <w:rPr>
            <w:i/>
            <w:spacing w:val="11"/>
            <w:w w:val="105"/>
            <w:sz w:val="20"/>
            <w:lang w:val="en-GB"/>
          </w:rPr>
          <w:delText xml:space="preserve"> </w:delText>
        </w:r>
        <w:commentRangeEnd w:id="76"/>
        <w:r w:rsidR="00663A19" w:rsidDel="00663A19">
          <w:rPr>
            <w:rStyle w:val="Marquedecommentaire"/>
          </w:rPr>
          <w:commentReference w:id="76"/>
        </w:r>
        <w:r w:rsidRPr="00C23AAF" w:rsidDel="00663A19">
          <w:rPr>
            <w:i/>
            <w:w w:val="105"/>
            <w:sz w:val="20"/>
            <w:lang w:val="en-GB"/>
          </w:rPr>
          <w:delText>and</w:delText>
        </w:r>
        <w:r w:rsidRPr="00C23AAF" w:rsidDel="00663A19">
          <w:rPr>
            <w:i/>
            <w:spacing w:val="10"/>
            <w:w w:val="105"/>
            <w:sz w:val="20"/>
            <w:lang w:val="en-GB"/>
          </w:rPr>
          <w:delText xml:space="preserve"> </w:delText>
        </w:r>
      </w:del>
      <w:ins w:id="78" w:author="Christian PIEDALLU" w:date="2023-02-06T10:47:00Z">
        <w:r w:rsidR="00663A19">
          <w:rPr>
            <w:i/>
            <w:spacing w:val="10"/>
            <w:w w:val="105"/>
            <w:sz w:val="20"/>
            <w:lang w:val="en-GB"/>
          </w:rPr>
          <w:t xml:space="preserve">alive and dieback </w:t>
        </w:r>
      </w:ins>
      <w:r w:rsidRPr="00C23AAF">
        <w:rPr>
          <w:i/>
          <w:w w:val="105"/>
          <w:sz w:val="20"/>
          <w:lang w:val="en-GB"/>
        </w:rPr>
        <w:t>stands.</w:t>
      </w:r>
    </w:p>
    <w:p w14:paraId="47782D42" w14:textId="77777777" w:rsidR="00B177F5" w:rsidRPr="00C23AAF" w:rsidRDefault="00B553DB">
      <w:pPr>
        <w:pStyle w:val="Corpsdetexte"/>
        <w:tabs>
          <w:tab w:val="left" w:pos="820"/>
        </w:tabs>
        <w:spacing w:before="40" w:line="242" w:lineRule="exact"/>
        <w:ind w:left="163"/>
        <w:rPr>
          <w:lang w:val="en-GB"/>
        </w:rPr>
      </w:pPr>
      <w:r w:rsidRPr="00C23AAF">
        <w:rPr>
          <w:rFonts w:ascii="Trebuchet MS"/>
          <w:w w:val="105"/>
          <w:sz w:val="10"/>
          <w:lang w:val="en-GB"/>
        </w:rPr>
        <w:t>101</w:t>
      </w:r>
      <w:r w:rsidRPr="00C23AAF">
        <w:rPr>
          <w:rFonts w:ascii="Trebuchet MS"/>
          <w:w w:val="105"/>
          <w:sz w:val="10"/>
          <w:lang w:val="en-GB"/>
        </w:rPr>
        <w:tab/>
      </w:r>
      <w:r w:rsidRPr="00C23AAF">
        <w:rPr>
          <w:w w:val="105"/>
          <w:lang w:val="en-GB"/>
        </w:rPr>
        <w:t>The</w:t>
      </w:r>
      <w:r w:rsidRPr="00C23AAF">
        <w:rPr>
          <w:spacing w:val="9"/>
          <w:w w:val="105"/>
          <w:lang w:val="en-GB"/>
        </w:rPr>
        <w:t xml:space="preserve"> </w:t>
      </w:r>
      <w:r w:rsidRPr="00C23AAF">
        <w:rPr>
          <w:w w:val="105"/>
          <w:lang w:val="en-GB"/>
        </w:rPr>
        <w:t>first</w:t>
      </w:r>
      <w:r w:rsidRPr="00C23AAF">
        <w:rPr>
          <w:spacing w:val="10"/>
          <w:w w:val="105"/>
          <w:lang w:val="en-GB"/>
        </w:rPr>
        <w:t xml:space="preserve"> </w:t>
      </w:r>
      <w:r w:rsidRPr="00C23AAF">
        <w:rPr>
          <w:w w:val="105"/>
          <w:lang w:val="en-GB"/>
        </w:rPr>
        <w:t>prerequisite</w:t>
      </w:r>
      <w:r w:rsidRPr="00C23AAF">
        <w:rPr>
          <w:spacing w:val="10"/>
          <w:w w:val="105"/>
          <w:lang w:val="en-GB"/>
        </w:rPr>
        <w:t xml:space="preserve"> </w:t>
      </w:r>
      <w:r w:rsidRPr="00C23AAF">
        <w:rPr>
          <w:w w:val="105"/>
          <w:lang w:val="en-GB"/>
        </w:rPr>
        <w:t>to</w:t>
      </w:r>
      <w:r w:rsidRPr="00C23AAF">
        <w:rPr>
          <w:spacing w:val="10"/>
          <w:w w:val="105"/>
          <w:lang w:val="en-GB"/>
        </w:rPr>
        <w:t xml:space="preserve"> </w:t>
      </w:r>
      <w:r w:rsidRPr="00C23AAF">
        <w:rPr>
          <w:w w:val="105"/>
          <w:lang w:val="en-GB"/>
        </w:rPr>
        <w:t>assess</w:t>
      </w:r>
      <w:r w:rsidRPr="00C23AAF">
        <w:rPr>
          <w:spacing w:val="10"/>
          <w:w w:val="105"/>
          <w:lang w:val="en-GB"/>
        </w:rPr>
        <w:t xml:space="preserve"> </w:t>
      </w:r>
      <w:r w:rsidRPr="00C23AAF">
        <w:rPr>
          <w:w w:val="105"/>
          <w:lang w:val="en-GB"/>
        </w:rPr>
        <w:t>spruce</w:t>
      </w:r>
      <w:r w:rsidRPr="00C23AAF">
        <w:rPr>
          <w:spacing w:val="10"/>
          <w:w w:val="105"/>
          <w:lang w:val="en-GB"/>
        </w:rPr>
        <w:t xml:space="preserve"> </w:t>
      </w:r>
      <w:r w:rsidRPr="00C23AAF">
        <w:rPr>
          <w:w w:val="105"/>
          <w:lang w:val="en-GB"/>
        </w:rPr>
        <w:t>dieback</w:t>
      </w:r>
      <w:r w:rsidRPr="00C23AAF">
        <w:rPr>
          <w:spacing w:val="10"/>
          <w:w w:val="105"/>
          <w:lang w:val="en-GB"/>
        </w:rPr>
        <w:t xml:space="preserve"> </w:t>
      </w:r>
      <w:r w:rsidRPr="00C23AAF">
        <w:rPr>
          <w:w w:val="105"/>
          <w:lang w:val="en-GB"/>
        </w:rPr>
        <w:t>is</w:t>
      </w:r>
      <w:r w:rsidRPr="00C23AAF">
        <w:rPr>
          <w:spacing w:val="10"/>
          <w:w w:val="105"/>
          <w:lang w:val="en-GB"/>
        </w:rPr>
        <w:t xml:space="preserve"> </w:t>
      </w:r>
      <w:r w:rsidRPr="00C23AAF">
        <w:rPr>
          <w:w w:val="105"/>
          <w:lang w:val="en-GB"/>
        </w:rPr>
        <w:t>to</w:t>
      </w:r>
      <w:r w:rsidRPr="00C23AAF">
        <w:rPr>
          <w:spacing w:val="9"/>
          <w:w w:val="105"/>
          <w:lang w:val="en-GB"/>
        </w:rPr>
        <w:t xml:space="preserve"> </w:t>
      </w:r>
      <w:r w:rsidRPr="00C23AAF">
        <w:rPr>
          <w:w w:val="105"/>
          <w:lang w:val="en-GB"/>
        </w:rPr>
        <w:t>map</w:t>
      </w:r>
      <w:r w:rsidRPr="00C23AAF">
        <w:rPr>
          <w:spacing w:val="10"/>
          <w:w w:val="105"/>
          <w:lang w:val="en-GB"/>
        </w:rPr>
        <w:t xml:space="preserve"> </w:t>
      </w:r>
      <w:r w:rsidRPr="00C23AAF">
        <w:rPr>
          <w:w w:val="105"/>
          <w:lang w:val="en-GB"/>
        </w:rPr>
        <w:t>the</w:t>
      </w:r>
      <w:r w:rsidRPr="00C23AAF">
        <w:rPr>
          <w:spacing w:val="10"/>
          <w:w w:val="105"/>
          <w:lang w:val="en-GB"/>
        </w:rPr>
        <w:t xml:space="preserve"> </w:t>
      </w:r>
      <w:r w:rsidRPr="00C23AAF">
        <w:rPr>
          <w:w w:val="105"/>
          <w:lang w:val="en-GB"/>
        </w:rPr>
        <w:t>species</w:t>
      </w:r>
      <w:r w:rsidRPr="00C23AAF">
        <w:rPr>
          <w:spacing w:val="10"/>
          <w:w w:val="105"/>
          <w:lang w:val="en-GB"/>
        </w:rPr>
        <w:t xml:space="preserve"> </w:t>
      </w:r>
      <w:r w:rsidRPr="00C23AAF">
        <w:rPr>
          <w:w w:val="105"/>
          <w:lang w:val="en-GB"/>
        </w:rPr>
        <w:t>distribution</w:t>
      </w:r>
      <w:r w:rsidRPr="00C23AAF">
        <w:rPr>
          <w:spacing w:val="10"/>
          <w:w w:val="105"/>
          <w:lang w:val="en-GB"/>
        </w:rPr>
        <w:t xml:space="preserve"> </w:t>
      </w:r>
      <w:r w:rsidRPr="00C23AAF">
        <w:rPr>
          <w:w w:val="105"/>
          <w:lang w:val="en-GB"/>
        </w:rPr>
        <w:t>at</w:t>
      </w:r>
      <w:r w:rsidRPr="00C23AAF">
        <w:rPr>
          <w:spacing w:val="10"/>
          <w:w w:val="105"/>
          <w:lang w:val="en-GB"/>
        </w:rPr>
        <w:t xml:space="preserve"> </w:t>
      </w:r>
      <w:r w:rsidRPr="00C23AAF">
        <w:rPr>
          <w:w w:val="105"/>
          <w:lang w:val="en-GB"/>
        </w:rPr>
        <w:t>a</w:t>
      </w:r>
      <w:r w:rsidRPr="00C23AAF">
        <w:rPr>
          <w:spacing w:val="10"/>
          <w:w w:val="105"/>
          <w:lang w:val="en-GB"/>
        </w:rPr>
        <w:t xml:space="preserve"> </w:t>
      </w:r>
      <w:r w:rsidRPr="00C23AAF">
        <w:rPr>
          <w:w w:val="105"/>
          <w:lang w:val="en-GB"/>
        </w:rPr>
        <w:t>fine</w:t>
      </w:r>
      <w:r w:rsidRPr="00C23AAF">
        <w:rPr>
          <w:spacing w:val="9"/>
          <w:w w:val="105"/>
          <w:lang w:val="en-GB"/>
        </w:rPr>
        <w:t xml:space="preserve"> </w:t>
      </w:r>
      <w:r w:rsidRPr="00C23AAF">
        <w:rPr>
          <w:w w:val="105"/>
          <w:lang w:val="en-GB"/>
        </w:rPr>
        <w:t>scale,</w:t>
      </w:r>
    </w:p>
    <w:p w14:paraId="686D26C6" w14:textId="77777777" w:rsidR="00B177F5" w:rsidRPr="00C23AAF" w:rsidRDefault="00B553DB">
      <w:pPr>
        <w:pStyle w:val="Corpsdetexte"/>
        <w:ind w:left="163"/>
        <w:rPr>
          <w:lang w:val="en-GB"/>
        </w:rPr>
      </w:pPr>
      <w:r w:rsidRPr="00C23AAF">
        <w:rPr>
          <w:rFonts w:ascii="Trebuchet MS"/>
          <w:sz w:val="10"/>
          <w:lang w:val="en-GB"/>
        </w:rPr>
        <w:t xml:space="preserve">102     </w:t>
      </w:r>
      <w:r w:rsidRPr="00C23AAF">
        <w:rPr>
          <w:rFonts w:ascii="Trebuchet MS"/>
          <w:spacing w:val="19"/>
          <w:sz w:val="10"/>
          <w:lang w:val="en-GB"/>
        </w:rPr>
        <w:t xml:space="preserve"> </w:t>
      </w:r>
      <w:r w:rsidRPr="00C23AAF">
        <w:rPr>
          <w:w w:val="105"/>
          <w:lang w:val="en-GB"/>
        </w:rPr>
        <w:t>especially</w:t>
      </w:r>
      <w:r w:rsidRPr="00C23AAF">
        <w:rPr>
          <w:spacing w:val="37"/>
          <w:w w:val="105"/>
          <w:lang w:val="en-GB"/>
        </w:rPr>
        <w:t xml:space="preserve"> </w:t>
      </w:r>
      <w:r w:rsidRPr="00C23AAF">
        <w:rPr>
          <w:w w:val="105"/>
          <w:lang w:val="en-GB"/>
        </w:rPr>
        <w:t>in</w:t>
      </w:r>
      <w:r w:rsidRPr="00C23AAF">
        <w:rPr>
          <w:spacing w:val="37"/>
          <w:w w:val="105"/>
          <w:lang w:val="en-GB"/>
        </w:rPr>
        <w:t xml:space="preserve"> </w:t>
      </w:r>
      <w:r w:rsidRPr="00C23AAF">
        <w:rPr>
          <w:w w:val="105"/>
          <w:lang w:val="en-GB"/>
        </w:rPr>
        <w:t>mixed</w:t>
      </w:r>
      <w:r w:rsidRPr="00C23AAF">
        <w:rPr>
          <w:spacing w:val="37"/>
          <w:w w:val="105"/>
          <w:lang w:val="en-GB"/>
        </w:rPr>
        <w:t xml:space="preserve"> </w:t>
      </w:r>
      <w:r w:rsidRPr="00C23AAF">
        <w:rPr>
          <w:w w:val="105"/>
          <w:lang w:val="en-GB"/>
        </w:rPr>
        <w:t>stands</w:t>
      </w:r>
      <w:r w:rsidRPr="00C23AAF">
        <w:rPr>
          <w:spacing w:val="37"/>
          <w:w w:val="105"/>
          <w:lang w:val="en-GB"/>
        </w:rPr>
        <w:t xml:space="preserve"> </w:t>
      </w:r>
      <w:r w:rsidRPr="00C23AAF">
        <w:rPr>
          <w:w w:val="105"/>
          <w:lang w:val="en-GB"/>
        </w:rPr>
        <w:t>where</w:t>
      </w:r>
      <w:r w:rsidRPr="00C23AAF">
        <w:rPr>
          <w:spacing w:val="37"/>
          <w:w w:val="105"/>
          <w:lang w:val="en-GB"/>
        </w:rPr>
        <w:t xml:space="preserve"> </w:t>
      </w:r>
      <w:r w:rsidRPr="00C23AAF">
        <w:rPr>
          <w:w w:val="105"/>
          <w:lang w:val="en-GB"/>
        </w:rPr>
        <w:t>management</w:t>
      </w:r>
      <w:r w:rsidRPr="00C23AAF">
        <w:rPr>
          <w:spacing w:val="37"/>
          <w:w w:val="105"/>
          <w:lang w:val="en-GB"/>
        </w:rPr>
        <w:t xml:space="preserve"> </w:t>
      </w:r>
      <w:r w:rsidRPr="00C23AAF">
        <w:rPr>
          <w:w w:val="105"/>
          <w:lang w:val="en-GB"/>
        </w:rPr>
        <w:t>maps</w:t>
      </w:r>
      <w:r w:rsidRPr="00C23AAF">
        <w:rPr>
          <w:spacing w:val="36"/>
          <w:w w:val="105"/>
          <w:lang w:val="en-GB"/>
        </w:rPr>
        <w:t xml:space="preserve"> </w:t>
      </w:r>
      <w:r w:rsidRPr="00C23AAF">
        <w:rPr>
          <w:w w:val="105"/>
          <w:lang w:val="en-GB"/>
        </w:rPr>
        <w:t>consider</w:t>
      </w:r>
      <w:r w:rsidRPr="00C23AAF">
        <w:rPr>
          <w:spacing w:val="37"/>
          <w:w w:val="105"/>
          <w:lang w:val="en-GB"/>
        </w:rPr>
        <w:t xml:space="preserve"> </w:t>
      </w:r>
      <w:r w:rsidRPr="00C23AAF">
        <w:rPr>
          <w:w w:val="105"/>
          <w:lang w:val="en-GB"/>
        </w:rPr>
        <w:t>mixed</w:t>
      </w:r>
      <w:r w:rsidRPr="00C23AAF">
        <w:rPr>
          <w:spacing w:val="37"/>
          <w:w w:val="105"/>
          <w:lang w:val="en-GB"/>
        </w:rPr>
        <w:t xml:space="preserve"> </w:t>
      </w:r>
      <w:r w:rsidRPr="00C23AAF">
        <w:rPr>
          <w:w w:val="105"/>
          <w:lang w:val="en-GB"/>
        </w:rPr>
        <w:t>stands</w:t>
      </w:r>
      <w:r w:rsidRPr="00C23AAF">
        <w:rPr>
          <w:spacing w:val="37"/>
          <w:w w:val="105"/>
          <w:lang w:val="en-GB"/>
        </w:rPr>
        <w:t xml:space="preserve"> </w:t>
      </w:r>
      <w:r w:rsidRPr="00C23AAF">
        <w:rPr>
          <w:w w:val="105"/>
          <w:lang w:val="en-GB"/>
        </w:rPr>
        <w:t>as</w:t>
      </w:r>
      <w:r w:rsidRPr="00C23AAF">
        <w:rPr>
          <w:spacing w:val="37"/>
          <w:w w:val="105"/>
          <w:lang w:val="en-GB"/>
        </w:rPr>
        <w:t xml:space="preserve"> </w:t>
      </w:r>
      <w:r w:rsidRPr="00C23AAF">
        <w:rPr>
          <w:w w:val="105"/>
          <w:lang w:val="en-GB"/>
        </w:rPr>
        <w:t>undifferentiated</w:t>
      </w:r>
    </w:p>
    <w:p w14:paraId="3E75660D" w14:textId="77777777" w:rsidR="00B177F5" w:rsidRPr="00C23AAF" w:rsidRDefault="00B553DB">
      <w:pPr>
        <w:pStyle w:val="Corpsdetexte"/>
        <w:ind w:left="163"/>
        <w:rPr>
          <w:lang w:val="en-GB"/>
        </w:rPr>
      </w:pPr>
      <w:r w:rsidRPr="00C23AAF">
        <w:rPr>
          <w:rFonts w:ascii="Trebuchet MS"/>
          <w:sz w:val="10"/>
          <w:lang w:val="en-GB"/>
        </w:rPr>
        <w:t xml:space="preserve">103     </w:t>
      </w:r>
      <w:r w:rsidRPr="00C23AAF">
        <w:rPr>
          <w:rFonts w:ascii="Trebuchet MS"/>
          <w:spacing w:val="19"/>
          <w:sz w:val="10"/>
          <w:lang w:val="en-GB"/>
        </w:rPr>
        <w:t xml:space="preserve"> </w:t>
      </w:r>
      <w:r w:rsidRPr="00C23AAF">
        <w:rPr>
          <w:w w:val="105"/>
          <w:lang w:val="en-GB"/>
        </w:rPr>
        <w:t xml:space="preserve">entities. </w:t>
      </w:r>
      <w:r w:rsidRPr="00C23AAF">
        <w:rPr>
          <w:spacing w:val="16"/>
          <w:w w:val="105"/>
          <w:lang w:val="en-GB"/>
        </w:rPr>
        <w:t xml:space="preserve"> </w:t>
      </w:r>
      <w:r w:rsidRPr="00C23AAF">
        <w:rPr>
          <w:w w:val="105"/>
          <w:lang w:val="en-GB"/>
        </w:rPr>
        <w:t>For</w:t>
      </w:r>
      <w:r w:rsidRPr="00C23AAF">
        <w:rPr>
          <w:spacing w:val="24"/>
          <w:w w:val="105"/>
          <w:lang w:val="en-GB"/>
        </w:rPr>
        <w:t xml:space="preserve"> </w:t>
      </w:r>
      <w:r w:rsidRPr="00C23AAF">
        <w:rPr>
          <w:w w:val="105"/>
          <w:lang w:val="en-GB"/>
        </w:rPr>
        <w:t>the</w:t>
      </w:r>
      <w:r w:rsidRPr="00C23AAF">
        <w:rPr>
          <w:spacing w:val="24"/>
          <w:w w:val="105"/>
          <w:lang w:val="en-GB"/>
        </w:rPr>
        <w:t xml:space="preserve"> </w:t>
      </w:r>
      <w:r w:rsidRPr="00C23AAF">
        <w:rPr>
          <w:w w:val="105"/>
          <w:lang w:val="en-GB"/>
        </w:rPr>
        <w:t>south</w:t>
      </w:r>
      <w:r w:rsidRPr="00C23AAF">
        <w:rPr>
          <w:spacing w:val="25"/>
          <w:w w:val="105"/>
          <w:lang w:val="en-GB"/>
        </w:rPr>
        <w:t xml:space="preserve"> </w:t>
      </w:r>
      <w:r w:rsidRPr="00C23AAF">
        <w:rPr>
          <w:w w:val="105"/>
          <w:lang w:val="en-GB"/>
        </w:rPr>
        <w:t>of</w:t>
      </w:r>
      <w:r w:rsidRPr="00C23AAF">
        <w:rPr>
          <w:spacing w:val="25"/>
          <w:w w:val="105"/>
          <w:lang w:val="en-GB"/>
        </w:rPr>
        <w:t xml:space="preserve"> </w:t>
      </w:r>
      <w:r w:rsidRPr="00C23AAF">
        <w:rPr>
          <w:w w:val="105"/>
          <w:lang w:val="en-GB"/>
        </w:rPr>
        <w:t>Belgium,</w:t>
      </w:r>
      <w:r w:rsidRPr="00C23AAF">
        <w:rPr>
          <w:spacing w:val="27"/>
          <w:w w:val="105"/>
          <w:lang w:val="en-GB"/>
        </w:rPr>
        <w:t xml:space="preserve"> </w:t>
      </w:r>
      <w:r w:rsidRPr="00C23AAF">
        <w:rPr>
          <w:w w:val="105"/>
          <w:lang w:val="en-GB"/>
        </w:rPr>
        <w:t>we</w:t>
      </w:r>
      <w:r w:rsidRPr="00C23AAF">
        <w:rPr>
          <w:spacing w:val="24"/>
          <w:w w:val="105"/>
          <w:lang w:val="en-GB"/>
        </w:rPr>
        <w:t xml:space="preserve"> </w:t>
      </w:r>
      <w:r w:rsidRPr="00C23AAF">
        <w:rPr>
          <w:w w:val="105"/>
          <w:lang w:val="en-GB"/>
        </w:rPr>
        <w:t>used</w:t>
      </w:r>
      <w:r w:rsidRPr="00C23AAF">
        <w:rPr>
          <w:spacing w:val="24"/>
          <w:w w:val="105"/>
          <w:lang w:val="en-GB"/>
        </w:rPr>
        <w:t xml:space="preserve"> </w:t>
      </w:r>
      <w:r w:rsidRPr="00C23AAF">
        <w:rPr>
          <w:w w:val="105"/>
          <w:lang w:val="en-GB"/>
        </w:rPr>
        <w:t>existing</w:t>
      </w:r>
      <w:r w:rsidRPr="00C23AAF">
        <w:rPr>
          <w:spacing w:val="24"/>
          <w:w w:val="105"/>
          <w:lang w:val="en-GB"/>
        </w:rPr>
        <w:t xml:space="preserve"> </w:t>
      </w:r>
      <w:r w:rsidRPr="00C23AAF">
        <w:rPr>
          <w:w w:val="105"/>
          <w:lang w:val="en-GB"/>
        </w:rPr>
        <w:t>reliable</w:t>
      </w:r>
      <w:r w:rsidRPr="00C23AAF">
        <w:rPr>
          <w:spacing w:val="26"/>
          <w:w w:val="105"/>
          <w:lang w:val="en-GB"/>
        </w:rPr>
        <w:t xml:space="preserve"> </w:t>
      </w:r>
      <w:r w:rsidRPr="00C23AAF">
        <w:rPr>
          <w:w w:val="105"/>
          <w:lang w:val="en-GB"/>
        </w:rPr>
        <w:t>composition</w:t>
      </w:r>
      <w:r w:rsidRPr="00C23AAF">
        <w:rPr>
          <w:spacing w:val="24"/>
          <w:w w:val="105"/>
          <w:lang w:val="en-GB"/>
        </w:rPr>
        <w:t xml:space="preserve"> </w:t>
      </w:r>
      <w:commentRangeStart w:id="79"/>
      <w:r w:rsidRPr="00C23AAF">
        <w:rPr>
          <w:w w:val="105"/>
          <w:lang w:val="en-GB"/>
        </w:rPr>
        <w:t>maps</w:t>
      </w:r>
      <w:r w:rsidRPr="00C23AAF">
        <w:rPr>
          <w:spacing w:val="24"/>
          <w:w w:val="105"/>
          <w:lang w:val="en-GB"/>
        </w:rPr>
        <w:t xml:space="preserve"> </w:t>
      </w:r>
      <w:r w:rsidRPr="00C23AAF">
        <w:rPr>
          <w:w w:val="105"/>
          <w:lang w:val="en-GB"/>
        </w:rPr>
        <w:t>from</w:t>
      </w:r>
      <w:r w:rsidRPr="00C23AAF">
        <w:rPr>
          <w:spacing w:val="25"/>
          <w:w w:val="105"/>
          <w:lang w:val="en-GB"/>
        </w:rPr>
        <w:t xml:space="preserve"> </w:t>
      </w:r>
      <w:hyperlink w:anchor="_bookmark15" w:history="1">
        <w:r w:rsidRPr="00C23AAF">
          <w:rPr>
            <w:w w:val="105"/>
            <w:lang w:val="en-GB"/>
          </w:rPr>
          <w:t>Bolyn</w:t>
        </w:r>
        <w:r w:rsidRPr="00C23AAF">
          <w:rPr>
            <w:spacing w:val="25"/>
            <w:w w:val="105"/>
            <w:lang w:val="en-GB"/>
          </w:rPr>
          <w:t xml:space="preserve"> </w:t>
        </w:r>
        <w:r w:rsidRPr="00C23AAF">
          <w:rPr>
            <w:w w:val="105"/>
            <w:lang w:val="en-GB"/>
          </w:rPr>
          <w:t>et</w:t>
        </w:r>
        <w:r w:rsidRPr="00C23AAF">
          <w:rPr>
            <w:spacing w:val="24"/>
            <w:w w:val="105"/>
            <w:lang w:val="en-GB"/>
          </w:rPr>
          <w:t xml:space="preserve"> </w:t>
        </w:r>
        <w:r w:rsidRPr="00C23AAF">
          <w:rPr>
            <w:w w:val="105"/>
            <w:lang w:val="en-GB"/>
          </w:rPr>
          <w:t>al.</w:t>
        </w:r>
      </w:hyperlink>
    </w:p>
    <w:p w14:paraId="38D8DEAF" w14:textId="77777777" w:rsidR="00B177F5" w:rsidRPr="00C23AAF" w:rsidRDefault="00B553DB">
      <w:pPr>
        <w:pStyle w:val="Corpsdetexte"/>
        <w:ind w:left="163"/>
        <w:rPr>
          <w:lang w:val="en-GB"/>
        </w:rPr>
      </w:pPr>
      <w:r w:rsidRPr="00C23AAF">
        <w:rPr>
          <w:rFonts w:ascii="Trebuchet MS"/>
          <w:sz w:val="10"/>
          <w:lang w:val="en-GB"/>
        </w:rPr>
        <w:t xml:space="preserve">104     </w:t>
      </w:r>
      <w:r w:rsidRPr="00C23AAF">
        <w:rPr>
          <w:rFonts w:ascii="Trebuchet MS"/>
          <w:spacing w:val="19"/>
          <w:sz w:val="10"/>
          <w:lang w:val="en-GB"/>
        </w:rPr>
        <w:t xml:space="preserve"> </w:t>
      </w:r>
      <w:hyperlink w:anchor="_bookmark15" w:history="1">
        <w:r w:rsidRPr="00C23AAF">
          <w:rPr>
            <w:w w:val="105"/>
            <w:lang w:val="en-GB"/>
          </w:rPr>
          <w:t>(2022),</w:t>
        </w:r>
      </w:hyperlink>
      <w:r w:rsidRPr="00C23AAF">
        <w:rPr>
          <w:spacing w:val="26"/>
          <w:w w:val="105"/>
          <w:lang w:val="en-GB"/>
        </w:rPr>
        <w:t xml:space="preserve"> </w:t>
      </w:r>
      <w:r w:rsidRPr="00C23AAF">
        <w:rPr>
          <w:w w:val="105"/>
          <w:lang w:val="en-GB"/>
        </w:rPr>
        <w:t>computed</w:t>
      </w:r>
      <w:r w:rsidRPr="00C23AAF">
        <w:rPr>
          <w:spacing w:val="24"/>
          <w:w w:val="105"/>
          <w:lang w:val="en-GB"/>
        </w:rPr>
        <w:t xml:space="preserve"> </w:t>
      </w:r>
      <w:r w:rsidRPr="00C23AAF">
        <w:rPr>
          <w:w w:val="105"/>
          <w:lang w:val="en-GB"/>
        </w:rPr>
        <w:t>from</w:t>
      </w:r>
      <w:r w:rsidRPr="00C23AAF">
        <w:rPr>
          <w:spacing w:val="24"/>
          <w:w w:val="105"/>
          <w:lang w:val="en-GB"/>
        </w:rPr>
        <w:t xml:space="preserve"> </w:t>
      </w:r>
      <w:r w:rsidRPr="00C23AAF">
        <w:rPr>
          <w:w w:val="105"/>
          <w:lang w:val="en-GB"/>
        </w:rPr>
        <w:t>remote</w:t>
      </w:r>
      <w:r w:rsidRPr="00C23AAF">
        <w:rPr>
          <w:spacing w:val="24"/>
          <w:w w:val="105"/>
          <w:lang w:val="en-GB"/>
        </w:rPr>
        <w:t xml:space="preserve"> </w:t>
      </w:r>
      <w:r w:rsidRPr="00C23AAF">
        <w:rPr>
          <w:w w:val="105"/>
          <w:lang w:val="en-GB"/>
        </w:rPr>
        <w:t>sensing</w:t>
      </w:r>
      <w:r w:rsidRPr="00C23AAF">
        <w:rPr>
          <w:spacing w:val="23"/>
          <w:w w:val="105"/>
          <w:lang w:val="en-GB"/>
        </w:rPr>
        <w:t xml:space="preserve"> </w:t>
      </w:r>
      <w:r w:rsidRPr="00C23AAF">
        <w:rPr>
          <w:w w:val="105"/>
          <w:lang w:val="en-GB"/>
        </w:rPr>
        <w:t>data,</w:t>
      </w:r>
      <w:r w:rsidRPr="00C23AAF">
        <w:rPr>
          <w:spacing w:val="26"/>
          <w:w w:val="105"/>
          <w:lang w:val="en-GB"/>
        </w:rPr>
        <w:t xml:space="preserve"> </w:t>
      </w:r>
      <w:r w:rsidRPr="00C23AAF">
        <w:rPr>
          <w:w w:val="105"/>
          <w:lang w:val="en-GB"/>
        </w:rPr>
        <w:t>in</w:t>
      </w:r>
      <w:r w:rsidRPr="00C23AAF">
        <w:rPr>
          <w:spacing w:val="24"/>
          <w:w w:val="105"/>
          <w:lang w:val="en-GB"/>
        </w:rPr>
        <w:t xml:space="preserve"> </w:t>
      </w:r>
      <w:r w:rsidRPr="00C23AAF">
        <w:rPr>
          <w:w w:val="105"/>
          <w:lang w:val="en-GB"/>
        </w:rPr>
        <w:t>order</w:t>
      </w:r>
      <w:r w:rsidRPr="00C23AAF">
        <w:rPr>
          <w:spacing w:val="23"/>
          <w:w w:val="105"/>
          <w:lang w:val="en-GB"/>
        </w:rPr>
        <w:t xml:space="preserve"> </w:t>
      </w:r>
      <w:r w:rsidRPr="00C23AAF">
        <w:rPr>
          <w:w w:val="105"/>
          <w:lang w:val="en-GB"/>
        </w:rPr>
        <w:t>to</w:t>
      </w:r>
      <w:r w:rsidRPr="00C23AAF">
        <w:rPr>
          <w:spacing w:val="24"/>
          <w:w w:val="105"/>
          <w:lang w:val="en-GB"/>
        </w:rPr>
        <w:t xml:space="preserve"> </w:t>
      </w:r>
      <w:r w:rsidRPr="00C23AAF">
        <w:rPr>
          <w:w w:val="105"/>
          <w:lang w:val="en-GB"/>
        </w:rPr>
        <w:t>restrict</w:t>
      </w:r>
      <w:r w:rsidRPr="00C23AAF">
        <w:rPr>
          <w:spacing w:val="24"/>
          <w:w w:val="105"/>
          <w:lang w:val="en-GB"/>
        </w:rPr>
        <w:t xml:space="preserve"> </w:t>
      </w:r>
      <w:r w:rsidRPr="00C23AAF">
        <w:rPr>
          <w:w w:val="105"/>
          <w:lang w:val="en-GB"/>
        </w:rPr>
        <w:t>our</w:t>
      </w:r>
      <w:r w:rsidRPr="00C23AAF">
        <w:rPr>
          <w:spacing w:val="23"/>
          <w:w w:val="105"/>
          <w:lang w:val="en-GB"/>
        </w:rPr>
        <w:t xml:space="preserve"> </w:t>
      </w:r>
      <w:r w:rsidRPr="00C23AAF">
        <w:rPr>
          <w:w w:val="105"/>
          <w:lang w:val="en-GB"/>
        </w:rPr>
        <w:t>analysis</w:t>
      </w:r>
      <w:r w:rsidRPr="00C23AAF">
        <w:rPr>
          <w:spacing w:val="24"/>
          <w:w w:val="105"/>
          <w:lang w:val="en-GB"/>
        </w:rPr>
        <w:t xml:space="preserve"> </w:t>
      </w:r>
      <w:r w:rsidRPr="00C23AAF">
        <w:rPr>
          <w:w w:val="105"/>
          <w:lang w:val="en-GB"/>
        </w:rPr>
        <w:t>to</w:t>
      </w:r>
      <w:r w:rsidRPr="00C23AAF">
        <w:rPr>
          <w:spacing w:val="24"/>
          <w:w w:val="105"/>
          <w:lang w:val="en-GB"/>
        </w:rPr>
        <w:t xml:space="preserve"> </w:t>
      </w:r>
      <w:r w:rsidRPr="00C23AAF">
        <w:rPr>
          <w:w w:val="105"/>
          <w:lang w:val="en-GB"/>
        </w:rPr>
        <w:t>Norway</w:t>
      </w:r>
      <w:r w:rsidRPr="00C23AAF">
        <w:rPr>
          <w:spacing w:val="24"/>
          <w:w w:val="105"/>
          <w:lang w:val="en-GB"/>
        </w:rPr>
        <w:t xml:space="preserve"> </w:t>
      </w:r>
      <w:r w:rsidRPr="00C23AAF">
        <w:rPr>
          <w:w w:val="105"/>
          <w:lang w:val="en-GB"/>
        </w:rPr>
        <w:t>spruces</w:t>
      </w:r>
      <w:commentRangeEnd w:id="79"/>
      <w:r w:rsidR="00663A19">
        <w:rPr>
          <w:rStyle w:val="Marquedecommentaire"/>
        </w:rPr>
        <w:commentReference w:id="79"/>
      </w:r>
      <w:r w:rsidRPr="00C23AAF">
        <w:rPr>
          <w:w w:val="105"/>
          <w:lang w:val="en-GB"/>
        </w:rPr>
        <w:t>.</w:t>
      </w:r>
    </w:p>
    <w:p w14:paraId="72E3B0DE" w14:textId="5731F317" w:rsidR="00B177F5" w:rsidRPr="00C23AAF" w:rsidRDefault="00B553DB">
      <w:pPr>
        <w:pStyle w:val="Corpsdetexte"/>
        <w:ind w:left="163"/>
        <w:rPr>
          <w:lang w:val="en-GB"/>
        </w:rPr>
      </w:pPr>
      <w:r w:rsidRPr="00C23AAF">
        <w:rPr>
          <w:rFonts w:ascii="Trebuchet MS"/>
          <w:sz w:val="10"/>
          <w:lang w:val="en-GB"/>
        </w:rPr>
        <w:t xml:space="preserve">105     </w:t>
      </w:r>
      <w:r w:rsidRPr="00C23AAF">
        <w:rPr>
          <w:rFonts w:ascii="Trebuchet MS"/>
          <w:spacing w:val="19"/>
          <w:sz w:val="10"/>
          <w:lang w:val="en-GB"/>
        </w:rPr>
        <w:t xml:space="preserve"> </w:t>
      </w:r>
      <w:r w:rsidRPr="00C23AAF">
        <w:rPr>
          <w:w w:val="105"/>
          <w:lang w:val="en-GB"/>
        </w:rPr>
        <w:t>In</w:t>
      </w:r>
      <w:r w:rsidRPr="00C23AAF">
        <w:rPr>
          <w:spacing w:val="27"/>
          <w:w w:val="105"/>
          <w:lang w:val="en-GB"/>
        </w:rPr>
        <w:t xml:space="preserve"> </w:t>
      </w:r>
      <w:r w:rsidRPr="00C23AAF">
        <w:rPr>
          <w:w w:val="105"/>
          <w:lang w:val="en-GB"/>
        </w:rPr>
        <w:t>the</w:t>
      </w:r>
      <w:r w:rsidRPr="00C23AAF">
        <w:rPr>
          <w:spacing w:val="27"/>
          <w:w w:val="105"/>
          <w:lang w:val="en-GB"/>
        </w:rPr>
        <w:t xml:space="preserve"> </w:t>
      </w:r>
      <w:r w:rsidRPr="00C23AAF">
        <w:rPr>
          <w:w w:val="105"/>
          <w:lang w:val="en-GB"/>
        </w:rPr>
        <w:t>Grand-Est,</w:t>
      </w:r>
      <w:r w:rsidRPr="00C23AAF">
        <w:rPr>
          <w:spacing w:val="27"/>
          <w:w w:val="105"/>
          <w:lang w:val="en-GB"/>
        </w:rPr>
        <w:t xml:space="preserve"> </w:t>
      </w:r>
      <w:r w:rsidRPr="00C23AAF">
        <w:rPr>
          <w:w w:val="105"/>
          <w:lang w:val="en-GB"/>
        </w:rPr>
        <w:t>the</w:t>
      </w:r>
      <w:r w:rsidRPr="00C23AAF">
        <w:rPr>
          <w:spacing w:val="27"/>
          <w:w w:val="105"/>
          <w:lang w:val="en-GB"/>
        </w:rPr>
        <w:t xml:space="preserve"> </w:t>
      </w:r>
      <w:r w:rsidRPr="00C23AAF">
        <w:rPr>
          <w:w w:val="105"/>
          <w:lang w:val="en-GB"/>
        </w:rPr>
        <w:t>composition</w:t>
      </w:r>
      <w:r w:rsidRPr="00C23AAF">
        <w:rPr>
          <w:spacing w:val="27"/>
          <w:w w:val="105"/>
          <w:lang w:val="en-GB"/>
        </w:rPr>
        <w:t xml:space="preserve"> </w:t>
      </w:r>
      <w:r w:rsidRPr="00C23AAF">
        <w:rPr>
          <w:w w:val="105"/>
          <w:lang w:val="en-GB"/>
        </w:rPr>
        <w:t>map</w:t>
      </w:r>
      <w:r w:rsidRPr="00C23AAF">
        <w:rPr>
          <w:spacing w:val="27"/>
          <w:w w:val="105"/>
          <w:lang w:val="en-GB"/>
        </w:rPr>
        <w:t xml:space="preserve"> </w:t>
      </w:r>
      <w:r w:rsidRPr="00C23AAF">
        <w:rPr>
          <w:w w:val="105"/>
          <w:lang w:val="en-GB"/>
        </w:rPr>
        <w:t>came</w:t>
      </w:r>
      <w:r w:rsidRPr="00C23AAF">
        <w:rPr>
          <w:spacing w:val="27"/>
          <w:w w:val="105"/>
          <w:lang w:val="en-GB"/>
        </w:rPr>
        <w:t xml:space="preserve"> </w:t>
      </w:r>
      <w:r w:rsidRPr="00C23AAF">
        <w:rPr>
          <w:w w:val="105"/>
          <w:lang w:val="en-GB"/>
        </w:rPr>
        <w:t>from</w:t>
      </w:r>
      <w:r w:rsidRPr="00C23AAF">
        <w:rPr>
          <w:spacing w:val="27"/>
          <w:w w:val="105"/>
          <w:lang w:val="en-GB"/>
        </w:rPr>
        <w:t xml:space="preserve"> </w:t>
      </w:r>
      <w:r w:rsidRPr="00C23AAF">
        <w:rPr>
          <w:w w:val="105"/>
          <w:lang w:val="en-GB"/>
        </w:rPr>
        <w:t>the</w:t>
      </w:r>
      <w:r w:rsidRPr="00C23AAF">
        <w:rPr>
          <w:spacing w:val="27"/>
          <w:w w:val="105"/>
          <w:lang w:val="en-GB"/>
        </w:rPr>
        <w:t xml:space="preserve"> </w:t>
      </w:r>
      <w:r w:rsidRPr="00C23AAF">
        <w:rPr>
          <w:w w:val="105"/>
          <w:lang w:val="en-GB"/>
        </w:rPr>
        <w:t>French</w:t>
      </w:r>
      <w:r w:rsidRPr="00C23AAF">
        <w:rPr>
          <w:spacing w:val="27"/>
          <w:w w:val="105"/>
          <w:lang w:val="en-GB"/>
        </w:rPr>
        <w:t xml:space="preserve"> </w:t>
      </w:r>
      <w:del w:id="80" w:author="Christian PIEDALLU" w:date="2023-02-06T10:44:00Z">
        <w:r w:rsidRPr="00C23AAF" w:rsidDel="00663A19">
          <w:rPr>
            <w:w w:val="105"/>
            <w:lang w:val="en-GB"/>
          </w:rPr>
          <w:delText>mapping</w:delText>
        </w:r>
        <w:r w:rsidRPr="00C23AAF" w:rsidDel="00663A19">
          <w:rPr>
            <w:spacing w:val="27"/>
            <w:w w:val="105"/>
            <w:lang w:val="en-GB"/>
          </w:rPr>
          <w:delText xml:space="preserve"> </w:delText>
        </w:r>
      </w:del>
      <w:ins w:id="81" w:author="Christian PIEDALLU" w:date="2023-02-06T10:44:00Z">
        <w:r w:rsidR="00663A19">
          <w:rPr>
            <w:w w:val="105"/>
            <w:lang w:val="en-GB"/>
          </w:rPr>
          <w:t>national geographic</w:t>
        </w:r>
        <w:r w:rsidR="00663A19" w:rsidRPr="00C23AAF">
          <w:rPr>
            <w:spacing w:val="27"/>
            <w:w w:val="105"/>
            <w:lang w:val="en-GB"/>
          </w:rPr>
          <w:t xml:space="preserve"> </w:t>
        </w:r>
      </w:ins>
      <w:r w:rsidRPr="00C23AAF">
        <w:rPr>
          <w:w w:val="105"/>
          <w:lang w:val="en-GB"/>
        </w:rPr>
        <w:t>agency</w:t>
      </w:r>
      <w:r w:rsidRPr="00C23AAF">
        <w:rPr>
          <w:spacing w:val="27"/>
          <w:w w:val="105"/>
          <w:lang w:val="en-GB"/>
        </w:rPr>
        <w:t xml:space="preserve"> </w:t>
      </w:r>
      <w:hyperlink w:anchor="_bookmark30" w:history="1">
        <w:r w:rsidRPr="00C23AAF">
          <w:rPr>
            <w:w w:val="105"/>
            <w:lang w:val="en-GB"/>
          </w:rPr>
          <w:t>(Institut</w:t>
        </w:r>
        <w:r w:rsidRPr="00C23AAF">
          <w:rPr>
            <w:spacing w:val="27"/>
            <w:w w:val="105"/>
            <w:lang w:val="en-GB"/>
          </w:rPr>
          <w:t xml:space="preserve"> </w:t>
        </w:r>
        <w:r w:rsidRPr="00C23AAF">
          <w:rPr>
            <w:w w:val="105"/>
            <w:lang w:val="en-GB"/>
          </w:rPr>
          <w:t>National</w:t>
        </w:r>
      </w:hyperlink>
    </w:p>
    <w:p w14:paraId="240537ED" w14:textId="77777777" w:rsidR="00B177F5" w:rsidRPr="00C23AAF" w:rsidRDefault="00B553DB">
      <w:pPr>
        <w:pStyle w:val="Corpsdetexte"/>
        <w:ind w:left="163"/>
        <w:rPr>
          <w:lang w:val="en-GB"/>
        </w:rPr>
      </w:pPr>
      <w:r w:rsidRPr="00C23AAF">
        <w:rPr>
          <w:rFonts w:ascii="Trebuchet MS" w:hAnsi="Trebuchet MS"/>
          <w:sz w:val="10"/>
          <w:lang w:val="en-GB"/>
        </w:rPr>
        <w:t xml:space="preserve">106      </w:t>
      </w:r>
      <w:r w:rsidRPr="00C23AAF">
        <w:rPr>
          <w:rFonts w:ascii="Trebuchet MS" w:hAnsi="Trebuchet MS"/>
          <w:spacing w:val="-12"/>
          <w:sz w:val="10"/>
          <w:lang w:val="en-GB"/>
        </w:rPr>
        <w:t xml:space="preserve"> </w:t>
      </w:r>
      <w:hyperlink w:anchor="_bookmark30" w:history="1">
        <w:r w:rsidRPr="00C23AAF">
          <w:rPr>
            <w:w w:val="97"/>
            <w:lang w:val="en-GB"/>
          </w:rPr>
          <w:t>de</w:t>
        </w:r>
        <w:r w:rsidRPr="00C23AAF">
          <w:rPr>
            <w:lang w:val="en-GB"/>
          </w:rPr>
          <w:t xml:space="preserve"> </w:t>
        </w:r>
        <w:r w:rsidRPr="00C23AAF">
          <w:rPr>
            <w:spacing w:val="-14"/>
            <w:lang w:val="en-GB"/>
          </w:rPr>
          <w:t xml:space="preserve"> </w:t>
        </w:r>
        <w:r w:rsidRPr="00C23AAF">
          <w:rPr>
            <w:w w:val="106"/>
            <w:lang w:val="en-GB"/>
          </w:rPr>
          <w:t>l’Information</w:t>
        </w:r>
        <w:r w:rsidRPr="00C23AAF">
          <w:rPr>
            <w:lang w:val="en-GB"/>
          </w:rPr>
          <w:t xml:space="preserve"> </w:t>
        </w:r>
        <w:r w:rsidRPr="00C23AAF">
          <w:rPr>
            <w:spacing w:val="-14"/>
            <w:lang w:val="en-GB"/>
          </w:rPr>
          <w:t xml:space="preserve"> </w:t>
        </w:r>
        <w:r w:rsidRPr="00C23AAF">
          <w:rPr>
            <w:spacing w:val="-6"/>
            <w:w w:val="123"/>
            <w:lang w:val="en-GB"/>
          </w:rPr>
          <w:t>G</w:t>
        </w:r>
        <w:r w:rsidRPr="00C23AAF">
          <w:rPr>
            <w:spacing w:val="-95"/>
            <w:w w:val="170"/>
            <w:lang w:val="en-GB"/>
          </w:rPr>
          <w:t>´</w:t>
        </w:r>
        <w:r w:rsidRPr="00C23AAF">
          <w:rPr>
            <w:w w:val="101"/>
            <w:lang w:val="en-GB"/>
          </w:rPr>
          <w:t>eographique</w:t>
        </w:r>
        <w:r w:rsidRPr="00C23AAF">
          <w:rPr>
            <w:lang w:val="en-GB"/>
          </w:rPr>
          <w:t xml:space="preserve"> </w:t>
        </w:r>
        <w:r w:rsidRPr="00C23AAF">
          <w:rPr>
            <w:spacing w:val="-14"/>
            <w:lang w:val="en-GB"/>
          </w:rPr>
          <w:t xml:space="preserve"> </w:t>
        </w:r>
        <w:r w:rsidRPr="00C23AAF">
          <w:rPr>
            <w:w w:val="99"/>
            <w:lang w:val="en-GB"/>
          </w:rPr>
          <w:t>et</w:t>
        </w:r>
        <w:r w:rsidRPr="00C23AAF">
          <w:rPr>
            <w:lang w:val="en-GB"/>
          </w:rPr>
          <w:t xml:space="preserve"> </w:t>
        </w:r>
        <w:r w:rsidRPr="00C23AAF">
          <w:rPr>
            <w:spacing w:val="-14"/>
            <w:lang w:val="en-GB"/>
          </w:rPr>
          <w:t xml:space="preserve"> </w:t>
        </w:r>
        <w:r w:rsidRPr="00C23AAF">
          <w:rPr>
            <w:spacing w:val="-17"/>
            <w:w w:val="141"/>
            <w:lang w:val="en-GB"/>
          </w:rPr>
          <w:t>F</w:t>
        </w:r>
        <w:r w:rsidRPr="00C23AAF">
          <w:rPr>
            <w:w w:val="102"/>
            <w:lang w:val="en-GB"/>
          </w:rPr>
          <w:t>orest</w:t>
        </w:r>
        <w:r w:rsidRPr="00C23AAF">
          <w:rPr>
            <w:spacing w:val="-6"/>
            <w:w w:val="102"/>
            <w:lang w:val="en-GB"/>
          </w:rPr>
          <w:t>i</w:t>
        </w:r>
        <w:r w:rsidRPr="00C23AAF">
          <w:rPr>
            <w:spacing w:val="-95"/>
            <w:w w:val="171"/>
            <w:lang w:val="en-GB"/>
          </w:rPr>
          <w:t>`</w:t>
        </w:r>
        <w:r w:rsidRPr="00C23AAF">
          <w:rPr>
            <w:w w:val="97"/>
            <w:lang w:val="en-GB"/>
          </w:rPr>
          <w:t>ere,</w:t>
        </w:r>
      </w:hyperlink>
      <w:r w:rsidRPr="00C23AAF">
        <w:rPr>
          <w:lang w:val="en-GB"/>
        </w:rPr>
        <w:t xml:space="preserve"> </w:t>
      </w:r>
      <w:r w:rsidRPr="00C23AAF">
        <w:rPr>
          <w:spacing w:val="-14"/>
          <w:lang w:val="en-GB"/>
        </w:rPr>
        <w:t xml:space="preserve"> </w:t>
      </w:r>
      <w:hyperlink w:anchor="_bookmark30" w:history="1">
        <w:r w:rsidRPr="00C23AAF">
          <w:rPr>
            <w:w w:val="102"/>
            <w:lang w:val="en-GB"/>
          </w:rPr>
          <w:t>2018).</w:t>
        </w:r>
      </w:hyperlink>
      <w:r w:rsidRPr="00C23AAF">
        <w:rPr>
          <w:lang w:val="en-GB"/>
        </w:rPr>
        <w:t xml:space="preserve">  </w:t>
      </w:r>
      <w:r w:rsidRPr="00C23AAF">
        <w:rPr>
          <w:spacing w:val="-17"/>
          <w:lang w:val="en-GB"/>
        </w:rPr>
        <w:t xml:space="preserve"> </w:t>
      </w:r>
      <w:r w:rsidRPr="00C23AAF">
        <w:rPr>
          <w:w w:val="109"/>
          <w:lang w:val="en-GB"/>
        </w:rPr>
        <w:t>Com</w:t>
      </w:r>
      <w:r w:rsidRPr="00C23AAF">
        <w:rPr>
          <w:spacing w:val="5"/>
          <w:w w:val="109"/>
          <w:lang w:val="en-GB"/>
        </w:rPr>
        <w:t>p</w:t>
      </w:r>
      <w:r w:rsidRPr="00C23AAF">
        <w:rPr>
          <w:w w:val="104"/>
          <w:lang w:val="en-GB"/>
        </w:rPr>
        <w:t>osition</w:t>
      </w:r>
      <w:r w:rsidRPr="00C23AAF">
        <w:rPr>
          <w:lang w:val="en-GB"/>
        </w:rPr>
        <w:t xml:space="preserve"> </w:t>
      </w:r>
      <w:r w:rsidRPr="00C23AAF">
        <w:rPr>
          <w:spacing w:val="-14"/>
          <w:lang w:val="en-GB"/>
        </w:rPr>
        <w:t xml:space="preserve"> </w:t>
      </w:r>
      <w:r w:rsidRPr="00C23AAF">
        <w:rPr>
          <w:w w:val="96"/>
          <w:lang w:val="en-GB"/>
        </w:rPr>
        <w:t>of</w:t>
      </w:r>
      <w:r w:rsidRPr="00C23AAF">
        <w:rPr>
          <w:lang w:val="en-GB"/>
        </w:rPr>
        <w:t xml:space="preserve"> </w:t>
      </w:r>
      <w:r w:rsidRPr="00C23AAF">
        <w:rPr>
          <w:spacing w:val="-14"/>
          <w:lang w:val="en-GB"/>
        </w:rPr>
        <w:t xml:space="preserve"> </w:t>
      </w:r>
      <w:r w:rsidRPr="00C23AAF">
        <w:rPr>
          <w:lang w:val="en-GB"/>
        </w:rPr>
        <w:t xml:space="preserve">forest </w:t>
      </w:r>
      <w:r w:rsidRPr="00C23AAF">
        <w:rPr>
          <w:spacing w:val="-14"/>
          <w:lang w:val="en-GB"/>
        </w:rPr>
        <w:t xml:space="preserve"> </w:t>
      </w:r>
      <w:r w:rsidRPr="00C23AAF">
        <w:rPr>
          <w:w w:val="105"/>
          <w:lang w:val="en-GB"/>
        </w:rPr>
        <w:t>stand</w:t>
      </w:r>
      <w:r w:rsidRPr="00C23AAF">
        <w:rPr>
          <w:lang w:val="en-GB"/>
        </w:rPr>
        <w:t xml:space="preserve"> </w:t>
      </w:r>
      <w:r w:rsidRPr="00C23AAF">
        <w:rPr>
          <w:spacing w:val="-14"/>
          <w:lang w:val="en-GB"/>
        </w:rPr>
        <w:t xml:space="preserve"> </w:t>
      </w:r>
      <w:r w:rsidRPr="00C23AAF">
        <w:rPr>
          <w:spacing w:val="-6"/>
          <w:lang w:val="en-GB"/>
        </w:rPr>
        <w:t>w</w:t>
      </w:r>
      <w:r w:rsidRPr="00C23AAF">
        <w:rPr>
          <w:w w:val="102"/>
          <w:lang w:val="en-GB"/>
        </w:rPr>
        <w:t>as</w:t>
      </w:r>
      <w:r w:rsidRPr="00C23AAF">
        <w:rPr>
          <w:lang w:val="en-GB"/>
        </w:rPr>
        <w:t xml:space="preserve"> </w:t>
      </w:r>
      <w:r w:rsidRPr="00C23AAF">
        <w:rPr>
          <w:spacing w:val="-14"/>
          <w:lang w:val="en-GB"/>
        </w:rPr>
        <w:t xml:space="preserve"> </w:t>
      </w:r>
      <w:r w:rsidRPr="00C23AAF">
        <w:rPr>
          <w:w w:val="101"/>
          <w:lang w:val="en-GB"/>
        </w:rPr>
        <w:t>determined</w:t>
      </w:r>
    </w:p>
    <w:p w14:paraId="773F3B90" w14:textId="3FE00AD3" w:rsidR="00B177F5" w:rsidRPr="00C23AAF" w:rsidRDefault="00B553DB">
      <w:pPr>
        <w:pStyle w:val="Corpsdetexte"/>
        <w:ind w:left="163"/>
        <w:rPr>
          <w:lang w:val="en-GB"/>
        </w:rPr>
      </w:pPr>
      <w:r w:rsidRPr="00C23AAF">
        <w:rPr>
          <w:rFonts w:ascii="Trebuchet MS" w:hAnsi="Trebuchet MS"/>
          <w:sz w:val="10"/>
          <w:lang w:val="en-GB"/>
        </w:rPr>
        <w:t xml:space="preserve">107     </w:t>
      </w:r>
      <w:r w:rsidRPr="00C23AAF">
        <w:rPr>
          <w:rFonts w:ascii="Trebuchet MS" w:hAnsi="Trebuchet MS"/>
          <w:spacing w:val="19"/>
          <w:sz w:val="10"/>
          <w:lang w:val="en-GB"/>
        </w:rPr>
        <w:t xml:space="preserve"> </w:t>
      </w:r>
      <w:r w:rsidRPr="00C23AAF">
        <w:rPr>
          <w:w w:val="105"/>
          <w:lang w:val="en-GB"/>
        </w:rPr>
        <w:t>by</w:t>
      </w:r>
      <w:r w:rsidRPr="00C23AAF">
        <w:rPr>
          <w:spacing w:val="25"/>
          <w:w w:val="105"/>
          <w:lang w:val="en-GB"/>
        </w:rPr>
        <w:t xml:space="preserve"> </w:t>
      </w:r>
      <w:r w:rsidRPr="00C23AAF">
        <w:rPr>
          <w:w w:val="105"/>
          <w:lang w:val="en-GB"/>
        </w:rPr>
        <w:t>photointerpretation</w:t>
      </w:r>
      <w:r w:rsidRPr="00C23AAF">
        <w:rPr>
          <w:spacing w:val="25"/>
          <w:w w:val="105"/>
          <w:lang w:val="en-GB"/>
        </w:rPr>
        <w:t xml:space="preserve"> </w:t>
      </w:r>
      <w:r w:rsidRPr="00C23AAF">
        <w:rPr>
          <w:w w:val="105"/>
          <w:lang w:val="en-GB"/>
        </w:rPr>
        <w:t>and</w:t>
      </w:r>
      <w:r w:rsidRPr="00C23AAF">
        <w:rPr>
          <w:spacing w:val="26"/>
          <w:w w:val="105"/>
          <w:lang w:val="en-GB"/>
        </w:rPr>
        <w:t xml:space="preserve"> </w:t>
      </w:r>
      <w:r w:rsidRPr="00C23AAF">
        <w:rPr>
          <w:w w:val="105"/>
          <w:lang w:val="en-GB"/>
        </w:rPr>
        <w:t>forest</w:t>
      </w:r>
      <w:r w:rsidRPr="00C23AAF">
        <w:rPr>
          <w:spacing w:val="25"/>
          <w:w w:val="105"/>
          <w:lang w:val="en-GB"/>
        </w:rPr>
        <w:t xml:space="preserve"> </w:t>
      </w:r>
      <w:r w:rsidRPr="00C23AAF">
        <w:rPr>
          <w:w w:val="105"/>
          <w:lang w:val="en-GB"/>
        </w:rPr>
        <w:t>stands</w:t>
      </w:r>
      <w:r w:rsidRPr="00C23AAF">
        <w:rPr>
          <w:spacing w:val="25"/>
          <w:w w:val="105"/>
          <w:lang w:val="en-GB"/>
        </w:rPr>
        <w:t xml:space="preserve"> </w:t>
      </w:r>
      <w:r w:rsidRPr="00C23AAF">
        <w:rPr>
          <w:w w:val="105"/>
          <w:lang w:val="en-GB"/>
        </w:rPr>
        <w:t>identifyed</w:t>
      </w:r>
      <w:r w:rsidRPr="00C23AAF">
        <w:rPr>
          <w:spacing w:val="25"/>
          <w:w w:val="105"/>
          <w:lang w:val="en-GB"/>
        </w:rPr>
        <w:t xml:space="preserve"> </w:t>
      </w:r>
      <w:r w:rsidRPr="00C23AAF">
        <w:rPr>
          <w:w w:val="105"/>
          <w:lang w:val="en-GB"/>
        </w:rPr>
        <w:t>as</w:t>
      </w:r>
      <w:r w:rsidRPr="00C23AAF">
        <w:rPr>
          <w:spacing w:val="25"/>
          <w:w w:val="105"/>
          <w:lang w:val="en-GB"/>
        </w:rPr>
        <w:t xml:space="preserve"> </w:t>
      </w:r>
      <w:r w:rsidRPr="00C23AAF">
        <w:rPr>
          <w:w w:val="105"/>
          <w:lang w:val="en-GB"/>
        </w:rPr>
        <w:t>”spruce</w:t>
      </w:r>
      <w:r w:rsidRPr="00C23AAF">
        <w:rPr>
          <w:spacing w:val="25"/>
          <w:w w:val="105"/>
          <w:lang w:val="en-GB"/>
        </w:rPr>
        <w:t xml:space="preserve"> </w:t>
      </w:r>
      <w:r w:rsidRPr="00C23AAF">
        <w:rPr>
          <w:w w:val="105"/>
          <w:lang w:val="en-GB"/>
        </w:rPr>
        <w:t>or</w:t>
      </w:r>
      <w:r w:rsidRPr="00C23AAF">
        <w:rPr>
          <w:spacing w:val="25"/>
          <w:w w:val="105"/>
          <w:lang w:val="en-GB"/>
        </w:rPr>
        <w:t xml:space="preserve"> </w:t>
      </w:r>
      <w:r w:rsidRPr="00C23AAF">
        <w:rPr>
          <w:w w:val="105"/>
          <w:lang w:val="en-GB"/>
        </w:rPr>
        <w:t>fir”</w:t>
      </w:r>
      <w:r w:rsidRPr="00C23AAF">
        <w:rPr>
          <w:spacing w:val="26"/>
          <w:w w:val="105"/>
          <w:lang w:val="en-GB"/>
        </w:rPr>
        <w:t xml:space="preserve"> </w:t>
      </w:r>
      <w:del w:id="82" w:author="Christian PIEDALLU" w:date="2023-02-06T11:03:00Z">
        <w:r w:rsidRPr="00C23AAF" w:rsidDel="00590BEA">
          <w:rPr>
            <w:w w:val="105"/>
            <w:lang w:val="en-GB"/>
          </w:rPr>
          <w:delText>served</w:delText>
        </w:r>
        <w:r w:rsidRPr="00C23AAF" w:rsidDel="00590BEA">
          <w:rPr>
            <w:spacing w:val="25"/>
            <w:w w:val="105"/>
            <w:lang w:val="en-GB"/>
          </w:rPr>
          <w:delText xml:space="preserve"> </w:delText>
        </w:r>
        <w:r w:rsidRPr="00C23AAF" w:rsidDel="00590BEA">
          <w:rPr>
            <w:w w:val="105"/>
            <w:lang w:val="en-GB"/>
          </w:rPr>
          <w:delText>as</w:delText>
        </w:r>
        <w:r w:rsidRPr="00C23AAF" w:rsidDel="00590BEA">
          <w:rPr>
            <w:spacing w:val="25"/>
            <w:w w:val="105"/>
            <w:lang w:val="en-GB"/>
          </w:rPr>
          <w:delText xml:space="preserve"> </w:delText>
        </w:r>
        <w:commentRangeStart w:id="83"/>
        <w:r w:rsidRPr="00C23AAF" w:rsidDel="00590BEA">
          <w:rPr>
            <w:w w:val="105"/>
            <w:lang w:val="en-GB"/>
          </w:rPr>
          <w:delText>starting</w:delText>
        </w:r>
        <w:r w:rsidRPr="00C23AAF" w:rsidDel="00590BEA">
          <w:rPr>
            <w:spacing w:val="25"/>
            <w:w w:val="105"/>
            <w:lang w:val="en-GB"/>
          </w:rPr>
          <w:delText xml:space="preserve"> </w:delText>
        </w:r>
        <w:r w:rsidRPr="00C23AAF" w:rsidDel="00590BEA">
          <w:rPr>
            <w:w w:val="105"/>
            <w:lang w:val="en-GB"/>
          </w:rPr>
          <w:delText>point</w:delText>
        </w:r>
      </w:del>
      <w:ins w:id="84" w:author="Christian PIEDALLU" w:date="2023-02-06T11:03:00Z">
        <w:r w:rsidR="00590BEA">
          <w:rPr>
            <w:w w:val="105"/>
            <w:lang w:val="en-GB"/>
          </w:rPr>
          <w:t>were selected</w:t>
        </w:r>
      </w:ins>
      <w:r w:rsidRPr="00C23AAF">
        <w:rPr>
          <w:spacing w:val="25"/>
          <w:w w:val="105"/>
          <w:lang w:val="en-GB"/>
        </w:rPr>
        <w:t xml:space="preserve"> </w:t>
      </w:r>
      <w:commentRangeEnd w:id="83"/>
      <w:r w:rsidR="00663A19">
        <w:rPr>
          <w:rStyle w:val="Marquedecommentaire"/>
        </w:rPr>
        <w:commentReference w:id="83"/>
      </w:r>
      <w:r w:rsidRPr="00C23AAF">
        <w:rPr>
          <w:w w:val="105"/>
          <w:lang w:val="en-GB"/>
        </w:rPr>
        <w:t>to</w:t>
      </w:r>
    </w:p>
    <w:p w14:paraId="6B1E9480" w14:textId="77777777" w:rsidR="00663A19" w:rsidRDefault="00B553DB">
      <w:pPr>
        <w:pStyle w:val="Corpsdetexte"/>
        <w:ind w:left="163"/>
        <w:rPr>
          <w:ins w:id="85" w:author="Christian PIEDALLU" w:date="2023-02-06T10:46:00Z"/>
          <w:spacing w:val="25"/>
          <w:w w:val="105"/>
          <w:lang w:val="en-GB"/>
        </w:rPr>
      </w:pPr>
      <w:r w:rsidRPr="00C23AAF">
        <w:rPr>
          <w:rFonts w:ascii="Trebuchet MS"/>
          <w:sz w:val="10"/>
          <w:lang w:val="en-GB"/>
        </w:rPr>
        <w:lastRenderedPageBreak/>
        <w:t xml:space="preserve">108     </w:t>
      </w:r>
      <w:r w:rsidRPr="00C23AAF">
        <w:rPr>
          <w:rFonts w:ascii="Trebuchet MS"/>
          <w:spacing w:val="19"/>
          <w:sz w:val="10"/>
          <w:lang w:val="en-GB"/>
        </w:rPr>
        <w:t xml:space="preserve"> </w:t>
      </w:r>
      <w:r w:rsidRPr="00C23AAF">
        <w:rPr>
          <w:w w:val="105"/>
          <w:lang w:val="en-GB"/>
        </w:rPr>
        <w:t>restrict the</w:t>
      </w:r>
      <w:r w:rsidRPr="00C23AAF">
        <w:rPr>
          <w:spacing w:val="-1"/>
          <w:w w:val="105"/>
          <w:lang w:val="en-GB"/>
        </w:rPr>
        <w:t xml:space="preserve"> </w:t>
      </w:r>
      <w:r w:rsidRPr="00C23AAF">
        <w:rPr>
          <w:w w:val="105"/>
          <w:lang w:val="en-GB"/>
        </w:rPr>
        <w:t>dieback analysis.</w:t>
      </w:r>
      <w:r w:rsidRPr="00C23AAF">
        <w:rPr>
          <w:spacing w:val="25"/>
          <w:w w:val="105"/>
          <w:lang w:val="en-GB"/>
        </w:rPr>
        <w:t xml:space="preserve"> </w:t>
      </w:r>
    </w:p>
    <w:p w14:paraId="62D9A3F7" w14:textId="77777777" w:rsidR="00663A19" w:rsidRDefault="00663A19">
      <w:pPr>
        <w:pStyle w:val="Corpsdetexte"/>
        <w:ind w:left="163"/>
        <w:rPr>
          <w:ins w:id="86" w:author="Christian PIEDALLU" w:date="2023-02-06T10:46:00Z"/>
          <w:w w:val="105"/>
          <w:lang w:val="en-GB"/>
        </w:rPr>
      </w:pPr>
    </w:p>
    <w:p w14:paraId="4FDCF38E" w14:textId="038EA96C" w:rsidR="00B177F5" w:rsidRPr="00C23AAF" w:rsidDel="00590BEA" w:rsidRDefault="00B553DB" w:rsidP="00590BEA">
      <w:pPr>
        <w:pStyle w:val="Corpsdetexte"/>
        <w:ind w:left="163"/>
        <w:rPr>
          <w:del w:id="87" w:author="Christian PIEDALLU" w:date="2023-02-06T11:05:00Z"/>
          <w:lang w:val="en-GB"/>
        </w:rPr>
      </w:pPr>
      <w:commentRangeStart w:id="88"/>
      <w:del w:id="89" w:author="Christian PIEDALLU" w:date="2023-02-06T11:04:00Z">
        <w:r w:rsidRPr="00C23AAF" w:rsidDel="00590BEA">
          <w:rPr>
            <w:w w:val="105"/>
            <w:lang w:val="en-GB"/>
          </w:rPr>
          <w:delText>Time series</w:delText>
        </w:r>
        <w:r w:rsidRPr="00C23AAF" w:rsidDel="00590BEA">
          <w:rPr>
            <w:spacing w:val="-1"/>
            <w:w w:val="105"/>
            <w:lang w:val="en-GB"/>
          </w:rPr>
          <w:delText xml:space="preserve"> </w:delText>
        </w:r>
        <w:r w:rsidRPr="00C23AAF" w:rsidDel="00590BEA">
          <w:rPr>
            <w:w w:val="105"/>
            <w:lang w:val="en-GB"/>
          </w:rPr>
          <w:delText>are a</w:delText>
        </w:r>
        <w:r w:rsidRPr="00C23AAF" w:rsidDel="00590BEA">
          <w:rPr>
            <w:spacing w:val="-1"/>
            <w:w w:val="105"/>
            <w:lang w:val="en-GB"/>
          </w:rPr>
          <w:delText xml:space="preserve"> </w:delText>
        </w:r>
        <w:r w:rsidRPr="00C23AAF" w:rsidDel="00590BEA">
          <w:rPr>
            <w:w w:val="105"/>
            <w:lang w:val="en-GB"/>
          </w:rPr>
          <w:delText>convenient means</w:delText>
        </w:r>
        <w:r w:rsidRPr="00C23AAF" w:rsidDel="00590BEA">
          <w:rPr>
            <w:spacing w:val="-1"/>
            <w:w w:val="105"/>
            <w:lang w:val="en-GB"/>
          </w:rPr>
          <w:delText xml:space="preserve"> </w:delText>
        </w:r>
        <w:r w:rsidRPr="00C23AAF" w:rsidDel="00590BEA">
          <w:rPr>
            <w:w w:val="105"/>
            <w:lang w:val="en-GB"/>
          </w:rPr>
          <w:delText>to track</w:delText>
        </w:r>
        <w:r w:rsidRPr="00C23AAF" w:rsidDel="00590BEA">
          <w:rPr>
            <w:spacing w:val="-1"/>
            <w:w w:val="105"/>
            <w:lang w:val="en-GB"/>
          </w:rPr>
          <w:delText xml:space="preserve"> </w:delText>
        </w:r>
        <w:r w:rsidRPr="00C23AAF" w:rsidDel="00590BEA">
          <w:rPr>
            <w:w w:val="105"/>
            <w:lang w:val="en-GB"/>
          </w:rPr>
          <w:delText>phenology changes</w:delText>
        </w:r>
      </w:del>
      <w:commentRangeEnd w:id="88"/>
      <w:r w:rsidR="00590BEA">
        <w:rPr>
          <w:rStyle w:val="Marquedecommentaire"/>
        </w:rPr>
        <w:commentReference w:id="88"/>
      </w:r>
      <w:del w:id="90" w:author="Christian PIEDALLU" w:date="2023-02-06T11:04:00Z">
        <w:r w:rsidRPr="00C23AAF" w:rsidDel="00590BEA">
          <w:rPr>
            <w:w w:val="105"/>
            <w:lang w:val="en-GB"/>
          </w:rPr>
          <w:delText>.</w:delText>
        </w:r>
        <w:r w:rsidRPr="00C23AAF" w:rsidDel="00590BEA">
          <w:rPr>
            <w:spacing w:val="25"/>
            <w:w w:val="105"/>
            <w:lang w:val="en-GB"/>
          </w:rPr>
          <w:delText xml:space="preserve"> </w:delText>
        </w:r>
      </w:del>
      <w:del w:id="91" w:author="Christian PIEDALLU" w:date="2023-02-06T11:05:00Z">
        <w:r w:rsidRPr="00C23AAF" w:rsidDel="00590BEA">
          <w:rPr>
            <w:w w:val="105"/>
            <w:lang w:val="en-GB"/>
          </w:rPr>
          <w:delText>More</w:delText>
        </w:r>
      </w:del>
    </w:p>
    <w:p w14:paraId="6A786C52" w14:textId="670D3123" w:rsidR="00B177F5" w:rsidRPr="00C23AAF" w:rsidRDefault="00B553DB" w:rsidP="00590BEA">
      <w:pPr>
        <w:pStyle w:val="Corpsdetexte"/>
        <w:ind w:left="163"/>
        <w:rPr>
          <w:lang w:val="en-GB"/>
        </w:rPr>
      </w:pPr>
      <w:del w:id="92" w:author="Christian PIEDALLU" w:date="2023-02-06T11:05:00Z">
        <w:r w:rsidRPr="00C23AAF" w:rsidDel="00590BEA">
          <w:rPr>
            <w:rFonts w:ascii="Trebuchet MS"/>
            <w:sz w:val="10"/>
            <w:lang w:val="en-GB"/>
          </w:rPr>
          <w:delText xml:space="preserve">109     </w:delText>
        </w:r>
        <w:r w:rsidRPr="00C23AAF" w:rsidDel="00590BEA">
          <w:rPr>
            <w:rFonts w:ascii="Trebuchet MS"/>
            <w:spacing w:val="19"/>
            <w:sz w:val="10"/>
            <w:lang w:val="en-GB"/>
          </w:rPr>
          <w:delText xml:space="preserve"> </w:delText>
        </w:r>
        <w:r w:rsidRPr="00C23AAF" w:rsidDel="00590BEA">
          <w:rPr>
            <w:w w:val="105"/>
            <w:lang w:val="en-GB"/>
          </w:rPr>
          <w:delText>broadly</w:delText>
        </w:r>
        <w:r w:rsidRPr="00C23AAF" w:rsidDel="00590BEA">
          <w:rPr>
            <w:spacing w:val="-3"/>
            <w:w w:val="105"/>
            <w:lang w:val="en-GB"/>
          </w:rPr>
          <w:delText xml:space="preserve"> </w:delText>
        </w:r>
        <w:r w:rsidRPr="00C23AAF" w:rsidDel="00590BEA">
          <w:rPr>
            <w:w w:val="105"/>
            <w:lang w:val="en-GB"/>
          </w:rPr>
          <w:delText>than</w:delText>
        </w:r>
        <w:r w:rsidRPr="00C23AAF" w:rsidDel="00590BEA">
          <w:rPr>
            <w:spacing w:val="-3"/>
            <w:w w:val="105"/>
            <w:lang w:val="en-GB"/>
          </w:rPr>
          <w:delText xml:space="preserve"> </w:delText>
        </w:r>
        <w:r w:rsidRPr="00C23AAF" w:rsidDel="00590BEA">
          <w:rPr>
            <w:w w:val="105"/>
            <w:lang w:val="en-GB"/>
          </w:rPr>
          <w:delText>the</w:delText>
        </w:r>
        <w:r w:rsidRPr="00C23AAF" w:rsidDel="00590BEA">
          <w:rPr>
            <w:spacing w:val="-3"/>
            <w:w w:val="105"/>
            <w:lang w:val="en-GB"/>
          </w:rPr>
          <w:delText xml:space="preserve"> </w:delText>
        </w:r>
        <w:r w:rsidRPr="00C23AAF" w:rsidDel="00590BEA">
          <w:rPr>
            <w:w w:val="105"/>
            <w:lang w:val="en-GB"/>
          </w:rPr>
          <w:delText>de</w:delText>
        </w:r>
      </w:del>
      <w:del w:id="93" w:author="Christian PIEDALLU" w:date="2023-02-06T11:00:00Z">
        <w:r w:rsidRPr="00C23AAF" w:rsidDel="003D7045">
          <w:rPr>
            <w:w w:val="105"/>
            <w:lang w:val="en-GB"/>
          </w:rPr>
          <w:delText>c</w:delText>
        </w:r>
      </w:del>
      <w:del w:id="94" w:author="Christian PIEDALLU" w:date="2023-02-06T11:05:00Z">
        <w:r w:rsidRPr="00C23AAF" w:rsidDel="00590BEA">
          <w:rPr>
            <w:w w:val="105"/>
            <w:lang w:val="en-GB"/>
          </w:rPr>
          <w:delText>tection</w:delText>
        </w:r>
        <w:r w:rsidRPr="00C23AAF" w:rsidDel="00590BEA">
          <w:rPr>
            <w:spacing w:val="-3"/>
            <w:w w:val="105"/>
            <w:lang w:val="en-GB"/>
          </w:rPr>
          <w:delText xml:space="preserve"> </w:delText>
        </w:r>
        <w:r w:rsidRPr="00C23AAF" w:rsidDel="00590BEA">
          <w:rPr>
            <w:w w:val="105"/>
            <w:lang w:val="en-GB"/>
          </w:rPr>
          <w:delText>of</w:delText>
        </w:r>
        <w:r w:rsidRPr="00C23AAF" w:rsidDel="00590BEA">
          <w:rPr>
            <w:spacing w:val="-3"/>
            <w:w w:val="105"/>
            <w:lang w:val="en-GB"/>
          </w:rPr>
          <w:delText xml:space="preserve"> </w:delText>
        </w:r>
        <w:r w:rsidRPr="00C23AAF" w:rsidDel="00590BEA">
          <w:rPr>
            <w:w w:val="105"/>
            <w:lang w:val="en-GB"/>
          </w:rPr>
          <w:delText>bark</w:delText>
        </w:r>
        <w:r w:rsidRPr="00C23AAF" w:rsidDel="00590BEA">
          <w:rPr>
            <w:spacing w:val="-3"/>
            <w:w w:val="105"/>
            <w:lang w:val="en-GB"/>
          </w:rPr>
          <w:delText xml:space="preserve"> </w:delText>
        </w:r>
        <w:r w:rsidRPr="00C23AAF" w:rsidDel="00590BEA">
          <w:rPr>
            <w:w w:val="105"/>
            <w:lang w:val="en-GB"/>
          </w:rPr>
          <w:delText>beetle</w:delText>
        </w:r>
        <w:r w:rsidRPr="00C23AAF" w:rsidDel="00590BEA">
          <w:rPr>
            <w:spacing w:val="-3"/>
            <w:w w:val="105"/>
            <w:lang w:val="en-GB"/>
          </w:rPr>
          <w:delText xml:space="preserve"> </w:delText>
        </w:r>
      </w:del>
      <w:del w:id="95" w:author="Christian PIEDALLU" w:date="2023-02-06T11:00:00Z">
        <w:r w:rsidRPr="00C23AAF" w:rsidDel="003D7045">
          <w:rPr>
            <w:w w:val="105"/>
            <w:lang w:val="en-GB"/>
          </w:rPr>
          <w:delText>infestion</w:delText>
        </w:r>
      </w:del>
      <w:del w:id="96" w:author="Christian PIEDALLU" w:date="2023-02-06T11:05:00Z">
        <w:r w:rsidRPr="00C23AAF" w:rsidDel="00590BEA">
          <w:rPr>
            <w:w w:val="105"/>
            <w:lang w:val="en-GB"/>
          </w:rPr>
          <w:delText>,</w:delText>
        </w:r>
      </w:del>
      <w:r w:rsidRPr="00C23AAF">
        <w:rPr>
          <w:spacing w:val="-1"/>
          <w:w w:val="105"/>
          <w:lang w:val="en-GB"/>
        </w:rPr>
        <w:t xml:space="preserve"> </w:t>
      </w:r>
      <w:ins w:id="97" w:author="Christian PIEDALLU" w:date="2023-02-06T11:05:00Z">
        <w:r w:rsidR="00590BEA">
          <w:rPr>
            <w:w w:val="105"/>
            <w:lang w:val="en-GB"/>
          </w:rPr>
          <w:t>P</w:t>
        </w:r>
      </w:ins>
      <w:del w:id="98" w:author="Christian PIEDALLU" w:date="2023-02-06T11:05:00Z">
        <w:r w:rsidRPr="00C23AAF" w:rsidDel="00590BEA">
          <w:rPr>
            <w:w w:val="105"/>
            <w:lang w:val="en-GB"/>
          </w:rPr>
          <w:delText>p</w:delText>
        </w:r>
      </w:del>
      <w:r w:rsidRPr="00C23AAF">
        <w:rPr>
          <w:w w:val="105"/>
          <w:lang w:val="en-GB"/>
        </w:rPr>
        <w:t>henology</w:t>
      </w:r>
      <w:r w:rsidRPr="00C23AAF">
        <w:rPr>
          <w:spacing w:val="-3"/>
          <w:w w:val="105"/>
          <w:lang w:val="en-GB"/>
        </w:rPr>
        <w:t xml:space="preserve"> </w:t>
      </w:r>
      <w:r w:rsidRPr="00C23AAF">
        <w:rPr>
          <w:w w:val="105"/>
          <w:lang w:val="en-GB"/>
        </w:rPr>
        <w:t>courses</w:t>
      </w:r>
      <w:r w:rsidRPr="00C23AAF">
        <w:rPr>
          <w:spacing w:val="-3"/>
          <w:w w:val="105"/>
          <w:lang w:val="en-GB"/>
        </w:rPr>
        <w:t xml:space="preserve"> </w:t>
      </w:r>
      <w:r w:rsidRPr="00C23AAF">
        <w:rPr>
          <w:w w:val="105"/>
          <w:lang w:val="en-GB"/>
        </w:rPr>
        <w:t>are</w:t>
      </w:r>
      <w:r w:rsidRPr="00C23AAF">
        <w:rPr>
          <w:spacing w:val="-3"/>
          <w:w w:val="105"/>
          <w:lang w:val="en-GB"/>
        </w:rPr>
        <w:t xml:space="preserve"> </w:t>
      </w:r>
      <w:r w:rsidRPr="00C23AAF">
        <w:rPr>
          <w:w w:val="105"/>
          <w:lang w:val="en-GB"/>
        </w:rPr>
        <w:t>highly</w:t>
      </w:r>
      <w:r w:rsidRPr="00C23AAF">
        <w:rPr>
          <w:spacing w:val="-3"/>
          <w:w w:val="105"/>
          <w:lang w:val="en-GB"/>
        </w:rPr>
        <w:t xml:space="preserve"> </w:t>
      </w:r>
      <w:r w:rsidRPr="00C23AAF">
        <w:rPr>
          <w:w w:val="105"/>
          <w:lang w:val="en-GB"/>
        </w:rPr>
        <w:t>suitable</w:t>
      </w:r>
      <w:r w:rsidRPr="00C23AAF">
        <w:rPr>
          <w:spacing w:val="-3"/>
          <w:w w:val="105"/>
          <w:lang w:val="en-GB"/>
        </w:rPr>
        <w:t xml:space="preserve"> </w:t>
      </w:r>
      <w:r w:rsidRPr="00C23AAF">
        <w:rPr>
          <w:w w:val="105"/>
          <w:lang w:val="en-GB"/>
        </w:rPr>
        <w:t>for</w:t>
      </w:r>
      <w:r w:rsidRPr="00C23AAF">
        <w:rPr>
          <w:spacing w:val="-3"/>
          <w:w w:val="105"/>
          <w:lang w:val="en-GB"/>
        </w:rPr>
        <w:t xml:space="preserve"> </w:t>
      </w:r>
      <w:r w:rsidRPr="00C23AAF">
        <w:rPr>
          <w:w w:val="105"/>
          <w:lang w:val="en-GB"/>
        </w:rPr>
        <w:t>forest</w:t>
      </w:r>
    </w:p>
    <w:p w14:paraId="28E0688C" w14:textId="77777777" w:rsidR="00B177F5" w:rsidRPr="00C23AAF" w:rsidRDefault="00B553DB">
      <w:pPr>
        <w:pStyle w:val="Corpsdetexte"/>
        <w:ind w:left="163"/>
        <w:rPr>
          <w:lang w:val="en-GB"/>
        </w:rPr>
      </w:pPr>
      <w:r w:rsidRPr="00C23AAF">
        <w:rPr>
          <w:rFonts w:ascii="Trebuchet MS"/>
          <w:sz w:val="10"/>
          <w:lang w:val="en-GB"/>
        </w:rPr>
        <w:t xml:space="preserve">110     </w:t>
      </w:r>
      <w:r w:rsidRPr="00C23AAF">
        <w:rPr>
          <w:rFonts w:ascii="Trebuchet MS"/>
          <w:spacing w:val="19"/>
          <w:sz w:val="10"/>
          <w:lang w:val="en-GB"/>
        </w:rPr>
        <w:t xml:space="preserve"> </w:t>
      </w:r>
      <w:r w:rsidRPr="00C23AAF">
        <w:rPr>
          <w:w w:val="105"/>
          <w:lang w:val="en-GB"/>
        </w:rPr>
        <w:t>tree</w:t>
      </w:r>
      <w:r w:rsidRPr="00C23AAF">
        <w:rPr>
          <w:spacing w:val="5"/>
          <w:w w:val="105"/>
          <w:lang w:val="en-GB"/>
        </w:rPr>
        <w:t xml:space="preserve"> </w:t>
      </w:r>
      <w:r w:rsidRPr="00C23AAF">
        <w:rPr>
          <w:w w:val="105"/>
          <w:lang w:val="en-GB"/>
        </w:rPr>
        <w:t>species</w:t>
      </w:r>
      <w:r w:rsidRPr="00C23AAF">
        <w:rPr>
          <w:spacing w:val="4"/>
          <w:w w:val="105"/>
          <w:lang w:val="en-GB"/>
        </w:rPr>
        <w:t xml:space="preserve"> </w:t>
      </w:r>
      <w:r w:rsidRPr="00C23AAF">
        <w:rPr>
          <w:w w:val="105"/>
          <w:lang w:val="en-GB"/>
        </w:rPr>
        <w:t>discrimination</w:t>
      </w:r>
      <w:r w:rsidRPr="00C23AAF">
        <w:rPr>
          <w:spacing w:val="5"/>
          <w:w w:val="105"/>
          <w:lang w:val="en-GB"/>
        </w:rPr>
        <w:t xml:space="preserve"> </w:t>
      </w:r>
      <w:hyperlink w:anchor="_bookmark40" w:history="1">
        <w:r w:rsidRPr="00C23AAF">
          <w:rPr>
            <w:w w:val="105"/>
            <w:lang w:val="en-GB"/>
          </w:rPr>
          <w:t>(Lisein</w:t>
        </w:r>
        <w:r w:rsidRPr="00C23AAF">
          <w:rPr>
            <w:spacing w:val="4"/>
            <w:w w:val="105"/>
            <w:lang w:val="en-GB"/>
          </w:rPr>
          <w:t xml:space="preserve"> </w:t>
        </w:r>
        <w:r w:rsidRPr="00C23AAF">
          <w:rPr>
            <w:w w:val="105"/>
            <w:lang w:val="en-GB"/>
          </w:rPr>
          <w:t>et</w:t>
        </w:r>
        <w:r w:rsidRPr="00C23AAF">
          <w:rPr>
            <w:spacing w:val="5"/>
            <w:w w:val="105"/>
            <w:lang w:val="en-GB"/>
          </w:rPr>
          <w:t xml:space="preserve"> </w:t>
        </w:r>
        <w:r w:rsidRPr="00C23AAF">
          <w:rPr>
            <w:w w:val="105"/>
            <w:lang w:val="en-GB"/>
          </w:rPr>
          <w:t>al.,</w:t>
        </w:r>
        <w:r w:rsidRPr="00C23AAF">
          <w:rPr>
            <w:spacing w:val="4"/>
            <w:w w:val="105"/>
            <w:lang w:val="en-GB"/>
          </w:rPr>
          <w:t xml:space="preserve"> </w:t>
        </w:r>
      </w:hyperlink>
      <w:hyperlink w:anchor="_bookmark40" w:history="1">
        <w:r w:rsidRPr="00C23AAF">
          <w:rPr>
            <w:w w:val="105"/>
            <w:lang w:val="en-GB"/>
          </w:rPr>
          <w:t>2015;</w:t>
        </w:r>
        <w:r w:rsidRPr="00C23AAF">
          <w:rPr>
            <w:spacing w:val="5"/>
            <w:w w:val="105"/>
            <w:lang w:val="en-GB"/>
          </w:rPr>
          <w:t xml:space="preserve"> </w:t>
        </w:r>
      </w:hyperlink>
      <w:hyperlink w:anchor="_bookmark25" w:history="1">
        <w:r w:rsidRPr="00C23AAF">
          <w:rPr>
            <w:w w:val="105"/>
            <w:lang w:val="en-GB"/>
          </w:rPr>
          <w:t>Grabska</w:t>
        </w:r>
        <w:r w:rsidRPr="00C23AAF">
          <w:rPr>
            <w:spacing w:val="4"/>
            <w:w w:val="105"/>
            <w:lang w:val="en-GB"/>
          </w:rPr>
          <w:t xml:space="preserve"> </w:t>
        </w:r>
        <w:r w:rsidRPr="00C23AAF">
          <w:rPr>
            <w:w w:val="105"/>
            <w:lang w:val="en-GB"/>
          </w:rPr>
          <w:t>et</w:t>
        </w:r>
        <w:r w:rsidRPr="00C23AAF">
          <w:rPr>
            <w:spacing w:val="5"/>
            <w:w w:val="105"/>
            <w:lang w:val="en-GB"/>
          </w:rPr>
          <w:t xml:space="preserve"> </w:t>
        </w:r>
        <w:r w:rsidRPr="00C23AAF">
          <w:rPr>
            <w:w w:val="105"/>
            <w:lang w:val="en-GB"/>
          </w:rPr>
          <w:t>al.,</w:t>
        </w:r>
        <w:r w:rsidRPr="00C23AAF">
          <w:rPr>
            <w:spacing w:val="4"/>
            <w:w w:val="105"/>
            <w:lang w:val="en-GB"/>
          </w:rPr>
          <w:t xml:space="preserve"> </w:t>
        </w:r>
      </w:hyperlink>
      <w:hyperlink w:anchor="_bookmark25" w:history="1">
        <w:r w:rsidRPr="00C23AAF">
          <w:rPr>
            <w:w w:val="105"/>
            <w:lang w:val="en-GB"/>
          </w:rPr>
          <w:t>2019;</w:t>
        </w:r>
        <w:r w:rsidRPr="00C23AAF">
          <w:rPr>
            <w:spacing w:val="5"/>
            <w:w w:val="105"/>
            <w:lang w:val="en-GB"/>
          </w:rPr>
          <w:t xml:space="preserve"> </w:t>
        </w:r>
      </w:hyperlink>
      <w:hyperlink w:anchor="_bookmark42" w:history="1">
        <w:r w:rsidRPr="00C23AAF">
          <w:rPr>
            <w:w w:val="105"/>
            <w:lang w:val="en-GB"/>
          </w:rPr>
          <w:t>Ma</w:t>
        </w:r>
        <w:r w:rsidRPr="00C23AAF">
          <w:rPr>
            <w:spacing w:val="4"/>
            <w:w w:val="105"/>
            <w:lang w:val="en-GB"/>
          </w:rPr>
          <w:t xml:space="preserve"> </w:t>
        </w:r>
        <w:r w:rsidRPr="00C23AAF">
          <w:rPr>
            <w:w w:val="105"/>
            <w:lang w:val="en-GB"/>
          </w:rPr>
          <w:t>et</w:t>
        </w:r>
        <w:r w:rsidRPr="00C23AAF">
          <w:rPr>
            <w:spacing w:val="5"/>
            <w:w w:val="105"/>
            <w:lang w:val="en-GB"/>
          </w:rPr>
          <w:t xml:space="preserve"> </w:t>
        </w:r>
        <w:r w:rsidRPr="00C23AAF">
          <w:rPr>
            <w:w w:val="105"/>
            <w:lang w:val="en-GB"/>
          </w:rPr>
          <w:t>al</w:t>
        </w:r>
      </w:hyperlink>
      <w:r w:rsidRPr="00C23AAF">
        <w:rPr>
          <w:w w:val="105"/>
          <w:lang w:val="en-GB"/>
        </w:rPr>
        <w:t>.,</w:t>
      </w:r>
      <w:r w:rsidRPr="00C23AAF">
        <w:rPr>
          <w:spacing w:val="4"/>
          <w:w w:val="105"/>
          <w:lang w:val="en-GB"/>
        </w:rPr>
        <w:t xml:space="preserve"> </w:t>
      </w:r>
      <w:hyperlink w:anchor="_bookmark42" w:history="1">
        <w:r w:rsidRPr="00C23AAF">
          <w:rPr>
            <w:w w:val="105"/>
            <w:lang w:val="en-GB"/>
          </w:rPr>
          <w:t>2021).</w:t>
        </w:r>
      </w:hyperlink>
      <w:r w:rsidRPr="00C23AAF">
        <w:rPr>
          <w:spacing w:val="31"/>
          <w:w w:val="105"/>
          <w:lang w:val="en-GB"/>
        </w:rPr>
        <w:t xml:space="preserve"> </w:t>
      </w:r>
      <w:r w:rsidRPr="00C23AAF">
        <w:rPr>
          <w:w w:val="105"/>
          <w:lang w:val="en-GB"/>
        </w:rPr>
        <w:t>We</w:t>
      </w:r>
      <w:r w:rsidRPr="00C23AAF">
        <w:rPr>
          <w:spacing w:val="4"/>
          <w:w w:val="105"/>
          <w:lang w:val="en-GB"/>
        </w:rPr>
        <w:t xml:space="preserve"> </w:t>
      </w:r>
      <w:r w:rsidRPr="00C23AAF">
        <w:rPr>
          <w:w w:val="105"/>
          <w:lang w:val="en-GB"/>
        </w:rPr>
        <w:t>have</w:t>
      </w:r>
      <w:r w:rsidRPr="00C23AAF">
        <w:rPr>
          <w:spacing w:val="5"/>
          <w:w w:val="105"/>
          <w:lang w:val="en-GB"/>
        </w:rPr>
        <w:t xml:space="preserve"> </w:t>
      </w:r>
      <w:r w:rsidRPr="00C23AAF">
        <w:rPr>
          <w:w w:val="105"/>
          <w:lang w:val="en-GB"/>
        </w:rPr>
        <w:t>used</w:t>
      </w:r>
    </w:p>
    <w:p w14:paraId="441785C5" w14:textId="77777777" w:rsidR="00B177F5" w:rsidRPr="00C23AAF" w:rsidRDefault="00B553DB">
      <w:pPr>
        <w:pStyle w:val="Corpsdetexte"/>
        <w:ind w:left="163"/>
        <w:rPr>
          <w:lang w:val="en-GB"/>
        </w:rPr>
      </w:pPr>
      <w:r w:rsidRPr="00C23AAF">
        <w:rPr>
          <w:rFonts w:ascii="Trebuchet MS"/>
          <w:sz w:val="10"/>
          <w:lang w:val="en-GB"/>
        </w:rPr>
        <w:t xml:space="preserve">111     </w:t>
      </w:r>
      <w:r w:rsidRPr="00C23AAF">
        <w:rPr>
          <w:rFonts w:ascii="Trebuchet MS"/>
          <w:spacing w:val="19"/>
          <w:sz w:val="10"/>
          <w:lang w:val="en-GB"/>
        </w:rPr>
        <w:t xml:space="preserve"> </w:t>
      </w:r>
      <w:r w:rsidRPr="00C23AAF">
        <w:rPr>
          <w:w w:val="105"/>
          <w:lang w:val="en-GB"/>
        </w:rPr>
        <w:t>S2</w:t>
      </w:r>
      <w:r w:rsidRPr="00C23AAF">
        <w:rPr>
          <w:spacing w:val="-7"/>
          <w:w w:val="105"/>
          <w:lang w:val="en-GB"/>
        </w:rPr>
        <w:t xml:space="preserve"> </w:t>
      </w:r>
      <w:r w:rsidRPr="00C23AAF">
        <w:rPr>
          <w:w w:val="105"/>
          <w:lang w:val="en-GB"/>
        </w:rPr>
        <w:t>spectral</w:t>
      </w:r>
      <w:r w:rsidRPr="00C23AAF">
        <w:rPr>
          <w:spacing w:val="-6"/>
          <w:w w:val="105"/>
          <w:lang w:val="en-GB"/>
        </w:rPr>
        <w:t xml:space="preserve"> </w:t>
      </w:r>
      <w:r w:rsidRPr="00C23AAF">
        <w:rPr>
          <w:w w:val="105"/>
          <w:lang w:val="en-GB"/>
        </w:rPr>
        <w:t>bands</w:t>
      </w:r>
      <w:r w:rsidRPr="00C23AAF">
        <w:rPr>
          <w:spacing w:val="-7"/>
          <w:w w:val="105"/>
          <w:lang w:val="en-GB"/>
        </w:rPr>
        <w:t xml:space="preserve"> </w:t>
      </w:r>
      <w:r w:rsidRPr="00C23AAF">
        <w:rPr>
          <w:w w:val="105"/>
          <w:lang w:val="en-GB"/>
        </w:rPr>
        <w:t>courses</w:t>
      </w:r>
      <w:r w:rsidRPr="00C23AAF">
        <w:rPr>
          <w:spacing w:val="-7"/>
          <w:w w:val="105"/>
          <w:lang w:val="en-GB"/>
        </w:rPr>
        <w:t xml:space="preserve"> </w:t>
      </w:r>
      <w:r w:rsidRPr="00C23AAF">
        <w:rPr>
          <w:w w:val="105"/>
          <w:lang w:val="en-GB"/>
        </w:rPr>
        <w:t>along</w:t>
      </w:r>
      <w:r w:rsidRPr="00C23AAF">
        <w:rPr>
          <w:spacing w:val="-6"/>
          <w:w w:val="105"/>
          <w:lang w:val="en-GB"/>
        </w:rPr>
        <w:t xml:space="preserve"> </w:t>
      </w:r>
      <w:r w:rsidRPr="00C23AAF">
        <w:rPr>
          <w:w w:val="105"/>
          <w:lang w:val="en-GB"/>
        </w:rPr>
        <w:t>the</w:t>
      </w:r>
      <w:r w:rsidRPr="00C23AAF">
        <w:rPr>
          <w:spacing w:val="-7"/>
          <w:w w:val="105"/>
          <w:lang w:val="en-GB"/>
        </w:rPr>
        <w:t xml:space="preserve"> </w:t>
      </w:r>
      <w:r w:rsidRPr="00C23AAF">
        <w:rPr>
          <w:w w:val="105"/>
          <w:lang w:val="en-GB"/>
        </w:rPr>
        <w:t>vegetation</w:t>
      </w:r>
      <w:r w:rsidRPr="00C23AAF">
        <w:rPr>
          <w:spacing w:val="-7"/>
          <w:w w:val="105"/>
          <w:lang w:val="en-GB"/>
        </w:rPr>
        <w:t xml:space="preserve"> </w:t>
      </w:r>
      <w:r w:rsidRPr="00C23AAF">
        <w:rPr>
          <w:w w:val="105"/>
          <w:lang w:val="en-GB"/>
        </w:rPr>
        <w:t>season</w:t>
      </w:r>
      <w:r w:rsidRPr="00C23AAF">
        <w:rPr>
          <w:spacing w:val="-6"/>
          <w:w w:val="105"/>
          <w:lang w:val="en-GB"/>
        </w:rPr>
        <w:t xml:space="preserve"> </w:t>
      </w:r>
      <w:r w:rsidRPr="00C23AAF">
        <w:rPr>
          <w:w w:val="105"/>
          <w:lang w:val="en-GB"/>
        </w:rPr>
        <w:t>to</w:t>
      </w:r>
      <w:r w:rsidRPr="00C23AAF">
        <w:rPr>
          <w:spacing w:val="-7"/>
          <w:w w:val="105"/>
          <w:lang w:val="en-GB"/>
        </w:rPr>
        <w:t xml:space="preserve"> </w:t>
      </w:r>
      <w:r w:rsidRPr="00C23AAF">
        <w:rPr>
          <w:w w:val="105"/>
          <w:lang w:val="en-GB"/>
        </w:rPr>
        <w:t>refine</w:t>
      </w:r>
      <w:r w:rsidRPr="00C23AAF">
        <w:rPr>
          <w:spacing w:val="-7"/>
          <w:w w:val="105"/>
          <w:lang w:val="en-GB"/>
        </w:rPr>
        <w:t xml:space="preserve"> </w:t>
      </w:r>
      <w:r w:rsidRPr="00C23AAF">
        <w:rPr>
          <w:w w:val="105"/>
          <w:lang w:val="en-GB"/>
        </w:rPr>
        <w:t>the</w:t>
      </w:r>
      <w:r w:rsidRPr="00C23AAF">
        <w:rPr>
          <w:spacing w:val="-6"/>
          <w:w w:val="105"/>
          <w:lang w:val="en-GB"/>
        </w:rPr>
        <w:t xml:space="preserve"> </w:t>
      </w:r>
      <w:r w:rsidRPr="00C23AAF">
        <w:rPr>
          <w:w w:val="105"/>
          <w:lang w:val="en-GB"/>
        </w:rPr>
        <w:t>determination</w:t>
      </w:r>
      <w:r w:rsidRPr="00C23AAF">
        <w:rPr>
          <w:spacing w:val="-7"/>
          <w:w w:val="105"/>
          <w:lang w:val="en-GB"/>
        </w:rPr>
        <w:t xml:space="preserve"> </w:t>
      </w:r>
      <w:r w:rsidRPr="00C23AAF">
        <w:rPr>
          <w:w w:val="105"/>
          <w:lang w:val="en-GB"/>
        </w:rPr>
        <w:t>of</w:t>
      </w:r>
      <w:r w:rsidRPr="00C23AAF">
        <w:rPr>
          <w:spacing w:val="-7"/>
          <w:w w:val="105"/>
          <w:lang w:val="en-GB"/>
        </w:rPr>
        <w:t xml:space="preserve"> </w:t>
      </w:r>
      <w:r w:rsidRPr="00C23AAF">
        <w:rPr>
          <w:w w:val="105"/>
          <w:lang w:val="en-GB"/>
        </w:rPr>
        <w:t>species</w:t>
      </w:r>
      <w:r w:rsidRPr="00C23AAF">
        <w:rPr>
          <w:spacing w:val="-6"/>
          <w:w w:val="105"/>
          <w:lang w:val="en-GB"/>
        </w:rPr>
        <w:t xml:space="preserve"> </w:t>
      </w:r>
      <w:r w:rsidRPr="00C23AAF">
        <w:rPr>
          <w:w w:val="105"/>
          <w:lang w:val="en-GB"/>
        </w:rPr>
        <w:t>present</w:t>
      </w:r>
    </w:p>
    <w:p w14:paraId="5573B846" w14:textId="069FE43B" w:rsidR="00B177F5" w:rsidRPr="00C23AAF" w:rsidRDefault="00B553DB">
      <w:pPr>
        <w:pStyle w:val="Corpsdetexte"/>
        <w:ind w:left="163"/>
        <w:rPr>
          <w:lang w:val="en-GB"/>
        </w:rPr>
      </w:pPr>
      <w:r w:rsidRPr="00C23AAF">
        <w:rPr>
          <w:rFonts w:ascii="Trebuchet MS" w:hAnsi="Trebuchet MS"/>
          <w:sz w:val="10"/>
          <w:lang w:val="en-GB"/>
        </w:rPr>
        <w:t xml:space="preserve">112     </w:t>
      </w:r>
      <w:r w:rsidRPr="00C23AAF">
        <w:rPr>
          <w:rFonts w:ascii="Trebuchet MS" w:hAnsi="Trebuchet MS"/>
          <w:spacing w:val="19"/>
          <w:sz w:val="10"/>
          <w:lang w:val="en-GB"/>
        </w:rPr>
        <w:t xml:space="preserve"> </w:t>
      </w:r>
      <w:r w:rsidRPr="00C23AAF">
        <w:rPr>
          <w:w w:val="105"/>
          <w:lang w:val="en-GB"/>
        </w:rPr>
        <w:t>in</w:t>
      </w:r>
      <w:r w:rsidRPr="00C23AAF">
        <w:rPr>
          <w:spacing w:val="4"/>
          <w:w w:val="105"/>
          <w:lang w:val="en-GB"/>
        </w:rPr>
        <w:t xml:space="preserve"> </w:t>
      </w:r>
      <w:r w:rsidRPr="00C23AAF">
        <w:rPr>
          <w:w w:val="105"/>
          <w:lang w:val="en-GB"/>
        </w:rPr>
        <w:t>the</w:t>
      </w:r>
      <w:r w:rsidRPr="00C23AAF">
        <w:rPr>
          <w:spacing w:val="4"/>
          <w:w w:val="105"/>
          <w:lang w:val="en-GB"/>
        </w:rPr>
        <w:t xml:space="preserve"> </w:t>
      </w:r>
      <w:r w:rsidRPr="00C23AAF">
        <w:rPr>
          <w:w w:val="105"/>
          <w:lang w:val="en-GB"/>
        </w:rPr>
        <w:t>area</w:t>
      </w:r>
      <w:r w:rsidRPr="00C23AAF">
        <w:rPr>
          <w:spacing w:val="5"/>
          <w:w w:val="105"/>
          <w:lang w:val="en-GB"/>
        </w:rPr>
        <w:t xml:space="preserve"> </w:t>
      </w:r>
      <w:r w:rsidRPr="00C23AAF">
        <w:rPr>
          <w:w w:val="105"/>
          <w:lang w:val="en-GB"/>
        </w:rPr>
        <w:t>interpreted</w:t>
      </w:r>
      <w:r w:rsidRPr="00C23AAF">
        <w:rPr>
          <w:spacing w:val="4"/>
          <w:w w:val="105"/>
          <w:lang w:val="en-GB"/>
        </w:rPr>
        <w:t xml:space="preserve"> </w:t>
      </w:r>
      <w:r w:rsidRPr="00C23AAF">
        <w:rPr>
          <w:w w:val="105"/>
          <w:lang w:val="en-GB"/>
        </w:rPr>
        <w:t>as</w:t>
      </w:r>
      <w:r w:rsidRPr="00C23AAF">
        <w:rPr>
          <w:spacing w:val="4"/>
          <w:w w:val="105"/>
          <w:lang w:val="en-GB"/>
        </w:rPr>
        <w:t xml:space="preserve"> </w:t>
      </w:r>
      <w:r w:rsidRPr="00C23AAF">
        <w:rPr>
          <w:w w:val="105"/>
          <w:lang w:val="en-GB"/>
        </w:rPr>
        <w:t>”spruce</w:t>
      </w:r>
      <w:r w:rsidRPr="00C23AAF">
        <w:rPr>
          <w:spacing w:val="4"/>
          <w:w w:val="105"/>
          <w:lang w:val="en-GB"/>
        </w:rPr>
        <w:t xml:space="preserve"> </w:t>
      </w:r>
      <w:r w:rsidRPr="00C23AAF">
        <w:rPr>
          <w:w w:val="105"/>
          <w:lang w:val="en-GB"/>
        </w:rPr>
        <w:t>or</w:t>
      </w:r>
      <w:r w:rsidRPr="00C23AAF">
        <w:rPr>
          <w:spacing w:val="5"/>
          <w:w w:val="105"/>
          <w:lang w:val="en-GB"/>
        </w:rPr>
        <w:t xml:space="preserve"> </w:t>
      </w:r>
      <w:r w:rsidRPr="00C23AAF">
        <w:rPr>
          <w:w w:val="105"/>
          <w:lang w:val="en-GB"/>
        </w:rPr>
        <w:t>fir”</w:t>
      </w:r>
      <w:r w:rsidRPr="00C23AAF">
        <w:rPr>
          <w:spacing w:val="4"/>
          <w:w w:val="105"/>
          <w:lang w:val="en-GB"/>
        </w:rPr>
        <w:t xml:space="preserve"> </w:t>
      </w:r>
      <w:r w:rsidRPr="00C23AAF">
        <w:rPr>
          <w:w w:val="105"/>
          <w:lang w:val="en-GB"/>
        </w:rPr>
        <w:t>in</w:t>
      </w:r>
      <w:r w:rsidRPr="00C23AAF">
        <w:rPr>
          <w:spacing w:val="4"/>
          <w:w w:val="105"/>
          <w:lang w:val="en-GB"/>
        </w:rPr>
        <w:t xml:space="preserve"> </w:t>
      </w:r>
      <w:ins w:id="99" w:author="Christian PIEDALLU" w:date="2023-02-06T11:05:00Z">
        <w:r w:rsidR="00590BEA">
          <w:rPr>
            <w:spacing w:val="4"/>
            <w:w w:val="105"/>
            <w:lang w:val="en-GB"/>
          </w:rPr>
          <w:t xml:space="preserve">the </w:t>
        </w:r>
      </w:ins>
      <w:r w:rsidRPr="00C23AAF">
        <w:rPr>
          <w:w w:val="105"/>
          <w:lang w:val="en-GB"/>
        </w:rPr>
        <w:t>Vosges.</w:t>
      </w:r>
      <w:r w:rsidRPr="00C23AAF">
        <w:rPr>
          <w:spacing w:val="30"/>
          <w:w w:val="105"/>
          <w:lang w:val="en-GB"/>
        </w:rPr>
        <w:t xml:space="preserve"> </w:t>
      </w:r>
      <w:r w:rsidRPr="00C23AAF">
        <w:rPr>
          <w:w w:val="105"/>
          <w:lang w:val="en-GB"/>
        </w:rPr>
        <w:t>The</w:t>
      </w:r>
      <w:r w:rsidRPr="00C23AAF">
        <w:rPr>
          <w:spacing w:val="4"/>
          <w:w w:val="105"/>
          <w:lang w:val="en-GB"/>
        </w:rPr>
        <w:t xml:space="preserve"> </w:t>
      </w:r>
      <w:r w:rsidRPr="00C23AAF">
        <w:rPr>
          <w:w w:val="105"/>
          <w:lang w:val="en-GB"/>
        </w:rPr>
        <w:t>objective</w:t>
      </w:r>
      <w:r w:rsidRPr="00C23AAF">
        <w:rPr>
          <w:spacing w:val="4"/>
          <w:w w:val="105"/>
          <w:lang w:val="en-GB"/>
        </w:rPr>
        <w:t xml:space="preserve"> </w:t>
      </w:r>
      <w:r w:rsidRPr="00C23AAF">
        <w:rPr>
          <w:w w:val="105"/>
          <w:lang w:val="en-GB"/>
        </w:rPr>
        <w:t>was</w:t>
      </w:r>
      <w:r w:rsidRPr="00C23AAF">
        <w:rPr>
          <w:spacing w:val="4"/>
          <w:w w:val="105"/>
          <w:lang w:val="en-GB"/>
        </w:rPr>
        <w:t xml:space="preserve"> </w:t>
      </w:r>
      <w:r w:rsidRPr="00C23AAF">
        <w:rPr>
          <w:w w:val="105"/>
          <w:lang w:val="en-GB"/>
        </w:rPr>
        <w:t>to</w:t>
      </w:r>
      <w:r w:rsidRPr="00C23AAF">
        <w:rPr>
          <w:spacing w:val="5"/>
          <w:w w:val="105"/>
          <w:lang w:val="en-GB"/>
        </w:rPr>
        <w:t xml:space="preserve"> </w:t>
      </w:r>
      <w:r w:rsidRPr="00C23AAF">
        <w:rPr>
          <w:w w:val="105"/>
          <w:lang w:val="en-GB"/>
        </w:rPr>
        <w:t>identify</w:t>
      </w:r>
      <w:r w:rsidRPr="00C23AAF">
        <w:rPr>
          <w:spacing w:val="4"/>
          <w:w w:val="105"/>
          <w:lang w:val="en-GB"/>
        </w:rPr>
        <w:t xml:space="preserve"> </w:t>
      </w:r>
      <w:r w:rsidRPr="00C23AAF">
        <w:rPr>
          <w:w w:val="105"/>
          <w:lang w:val="en-GB"/>
        </w:rPr>
        <w:t>and</w:t>
      </w:r>
      <w:r w:rsidRPr="00C23AAF">
        <w:rPr>
          <w:spacing w:val="4"/>
          <w:w w:val="105"/>
          <w:lang w:val="en-GB"/>
        </w:rPr>
        <w:t xml:space="preserve"> </w:t>
      </w:r>
      <w:r w:rsidRPr="00C23AAF">
        <w:rPr>
          <w:w w:val="105"/>
          <w:lang w:val="en-GB"/>
        </w:rPr>
        <w:t>remove</w:t>
      </w:r>
      <w:r w:rsidRPr="00C23AAF">
        <w:rPr>
          <w:spacing w:val="4"/>
          <w:w w:val="105"/>
          <w:lang w:val="en-GB"/>
        </w:rPr>
        <w:t xml:space="preserve"> </w:t>
      </w:r>
      <w:r w:rsidRPr="00C23AAF">
        <w:rPr>
          <w:w w:val="105"/>
          <w:lang w:val="en-GB"/>
        </w:rPr>
        <w:t>every</w:t>
      </w:r>
    </w:p>
    <w:p w14:paraId="537129DF" w14:textId="0ADC1D9E" w:rsidR="00B177F5" w:rsidRPr="00C23AAF" w:rsidDel="00590BEA" w:rsidRDefault="00B553DB" w:rsidP="00590BEA">
      <w:pPr>
        <w:pStyle w:val="Corpsdetexte"/>
        <w:ind w:left="163"/>
        <w:rPr>
          <w:del w:id="100" w:author="Christian PIEDALLU" w:date="2023-02-06T11:06:00Z"/>
          <w:lang w:val="en-GB"/>
        </w:rPr>
      </w:pPr>
      <w:r w:rsidRPr="00C23AAF">
        <w:rPr>
          <w:rFonts w:ascii="Trebuchet MS"/>
          <w:sz w:val="10"/>
          <w:lang w:val="en-GB"/>
        </w:rPr>
        <w:t xml:space="preserve">113     </w:t>
      </w:r>
      <w:r w:rsidRPr="00C23AAF">
        <w:rPr>
          <w:rFonts w:ascii="Trebuchet MS"/>
          <w:spacing w:val="19"/>
          <w:sz w:val="10"/>
          <w:lang w:val="en-GB"/>
        </w:rPr>
        <w:t xml:space="preserve"> </w:t>
      </w:r>
      <w:r w:rsidRPr="00C23AAF">
        <w:rPr>
          <w:lang w:val="en-GB"/>
        </w:rPr>
        <w:t>area</w:t>
      </w:r>
      <w:r w:rsidRPr="00C23AAF">
        <w:rPr>
          <w:spacing w:val="33"/>
          <w:lang w:val="en-GB"/>
        </w:rPr>
        <w:t xml:space="preserve"> </w:t>
      </w:r>
      <w:r w:rsidRPr="00C23AAF">
        <w:rPr>
          <w:lang w:val="en-GB"/>
        </w:rPr>
        <w:t>that</w:t>
      </w:r>
      <w:r w:rsidRPr="00C23AAF">
        <w:rPr>
          <w:spacing w:val="34"/>
          <w:lang w:val="en-GB"/>
        </w:rPr>
        <w:t xml:space="preserve"> </w:t>
      </w:r>
      <w:r w:rsidRPr="00C23AAF">
        <w:rPr>
          <w:lang w:val="en-GB"/>
        </w:rPr>
        <w:t>did</w:t>
      </w:r>
      <w:r w:rsidRPr="00C23AAF">
        <w:rPr>
          <w:spacing w:val="33"/>
          <w:lang w:val="en-GB"/>
        </w:rPr>
        <w:t xml:space="preserve"> </w:t>
      </w:r>
      <w:r w:rsidRPr="00C23AAF">
        <w:rPr>
          <w:lang w:val="en-GB"/>
        </w:rPr>
        <w:t>not</w:t>
      </w:r>
      <w:r w:rsidRPr="00C23AAF">
        <w:rPr>
          <w:spacing w:val="33"/>
          <w:lang w:val="en-GB"/>
        </w:rPr>
        <w:t xml:space="preserve"> </w:t>
      </w:r>
      <w:r w:rsidRPr="00C23AAF">
        <w:rPr>
          <w:lang w:val="en-GB"/>
        </w:rPr>
        <w:t>correspond</w:t>
      </w:r>
      <w:r w:rsidRPr="00C23AAF">
        <w:rPr>
          <w:spacing w:val="34"/>
          <w:lang w:val="en-GB"/>
        </w:rPr>
        <w:t xml:space="preserve"> </w:t>
      </w:r>
      <w:r w:rsidRPr="00C23AAF">
        <w:rPr>
          <w:lang w:val="en-GB"/>
        </w:rPr>
        <w:t>to</w:t>
      </w:r>
      <w:r w:rsidRPr="00C23AAF">
        <w:rPr>
          <w:spacing w:val="33"/>
          <w:lang w:val="en-GB"/>
        </w:rPr>
        <w:t xml:space="preserve"> </w:t>
      </w:r>
      <w:r w:rsidRPr="00C23AAF">
        <w:rPr>
          <w:lang w:val="en-GB"/>
        </w:rPr>
        <w:t>spruce</w:t>
      </w:r>
      <w:r w:rsidRPr="00C23AAF">
        <w:rPr>
          <w:spacing w:val="33"/>
          <w:lang w:val="en-GB"/>
        </w:rPr>
        <w:t xml:space="preserve"> </w:t>
      </w:r>
      <w:r w:rsidRPr="00C23AAF">
        <w:rPr>
          <w:lang w:val="en-GB"/>
        </w:rPr>
        <w:t>stand</w:t>
      </w:r>
      <w:del w:id="101" w:author="Christian PIEDALLU" w:date="2023-02-06T11:06:00Z">
        <w:r w:rsidRPr="00C23AAF" w:rsidDel="00590BEA">
          <w:rPr>
            <w:lang w:val="en-GB"/>
          </w:rPr>
          <w:delText>,</w:delText>
        </w:r>
      </w:del>
      <w:r w:rsidRPr="00C23AAF">
        <w:rPr>
          <w:spacing w:val="34"/>
          <w:lang w:val="en-GB"/>
        </w:rPr>
        <w:t xml:space="preserve"> </w:t>
      </w:r>
      <w:del w:id="102" w:author="Christian PIEDALLU" w:date="2023-02-06T11:06:00Z">
        <w:r w:rsidRPr="00C23AAF" w:rsidDel="00590BEA">
          <w:rPr>
            <w:lang w:val="en-GB"/>
          </w:rPr>
          <w:delText>as</w:delText>
        </w:r>
        <w:r w:rsidRPr="00C23AAF" w:rsidDel="00590BEA">
          <w:rPr>
            <w:spacing w:val="33"/>
            <w:lang w:val="en-GB"/>
          </w:rPr>
          <w:delText xml:space="preserve"> </w:delText>
        </w:r>
        <w:r w:rsidRPr="00C23AAF" w:rsidDel="00590BEA">
          <w:rPr>
            <w:lang w:val="en-GB"/>
          </w:rPr>
          <w:delText>pixels</w:delText>
        </w:r>
        <w:r w:rsidRPr="00C23AAF" w:rsidDel="00590BEA">
          <w:rPr>
            <w:spacing w:val="33"/>
            <w:lang w:val="en-GB"/>
          </w:rPr>
          <w:delText xml:space="preserve"> </w:delText>
        </w:r>
        <w:r w:rsidRPr="00C23AAF" w:rsidDel="00590BEA">
          <w:rPr>
            <w:lang w:val="en-GB"/>
          </w:rPr>
          <w:delText>located</w:delText>
        </w:r>
        <w:r w:rsidRPr="00C23AAF" w:rsidDel="00590BEA">
          <w:rPr>
            <w:spacing w:val="34"/>
            <w:lang w:val="en-GB"/>
          </w:rPr>
          <w:delText xml:space="preserve"> </w:delText>
        </w:r>
        <w:r w:rsidRPr="00C23AAF" w:rsidDel="00590BEA">
          <w:rPr>
            <w:lang w:val="en-GB"/>
          </w:rPr>
          <w:delText>on</w:delText>
        </w:r>
        <w:r w:rsidRPr="00C23AAF" w:rsidDel="00590BEA">
          <w:rPr>
            <w:spacing w:val="33"/>
            <w:lang w:val="en-GB"/>
          </w:rPr>
          <w:delText xml:space="preserve"> </w:delText>
        </w:r>
        <w:r w:rsidRPr="00C23AAF" w:rsidDel="00590BEA">
          <w:rPr>
            <w:lang w:val="en-GB"/>
          </w:rPr>
          <w:delText>others</w:delText>
        </w:r>
        <w:r w:rsidRPr="00C23AAF" w:rsidDel="00590BEA">
          <w:rPr>
            <w:spacing w:val="33"/>
            <w:lang w:val="en-GB"/>
          </w:rPr>
          <w:delText xml:space="preserve"> </w:delText>
        </w:r>
        <w:r w:rsidRPr="00C23AAF" w:rsidDel="00590BEA">
          <w:rPr>
            <w:lang w:val="en-GB"/>
          </w:rPr>
          <w:delText>species</w:delText>
        </w:r>
        <w:r w:rsidRPr="00C23AAF" w:rsidDel="00590BEA">
          <w:rPr>
            <w:spacing w:val="34"/>
            <w:lang w:val="en-GB"/>
          </w:rPr>
          <w:delText xml:space="preserve"> </w:delText>
        </w:r>
        <w:r w:rsidRPr="00C23AAF" w:rsidDel="00590BEA">
          <w:rPr>
            <w:lang w:val="en-GB"/>
          </w:rPr>
          <w:delText>than</w:delText>
        </w:r>
        <w:r w:rsidRPr="00C23AAF" w:rsidDel="00590BEA">
          <w:rPr>
            <w:spacing w:val="33"/>
            <w:lang w:val="en-GB"/>
          </w:rPr>
          <w:delText xml:space="preserve"> </w:delText>
        </w:r>
        <w:r w:rsidRPr="00C23AAF" w:rsidDel="00590BEA">
          <w:rPr>
            <w:lang w:val="en-GB"/>
          </w:rPr>
          <w:delText>spruce</w:delText>
        </w:r>
        <w:r w:rsidRPr="00C23AAF" w:rsidDel="00590BEA">
          <w:rPr>
            <w:spacing w:val="33"/>
            <w:lang w:val="en-GB"/>
          </w:rPr>
          <w:delText xml:space="preserve"> </w:delText>
        </w:r>
        <w:r w:rsidRPr="00C23AAF" w:rsidDel="00590BEA">
          <w:rPr>
            <w:lang w:val="en-GB"/>
          </w:rPr>
          <w:delText>were</w:delText>
        </w:r>
      </w:del>
    </w:p>
    <w:p w14:paraId="3760450D" w14:textId="66831474" w:rsidR="00B177F5" w:rsidRPr="00C23AAF" w:rsidRDefault="00B553DB" w:rsidP="00590BEA">
      <w:pPr>
        <w:pStyle w:val="Corpsdetexte"/>
        <w:ind w:left="163"/>
        <w:rPr>
          <w:lang w:val="en-GB"/>
        </w:rPr>
      </w:pPr>
      <w:del w:id="103" w:author="Christian PIEDALLU" w:date="2023-02-06T11:06:00Z">
        <w:r w:rsidRPr="00C23AAF" w:rsidDel="00590BEA">
          <w:rPr>
            <w:rFonts w:ascii="Trebuchet MS"/>
            <w:sz w:val="10"/>
            <w:lang w:val="en-GB"/>
          </w:rPr>
          <w:delText xml:space="preserve">114     </w:delText>
        </w:r>
        <w:r w:rsidRPr="00C23AAF" w:rsidDel="00590BEA">
          <w:rPr>
            <w:rFonts w:ascii="Trebuchet MS"/>
            <w:spacing w:val="19"/>
            <w:sz w:val="10"/>
            <w:lang w:val="en-GB"/>
          </w:rPr>
          <w:delText xml:space="preserve"> </w:delText>
        </w:r>
        <w:r w:rsidRPr="00C23AAF" w:rsidDel="00590BEA">
          <w:rPr>
            <w:w w:val="105"/>
            <w:lang w:val="en-GB"/>
          </w:rPr>
          <w:delText>likely</w:delText>
        </w:r>
        <w:r w:rsidRPr="00C23AAF" w:rsidDel="00590BEA">
          <w:rPr>
            <w:spacing w:val="15"/>
            <w:w w:val="105"/>
            <w:lang w:val="en-GB"/>
          </w:rPr>
          <w:delText xml:space="preserve"> </w:delText>
        </w:r>
        <w:r w:rsidRPr="00C23AAF" w:rsidDel="00590BEA">
          <w:rPr>
            <w:w w:val="105"/>
            <w:lang w:val="en-GB"/>
          </w:rPr>
          <w:delText>to</w:delText>
        </w:r>
        <w:r w:rsidRPr="00C23AAF" w:rsidDel="00590BEA">
          <w:rPr>
            <w:spacing w:val="16"/>
            <w:w w:val="105"/>
            <w:lang w:val="en-GB"/>
          </w:rPr>
          <w:delText xml:space="preserve"> </w:delText>
        </w:r>
        <w:r w:rsidRPr="00C23AAF" w:rsidDel="00590BEA">
          <w:rPr>
            <w:w w:val="105"/>
            <w:lang w:val="en-GB"/>
          </w:rPr>
          <w:delText>be</w:delText>
        </w:r>
        <w:r w:rsidRPr="00C23AAF" w:rsidDel="00590BEA">
          <w:rPr>
            <w:spacing w:val="15"/>
            <w:w w:val="105"/>
            <w:lang w:val="en-GB"/>
          </w:rPr>
          <w:delText xml:space="preserve"> </w:delText>
        </w:r>
        <w:r w:rsidRPr="00C23AAF" w:rsidDel="00590BEA">
          <w:rPr>
            <w:w w:val="105"/>
            <w:lang w:val="en-GB"/>
          </w:rPr>
          <w:delText>wrongly</w:delText>
        </w:r>
        <w:r w:rsidRPr="00C23AAF" w:rsidDel="00590BEA">
          <w:rPr>
            <w:spacing w:val="15"/>
            <w:w w:val="105"/>
            <w:lang w:val="en-GB"/>
          </w:rPr>
          <w:delText xml:space="preserve"> </w:delText>
        </w:r>
        <w:r w:rsidRPr="00C23AAF" w:rsidDel="00590BEA">
          <w:rPr>
            <w:w w:val="105"/>
            <w:lang w:val="en-GB"/>
          </w:rPr>
          <w:delText>detected</w:delText>
        </w:r>
        <w:r w:rsidRPr="00C23AAF" w:rsidDel="00590BEA">
          <w:rPr>
            <w:spacing w:val="15"/>
            <w:w w:val="105"/>
            <w:lang w:val="en-GB"/>
          </w:rPr>
          <w:delText xml:space="preserve"> </w:delText>
        </w:r>
        <w:r w:rsidRPr="00C23AAF" w:rsidDel="00590BEA">
          <w:rPr>
            <w:w w:val="105"/>
            <w:lang w:val="en-GB"/>
          </w:rPr>
          <w:delText>as</w:delText>
        </w:r>
        <w:r w:rsidRPr="00C23AAF" w:rsidDel="00590BEA">
          <w:rPr>
            <w:spacing w:val="15"/>
            <w:w w:val="105"/>
            <w:lang w:val="en-GB"/>
          </w:rPr>
          <w:delText xml:space="preserve"> </w:delText>
        </w:r>
        <w:r w:rsidRPr="00C23AAF" w:rsidDel="00590BEA">
          <w:rPr>
            <w:w w:val="105"/>
            <w:lang w:val="en-GB"/>
          </w:rPr>
          <w:delText>a</w:delText>
        </w:r>
        <w:r w:rsidRPr="00C23AAF" w:rsidDel="00590BEA">
          <w:rPr>
            <w:spacing w:val="15"/>
            <w:w w:val="105"/>
            <w:lang w:val="en-GB"/>
          </w:rPr>
          <w:delText xml:space="preserve"> </w:delText>
        </w:r>
        <w:r w:rsidRPr="00C23AAF" w:rsidDel="00590BEA">
          <w:rPr>
            <w:w w:val="105"/>
            <w:lang w:val="en-GB"/>
          </w:rPr>
          <w:delText>bark</w:delText>
        </w:r>
        <w:r w:rsidRPr="00C23AAF" w:rsidDel="00590BEA">
          <w:rPr>
            <w:spacing w:val="16"/>
            <w:w w:val="105"/>
            <w:lang w:val="en-GB"/>
          </w:rPr>
          <w:delText xml:space="preserve"> </w:delText>
        </w:r>
        <w:r w:rsidRPr="00C23AAF" w:rsidDel="00590BEA">
          <w:rPr>
            <w:w w:val="105"/>
            <w:lang w:val="en-GB"/>
          </w:rPr>
          <w:delText>beetle</w:delText>
        </w:r>
        <w:r w:rsidRPr="00C23AAF" w:rsidDel="00590BEA">
          <w:rPr>
            <w:spacing w:val="15"/>
            <w:w w:val="105"/>
            <w:lang w:val="en-GB"/>
          </w:rPr>
          <w:delText xml:space="preserve"> </w:delText>
        </w:r>
        <w:r w:rsidRPr="00C23AAF" w:rsidDel="00590BEA">
          <w:rPr>
            <w:w w:val="105"/>
            <w:lang w:val="en-GB"/>
          </w:rPr>
          <w:delText>attack.</w:delText>
        </w:r>
        <w:r w:rsidRPr="00C23AAF" w:rsidDel="00590BEA">
          <w:rPr>
            <w:spacing w:val="38"/>
            <w:w w:val="105"/>
            <w:lang w:val="en-GB"/>
          </w:rPr>
          <w:delText xml:space="preserve"> </w:delText>
        </w:r>
      </w:del>
      <w:commentRangeStart w:id="104"/>
      <w:r w:rsidRPr="00C23AAF">
        <w:rPr>
          <w:w w:val="105"/>
          <w:lang w:val="en-GB"/>
        </w:rPr>
        <w:t>All</w:t>
      </w:r>
      <w:r w:rsidRPr="00C23AAF">
        <w:rPr>
          <w:spacing w:val="15"/>
          <w:w w:val="105"/>
          <w:lang w:val="en-GB"/>
        </w:rPr>
        <w:t xml:space="preserve"> </w:t>
      </w:r>
      <w:r w:rsidRPr="00C23AAF">
        <w:rPr>
          <w:w w:val="105"/>
          <w:lang w:val="en-GB"/>
        </w:rPr>
        <w:t>S2</w:t>
      </w:r>
      <w:r w:rsidRPr="00C23AAF">
        <w:rPr>
          <w:spacing w:val="15"/>
          <w:w w:val="105"/>
          <w:lang w:val="en-GB"/>
        </w:rPr>
        <w:t xml:space="preserve"> </w:t>
      </w:r>
      <w:r w:rsidRPr="00C23AAF">
        <w:rPr>
          <w:w w:val="105"/>
          <w:lang w:val="en-GB"/>
        </w:rPr>
        <w:t>spectral</w:t>
      </w:r>
      <w:r w:rsidRPr="00C23AAF">
        <w:rPr>
          <w:spacing w:val="16"/>
          <w:w w:val="105"/>
          <w:lang w:val="en-GB"/>
        </w:rPr>
        <w:t xml:space="preserve"> </w:t>
      </w:r>
      <w:r w:rsidRPr="00C23AAF">
        <w:rPr>
          <w:w w:val="105"/>
          <w:lang w:val="en-GB"/>
        </w:rPr>
        <w:t>bands</w:t>
      </w:r>
      <w:r w:rsidRPr="00C23AAF">
        <w:rPr>
          <w:spacing w:val="15"/>
          <w:w w:val="105"/>
          <w:lang w:val="en-GB"/>
        </w:rPr>
        <w:t xml:space="preserve"> </w:t>
      </w:r>
      <w:r w:rsidRPr="00C23AAF">
        <w:rPr>
          <w:w w:val="105"/>
          <w:lang w:val="en-GB"/>
        </w:rPr>
        <w:t>were</w:t>
      </w:r>
      <w:r w:rsidRPr="00C23AAF">
        <w:rPr>
          <w:spacing w:val="16"/>
          <w:w w:val="105"/>
          <w:lang w:val="en-GB"/>
        </w:rPr>
        <w:t xml:space="preserve"> </w:t>
      </w:r>
      <w:r w:rsidRPr="00C23AAF">
        <w:rPr>
          <w:w w:val="105"/>
          <w:lang w:val="en-GB"/>
        </w:rPr>
        <w:t>first</w:t>
      </w:r>
      <w:r w:rsidRPr="00C23AAF">
        <w:rPr>
          <w:spacing w:val="15"/>
          <w:w w:val="105"/>
          <w:lang w:val="en-GB"/>
        </w:rPr>
        <w:t xml:space="preserve"> </w:t>
      </w:r>
      <w:r w:rsidRPr="00C23AAF">
        <w:rPr>
          <w:w w:val="105"/>
          <w:lang w:val="en-GB"/>
        </w:rPr>
        <w:t>summarized</w:t>
      </w:r>
      <w:commentRangeEnd w:id="104"/>
      <w:r w:rsidR="00590BEA">
        <w:rPr>
          <w:rStyle w:val="Marquedecommentaire"/>
        </w:rPr>
        <w:commentReference w:id="104"/>
      </w:r>
    </w:p>
    <w:p w14:paraId="0345D2ED" w14:textId="15C32C05" w:rsidR="00B177F5" w:rsidRPr="00C23AAF" w:rsidRDefault="00B553DB">
      <w:pPr>
        <w:pStyle w:val="Corpsdetexte"/>
        <w:spacing w:line="242" w:lineRule="exact"/>
        <w:ind w:left="163"/>
        <w:rPr>
          <w:lang w:val="en-GB"/>
        </w:rPr>
      </w:pPr>
      <w:r w:rsidRPr="00C23AAF">
        <w:rPr>
          <w:rFonts w:ascii="Trebuchet MS"/>
          <w:sz w:val="10"/>
          <w:lang w:val="en-GB"/>
        </w:rPr>
        <w:t xml:space="preserve">115     </w:t>
      </w:r>
      <w:r w:rsidRPr="00C23AAF">
        <w:rPr>
          <w:rFonts w:ascii="Trebuchet MS"/>
          <w:spacing w:val="19"/>
          <w:sz w:val="10"/>
          <w:lang w:val="en-GB"/>
        </w:rPr>
        <w:t xml:space="preserve"> </w:t>
      </w:r>
      <w:r w:rsidRPr="00C23AAF">
        <w:rPr>
          <w:w w:val="105"/>
          <w:lang w:val="en-GB"/>
        </w:rPr>
        <w:t>for</w:t>
      </w:r>
      <w:r w:rsidRPr="00C23AAF">
        <w:rPr>
          <w:spacing w:val="27"/>
          <w:w w:val="105"/>
          <w:lang w:val="en-GB"/>
        </w:rPr>
        <w:t xml:space="preserve"> </w:t>
      </w:r>
      <w:r w:rsidRPr="00C23AAF">
        <w:rPr>
          <w:w w:val="105"/>
          <w:lang w:val="en-GB"/>
        </w:rPr>
        <w:t>each</w:t>
      </w:r>
      <w:r w:rsidRPr="00C23AAF">
        <w:rPr>
          <w:spacing w:val="28"/>
          <w:w w:val="105"/>
          <w:lang w:val="en-GB"/>
        </w:rPr>
        <w:t xml:space="preserve"> </w:t>
      </w:r>
      <w:r w:rsidRPr="00C23AAF">
        <w:rPr>
          <w:w w:val="105"/>
          <w:lang w:val="en-GB"/>
        </w:rPr>
        <w:t>of</w:t>
      </w:r>
      <w:r w:rsidRPr="00C23AAF">
        <w:rPr>
          <w:spacing w:val="27"/>
          <w:w w:val="105"/>
          <w:lang w:val="en-GB"/>
        </w:rPr>
        <w:t xml:space="preserve"> </w:t>
      </w:r>
      <w:r w:rsidRPr="00C23AAF">
        <w:rPr>
          <w:w w:val="105"/>
          <w:lang w:val="en-GB"/>
        </w:rPr>
        <w:t>the</w:t>
      </w:r>
      <w:r w:rsidRPr="00C23AAF">
        <w:rPr>
          <w:spacing w:val="28"/>
          <w:w w:val="105"/>
          <w:lang w:val="en-GB"/>
        </w:rPr>
        <w:t xml:space="preserve"> </w:t>
      </w:r>
      <w:r w:rsidRPr="00C23AAF">
        <w:rPr>
          <w:w w:val="105"/>
          <w:lang w:val="en-GB"/>
        </w:rPr>
        <w:t>four</w:t>
      </w:r>
      <w:r w:rsidRPr="00C23AAF">
        <w:rPr>
          <w:spacing w:val="27"/>
          <w:w w:val="105"/>
          <w:lang w:val="en-GB"/>
        </w:rPr>
        <w:t xml:space="preserve"> </w:t>
      </w:r>
      <w:r w:rsidRPr="00C23AAF">
        <w:rPr>
          <w:w w:val="105"/>
          <w:lang w:val="en-GB"/>
        </w:rPr>
        <w:t>trimesters</w:t>
      </w:r>
      <w:r w:rsidRPr="00C23AAF">
        <w:rPr>
          <w:spacing w:val="27"/>
          <w:w w:val="105"/>
          <w:lang w:val="en-GB"/>
        </w:rPr>
        <w:t xml:space="preserve"> </w:t>
      </w:r>
      <w:r w:rsidRPr="00C23AAF">
        <w:rPr>
          <w:w w:val="105"/>
          <w:lang w:val="en-GB"/>
        </w:rPr>
        <w:t>of</w:t>
      </w:r>
      <w:r w:rsidRPr="00C23AAF">
        <w:rPr>
          <w:spacing w:val="28"/>
          <w:w w:val="105"/>
          <w:lang w:val="en-GB"/>
        </w:rPr>
        <w:t xml:space="preserve"> </w:t>
      </w:r>
      <w:r w:rsidRPr="00C23AAF">
        <w:rPr>
          <w:w w:val="105"/>
          <w:lang w:val="en-GB"/>
        </w:rPr>
        <w:t>the</w:t>
      </w:r>
      <w:r w:rsidRPr="00C23AAF">
        <w:rPr>
          <w:spacing w:val="27"/>
          <w:w w:val="105"/>
          <w:lang w:val="en-GB"/>
        </w:rPr>
        <w:t xml:space="preserve"> </w:t>
      </w:r>
      <w:r w:rsidRPr="00C23AAF">
        <w:rPr>
          <w:w w:val="105"/>
          <w:lang w:val="en-GB"/>
        </w:rPr>
        <w:t>year,</w:t>
      </w:r>
      <w:r w:rsidRPr="00C23AAF">
        <w:rPr>
          <w:spacing w:val="31"/>
          <w:w w:val="105"/>
          <w:lang w:val="en-GB"/>
        </w:rPr>
        <w:t xml:space="preserve"> </w:t>
      </w:r>
      <w:r w:rsidRPr="00C23AAF">
        <w:rPr>
          <w:w w:val="105"/>
          <w:lang w:val="en-GB"/>
        </w:rPr>
        <w:t>by</w:t>
      </w:r>
      <w:r w:rsidRPr="00C23AAF">
        <w:rPr>
          <w:spacing w:val="27"/>
          <w:w w:val="105"/>
          <w:lang w:val="en-GB"/>
        </w:rPr>
        <w:t xml:space="preserve"> </w:t>
      </w:r>
      <w:del w:id="105" w:author="Christian PIEDALLU" w:date="2023-02-06T11:15:00Z">
        <w:r w:rsidRPr="00C23AAF" w:rsidDel="008D717F">
          <w:rPr>
            <w:w w:val="105"/>
            <w:lang w:val="en-GB"/>
          </w:rPr>
          <w:delText>simply</w:delText>
        </w:r>
        <w:r w:rsidRPr="00C23AAF" w:rsidDel="008D717F">
          <w:rPr>
            <w:spacing w:val="28"/>
            <w:w w:val="105"/>
            <w:lang w:val="en-GB"/>
          </w:rPr>
          <w:delText xml:space="preserve"> </w:delText>
        </w:r>
      </w:del>
      <w:r w:rsidRPr="00C23AAF">
        <w:rPr>
          <w:w w:val="105"/>
          <w:lang w:val="en-GB"/>
        </w:rPr>
        <w:t>averaging</w:t>
      </w:r>
      <w:r w:rsidRPr="00C23AAF">
        <w:rPr>
          <w:spacing w:val="27"/>
          <w:w w:val="105"/>
          <w:lang w:val="en-GB"/>
        </w:rPr>
        <w:t xml:space="preserve"> </w:t>
      </w:r>
      <w:r w:rsidRPr="00C23AAF">
        <w:rPr>
          <w:w w:val="105"/>
          <w:lang w:val="en-GB"/>
        </w:rPr>
        <w:t>all</w:t>
      </w:r>
      <w:r w:rsidRPr="00C23AAF">
        <w:rPr>
          <w:spacing w:val="28"/>
          <w:w w:val="105"/>
          <w:lang w:val="en-GB"/>
        </w:rPr>
        <w:t xml:space="preserve"> </w:t>
      </w:r>
      <w:r w:rsidRPr="00C23AAF">
        <w:rPr>
          <w:w w:val="105"/>
          <w:lang w:val="en-GB"/>
        </w:rPr>
        <w:t>observations</w:t>
      </w:r>
      <w:r w:rsidRPr="00C23AAF">
        <w:rPr>
          <w:spacing w:val="27"/>
          <w:w w:val="105"/>
          <w:lang w:val="en-GB"/>
        </w:rPr>
        <w:t xml:space="preserve"> </w:t>
      </w:r>
      <w:del w:id="106" w:author="Christian PIEDALLU" w:date="2023-02-06T11:01:00Z">
        <w:r w:rsidRPr="00C23AAF" w:rsidDel="00590BEA">
          <w:rPr>
            <w:w w:val="105"/>
            <w:lang w:val="en-GB"/>
          </w:rPr>
          <w:delText>occuring</w:delText>
        </w:r>
      </w:del>
      <w:del w:id="107" w:author="Christian PIEDALLU" w:date="2023-02-06T11:15:00Z">
        <w:r w:rsidRPr="00C23AAF" w:rsidDel="008D717F">
          <w:rPr>
            <w:spacing w:val="27"/>
            <w:w w:val="105"/>
            <w:lang w:val="en-GB"/>
          </w:rPr>
          <w:delText xml:space="preserve"> </w:delText>
        </w:r>
        <w:r w:rsidRPr="00C23AAF" w:rsidDel="008D717F">
          <w:rPr>
            <w:w w:val="105"/>
            <w:lang w:val="en-GB"/>
          </w:rPr>
          <w:delText>during</w:delText>
        </w:r>
      </w:del>
    </w:p>
    <w:p w14:paraId="28B9815A" w14:textId="77777777" w:rsidR="00B177F5" w:rsidRPr="00C23AAF" w:rsidRDefault="00B177F5">
      <w:pPr>
        <w:spacing w:line="242" w:lineRule="exact"/>
        <w:rPr>
          <w:lang w:val="en-GB"/>
        </w:rPr>
        <w:sectPr w:rsidR="00B177F5" w:rsidRPr="00C23AAF">
          <w:pgSz w:w="11910" w:h="16840"/>
          <w:pgMar w:top="2000" w:right="1480" w:bottom="280" w:left="1160" w:header="1813" w:footer="0" w:gutter="0"/>
          <w:cols w:space="720"/>
        </w:sectPr>
      </w:pPr>
    </w:p>
    <w:p w14:paraId="6FA41676" w14:textId="77777777" w:rsidR="00B177F5" w:rsidRPr="00C23AAF" w:rsidRDefault="00B177F5">
      <w:pPr>
        <w:pStyle w:val="Corpsdetexte"/>
        <w:spacing w:before="4" w:line="240" w:lineRule="auto"/>
        <w:rPr>
          <w:sz w:val="25"/>
          <w:lang w:val="en-GB"/>
        </w:rPr>
      </w:pPr>
    </w:p>
    <w:p w14:paraId="04FEA9A0" w14:textId="77777777" w:rsidR="00B177F5" w:rsidRPr="00C23AAF" w:rsidRDefault="00B553DB">
      <w:pPr>
        <w:pStyle w:val="Corpsdetexte"/>
        <w:spacing w:line="240" w:lineRule="auto"/>
        <w:ind w:left="1481"/>
        <w:rPr>
          <w:lang w:val="en-GB"/>
        </w:rPr>
      </w:pPr>
      <w:r w:rsidRPr="00C23AAF">
        <w:rPr>
          <w:noProof/>
          <w:lang w:val="en-GB"/>
        </w:rPr>
        <w:drawing>
          <wp:inline distT="0" distB="0" distL="0" distR="0" wp14:anchorId="3B9B5B22" wp14:editId="52040204">
            <wp:extent cx="4299585" cy="37433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4299585" cy="3743325"/>
                    </a:xfrm>
                    <a:prstGeom prst="rect">
                      <a:avLst/>
                    </a:prstGeom>
                  </pic:spPr>
                </pic:pic>
              </a:graphicData>
            </a:graphic>
          </wp:inline>
        </w:drawing>
      </w:r>
    </w:p>
    <w:p w14:paraId="38BE233C" w14:textId="77777777" w:rsidR="00B177F5" w:rsidRPr="00C23AAF" w:rsidRDefault="00B177F5">
      <w:pPr>
        <w:pStyle w:val="Corpsdetexte"/>
        <w:spacing w:before="1" w:line="240" w:lineRule="auto"/>
        <w:rPr>
          <w:sz w:val="14"/>
          <w:lang w:val="en-GB"/>
        </w:rPr>
      </w:pPr>
    </w:p>
    <w:p w14:paraId="715A92E7" w14:textId="4DC9AE7B" w:rsidR="00B177F5" w:rsidRPr="00C23AAF" w:rsidRDefault="00B553DB">
      <w:pPr>
        <w:spacing w:before="72" w:line="232" w:lineRule="auto"/>
        <w:ind w:left="521" w:right="198"/>
        <w:jc w:val="both"/>
        <w:rPr>
          <w:sz w:val="16"/>
          <w:lang w:val="en-GB"/>
        </w:rPr>
      </w:pPr>
      <w:bookmarkStart w:id="108" w:name="_bookmark0"/>
      <w:bookmarkEnd w:id="108"/>
      <w:r w:rsidRPr="00C23AAF">
        <w:rPr>
          <w:w w:val="110"/>
          <w:sz w:val="16"/>
          <w:lang w:val="en-GB"/>
        </w:rPr>
        <w:t>Fig. 1:</w:t>
      </w:r>
      <w:r w:rsidRPr="00C23AAF">
        <w:rPr>
          <w:spacing w:val="1"/>
          <w:w w:val="110"/>
          <w:sz w:val="16"/>
          <w:lang w:val="en-GB"/>
        </w:rPr>
        <w:t xml:space="preserve"> </w:t>
      </w:r>
      <w:r w:rsidRPr="00C23AAF">
        <w:rPr>
          <w:w w:val="110"/>
          <w:sz w:val="16"/>
          <w:lang w:val="en-GB"/>
        </w:rPr>
        <w:t>Group</w:t>
      </w:r>
      <w:ins w:id="109" w:author="Christian PIEDALLU" w:date="2023-02-06T11:10:00Z">
        <w:r w:rsidR="00590BEA">
          <w:rPr>
            <w:w w:val="110"/>
            <w:sz w:val="16"/>
            <w:lang w:val="en-GB"/>
          </w:rPr>
          <w:t>s</w:t>
        </w:r>
      </w:ins>
      <w:ins w:id="110" w:author="Christian PIEDALLU" w:date="2023-02-06T11:09:00Z">
        <w:r w:rsidR="00590BEA">
          <w:rPr>
            <w:w w:val="110"/>
            <w:sz w:val="16"/>
            <w:lang w:val="en-GB"/>
          </w:rPr>
          <w:t>s</w:t>
        </w:r>
      </w:ins>
      <w:del w:id="111" w:author="Christian PIEDALLU" w:date="2023-02-06T11:09:00Z">
        <w:r w:rsidRPr="00C23AAF" w:rsidDel="00590BEA">
          <w:rPr>
            <w:w w:val="110"/>
            <w:sz w:val="16"/>
            <w:lang w:val="en-GB"/>
          </w:rPr>
          <w:delText>ing</w:delText>
        </w:r>
      </w:del>
      <w:r w:rsidRPr="00C23AAF">
        <w:rPr>
          <w:w w:val="110"/>
          <w:sz w:val="16"/>
          <w:lang w:val="en-GB"/>
        </w:rPr>
        <w:t xml:space="preserve"> of ecoregions according to the temperature and precipitation of the </w:t>
      </w:r>
      <w:commentRangeStart w:id="112"/>
      <w:r w:rsidRPr="00C23AAF">
        <w:rPr>
          <w:w w:val="110"/>
          <w:sz w:val="16"/>
          <w:lang w:val="en-GB"/>
        </w:rPr>
        <w:t xml:space="preserve">growing season </w:t>
      </w:r>
      <w:commentRangeEnd w:id="112"/>
      <w:r w:rsidR="00590BEA">
        <w:rPr>
          <w:rStyle w:val="Marquedecommentaire"/>
        </w:rPr>
        <w:commentReference w:id="112"/>
      </w:r>
      <w:r w:rsidRPr="00C23AAF">
        <w:rPr>
          <w:w w:val="110"/>
          <w:sz w:val="16"/>
          <w:lang w:val="en-GB"/>
        </w:rPr>
        <w:t>during the</w:t>
      </w:r>
      <w:r w:rsidRPr="00C23AAF">
        <w:rPr>
          <w:spacing w:val="1"/>
          <w:w w:val="110"/>
          <w:sz w:val="16"/>
          <w:lang w:val="en-GB"/>
        </w:rPr>
        <w:t xml:space="preserve"> </w:t>
      </w:r>
      <w:r w:rsidRPr="00C23AAF">
        <w:rPr>
          <w:w w:val="110"/>
          <w:sz w:val="16"/>
          <w:lang w:val="en-GB"/>
        </w:rPr>
        <w:t xml:space="preserve">1990-2020 period </w:t>
      </w:r>
      <w:del w:id="113" w:author="Christian PIEDALLU" w:date="2023-02-06T11:10:00Z">
        <w:r w:rsidRPr="00C23AAF" w:rsidDel="00590BEA">
          <w:rPr>
            <w:w w:val="110"/>
            <w:sz w:val="16"/>
            <w:lang w:val="en-GB"/>
          </w:rPr>
          <w:delText>to form three groups</w:delText>
        </w:r>
      </w:del>
      <w:r w:rsidRPr="00C23AAF">
        <w:rPr>
          <w:w w:val="110"/>
          <w:sz w:val="16"/>
          <w:lang w:val="en-GB"/>
        </w:rPr>
        <w:t>:</w:t>
      </w:r>
      <w:r w:rsidRPr="00C23AAF">
        <w:rPr>
          <w:spacing w:val="1"/>
          <w:w w:val="110"/>
          <w:sz w:val="16"/>
          <w:lang w:val="en-GB"/>
        </w:rPr>
        <w:t xml:space="preserve"> </w:t>
      </w:r>
      <w:r w:rsidRPr="00C23AAF">
        <w:rPr>
          <w:w w:val="110"/>
          <w:sz w:val="16"/>
          <w:lang w:val="en-GB"/>
        </w:rPr>
        <w:t>Ardenne (blue), Plains (red) and Vosges (orange).</w:t>
      </w:r>
      <w:r w:rsidRPr="00C23AAF">
        <w:rPr>
          <w:spacing w:val="1"/>
          <w:w w:val="110"/>
          <w:sz w:val="16"/>
          <w:lang w:val="en-GB"/>
        </w:rPr>
        <w:t xml:space="preserve"> </w:t>
      </w:r>
      <w:r w:rsidRPr="00C23AAF">
        <w:rPr>
          <w:w w:val="110"/>
          <w:sz w:val="16"/>
          <w:lang w:val="en-GB"/>
        </w:rPr>
        <w:t>W</w:t>
      </w:r>
      <w:commentRangeStart w:id="114"/>
      <w:r w:rsidRPr="00C23AAF">
        <w:rPr>
          <w:w w:val="110"/>
          <w:sz w:val="16"/>
          <w:lang w:val="en-GB"/>
        </w:rPr>
        <w:t>alloon ecoregions are</w:t>
      </w:r>
      <w:r w:rsidRPr="00C23AAF">
        <w:rPr>
          <w:spacing w:val="1"/>
          <w:w w:val="110"/>
          <w:sz w:val="16"/>
          <w:lang w:val="en-GB"/>
        </w:rPr>
        <w:t xml:space="preserve"> </w:t>
      </w:r>
      <w:r w:rsidRPr="00C23AAF">
        <w:rPr>
          <w:w w:val="110"/>
          <w:sz w:val="16"/>
          <w:lang w:val="en-GB"/>
        </w:rPr>
        <w:t>depicted</w:t>
      </w:r>
      <w:r w:rsidRPr="00C23AAF">
        <w:rPr>
          <w:spacing w:val="19"/>
          <w:w w:val="110"/>
          <w:sz w:val="16"/>
          <w:lang w:val="en-GB"/>
        </w:rPr>
        <w:t xml:space="preserve"> </w:t>
      </w:r>
      <w:r w:rsidRPr="00C23AAF">
        <w:rPr>
          <w:w w:val="110"/>
          <w:sz w:val="16"/>
          <w:lang w:val="en-GB"/>
        </w:rPr>
        <w:t>with</w:t>
      </w:r>
      <w:r w:rsidRPr="00C23AAF">
        <w:rPr>
          <w:spacing w:val="19"/>
          <w:w w:val="110"/>
          <w:sz w:val="16"/>
          <w:lang w:val="en-GB"/>
        </w:rPr>
        <w:t xml:space="preserve"> </w:t>
      </w:r>
      <w:r w:rsidRPr="00C23AAF">
        <w:rPr>
          <w:w w:val="110"/>
          <w:sz w:val="16"/>
          <w:lang w:val="en-GB"/>
        </w:rPr>
        <w:t>diamond-shaped</w:t>
      </w:r>
      <w:r w:rsidRPr="00C23AAF">
        <w:rPr>
          <w:spacing w:val="20"/>
          <w:w w:val="110"/>
          <w:sz w:val="16"/>
          <w:lang w:val="en-GB"/>
        </w:rPr>
        <w:t xml:space="preserve"> </w:t>
      </w:r>
      <w:r w:rsidRPr="00C23AAF">
        <w:rPr>
          <w:w w:val="110"/>
          <w:sz w:val="16"/>
          <w:lang w:val="en-GB"/>
        </w:rPr>
        <w:t>points,</w:t>
      </w:r>
      <w:r w:rsidRPr="00C23AAF">
        <w:rPr>
          <w:spacing w:val="19"/>
          <w:w w:val="110"/>
          <w:sz w:val="16"/>
          <w:lang w:val="en-GB"/>
        </w:rPr>
        <w:t xml:space="preserve"> </w:t>
      </w:r>
      <w:r w:rsidRPr="00C23AAF">
        <w:rPr>
          <w:w w:val="110"/>
          <w:sz w:val="16"/>
          <w:lang w:val="en-GB"/>
        </w:rPr>
        <w:t>and</w:t>
      </w:r>
      <w:r w:rsidRPr="00C23AAF">
        <w:rPr>
          <w:spacing w:val="19"/>
          <w:w w:val="110"/>
          <w:sz w:val="16"/>
          <w:lang w:val="en-GB"/>
        </w:rPr>
        <w:t xml:space="preserve"> </w:t>
      </w:r>
      <w:r w:rsidRPr="00C23AAF">
        <w:rPr>
          <w:w w:val="110"/>
          <w:sz w:val="16"/>
          <w:lang w:val="en-GB"/>
        </w:rPr>
        <w:t>Grand-Est</w:t>
      </w:r>
      <w:r w:rsidRPr="00C23AAF">
        <w:rPr>
          <w:spacing w:val="20"/>
          <w:w w:val="110"/>
          <w:sz w:val="16"/>
          <w:lang w:val="en-GB"/>
        </w:rPr>
        <w:t xml:space="preserve"> </w:t>
      </w:r>
      <w:r w:rsidRPr="00C23AAF">
        <w:rPr>
          <w:w w:val="110"/>
          <w:sz w:val="16"/>
          <w:lang w:val="en-GB"/>
        </w:rPr>
        <w:t>regions</w:t>
      </w:r>
      <w:r w:rsidRPr="00C23AAF">
        <w:rPr>
          <w:spacing w:val="19"/>
          <w:w w:val="110"/>
          <w:sz w:val="16"/>
          <w:lang w:val="en-GB"/>
        </w:rPr>
        <w:t xml:space="preserve"> </w:t>
      </w:r>
      <w:r w:rsidRPr="00C23AAF">
        <w:rPr>
          <w:w w:val="110"/>
          <w:sz w:val="16"/>
          <w:lang w:val="en-GB"/>
        </w:rPr>
        <w:t>are</w:t>
      </w:r>
      <w:r w:rsidRPr="00C23AAF">
        <w:rPr>
          <w:spacing w:val="19"/>
          <w:w w:val="110"/>
          <w:sz w:val="16"/>
          <w:lang w:val="en-GB"/>
        </w:rPr>
        <w:t xml:space="preserve"> </w:t>
      </w:r>
      <w:r w:rsidRPr="00C23AAF">
        <w:rPr>
          <w:w w:val="110"/>
          <w:sz w:val="16"/>
          <w:lang w:val="en-GB"/>
        </w:rPr>
        <w:t>illustrated</w:t>
      </w:r>
      <w:r w:rsidRPr="00C23AAF">
        <w:rPr>
          <w:spacing w:val="20"/>
          <w:w w:val="110"/>
          <w:sz w:val="16"/>
          <w:lang w:val="en-GB"/>
        </w:rPr>
        <w:t xml:space="preserve"> </w:t>
      </w:r>
      <w:r w:rsidRPr="00C23AAF">
        <w:rPr>
          <w:w w:val="110"/>
          <w:sz w:val="16"/>
          <w:lang w:val="en-GB"/>
        </w:rPr>
        <w:t>by</w:t>
      </w:r>
      <w:r w:rsidRPr="00C23AAF">
        <w:rPr>
          <w:spacing w:val="19"/>
          <w:w w:val="110"/>
          <w:sz w:val="16"/>
          <w:lang w:val="en-GB"/>
        </w:rPr>
        <w:t xml:space="preserve"> </w:t>
      </w:r>
      <w:r w:rsidRPr="00C23AAF">
        <w:rPr>
          <w:w w:val="110"/>
          <w:sz w:val="16"/>
          <w:lang w:val="en-GB"/>
        </w:rPr>
        <w:t>rounded</w:t>
      </w:r>
      <w:r w:rsidRPr="00C23AAF">
        <w:rPr>
          <w:spacing w:val="19"/>
          <w:w w:val="110"/>
          <w:sz w:val="16"/>
          <w:lang w:val="en-GB"/>
        </w:rPr>
        <w:t xml:space="preserve"> </w:t>
      </w:r>
      <w:r w:rsidRPr="00C23AAF">
        <w:rPr>
          <w:w w:val="110"/>
          <w:sz w:val="16"/>
          <w:lang w:val="en-GB"/>
        </w:rPr>
        <w:t>points</w:t>
      </w:r>
      <w:commentRangeEnd w:id="114"/>
      <w:r w:rsidR="00590BEA">
        <w:rPr>
          <w:rStyle w:val="Marquedecommentaire"/>
        </w:rPr>
        <w:commentReference w:id="114"/>
      </w:r>
      <w:r w:rsidRPr="00C23AAF">
        <w:rPr>
          <w:w w:val="110"/>
          <w:sz w:val="16"/>
          <w:lang w:val="en-GB"/>
        </w:rPr>
        <w:t>.</w:t>
      </w:r>
    </w:p>
    <w:p w14:paraId="3AC2AD84" w14:textId="77777777" w:rsidR="00B177F5" w:rsidRPr="00814BC9" w:rsidRDefault="00B553DB">
      <w:pPr>
        <w:pStyle w:val="Corpsdetexte"/>
        <w:spacing w:before="2" w:line="240" w:lineRule="auto"/>
        <w:rPr>
          <w:sz w:val="22"/>
          <w:lang w:val="en-GB"/>
        </w:rPr>
      </w:pPr>
      <w:r w:rsidRPr="00C23AAF">
        <w:rPr>
          <w:noProof/>
          <w:lang w:val="en-GB"/>
        </w:rPr>
        <w:drawing>
          <wp:anchor distT="0" distB="0" distL="0" distR="0" simplePos="0" relativeHeight="6" behindDoc="0" locked="0" layoutInCell="1" allowOverlap="1" wp14:anchorId="7ECE250C" wp14:editId="45703625">
            <wp:simplePos x="0" y="0"/>
            <wp:positionH relativeFrom="page">
              <wp:posOffset>1610233</wp:posOffset>
            </wp:positionH>
            <wp:positionV relativeFrom="paragraph">
              <wp:posOffset>197102</wp:posOffset>
            </wp:positionV>
            <wp:extent cx="4248530" cy="27603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248530" cy="2760345"/>
                    </a:xfrm>
                    <a:prstGeom prst="rect">
                      <a:avLst/>
                    </a:prstGeom>
                  </pic:spPr>
                </pic:pic>
              </a:graphicData>
            </a:graphic>
          </wp:anchor>
        </w:drawing>
      </w:r>
    </w:p>
    <w:p w14:paraId="598775B2" w14:textId="77777777" w:rsidR="00B177F5" w:rsidRPr="00814BC9" w:rsidRDefault="00B177F5">
      <w:pPr>
        <w:pStyle w:val="Corpsdetexte"/>
        <w:spacing w:before="3" w:line="240" w:lineRule="auto"/>
        <w:rPr>
          <w:lang w:val="en-GB"/>
        </w:rPr>
      </w:pPr>
    </w:p>
    <w:p w14:paraId="3CBB1836" w14:textId="6B7BC5F7" w:rsidR="00B177F5" w:rsidRPr="00814BC9" w:rsidRDefault="00B553DB">
      <w:pPr>
        <w:spacing w:before="1" w:line="232" w:lineRule="auto"/>
        <w:ind w:left="521" w:right="198"/>
        <w:jc w:val="both"/>
        <w:rPr>
          <w:sz w:val="16"/>
          <w:lang w:val="en-GB"/>
        </w:rPr>
      </w:pPr>
      <w:bookmarkStart w:id="115" w:name="_bookmark1"/>
      <w:bookmarkEnd w:id="115"/>
      <w:commentRangeStart w:id="116"/>
      <w:r w:rsidRPr="00814BC9">
        <w:rPr>
          <w:w w:val="110"/>
          <w:sz w:val="16"/>
          <w:lang w:val="en-GB"/>
        </w:rPr>
        <w:t>Fig. 2: Study area: Plains (hashed, altitude varying between 100 and 500 meters above see level), Ardenne (black dot,</w:t>
      </w:r>
      <w:r w:rsidRPr="00814BC9">
        <w:rPr>
          <w:spacing w:val="1"/>
          <w:w w:val="110"/>
          <w:sz w:val="16"/>
          <w:lang w:val="en-GB"/>
        </w:rPr>
        <w:t xml:space="preserve"> </w:t>
      </w:r>
      <w:r w:rsidRPr="00814BC9">
        <w:rPr>
          <w:w w:val="110"/>
          <w:sz w:val="16"/>
          <w:lang w:val="en-GB"/>
        </w:rPr>
        <w:t>altitude between 200 and 700</w:t>
      </w:r>
      <w:r w:rsidRPr="00814BC9">
        <w:rPr>
          <w:spacing w:val="1"/>
          <w:w w:val="110"/>
          <w:sz w:val="16"/>
          <w:lang w:val="en-GB"/>
        </w:rPr>
        <w:t xml:space="preserve"> </w:t>
      </w:r>
      <w:r w:rsidRPr="00814BC9">
        <w:rPr>
          <w:w w:val="110"/>
          <w:sz w:val="16"/>
          <w:lang w:val="en-GB"/>
        </w:rPr>
        <w:t xml:space="preserve">m) and Vosges (cross,  altitude ranging  from  300 to </w:t>
      </w:r>
      <w:del w:id="117" w:author="Christian PIEDALLU" w:date="2023-02-06T11:12:00Z">
        <w:r w:rsidRPr="00814BC9" w:rsidDel="008D717F">
          <w:rPr>
            <w:w w:val="110"/>
            <w:sz w:val="16"/>
            <w:lang w:val="en-GB"/>
          </w:rPr>
          <w:delText xml:space="preserve">1300 </w:delText>
        </w:r>
      </w:del>
      <w:ins w:id="118" w:author="Christian PIEDALLU" w:date="2023-02-06T11:12:00Z">
        <w:r w:rsidR="008D717F" w:rsidRPr="00814BC9">
          <w:rPr>
            <w:w w:val="110"/>
            <w:sz w:val="16"/>
            <w:lang w:val="en-GB"/>
          </w:rPr>
          <w:t>1</w:t>
        </w:r>
        <w:r w:rsidR="008D717F">
          <w:rPr>
            <w:w w:val="110"/>
            <w:sz w:val="16"/>
            <w:lang w:val="en-GB"/>
          </w:rPr>
          <w:t>5</w:t>
        </w:r>
        <w:r w:rsidR="008D717F" w:rsidRPr="00814BC9">
          <w:rPr>
            <w:w w:val="110"/>
            <w:sz w:val="16"/>
            <w:lang w:val="en-GB"/>
          </w:rPr>
          <w:t xml:space="preserve">00 </w:t>
        </w:r>
      </w:ins>
      <w:r w:rsidRPr="00814BC9">
        <w:rPr>
          <w:w w:val="110"/>
          <w:sz w:val="16"/>
          <w:lang w:val="en-GB"/>
        </w:rPr>
        <w:t>m).  Red  squares illustrates</w:t>
      </w:r>
      <w:r w:rsidRPr="00814BC9">
        <w:rPr>
          <w:spacing w:val="1"/>
          <w:w w:val="110"/>
          <w:sz w:val="16"/>
          <w:lang w:val="en-GB"/>
        </w:rPr>
        <w:t xml:space="preserve"> </w:t>
      </w:r>
      <w:r w:rsidRPr="00814BC9">
        <w:rPr>
          <w:w w:val="110"/>
          <w:sz w:val="16"/>
          <w:lang w:val="en-GB"/>
        </w:rPr>
        <w:t>the</w:t>
      </w:r>
      <w:r w:rsidRPr="00814BC9">
        <w:rPr>
          <w:spacing w:val="16"/>
          <w:w w:val="110"/>
          <w:sz w:val="16"/>
          <w:lang w:val="en-GB"/>
        </w:rPr>
        <w:t xml:space="preserve"> </w:t>
      </w:r>
      <w:r w:rsidRPr="00814BC9">
        <w:rPr>
          <w:w w:val="110"/>
          <w:sz w:val="16"/>
          <w:lang w:val="en-GB"/>
        </w:rPr>
        <w:t>extend</w:t>
      </w:r>
      <w:r w:rsidRPr="00814BC9">
        <w:rPr>
          <w:spacing w:val="16"/>
          <w:w w:val="110"/>
          <w:sz w:val="16"/>
          <w:lang w:val="en-GB"/>
        </w:rPr>
        <w:t xml:space="preserve"> </w:t>
      </w:r>
      <w:r w:rsidRPr="00814BC9">
        <w:rPr>
          <w:w w:val="110"/>
          <w:sz w:val="16"/>
          <w:lang w:val="en-GB"/>
        </w:rPr>
        <w:t>of</w:t>
      </w:r>
      <w:r w:rsidRPr="00814BC9">
        <w:rPr>
          <w:spacing w:val="16"/>
          <w:w w:val="110"/>
          <w:sz w:val="16"/>
          <w:lang w:val="en-GB"/>
        </w:rPr>
        <w:t xml:space="preserve"> </w:t>
      </w:r>
      <w:r w:rsidRPr="00814BC9">
        <w:rPr>
          <w:w w:val="110"/>
          <w:sz w:val="16"/>
          <w:lang w:val="en-GB"/>
        </w:rPr>
        <w:t>Sentinel</w:t>
      </w:r>
      <w:r w:rsidRPr="00814BC9">
        <w:rPr>
          <w:spacing w:val="16"/>
          <w:w w:val="110"/>
          <w:sz w:val="16"/>
          <w:lang w:val="en-GB"/>
        </w:rPr>
        <w:t xml:space="preserve"> </w:t>
      </w:r>
      <w:r w:rsidRPr="00814BC9">
        <w:rPr>
          <w:w w:val="110"/>
          <w:sz w:val="16"/>
          <w:lang w:val="en-GB"/>
        </w:rPr>
        <w:t>satellite</w:t>
      </w:r>
      <w:r w:rsidRPr="00814BC9">
        <w:rPr>
          <w:spacing w:val="16"/>
          <w:w w:val="110"/>
          <w:sz w:val="16"/>
          <w:lang w:val="en-GB"/>
        </w:rPr>
        <w:t xml:space="preserve"> </w:t>
      </w:r>
      <w:r w:rsidRPr="00814BC9">
        <w:rPr>
          <w:w w:val="110"/>
          <w:sz w:val="16"/>
          <w:lang w:val="en-GB"/>
        </w:rPr>
        <w:t>2</w:t>
      </w:r>
      <w:r w:rsidRPr="00814BC9">
        <w:rPr>
          <w:spacing w:val="16"/>
          <w:w w:val="110"/>
          <w:sz w:val="16"/>
          <w:lang w:val="en-GB"/>
        </w:rPr>
        <w:t xml:space="preserve"> </w:t>
      </w:r>
      <w:r w:rsidRPr="00814BC9">
        <w:rPr>
          <w:w w:val="110"/>
          <w:sz w:val="16"/>
          <w:lang w:val="en-GB"/>
        </w:rPr>
        <w:t>tiles</w:t>
      </w:r>
      <w:r w:rsidRPr="00814BC9">
        <w:rPr>
          <w:spacing w:val="16"/>
          <w:w w:val="110"/>
          <w:sz w:val="16"/>
          <w:lang w:val="en-GB"/>
        </w:rPr>
        <w:t xml:space="preserve"> </w:t>
      </w:r>
      <w:r w:rsidRPr="00814BC9">
        <w:rPr>
          <w:w w:val="110"/>
          <w:sz w:val="16"/>
          <w:lang w:val="en-GB"/>
        </w:rPr>
        <w:t>which</w:t>
      </w:r>
      <w:r w:rsidRPr="00814BC9">
        <w:rPr>
          <w:spacing w:val="16"/>
          <w:w w:val="110"/>
          <w:sz w:val="16"/>
          <w:lang w:val="en-GB"/>
        </w:rPr>
        <w:t xml:space="preserve"> </w:t>
      </w:r>
      <w:r w:rsidRPr="00814BC9">
        <w:rPr>
          <w:w w:val="110"/>
          <w:sz w:val="16"/>
          <w:lang w:val="en-GB"/>
        </w:rPr>
        <w:t>are</w:t>
      </w:r>
      <w:r w:rsidRPr="00814BC9">
        <w:rPr>
          <w:spacing w:val="16"/>
          <w:w w:val="110"/>
          <w:sz w:val="16"/>
          <w:lang w:val="en-GB"/>
        </w:rPr>
        <w:t xml:space="preserve"> </w:t>
      </w:r>
      <w:r w:rsidRPr="00814BC9">
        <w:rPr>
          <w:w w:val="110"/>
          <w:sz w:val="16"/>
          <w:lang w:val="en-GB"/>
        </w:rPr>
        <w:t>used</w:t>
      </w:r>
      <w:r w:rsidRPr="00814BC9">
        <w:rPr>
          <w:spacing w:val="16"/>
          <w:w w:val="110"/>
          <w:sz w:val="16"/>
          <w:lang w:val="en-GB"/>
        </w:rPr>
        <w:t xml:space="preserve"> </w:t>
      </w:r>
      <w:r w:rsidRPr="00814BC9">
        <w:rPr>
          <w:w w:val="110"/>
          <w:sz w:val="16"/>
          <w:lang w:val="en-GB"/>
        </w:rPr>
        <w:t>for</w:t>
      </w:r>
      <w:r w:rsidRPr="00814BC9">
        <w:rPr>
          <w:spacing w:val="16"/>
          <w:w w:val="110"/>
          <w:sz w:val="16"/>
          <w:lang w:val="en-GB"/>
        </w:rPr>
        <w:t xml:space="preserve"> </w:t>
      </w:r>
      <w:r w:rsidRPr="00814BC9">
        <w:rPr>
          <w:w w:val="110"/>
          <w:sz w:val="16"/>
          <w:lang w:val="en-GB"/>
        </w:rPr>
        <w:t>the</w:t>
      </w:r>
      <w:r w:rsidRPr="00814BC9">
        <w:rPr>
          <w:spacing w:val="16"/>
          <w:w w:val="110"/>
          <w:sz w:val="16"/>
          <w:lang w:val="en-GB"/>
        </w:rPr>
        <w:t xml:space="preserve"> </w:t>
      </w:r>
      <w:r w:rsidRPr="00814BC9">
        <w:rPr>
          <w:w w:val="110"/>
          <w:sz w:val="16"/>
          <w:lang w:val="en-GB"/>
        </w:rPr>
        <w:t>detection</w:t>
      </w:r>
      <w:r w:rsidRPr="00814BC9">
        <w:rPr>
          <w:spacing w:val="16"/>
          <w:w w:val="110"/>
          <w:sz w:val="16"/>
          <w:lang w:val="en-GB"/>
        </w:rPr>
        <w:t xml:space="preserve"> </w:t>
      </w:r>
      <w:r w:rsidRPr="00814BC9">
        <w:rPr>
          <w:w w:val="110"/>
          <w:sz w:val="16"/>
          <w:lang w:val="en-GB"/>
        </w:rPr>
        <w:t>of</w:t>
      </w:r>
      <w:r w:rsidRPr="00814BC9">
        <w:rPr>
          <w:spacing w:val="16"/>
          <w:w w:val="110"/>
          <w:sz w:val="16"/>
          <w:lang w:val="en-GB"/>
        </w:rPr>
        <w:t xml:space="preserve"> </w:t>
      </w:r>
      <w:r w:rsidRPr="00814BC9">
        <w:rPr>
          <w:w w:val="110"/>
          <w:sz w:val="16"/>
          <w:lang w:val="en-GB"/>
        </w:rPr>
        <w:t>bark</w:t>
      </w:r>
      <w:r w:rsidRPr="00814BC9">
        <w:rPr>
          <w:spacing w:val="16"/>
          <w:w w:val="110"/>
          <w:sz w:val="16"/>
          <w:lang w:val="en-GB"/>
        </w:rPr>
        <w:t xml:space="preserve"> </w:t>
      </w:r>
      <w:r w:rsidRPr="00814BC9">
        <w:rPr>
          <w:w w:val="110"/>
          <w:sz w:val="16"/>
          <w:lang w:val="en-GB"/>
        </w:rPr>
        <w:t>beetle</w:t>
      </w:r>
      <w:r w:rsidRPr="00814BC9">
        <w:rPr>
          <w:spacing w:val="16"/>
          <w:w w:val="110"/>
          <w:sz w:val="16"/>
          <w:lang w:val="en-GB"/>
        </w:rPr>
        <w:t xml:space="preserve"> </w:t>
      </w:r>
      <w:r w:rsidRPr="00814BC9">
        <w:rPr>
          <w:w w:val="110"/>
          <w:sz w:val="16"/>
          <w:lang w:val="en-GB"/>
        </w:rPr>
        <w:t>attack.</w:t>
      </w:r>
      <w:commentRangeEnd w:id="116"/>
      <w:r w:rsidR="008D717F">
        <w:rPr>
          <w:rStyle w:val="Marquedecommentaire"/>
        </w:rPr>
        <w:commentReference w:id="116"/>
      </w:r>
    </w:p>
    <w:p w14:paraId="709CB4B1" w14:textId="77777777" w:rsidR="00B177F5" w:rsidRPr="00814BC9" w:rsidRDefault="00B177F5">
      <w:pPr>
        <w:spacing w:line="232" w:lineRule="auto"/>
        <w:jc w:val="both"/>
        <w:rPr>
          <w:sz w:val="16"/>
          <w:lang w:val="en-GB"/>
        </w:rPr>
        <w:sectPr w:rsidR="00B177F5" w:rsidRPr="00814BC9">
          <w:pgSz w:w="11910" w:h="16840"/>
          <w:pgMar w:top="2000" w:right="1480" w:bottom="280" w:left="1160" w:header="1813" w:footer="0" w:gutter="0"/>
          <w:cols w:space="720"/>
        </w:sectPr>
      </w:pPr>
    </w:p>
    <w:p w14:paraId="46CCEBC7" w14:textId="77777777" w:rsidR="00B177F5" w:rsidRPr="00814BC9" w:rsidRDefault="00B177F5">
      <w:pPr>
        <w:pStyle w:val="Corpsdetexte"/>
        <w:spacing w:line="240" w:lineRule="auto"/>
        <w:rPr>
          <w:sz w:val="13"/>
          <w:lang w:val="en-GB"/>
        </w:rPr>
      </w:pPr>
    </w:p>
    <w:p w14:paraId="3E7E0656" w14:textId="395E9598" w:rsidR="00B177F5" w:rsidRPr="00814BC9" w:rsidRDefault="00B553DB">
      <w:pPr>
        <w:pStyle w:val="Corpsdetexte"/>
        <w:spacing w:before="59" w:line="242" w:lineRule="exact"/>
        <w:ind w:left="163"/>
        <w:rPr>
          <w:lang w:val="en-GB"/>
        </w:rPr>
      </w:pPr>
      <w:r w:rsidRPr="00814BC9">
        <w:rPr>
          <w:rFonts w:ascii="Trebuchet MS"/>
          <w:sz w:val="10"/>
          <w:lang w:val="en-GB"/>
        </w:rPr>
        <w:t xml:space="preserve">116     </w:t>
      </w:r>
      <w:r w:rsidRPr="00814BC9">
        <w:rPr>
          <w:rFonts w:ascii="Trebuchet MS"/>
          <w:spacing w:val="19"/>
          <w:sz w:val="10"/>
          <w:lang w:val="en-GB"/>
        </w:rPr>
        <w:t xml:space="preserve"> </w:t>
      </w:r>
      <w:del w:id="119" w:author="Christian PIEDALLU" w:date="2023-02-06T11:15:00Z">
        <w:r w:rsidRPr="00814BC9" w:rsidDel="008D717F">
          <w:rPr>
            <w:w w:val="105"/>
            <w:lang w:val="en-GB"/>
          </w:rPr>
          <w:delText>the</w:delText>
        </w:r>
        <w:r w:rsidRPr="00814BC9" w:rsidDel="008D717F">
          <w:rPr>
            <w:spacing w:val="18"/>
            <w:w w:val="105"/>
            <w:lang w:val="en-GB"/>
          </w:rPr>
          <w:delText xml:space="preserve"> </w:delText>
        </w:r>
        <w:r w:rsidRPr="00814BC9" w:rsidDel="008D717F">
          <w:rPr>
            <w:w w:val="105"/>
            <w:lang w:val="en-GB"/>
          </w:rPr>
          <w:delText>trimester</w:delText>
        </w:r>
      </w:del>
      <w:r w:rsidRPr="00814BC9">
        <w:rPr>
          <w:w w:val="105"/>
          <w:lang w:val="en-GB"/>
        </w:rPr>
        <w:t>.</w:t>
      </w:r>
      <w:r w:rsidRPr="00814BC9">
        <w:rPr>
          <w:spacing w:val="41"/>
          <w:w w:val="105"/>
          <w:lang w:val="en-GB"/>
        </w:rPr>
        <w:t xml:space="preserve"> </w:t>
      </w:r>
      <w:r w:rsidRPr="00814BC9">
        <w:rPr>
          <w:w w:val="105"/>
          <w:lang w:val="en-GB"/>
        </w:rPr>
        <w:t>Then,</w:t>
      </w:r>
      <w:r w:rsidRPr="00814BC9">
        <w:rPr>
          <w:spacing w:val="18"/>
          <w:w w:val="105"/>
          <w:lang w:val="en-GB"/>
        </w:rPr>
        <w:t xml:space="preserve"> </w:t>
      </w:r>
      <w:r w:rsidRPr="00814BC9">
        <w:rPr>
          <w:w w:val="105"/>
          <w:lang w:val="en-GB"/>
        </w:rPr>
        <w:t>a</w:t>
      </w:r>
      <w:r w:rsidRPr="00814BC9">
        <w:rPr>
          <w:spacing w:val="18"/>
          <w:w w:val="105"/>
          <w:lang w:val="en-GB"/>
        </w:rPr>
        <w:t xml:space="preserve"> </w:t>
      </w:r>
      <w:r w:rsidRPr="00814BC9">
        <w:rPr>
          <w:w w:val="105"/>
          <w:lang w:val="en-GB"/>
        </w:rPr>
        <w:t>Random</w:t>
      </w:r>
      <w:r w:rsidRPr="00814BC9">
        <w:rPr>
          <w:spacing w:val="19"/>
          <w:w w:val="105"/>
          <w:lang w:val="en-GB"/>
        </w:rPr>
        <w:t xml:space="preserve"> </w:t>
      </w:r>
      <w:r w:rsidRPr="00814BC9">
        <w:rPr>
          <w:w w:val="105"/>
          <w:lang w:val="en-GB"/>
        </w:rPr>
        <w:t>Forest</w:t>
      </w:r>
      <w:r w:rsidRPr="00814BC9">
        <w:rPr>
          <w:spacing w:val="18"/>
          <w:w w:val="105"/>
          <w:lang w:val="en-GB"/>
        </w:rPr>
        <w:t xml:space="preserve"> </w:t>
      </w:r>
      <w:r w:rsidRPr="00814BC9">
        <w:rPr>
          <w:w w:val="105"/>
          <w:lang w:val="en-GB"/>
        </w:rPr>
        <w:t>algorithm</w:t>
      </w:r>
      <w:r w:rsidRPr="00814BC9">
        <w:rPr>
          <w:spacing w:val="18"/>
          <w:w w:val="105"/>
          <w:lang w:val="en-GB"/>
        </w:rPr>
        <w:t xml:space="preserve"> </w:t>
      </w:r>
      <w:r w:rsidRPr="00814BC9">
        <w:rPr>
          <w:w w:val="105"/>
          <w:lang w:val="en-GB"/>
        </w:rPr>
        <w:t>was</w:t>
      </w:r>
      <w:r w:rsidRPr="00814BC9">
        <w:rPr>
          <w:spacing w:val="18"/>
          <w:w w:val="105"/>
          <w:lang w:val="en-GB"/>
        </w:rPr>
        <w:t xml:space="preserve"> </w:t>
      </w:r>
      <w:r w:rsidRPr="00814BC9">
        <w:rPr>
          <w:w w:val="105"/>
          <w:lang w:val="en-GB"/>
        </w:rPr>
        <w:t>trained</w:t>
      </w:r>
      <w:r w:rsidRPr="00814BC9">
        <w:rPr>
          <w:spacing w:val="18"/>
          <w:w w:val="105"/>
          <w:lang w:val="en-GB"/>
        </w:rPr>
        <w:t xml:space="preserve"> </w:t>
      </w:r>
      <w:r w:rsidRPr="00814BC9">
        <w:rPr>
          <w:w w:val="105"/>
          <w:lang w:val="en-GB"/>
        </w:rPr>
        <w:t>on</w:t>
      </w:r>
      <w:r w:rsidRPr="00814BC9">
        <w:rPr>
          <w:spacing w:val="18"/>
          <w:w w:val="105"/>
          <w:lang w:val="en-GB"/>
        </w:rPr>
        <w:t xml:space="preserve"> </w:t>
      </w:r>
      <w:r w:rsidRPr="00814BC9">
        <w:rPr>
          <w:w w:val="105"/>
          <w:lang w:val="en-GB"/>
        </w:rPr>
        <w:t>these</w:t>
      </w:r>
      <w:r w:rsidRPr="00814BC9">
        <w:rPr>
          <w:spacing w:val="18"/>
          <w:w w:val="105"/>
          <w:lang w:val="en-GB"/>
        </w:rPr>
        <w:t xml:space="preserve"> </w:t>
      </w:r>
      <w:r w:rsidRPr="00814BC9">
        <w:rPr>
          <w:w w:val="105"/>
          <w:lang w:val="en-GB"/>
        </w:rPr>
        <w:t>synthetic</w:t>
      </w:r>
      <w:r w:rsidRPr="00814BC9">
        <w:rPr>
          <w:spacing w:val="18"/>
          <w:w w:val="105"/>
          <w:lang w:val="en-GB"/>
        </w:rPr>
        <w:t xml:space="preserve"> </w:t>
      </w:r>
      <w:r w:rsidRPr="00814BC9">
        <w:rPr>
          <w:w w:val="105"/>
          <w:lang w:val="en-GB"/>
        </w:rPr>
        <w:t>intra-annual</w:t>
      </w:r>
      <w:r w:rsidRPr="00814BC9">
        <w:rPr>
          <w:spacing w:val="18"/>
          <w:w w:val="105"/>
          <w:lang w:val="en-GB"/>
        </w:rPr>
        <w:t xml:space="preserve"> </w:t>
      </w:r>
      <w:r w:rsidRPr="00814BC9">
        <w:rPr>
          <w:w w:val="105"/>
          <w:lang w:val="en-GB"/>
        </w:rPr>
        <w:t>time</w:t>
      </w:r>
    </w:p>
    <w:p w14:paraId="03C5F14E" w14:textId="7FFF1943" w:rsidR="00B177F5" w:rsidRPr="00814BC9" w:rsidRDefault="00B553DB">
      <w:pPr>
        <w:pStyle w:val="Corpsdetexte"/>
        <w:ind w:left="163"/>
        <w:rPr>
          <w:lang w:val="en-GB"/>
        </w:rPr>
      </w:pPr>
      <w:r w:rsidRPr="00814BC9">
        <w:rPr>
          <w:rFonts w:ascii="Trebuchet MS"/>
          <w:sz w:val="10"/>
          <w:lang w:val="en-GB"/>
        </w:rPr>
        <w:t xml:space="preserve">117     </w:t>
      </w:r>
      <w:r w:rsidRPr="00814BC9">
        <w:rPr>
          <w:rFonts w:ascii="Trebuchet MS"/>
          <w:spacing w:val="19"/>
          <w:sz w:val="10"/>
          <w:lang w:val="en-GB"/>
        </w:rPr>
        <w:t xml:space="preserve"> </w:t>
      </w:r>
      <w:r w:rsidRPr="00814BC9">
        <w:rPr>
          <w:w w:val="105"/>
          <w:lang w:val="en-GB"/>
        </w:rPr>
        <w:t>serie</w:t>
      </w:r>
      <w:ins w:id="120" w:author="Christian PIEDALLU" w:date="2023-02-06T11:17:00Z">
        <w:r w:rsidR="008D717F">
          <w:rPr>
            <w:w w:val="105"/>
            <w:lang w:val="en-GB"/>
          </w:rPr>
          <w:t>s</w:t>
        </w:r>
      </w:ins>
      <w:r w:rsidRPr="00814BC9">
        <w:rPr>
          <w:spacing w:val="27"/>
          <w:w w:val="105"/>
          <w:lang w:val="en-GB"/>
        </w:rPr>
        <w:t xml:space="preserve"> </w:t>
      </w:r>
      <w:r w:rsidRPr="00814BC9">
        <w:rPr>
          <w:w w:val="105"/>
          <w:lang w:val="en-GB"/>
        </w:rPr>
        <w:t>to</w:t>
      </w:r>
      <w:r w:rsidRPr="00814BC9">
        <w:rPr>
          <w:spacing w:val="27"/>
          <w:w w:val="105"/>
          <w:lang w:val="en-GB"/>
        </w:rPr>
        <w:t xml:space="preserve"> </w:t>
      </w:r>
      <w:r w:rsidRPr="00814BC9">
        <w:rPr>
          <w:w w:val="105"/>
          <w:lang w:val="en-GB"/>
        </w:rPr>
        <w:t>discriminate</w:t>
      </w:r>
      <w:r w:rsidRPr="00814BC9">
        <w:rPr>
          <w:spacing w:val="27"/>
          <w:w w:val="105"/>
          <w:lang w:val="en-GB"/>
        </w:rPr>
        <w:t xml:space="preserve"> </w:t>
      </w:r>
      <w:r w:rsidRPr="00814BC9">
        <w:rPr>
          <w:w w:val="105"/>
          <w:lang w:val="en-GB"/>
        </w:rPr>
        <w:t>spruce</w:t>
      </w:r>
      <w:r w:rsidRPr="00814BC9">
        <w:rPr>
          <w:spacing w:val="27"/>
          <w:w w:val="105"/>
          <w:lang w:val="en-GB"/>
        </w:rPr>
        <w:t xml:space="preserve"> </w:t>
      </w:r>
      <w:r w:rsidRPr="00814BC9">
        <w:rPr>
          <w:w w:val="105"/>
          <w:lang w:val="en-GB"/>
        </w:rPr>
        <w:t>from</w:t>
      </w:r>
      <w:r w:rsidRPr="00814BC9">
        <w:rPr>
          <w:spacing w:val="27"/>
          <w:w w:val="105"/>
          <w:lang w:val="en-GB"/>
        </w:rPr>
        <w:t xml:space="preserve"> </w:t>
      </w:r>
      <w:r w:rsidRPr="00814BC9">
        <w:rPr>
          <w:w w:val="105"/>
          <w:lang w:val="en-GB"/>
        </w:rPr>
        <w:t>non-spruce</w:t>
      </w:r>
      <w:r w:rsidRPr="00814BC9">
        <w:rPr>
          <w:spacing w:val="27"/>
          <w:w w:val="105"/>
          <w:lang w:val="en-GB"/>
        </w:rPr>
        <w:t xml:space="preserve"> </w:t>
      </w:r>
      <w:r w:rsidRPr="00814BC9">
        <w:rPr>
          <w:w w:val="105"/>
          <w:lang w:val="en-GB"/>
        </w:rPr>
        <w:t>pixels,</w:t>
      </w:r>
      <w:r w:rsidRPr="00814BC9">
        <w:rPr>
          <w:spacing w:val="31"/>
          <w:w w:val="105"/>
          <w:lang w:val="en-GB"/>
        </w:rPr>
        <w:t xml:space="preserve"> </w:t>
      </w:r>
      <w:r w:rsidRPr="00814BC9">
        <w:rPr>
          <w:w w:val="105"/>
          <w:lang w:val="en-GB"/>
        </w:rPr>
        <w:t>based</w:t>
      </w:r>
      <w:r w:rsidRPr="00814BC9">
        <w:rPr>
          <w:spacing w:val="27"/>
          <w:w w:val="105"/>
          <w:lang w:val="en-GB"/>
        </w:rPr>
        <w:t xml:space="preserve"> </w:t>
      </w:r>
      <w:r w:rsidRPr="00814BC9">
        <w:rPr>
          <w:w w:val="105"/>
          <w:lang w:val="en-GB"/>
        </w:rPr>
        <w:t>on</w:t>
      </w:r>
      <w:r w:rsidRPr="00814BC9">
        <w:rPr>
          <w:spacing w:val="26"/>
          <w:w w:val="105"/>
          <w:lang w:val="en-GB"/>
        </w:rPr>
        <w:t xml:space="preserve"> </w:t>
      </w:r>
      <w:commentRangeStart w:id="121"/>
      <w:r w:rsidRPr="00814BC9">
        <w:rPr>
          <w:w w:val="105"/>
          <w:lang w:val="en-GB"/>
        </w:rPr>
        <w:t>a</w:t>
      </w:r>
      <w:r w:rsidRPr="00814BC9">
        <w:rPr>
          <w:spacing w:val="27"/>
          <w:w w:val="105"/>
          <w:lang w:val="en-GB"/>
        </w:rPr>
        <w:t xml:space="preserve"> </w:t>
      </w:r>
      <w:r w:rsidRPr="00814BC9">
        <w:rPr>
          <w:w w:val="105"/>
          <w:lang w:val="en-GB"/>
        </w:rPr>
        <w:t>training</w:t>
      </w:r>
      <w:r w:rsidRPr="00814BC9">
        <w:rPr>
          <w:spacing w:val="27"/>
          <w:w w:val="105"/>
          <w:lang w:val="en-GB"/>
        </w:rPr>
        <w:t xml:space="preserve"> </w:t>
      </w:r>
      <w:r w:rsidRPr="00814BC9">
        <w:rPr>
          <w:w w:val="105"/>
          <w:lang w:val="en-GB"/>
        </w:rPr>
        <w:t>set</w:t>
      </w:r>
      <w:r w:rsidRPr="00814BC9">
        <w:rPr>
          <w:spacing w:val="27"/>
          <w:w w:val="105"/>
          <w:lang w:val="en-GB"/>
        </w:rPr>
        <w:t xml:space="preserve"> </w:t>
      </w:r>
      <w:commentRangeEnd w:id="121"/>
      <w:r w:rsidR="008D717F">
        <w:rPr>
          <w:rStyle w:val="Marquedecommentaire"/>
        </w:rPr>
        <w:commentReference w:id="121"/>
      </w:r>
      <w:r w:rsidRPr="00814BC9">
        <w:rPr>
          <w:w w:val="105"/>
          <w:lang w:val="en-GB"/>
        </w:rPr>
        <w:t>of</w:t>
      </w:r>
      <w:r w:rsidRPr="00814BC9">
        <w:rPr>
          <w:spacing w:val="27"/>
          <w:w w:val="105"/>
          <w:lang w:val="en-GB"/>
        </w:rPr>
        <w:t xml:space="preserve"> </w:t>
      </w:r>
      <w:r w:rsidRPr="00814BC9">
        <w:rPr>
          <w:w w:val="105"/>
          <w:lang w:val="en-GB"/>
        </w:rPr>
        <w:t>observation</w:t>
      </w:r>
      <w:r w:rsidRPr="00814BC9">
        <w:rPr>
          <w:spacing w:val="27"/>
          <w:w w:val="105"/>
          <w:lang w:val="en-GB"/>
        </w:rPr>
        <w:t xml:space="preserve"> </w:t>
      </w:r>
      <w:r w:rsidRPr="00814BC9">
        <w:rPr>
          <w:w w:val="105"/>
          <w:lang w:val="en-GB"/>
        </w:rPr>
        <w:t>from</w:t>
      </w:r>
    </w:p>
    <w:p w14:paraId="5BC6EB91" w14:textId="42D971D5" w:rsidR="00B177F5" w:rsidRPr="00814BC9" w:rsidRDefault="00B553DB">
      <w:pPr>
        <w:pStyle w:val="Corpsdetexte"/>
        <w:ind w:left="163"/>
        <w:rPr>
          <w:lang w:val="en-GB"/>
        </w:rPr>
      </w:pPr>
      <w:r w:rsidRPr="00814BC9">
        <w:rPr>
          <w:rFonts w:ascii="Trebuchet MS" w:hAnsi="Trebuchet MS"/>
          <w:sz w:val="10"/>
          <w:lang w:val="en-GB"/>
        </w:rPr>
        <w:t xml:space="preserve">118     </w:t>
      </w:r>
      <w:r w:rsidRPr="00814BC9">
        <w:rPr>
          <w:rFonts w:ascii="Trebuchet MS" w:hAnsi="Trebuchet MS"/>
          <w:spacing w:val="19"/>
          <w:sz w:val="10"/>
          <w:lang w:val="en-GB"/>
        </w:rPr>
        <w:t xml:space="preserve"> </w:t>
      </w:r>
      <w:r w:rsidRPr="00814BC9">
        <w:rPr>
          <w:w w:val="105"/>
          <w:lang w:val="en-GB"/>
        </w:rPr>
        <w:t>Belgium</w:t>
      </w:r>
      <w:r w:rsidRPr="00814BC9">
        <w:rPr>
          <w:spacing w:val="43"/>
          <w:w w:val="105"/>
          <w:lang w:val="en-GB"/>
        </w:rPr>
        <w:t xml:space="preserve"> </w:t>
      </w:r>
      <w:hyperlink w:anchor="_bookmark14" w:history="1">
        <w:r w:rsidRPr="00814BC9">
          <w:rPr>
            <w:w w:val="105"/>
            <w:lang w:val="en-GB"/>
          </w:rPr>
          <w:t>(Bolyn</w:t>
        </w:r>
        <w:r w:rsidRPr="00814BC9">
          <w:rPr>
            <w:spacing w:val="42"/>
            <w:w w:val="105"/>
            <w:lang w:val="en-GB"/>
          </w:rPr>
          <w:t xml:space="preserve"> </w:t>
        </w:r>
        <w:r w:rsidRPr="00814BC9">
          <w:rPr>
            <w:w w:val="105"/>
            <w:lang w:val="en-GB"/>
          </w:rPr>
          <w:t>et</w:t>
        </w:r>
        <w:r w:rsidRPr="00814BC9">
          <w:rPr>
            <w:spacing w:val="43"/>
            <w:w w:val="105"/>
            <w:lang w:val="en-GB"/>
          </w:rPr>
          <w:t xml:space="preserve"> </w:t>
        </w:r>
        <w:r w:rsidRPr="00814BC9">
          <w:rPr>
            <w:w w:val="105"/>
            <w:lang w:val="en-GB"/>
          </w:rPr>
          <w:t>al.,</w:t>
        </w:r>
      </w:hyperlink>
      <w:r w:rsidRPr="00814BC9">
        <w:rPr>
          <w:spacing w:val="43"/>
          <w:w w:val="105"/>
          <w:lang w:val="en-GB"/>
        </w:rPr>
        <w:t xml:space="preserve"> </w:t>
      </w:r>
      <w:hyperlink w:anchor="_bookmark14" w:history="1">
        <w:r w:rsidRPr="00814BC9">
          <w:rPr>
            <w:w w:val="105"/>
            <w:lang w:val="en-GB"/>
          </w:rPr>
          <w:t>2018).</w:t>
        </w:r>
      </w:hyperlink>
      <w:r w:rsidRPr="00814BC9">
        <w:rPr>
          <w:w w:val="105"/>
          <w:lang w:val="en-GB"/>
        </w:rPr>
        <w:t xml:space="preserve">  </w:t>
      </w:r>
      <w:r w:rsidRPr="00814BC9">
        <w:rPr>
          <w:spacing w:val="10"/>
          <w:w w:val="105"/>
          <w:lang w:val="en-GB"/>
        </w:rPr>
        <w:t xml:space="preserve"> </w:t>
      </w:r>
      <w:del w:id="122" w:author="Christian PIEDALLU" w:date="2023-02-06T11:01:00Z">
        <w:r w:rsidRPr="00814BC9" w:rsidDel="00590BEA">
          <w:rPr>
            <w:w w:val="105"/>
            <w:lang w:val="en-GB"/>
          </w:rPr>
          <w:delText xml:space="preserve">Eventually,  </w:delText>
        </w:r>
      </w:del>
      <w:r w:rsidRPr="00814BC9">
        <w:rPr>
          <w:w w:val="105"/>
          <w:lang w:val="en-GB"/>
        </w:rPr>
        <w:t>this</w:t>
      </w:r>
      <w:r w:rsidRPr="00814BC9">
        <w:rPr>
          <w:spacing w:val="43"/>
          <w:w w:val="105"/>
          <w:lang w:val="en-GB"/>
        </w:rPr>
        <w:t xml:space="preserve"> </w:t>
      </w:r>
      <w:r w:rsidRPr="00814BC9">
        <w:rPr>
          <w:w w:val="105"/>
          <w:lang w:val="en-GB"/>
        </w:rPr>
        <w:t>Random</w:t>
      </w:r>
      <w:r w:rsidRPr="00814BC9">
        <w:rPr>
          <w:spacing w:val="43"/>
          <w:w w:val="105"/>
          <w:lang w:val="en-GB"/>
        </w:rPr>
        <w:t xml:space="preserve"> </w:t>
      </w:r>
      <w:r w:rsidRPr="00814BC9">
        <w:rPr>
          <w:w w:val="105"/>
          <w:lang w:val="en-GB"/>
        </w:rPr>
        <w:t>Forest</w:t>
      </w:r>
      <w:r w:rsidRPr="00814BC9">
        <w:rPr>
          <w:spacing w:val="43"/>
          <w:w w:val="105"/>
          <w:lang w:val="en-GB"/>
        </w:rPr>
        <w:t xml:space="preserve"> </w:t>
      </w:r>
      <w:r w:rsidRPr="00814BC9">
        <w:rPr>
          <w:w w:val="105"/>
          <w:lang w:val="en-GB"/>
        </w:rPr>
        <w:t>classifier</w:t>
      </w:r>
      <w:r w:rsidRPr="00814BC9">
        <w:rPr>
          <w:spacing w:val="42"/>
          <w:w w:val="105"/>
          <w:lang w:val="en-GB"/>
        </w:rPr>
        <w:t xml:space="preserve"> </w:t>
      </w:r>
      <w:r w:rsidRPr="00814BC9">
        <w:rPr>
          <w:w w:val="105"/>
          <w:lang w:val="en-GB"/>
        </w:rPr>
        <w:t>was</w:t>
      </w:r>
      <w:r w:rsidRPr="00814BC9">
        <w:rPr>
          <w:spacing w:val="43"/>
          <w:w w:val="105"/>
          <w:lang w:val="en-GB"/>
        </w:rPr>
        <w:t xml:space="preserve"> </w:t>
      </w:r>
      <w:r w:rsidRPr="00814BC9">
        <w:rPr>
          <w:w w:val="105"/>
          <w:lang w:val="en-GB"/>
        </w:rPr>
        <w:t>applied</w:t>
      </w:r>
      <w:r w:rsidRPr="00814BC9">
        <w:rPr>
          <w:spacing w:val="43"/>
          <w:w w:val="105"/>
          <w:lang w:val="en-GB"/>
        </w:rPr>
        <w:t xml:space="preserve"> </w:t>
      </w:r>
      <w:r w:rsidRPr="00814BC9">
        <w:rPr>
          <w:w w:val="105"/>
          <w:lang w:val="en-GB"/>
        </w:rPr>
        <w:t>on</w:t>
      </w:r>
      <w:r w:rsidRPr="00814BC9">
        <w:rPr>
          <w:spacing w:val="42"/>
          <w:w w:val="105"/>
          <w:lang w:val="en-GB"/>
        </w:rPr>
        <w:t xml:space="preserve"> </w:t>
      </w:r>
      <w:r w:rsidRPr="00814BC9">
        <w:rPr>
          <w:w w:val="105"/>
          <w:lang w:val="en-GB"/>
        </w:rPr>
        <w:t>”spruce</w:t>
      </w:r>
    </w:p>
    <w:p w14:paraId="7947F649" w14:textId="4366A514" w:rsidR="00B177F5" w:rsidRDefault="00B553DB">
      <w:pPr>
        <w:pStyle w:val="Corpsdetexte"/>
        <w:ind w:left="163"/>
        <w:rPr>
          <w:ins w:id="123" w:author="Christian PIEDALLU" w:date="2023-02-06T11:02:00Z"/>
          <w:lang w:val="en-GB"/>
        </w:rPr>
      </w:pPr>
      <w:r w:rsidRPr="00814BC9">
        <w:rPr>
          <w:rFonts w:ascii="Trebuchet MS" w:hAnsi="Trebuchet MS"/>
          <w:sz w:val="10"/>
          <w:lang w:val="en-GB"/>
        </w:rPr>
        <w:t xml:space="preserve">119     </w:t>
      </w:r>
      <w:r w:rsidRPr="00814BC9">
        <w:rPr>
          <w:rFonts w:ascii="Trebuchet MS" w:hAnsi="Trebuchet MS"/>
          <w:spacing w:val="19"/>
          <w:sz w:val="10"/>
          <w:lang w:val="en-GB"/>
        </w:rPr>
        <w:t xml:space="preserve"> </w:t>
      </w:r>
      <w:r w:rsidRPr="00814BC9">
        <w:rPr>
          <w:lang w:val="en-GB"/>
        </w:rPr>
        <w:t>and</w:t>
      </w:r>
      <w:r w:rsidRPr="00814BC9">
        <w:rPr>
          <w:spacing w:val="29"/>
          <w:lang w:val="en-GB"/>
        </w:rPr>
        <w:t xml:space="preserve"> </w:t>
      </w:r>
      <w:r w:rsidRPr="00814BC9">
        <w:rPr>
          <w:lang w:val="en-GB"/>
        </w:rPr>
        <w:t>fir”</w:t>
      </w:r>
      <w:r w:rsidRPr="00814BC9">
        <w:rPr>
          <w:spacing w:val="28"/>
          <w:lang w:val="en-GB"/>
        </w:rPr>
        <w:t xml:space="preserve"> </w:t>
      </w:r>
      <w:commentRangeStart w:id="124"/>
      <w:r w:rsidRPr="00814BC9">
        <w:rPr>
          <w:lang w:val="en-GB"/>
        </w:rPr>
        <w:t>area</w:t>
      </w:r>
      <w:r w:rsidRPr="00814BC9">
        <w:rPr>
          <w:spacing w:val="29"/>
          <w:lang w:val="en-GB"/>
        </w:rPr>
        <w:t xml:space="preserve"> </w:t>
      </w:r>
      <w:r w:rsidRPr="00814BC9">
        <w:rPr>
          <w:lang w:val="en-GB"/>
        </w:rPr>
        <w:t>of</w:t>
      </w:r>
      <w:r w:rsidRPr="00814BC9">
        <w:rPr>
          <w:spacing w:val="29"/>
          <w:lang w:val="en-GB"/>
        </w:rPr>
        <w:t xml:space="preserve"> </w:t>
      </w:r>
      <w:r w:rsidRPr="00814BC9">
        <w:rPr>
          <w:lang w:val="en-GB"/>
        </w:rPr>
        <w:t>Vosges</w:t>
      </w:r>
      <w:r w:rsidRPr="00814BC9">
        <w:rPr>
          <w:spacing w:val="29"/>
          <w:lang w:val="en-GB"/>
        </w:rPr>
        <w:t xml:space="preserve"> </w:t>
      </w:r>
      <w:commentRangeEnd w:id="124"/>
      <w:r w:rsidR="008D717F">
        <w:rPr>
          <w:rStyle w:val="Marquedecommentaire"/>
        </w:rPr>
        <w:commentReference w:id="124"/>
      </w:r>
      <w:r w:rsidRPr="00814BC9">
        <w:rPr>
          <w:lang w:val="en-GB"/>
        </w:rPr>
        <w:t>and</w:t>
      </w:r>
      <w:r w:rsidRPr="00814BC9">
        <w:rPr>
          <w:spacing w:val="28"/>
          <w:lang w:val="en-GB"/>
        </w:rPr>
        <w:t xml:space="preserve"> </w:t>
      </w:r>
      <w:r w:rsidRPr="00814BC9">
        <w:rPr>
          <w:lang w:val="en-GB"/>
        </w:rPr>
        <w:t>bark</w:t>
      </w:r>
      <w:r w:rsidRPr="00814BC9">
        <w:rPr>
          <w:spacing w:val="29"/>
          <w:lang w:val="en-GB"/>
        </w:rPr>
        <w:t xml:space="preserve"> </w:t>
      </w:r>
      <w:r w:rsidRPr="00814BC9">
        <w:rPr>
          <w:lang w:val="en-GB"/>
        </w:rPr>
        <w:t>beetle</w:t>
      </w:r>
      <w:r w:rsidRPr="00814BC9">
        <w:rPr>
          <w:spacing w:val="29"/>
          <w:lang w:val="en-GB"/>
        </w:rPr>
        <w:t xml:space="preserve"> </w:t>
      </w:r>
      <w:r w:rsidRPr="00814BC9">
        <w:rPr>
          <w:lang w:val="en-GB"/>
        </w:rPr>
        <w:t>detection</w:t>
      </w:r>
      <w:r w:rsidRPr="00814BC9">
        <w:rPr>
          <w:spacing w:val="30"/>
          <w:lang w:val="en-GB"/>
        </w:rPr>
        <w:t xml:space="preserve"> </w:t>
      </w:r>
      <w:r w:rsidRPr="00814BC9">
        <w:rPr>
          <w:lang w:val="en-GB"/>
        </w:rPr>
        <w:t>was</w:t>
      </w:r>
      <w:r w:rsidRPr="00814BC9">
        <w:rPr>
          <w:spacing w:val="29"/>
          <w:lang w:val="en-GB"/>
        </w:rPr>
        <w:t xml:space="preserve"> </w:t>
      </w:r>
      <w:r w:rsidRPr="00814BC9">
        <w:rPr>
          <w:lang w:val="en-GB"/>
        </w:rPr>
        <w:t>carried</w:t>
      </w:r>
      <w:r w:rsidRPr="00814BC9">
        <w:rPr>
          <w:spacing w:val="28"/>
          <w:lang w:val="en-GB"/>
        </w:rPr>
        <w:t xml:space="preserve"> </w:t>
      </w:r>
      <w:r w:rsidRPr="00814BC9">
        <w:rPr>
          <w:lang w:val="en-GB"/>
        </w:rPr>
        <w:t>on</w:t>
      </w:r>
      <w:r w:rsidRPr="00814BC9">
        <w:rPr>
          <w:spacing w:val="29"/>
          <w:lang w:val="en-GB"/>
        </w:rPr>
        <w:t xml:space="preserve"> </w:t>
      </w:r>
      <w:r w:rsidRPr="00814BC9">
        <w:rPr>
          <w:lang w:val="en-GB"/>
        </w:rPr>
        <w:t>only</w:t>
      </w:r>
      <w:r w:rsidRPr="00814BC9">
        <w:rPr>
          <w:spacing w:val="29"/>
          <w:lang w:val="en-GB"/>
        </w:rPr>
        <w:t xml:space="preserve"> </w:t>
      </w:r>
      <w:r w:rsidRPr="00814BC9">
        <w:rPr>
          <w:lang w:val="en-GB"/>
        </w:rPr>
        <w:t>for</w:t>
      </w:r>
      <w:r w:rsidRPr="00814BC9">
        <w:rPr>
          <w:spacing w:val="29"/>
          <w:lang w:val="en-GB"/>
        </w:rPr>
        <w:t xml:space="preserve"> </w:t>
      </w:r>
      <w:r w:rsidRPr="00814BC9">
        <w:rPr>
          <w:lang w:val="en-GB"/>
        </w:rPr>
        <w:t>pixels</w:t>
      </w:r>
      <w:r w:rsidRPr="00814BC9">
        <w:rPr>
          <w:spacing w:val="28"/>
          <w:lang w:val="en-GB"/>
        </w:rPr>
        <w:t xml:space="preserve"> </w:t>
      </w:r>
      <w:r w:rsidRPr="00814BC9">
        <w:rPr>
          <w:lang w:val="en-GB"/>
        </w:rPr>
        <w:t>detected</w:t>
      </w:r>
      <w:r w:rsidRPr="00814BC9">
        <w:rPr>
          <w:spacing w:val="30"/>
          <w:lang w:val="en-GB"/>
        </w:rPr>
        <w:t xml:space="preserve"> </w:t>
      </w:r>
      <w:r w:rsidRPr="00814BC9">
        <w:rPr>
          <w:lang w:val="en-GB"/>
        </w:rPr>
        <w:t>as</w:t>
      </w:r>
      <w:r w:rsidRPr="00814BC9">
        <w:rPr>
          <w:spacing w:val="29"/>
          <w:lang w:val="en-GB"/>
        </w:rPr>
        <w:t xml:space="preserve"> </w:t>
      </w:r>
      <w:r w:rsidRPr="00814BC9">
        <w:rPr>
          <w:lang w:val="en-GB"/>
        </w:rPr>
        <w:t>spruce.</w:t>
      </w:r>
    </w:p>
    <w:p w14:paraId="53D7B7F9" w14:textId="18C5343A" w:rsidR="00590BEA" w:rsidRDefault="00590BEA">
      <w:pPr>
        <w:pStyle w:val="Corpsdetexte"/>
        <w:ind w:left="163"/>
        <w:rPr>
          <w:ins w:id="125" w:author="Christian PIEDALLU" w:date="2023-02-06T11:02:00Z"/>
          <w:lang w:val="en-GB"/>
        </w:rPr>
      </w:pPr>
    </w:p>
    <w:p w14:paraId="60714C4A" w14:textId="77777777" w:rsidR="00590BEA" w:rsidRPr="00814BC9" w:rsidRDefault="00590BEA">
      <w:pPr>
        <w:pStyle w:val="Corpsdetexte"/>
        <w:ind w:left="163"/>
        <w:rPr>
          <w:lang w:val="en-GB"/>
        </w:rPr>
      </w:pPr>
    </w:p>
    <w:p w14:paraId="58C03BD7" w14:textId="77777777" w:rsidR="00B177F5" w:rsidRPr="00814BC9" w:rsidRDefault="00B553DB">
      <w:pPr>
        <w:pStyle w:val="Corpsdetexte"/>
        <w:ind w:left="163"/>
        <w:rPr>
          <w:lang w:val="en-GB"/>
        </w:rPr>
      </w:pPr>
      <w:r w:rsidRPr="00814BC9">
        <w:rPr>
          <w:rFonts w:ascii="Trebuchet MS"/>
          <w:sz w:val="10"/>
          <w:lang w:val="en-GB"/>
        </w:rPr>
        <w:t xml:space="preserve">120     </w:t>
      </w:r>
      <w:r w:rsidRPr="00814BC9">
        <w:rPr>
          <w:rFonts w:ascii="Trebuchet MS"/>
          <w:spacing w:val="19"/>
          <w:sz w:val="10"/>
          <w:lang w:val="en-GB"/>
        </w:rPr>
        <w:t xml:space="preserve"> </w:t>
      </w:r>
      <w:commentRangeStart w:id="126"/>
      <w:r w:rsidRPr="00814BC9">
        <w:rPr>
          <w:w w:val="105"/>
          <w:lang w:val="en-GB"/>
        </w:rPr>
        <w:t>The</w:t>
      </w:r>
      <w:r w:rsidRPr="00814BC9">
        <w:rPr>
          <w:spacing w:val="33"/>
          <w:w w:val="105"/>
          <w:lang w:val="en-GB"/>
        </w:rPr>
        <w:t xml:space="preserve"> </w:t>
      </w:r>
      <w:r w:rsidRPr="00814BC9">
        <w:rPr>
          <w:w w:val="105"/>
          <w:lang w:val="en-GB"/>
        </w:rPr>
        <w:t>detection</w:t>
      </w:r>
      <w:r w:rsidRPr="00814BC9">
        <w:rPr>
          <w:spacing w:val="33"/>
          <w:w w:val="105"/>
          <w:lang w:val="en-GB"/>
        </w:rPr>
        <w:t xml:space="preserve"> </w:t>
      </w:r>
      <w:commentRangeEnd w:id="126"/>
      <w:r w:rsidR="00590BEA">
        <w:rPr>
          <w:rStyle w:val="Marquedecommentaire"/>
        </w:rPr>
        <w:commentReference w:id="126"/>
      </w:r>
      <w:r w:rsidRPr="00814BC9">
        <w:rPr>
          <w:w w:val="105"/>
          <w:lang w:val="en-GB"/>
        </w:rPr>
        <w:t>of</w:t>
      </w:r>
      <w:r w:rsidRPr="00814BC9">
        <w:rPr>
          <w:spacing w:val="33"/>
          <w:w w:val="105"/>
          <w:lang w:val="en-GB"/>
        </w:rPr>
        <w:t xml:space="preserve"> </w:t>
      </w:r>
      <w:r w:rsidRPr="00814BC9">
        <w:rPr>
          <w:w w:val="105"/>
          <w:lang w:val="en-GB"/>
        </w:rPr>
        <w:t>Norway</w:t>
      </w:r>
      <w:r w:rsidRPr="00814BC9">
        <w:rPr>
          <w:spacing w:val="33"/>
          <w:w w:val="105"/>
          <w:lang w:val="en-GB"/>
        </w:rPr>
        <w:t xml:space="preserve"> </w:t>
      </w:r>
      <w:r w:rsidRPr="00814BC9">
        <w:rPr>
          <w:w w:val="105"/>
          <w:lang w:val="en-GB"/>
        </w:rPr>
        <w:t>spruce</w:t>
      </w:r>
      <w:r w:rsidRPr="00814BC9">
        <w:rPr>
          <w:spacing w:val="33"/>
          <w:w w:val="105"/>
          <w:lang w:val="en-GB"/>
        </w:rPr>
        <w:t xml:space="preserve"> </w:t>
      </w:r>
      <w:r w:rsidRPr="00814BC9">
        <w:rPr>
          <w:w w:val="105"/>
          <w:lang w:val="en-GB"/>
        </w:rPr>
        <w:t>dieback</w:t>
      </w:r>
      <w:r w:rsidRPr="00814BC9">
        <w:rPr>
          <w:spacing w:val="33"/>
          <w:w w:val="105"/>
          <w:lang w:val="en-GB"/>
        </w:rPr>
        <w:t xml:space="preserve"> </w:t>
      </w:r>
      <w:r w:rsidRPr="00814BC9">
        <w:rPr>
          <w:w w:val="105"/>
          <w:lang w:val="en-GB"/>
        </w:rPr>
        <w:t>was</w:t>
      </w:r>
      <w:r w:rsidRPr="00814BC9">
        <w:rPr>
          <w:spacing w:val="33"/>
          <w:w w:val="105"/>
          <w:lang w:val="en-GB"/>
        </w:rPr>
        <w:t xml:space="preserve"> </w:t>
      </w:r>
      <w:r w:rsidRPr="00814BC9">
        <w:rPr>
          <w:w w:val="105"/>
          <w:lang w:val="en-GB"/>
        </w:rPr>
        <w:t>realized</w:t>
      </w:r>
      <w:r w:rsidRPr="00814BC9">
        <w:rPr>
          <w:spacing w:val="33"/>
          <w:w w:val="105"/>
          <w:lang w:val="en-GB"/>
        </w:rPr>
        <w:t xml:space="preserve"> </w:t>
      </w:r>
      <w:r w:rsidRPr="00814BC9">
        <w:rPr>
          <w:w w:val="105"/>
          <w:lang w:val="en-GB"/>
        </w:rPr>
        <w:t>by</w:t>
      </w:r>
      <w:r w:rsidRPr="00814BC9">
        <w:rPr>
          <w:spacing w:val="32"/>
          <w:w w:val="105"/>
          <w:lang w:val="en-GB"/>
        </w:rPr>
        <w:t xml:space="preserve"> </w:t>
      </w:r>
      <w:r w:rsidRPr="00814BC9">
        <w:rPr>
          <w:w w:val="105"/>
          <w:lang w:val="en-GB"/>
        </w:rPr>
        <w:t>using</w:t>
      </w:r>
      <w:r w:rsidRPr="00814BC9">
        <w:rPr>
          <w:spacing w:val="33"/>
          <w:w w:val="105"/>
          <w:lang w:val="en-GB"/>
        </w:rPr>
        <w:t xml:space="preserve"> </w:t>
      </w:r>
      <w:r w:rsidRPr="00814BC9">
        <w:rPr>
          <w:w w:val="105"/>
          <w:lang w:val="en-GB"/>
        </w:rPr>
        <w:t>dense</w:t>
      </w:r>
      <w:r w:rsidRPr="00814BC9">
        <w:rPr>
          <w:spacing w:val="33"/>
          <w:w w:val="105"/>
          <w:lang w:val="en-GB"/>
        </w:rPr>
        <w:t xml:space="preserve"> </w:t>
      </w:r>
      <w:r w:rsidRPr="00814BC9">
        <w:rPr>
          <w:w w:val="105"/>
          <w:lang w:val="en-GB"/>
        </w:rPr>
        <w:t>time</w:t>
      </w:r>
      <w:r w:rsidRPr="00814BC9">
        <w:rPr>
          <w:spacing w:val="33"/>
          <w:w w:val="105"/>
          <w:lang w:val="en-GB"/>
        </w:rPr>
        <w:t xml:space="preserve"> </w:t>
      </w:r>
      <w:r w:rsidRPr="00814BC9">
        <w:rPr>
          <w:w w:val="105"/>
          <w:lang w:val="en-GB"/>
        </w:rPr>
        <w:t>series</w:t>
      </w:r>
      <w:r w:rsidRPr="00814BC9">
        <w:rPr>
          <w:spacing w:val="33"/>
          <w:w w:val="105"/>
          <w:lang w:val="en-GB"/>
        </w:rPr>
        <w:t xml:space="preserve"> </w:t>
      </w:r>
      <w:r w:rsidRPr="00814BC9">
        <w:rPr>
          <w:w w:val="105"/>
          <w:lang w:val="en-GB"/>
        </w:rPr>
        <w:t>of</w:t>
      </w:r>
      <w:r w:rsidRPr="00814BC9">
        <w:rPr>
          <w:spacing w:val="32"/>
          <w:w w:val="105"/>
          <w:lang w:val="en-GB"/>
        </w:rPr>
        <w:t xml:space="preserve"> </w:t>
      </w:r>
      <w:r w:rsidRPr="00814BC9">
        <w:rPr>
          <w:w w:val="105"/>
          <w:lang w:val="en-GB"/>
        </w:rPr>
        <w:t>S2</w:t>
      </w:r>
      <w:r w:rsidRPr="00814BC9">
        <w:rPr>
          <w:spacing w:val="33"/>
          <w:w w:val="105"/>
          <w:lang w:val="en-GB"/>
        </w:rPr>
        <w:t xml:space="preserve"> </w:t>
      </w:r>
      <w:r w:rsidRPr="00814BC9">
        <w:rPr>
          <w:w w:val="105"/>
          <w:lang w:val="en-GB"/>
        </w:rPr>
        <w:t>imagery</w:t>
      </w:r>
    </w:p>
    <w:p w14:paraId="61C4818B" w14:textId="77777777" w:rsidR="00B177F5" w:rsidRPr="00814BC9" w:rsidRDefault="00B553DB">
      <w:pPr>
        <w:pStyle w:val="Corpsdetexte"/>
        <w:ind w:left="163"/>
        <w:rPr>
          <w:lang w:val="en-GB"/>
        </w:rPr>
      </w:pPr>
      <w:r w:rsidRPr="00814BC9">
        <w:rPr>
          <w:rFonts w:ascii="Trebuchet MS"/>
          <w:sz w:val="10"/>
          <w:lang w:val="en-GB"/>
        </w:rPr>
        <w:t xml:space="preserve">121     </w:t>
      </w:r>
      <w:r w:rsidRPr="00814BC9">
        <w:rPr>
          <w:rFonts w:ascii="Trebuchet MS"/>
          <w:spacing w:val="19"/>
          <w:sz w:val="10"/>
          <w:lang w:val="en-GB"/>
        </w:rPr>
        <w:t xml:space="preserve"> </w:t>
      </w:r>
      <w:r w:rsidRPr="00814BC9">
        <w:rPr>
          <w:w w:val="105"/>
          <w:lang w:val="en-GB"/>
        </w:rPr>
        <w:t>following</w:t>
      </w:r>
      <w:r w:rsidRPr="00814BC9">
        <w:rPr>
          <w:spacing w:val="40"/>
          <w:w w:val="105"/>
          <w:lang w:val="en-GB"/>
        </w:rPr>
        <w:t xml:space="preserve"> </w:t>
      </w:r>
      <w:r w:rsidRPr="00814BC9">
        <w:rPr>
          <w:w w:val="105"/>
          <w:lang w:val="en-GB"/>
        </w:rPr>
        <w:t>the</w:t>
      </w:r>
      <w:r w:rsidRPr="00814BC9">
        <w:rPr>
          <w:spacing w:val="40"/>
          <w:w w:val="105"/>
          <w:lang w:val="en-GB"/>
        </w:rPr>
        <w:t xml:space="preserve"> </w:t>
      </w:r>
      <w:r w:rsidRPr="00814BC9">
        <w:rPr>
          <w:w w:val="105"/>
          <w:lang w:val="en-GB"/>
        </w:rPr>
        <w:t>methodology</w:t>
      </w:r>
      <w:r w:rsidRPr="00814BC9">
        <w:rPr>
          <w:spacing w:val="38"/>
          <w:w w:val="105"/>
          <w:lang w:val="en-GB"/>
        </w:rPr>
        <w:t xml:space="preserve"> </w:t>
      </w:r>
      <w:r w:rsidRPr="00814BC9">
        <w:rPr>
          <w:w w:val="105"/>
          <w:lang w:val="en-GB"/>
        </w:rPr>
        <w:t>developed</w:t>
      </w:r>
      <w:r w:rsidRPr="00814BC9">
        <w:rPr>
          <w:spacing w:val="40"/>
          <w:w w:val="105"/>
          <w:lang w:val="en-GB"/>
        </w:rPr>
        <w:t xml:space="preserve"> </w:t>
      </w:r>
      <w:r w:rsidRPr="00814BC9">
        <w:rPr>
          <w:w w:val="105"/>
          <w:lang w:val="en-GB"/>
        </w:rPr>
        <w:t>by</w:t>
      </w:r>
      <w:r w:rsidRPr="00814BC9">
        <w:rPr>
          <w:spacing w:val="40"/>
          <w:w w:val="105"/>
          <w:lang w:val="en-GB"/>
        </w:rPr>
        <w:t xml:space="preserve"> </w:t>
      </w:r>
      <w:r w:rsidR="00F312A1" w:rsidRPr="00814BC9">
        <w:rPr>
          <w:lang w:val="en-GB"/>
          <w:rPrChange w:id="127" w:author="Christian PIEDALLU" w:date="2023-02-06T09:53:00Z">
            <w:rPr/>
          </w:rPrChange>
        </w:rPr>
        <w:fldChar w:fldCharType="begin"/>
      </w:r>
      <w:r w:rsidR="00F312A1" w:rsidRPr="00814BC9">
        <w:rPr>
          <w:lang w:val="en-GB"/>
        </w:rPr>
        <w:instrText xml:space="preserve"> HYPERLINK \l "_bookmark21" </w:instrText>
      </w:r>
      <w:r w:rsidR="00F312A1" w:rsidRPr="00814BC9">
        <w:rPr>
          <w:lang w:val="en-GB"/>
          <w:rPrChange w:id="128" w:author="Christian PIEDALLU" w:date="2023-02-06T09:53:00Z">
            <w:rPr>
              <w:w w:val="105"/>
            </w:rPr>
          </w:rPrChange>
        </w:rPr>
        <w:fldChar w:fldCharType="separate"/>
      </w:r>
      <w:r w:rsidRPr="00814BC9">
        <w:rPr>
          <w:w w:val="105"/>
          <w:lang w:val="en-GB"/>
        </w:rPr>
        <w:t>Dutrieux</w:t>
      </w:r>
      <w:r w:rsidRPr="00814BC9">
        <w:rPr>
          <w:spacing w:val="40"/>
          <w:w w:val="105"/>
          <w:lang w:val="en-GB"/>
        </w:rPr>
        <w:t xml:space="preserve"> </w:t>
      </w:r>
      <w:r w:rsidRPr="00814BC9">
        <w:rPr>
          <w:w w:val="105"/>
          <w:lang w:val="en-GB"/>
        </w:rPr>
        <w:t>et</w:t>
      </w:r>
      <w:r w:rsidRPr="00814BC9">
        <w:rPr>
          <w:spacing w:val="40"/>
          <w:w w:val="105"/>
          <w:lang w:val="en-GB"/>
        </w:rPr>
        <w:t xml:space="preserve"> </w:t>
      </w:r>
      <w:r w:rsidRPr="00814BC9">
        <w:rPr>
          <w:w w:val="105"/>
          <w:lang w:val="en-GB"/>
        </w:rPr>
        <w:t>al.</w:t>
      </w:r>
      <w:r w:rsidR="00F312A1" w:rsidRPr="00814BC9">
        <w:rPr>
          <w:w w:val="105"/>
          <w:lang w:val="en-GB"/>
          <w:rPrChange w:id="129" w:author="Christian PIEDALLU" w:date="2023-02-06T09:53:00Z">
            <w:rPr>
              <w:w w:val="105"/>
            </w:rPr>
          </w:rPrChange>
        </w:rPr>
        <w:fldChar w:fldCharType="end"/>
      </w:r>
      <w:r w:rsidRPr="00814BC9">
        <w:rPr>
          <w:spacing w:val="39"/>
          <w:w w:val="105"/>
          <w:lang w:val="en-GB"/>
        </w:rPr>
        <w:t xml:space="preserve"> </w:t>
      </w:r>
      <w:r w:rsidR="00F312A1" w:rsidRPr="00814BC9">
        <w:rPr>
          <w:lang w:val="en-GB"/>
          <w:rPrChange w:id="130" w:author="Christian PIEDALLU" w:date="2023-02-06T09:53:00Z">
            <w:rPr/>
          </w:rPrChange>
        </w:rPr>
        <w:fldChar w:fldCharType="begin"/>
      </w:r>
      <w:r w:rsidR="00F312A1" w:rsidRPr="00814BC9">
        <w:rPr>
          <w:lang w:val="en-GB"/>
        </w:rPr>
        <w:instrText xml:space="preserve"> HYPERLINK \l "_bookmark21" </w:instrText>
      </w:r>
      <w:r w:rsidR="00F312A1" w:rsidRPr="00814BC9">
        <w:rPr>
          <w:lang w:val="en-GB"/>
          <w:rPrChange w:id="131" w:author="Christian PIEDALLU" w:date="2023-02-06T09:53:00Z">
            <w:rPr>
              <w:w w:val="105"/>
            </w:rPr>
          </w:rPrChange>
        </w:rPr>
        <w:fldChar w:fldCharType="separate"/>
      </w:r>
      <w:r w:rsidRPr="00814BC9">
        <w:rPr>
          <w:w w:val="105"/>
          <w:lang w:val="en-GB"/>
        </w:rPr>
        <w:t>(2021).</w:t>
      </w:r>
      <w:r w:rsidR="00F312A1" w:rsidRPr="00814BC9">
        <w:rPr>
          <w:w w:val="105"/>
          <w:lang w:val="en-GB"/>
          <w:rPrChange w:id="132" w:author="Christian PIEDALLU" w:date="2023-02-06T09:53:00Z">
            <w:rPr>
              <w:w w:val="105"/>
            </w:rPr>
          </w:rPrChange>
        </w:rPr>
        <w:fldChar w:fldCharType="end"/>
      </w:r>
      <w:r w:rsidRPr="00814BC9">
        <w:rPr>
          <w:w w:val="105"/>
          <w:lang w:val="en-GB"/>
        </w:rPr>
        <w:t xml:space="preserve">  </w:t>
      </w:r>
      <w:r w:rsidRPr="00814BC9">
        <w:rPr>
          <w:spacing w:val="9"/>
          <w:w w:val="105"/>
          <w:lang w:val="en-GB"/>
        </w:rPr>
        <w:t xml:space="preserve"> </w:t>
      </w:r>
      <w:r w:rsidRPr="00814BC9">
        <w:rPr>
          <w:w w:val="105"/>
          <w:lang w:val="en-GB"/>
        </w:rPr>
        <w:t>Sentinel-2</w:t>
      </w:r>
      <w:r w:rsidRPr="00814BC9">
        <w:rPr>
          <w:spacing w:val="40"/>
          <w:w w:val="105"/>
          <w:lang w:val="en-GB"/>
        </w:rPr>
        <w:t xml:space="preserve"> </w:t>
      </w:r>
      <w:r w:rsidRPr="00814BC9">
        <w:rPr>
          <w:w w:val="105"/>
          <w:lang w:val="en-GB"/>
        </w:rPr>
        <w:t>(S2)</w:t>
      </w:r>
      <w:r w:rsidRPr="00814BC9">
        <w:rPr>
          <w:spacing w:val="40"/>
          <w:w w:val="105"/>
          <w:lang w:val="en-GB"/>
        </w:rPr>
        <w:t xml:space="preserve"> </w:t>
      </w:r>
      <w:r w:rsidRPr="00814BC9">
        <w:rPr>
          <w:w w:val="105"/>
          <w:lang w:val="en-GB"/>
        </w:rPr>
        <w:t>satellites</w:t>
      </w:r>
      <w:r w:rsidRPr="00814BC9">
        <w:rPr>
          <w:spacing w:val="40"/>
          <w:w w:val="105"/>
          <w:lang w:val="en-GB"/>
        </w:rPr>
        <w:t xml:space="preserve"> </w:t>
      </w:r>
      <w:r w:rsidRPr="00814BC9">
        <w:rPr>
          <w:w w:val="105"/>
          <w:lang w:val="en-GB"/>
        </w:rPr>
        <w:t>carry</w:t>
      </w:r>
    </w:p>
    <w:p w14:paraId="4AAA948D" w14:textId="3D8A3780" w:rsidR="00B177F5" w:rsidRPr="00814BC9" w:rsidRDefault="00B553DB">
      <w:pPr>
        <w:pStyle w:val="Corpsdetexte"/>
        <w:ind w:left="163"/>
        <w:rPr>
          <w:lang w:val="en-GB"/>
        </w:rPr>
      </w:pPr>
      <w:r w:rsidRPr="00814BC9">
        <w:rPr>
          <w:rFonts w:ascii="Trebuchet MS"/>
          <w:sz w:val="10"/>
          <w:lang w:val="en-GB"/>
        </w:rPr>
        <w:t xml:space="preserve">122     </w:t>
      </w:r>
      <w:r w:rsidRPr="00814BC9">
        <w:rPr>
          <w:rFonts w:ascii="Trebuchet MS"/>
          <w:spacing w:val="19"/>
          <w:sz w:val="10"/>
          <w:lang w:val="en-GB"/>
        </w:rPr>
        <w:t xml:space="preserve"> </w:t>
      </w:r>
      <w:r w:rsidRPr="00814BC9">
        <w:rPr>
          <w:w w:val="105"/>
          <w:lang w:val="en-GB"/>
        </w:rPr>
        <w:t>multispectral</w:t>
      </w:r>
      <w:r w:rsidRPr="00814BC9">
        <w:rPr>
          <w:spacing w:val="29"/>
          <w:w w:val="105"/>
          <w:lang w:val="en-GB"/>
        </w:rPr>
        <w:t xml:space="preserve"> </w:t>
      </w:r>
      <w:r w:rsidRPr="00814BC9">
        <w:rPr>
          <w:w w:val="105"/>
          <w:lang w:val="en-GB"/>
        </w:rPr>
        <w:t>sensor</w:t>
      </w:r>
      <w:r w:rsidRPr="00814BC9">
        <w:rPr>
          <w:spacing w:val="29"/>
          <w:w w:val="105"/>
          <w:lang w:val="en-GB"/>
        </w:rPr>
        <w:t xml:space="preserve"> </w:t>
      </w:r>
      <w:r w:rsidRPr="00814BC9">
        <w:rPr>
          <w:w w:val="105"/>
          <w:lang w:val="en-GB"/>
        </w:rPr>
        <w:t>with</w:t>
      </w:r>
      <w:r w:rsidRPr="00814BC9">
        <w:rPr>
          <w:spacing w:val="29"/>
          <w:w w:val="105"/>
          <w:lang w:val="en-GB"/>
        </w:rPr>
        <w:t xml:space="preserve"> </w:t>
      </w:r>
      <w:r w:rsidRPr="00814BC9">
        <w:rPr>
          <w:w w:val="105"/>
          <w:lang w:val="en-GB"/>
        </w:rPr>
        <w:t>a</w:t>
      </w:r>
      <w:r w:rsidRPr="00814BC9">
        <w:rPr>
          <w:spacing w:val="29"/>
          <w:w w:val="105"/>
          <w:lang w:val="en-GB"/>
        </w:rPr>
        <w:t xml:space="preserve"> </w:t>
      </w:r>
      <w:r w:rsidRPr="00814BC9">
        <w:rPr>
          <w:w w:val="105"/>
          <w:lang w:val="en-GB"/>
        </w:rPr>
        <w:t>ground</w:t>
      </w:r>
      <w:r w:rsidRPr="00814BC9">
        <w:rPr>
          <w:spacing w:val="29"/>
          <w:w w:val="105"/>
          <w:lang w:val="en-GB"/>
        </w:rPr>
        <w:t xml:space="preserve"> </w:t>
      </w:r>
      <w:r w:rsidRPr="00814BC9">
        <w:rPr>
          <w:w w:val="105"/>
          <w:lang w:val="en-GB"/>
        </w:rPr>
        <w:t>resolution</w:t>
      </w:r>
      <w:r w:rsidRPr="00814BC9">
        <w:rPr>
          <w:spacing w:val="28"/>
          <w:w w:val="105"/>
          <w:lang w:val="en-GB"/>
        </w:rPr>
        <w:t xml:space="preserve"> </w:t>
      </w:r>
      <w:r w:rsidRPr="00814BC9">
        <w:rPr>
          <w:w w:val="105"/>
          <w:lang w:val="en-GB"/>
        </w:rPr>
        <w:t>up</w:t>
      </w:r>
      <w:r w:rsidRPr="00814BC9">
        <w:rPr>
          <w:spacing w:val="29"/>
          <w:w w:val="105"/>
          <w:lang w:val="en-GB"/>
        </w:rPr>
        <w:t xml:space="preserve"> </w:t>
      </w:r>
      <w:r w:rsidRPr="00814BC9">
        <w:rPr>
          <w:w w:val="105"/>
          <w:lang w:val="en-GB"/>
        </w:rPr>
        <w:t>to</w:t>
      </w:r>
      <w:r w:rsidRPr="00814BC9">
        <w:rPr>
          <w:spacing w:val="29"/>
          <w:w w:val="105"/>
          <w:lang w:val="en-GB"/>
        </w:rPr>
        <w:t xml:space="preserve"> </w:t>
      </w:r>
      <w:r w:rsidRPr="00814BC9">
        <w:rPr>
          <w:w w:val="105"/>
          <w:lang w:val="en-GB"/>
        </w:rPr>
        <w:t>10</w:t>
      </w:r>
      <w:r w:rsidRPr="00814BC9">
        <w:rPr>
          <w:spacing w:val="29"/>
          <w:w w:val="105"/>
          <w:lang w:val="en-GB"/>
        </w:rPr>
        <w:t xml:space="preserve"> </w:t>
      </w:r>
      <w:r w:rsidRPr="00814BC9">
        <w:rPr>
          <w:w w:val="105"/>
          <w:lang w:val="en-GB"/>
        </w:rPr>
        <w:t xml:space="preserve">m. </w:t>
      </w:r>
      <w:r w:rsidRPr="00814BC9">
        <w:rPr>
          <w:spacing w:val="28"/>
          <w:w w:val="105"/>
          <w:lang w:val="en-GB"/>
        </w:rPr>
        <w:t xml:space="preserve"> </w:t>
      </w:r>
      <w:r w:rsidRPr="00814BC9">
        <w:rPr>
          <w:w w:val="105"/>
          <w:lang w:val="en-GB"/>
        </w:rPr>
        <w:t>The</w:t>
      </w:r>
      <w:r w:rsidRPr="00814BC9">
        <w:rPr>
          <w:spacing w:val="29"/>
          <w:w w:val="105"/>
          <w:lang w:val="en-GB"/>
        </w:rPr>
        <w:t xml:space="preserve"> </w:t>
      </w:r>
      <w:r w:rsidRPr="00814BC9">
        <w:rPr>
          <w:w w:val="105"/>
          <w:lang w:val="en-GB"/>
        </w:rPr>
        <w:t>study</w:t>
      </w:r>
      <w:r w:rsidRPr="00814BC9">
        <w:rPr>
          <w:spacing w:val="29"/>
          <w:w w:val="105"/>
          <w:lang w:val="en-GB"/>
        </w:rPr>
        <w:t xml:space="preserve"> </w:t>
      </w:r>
      <w:ins w:id="133" w:author="Christian PIEDALLU" w:date="2023-02-06T11:20:00Z">
        <w:r w:rsidR="008D717F">
          <w:rPr>
            <w:spacing w:val="29"/>
            <w:w w:val="105"/>
            <w:lang w:val="en-GB"/>
          </w:rPr>
          <w:t xml:space="preserve">area </w:t>
        </w:r>
      </w:ins>
      <w:r w:rsidRPr="00814BC9">
        <w:rPr>
          <w:w w:val="105"/>
          <w:lang w:val="en-GB"/>
        </w:rPr>
        <w:t>is</w:t>
      </w:r>
      <w:r w:rsidRPr="00814BC9">
        <w:rPr>
          <w:spacing w:val="29"/>
          <w:w w:val="105"/>
          <w:lang w:val="en-GB"/>
        </w:rPr>
        <w:t xml:space="preserve"> </w:t>
      </w:r>
      <w:r w:rsidRPr="00814BC9">
        <w:rPr>
          <w:w w:val="105"/>
          <w:lang w:val="en-GB"/>
        </w:rPr>
        <w:t>covered</w:t>
      </w:r>
      <w:r w:rsidRPr="00814BC9">
        <w:rPr>
          <w:spacing w:val="28"/>
          <w:w w:val="105"/>
          <w:lang w:val="en-GB"/>
        </w:rPr>
        <w:t xml:space="preserve"> </w:t>
      </w:r>
      <w:r w:rsidRPr="00814BC9">
        <w:rPr>
          <w:w w:val="105"/>
          <w:lang w:val="en-GB"/>
        </w:rPr>
        <w:t>by</w:t>
      </w:r>
      <w:r w:rsidRPr="00814BC9">
        <w:rPr>
          <w:spacing w:val="29"/>
          <w:w w:val="105"/>
          <w:lang w:val="en-GB"/>
        </w:rPr>
        <w:t xml:space="preserve"> </w:t>
      </w:r>
      <w:r w:rsidRPr="00814BC9">
        <w:rPr>
          <w:w w:val="105"/>
          <w:lang w:val="en-GB"/>
        </w:rPr>
        <w:t>14</w:t>
      </w:r>
      <w:r w:rsidRPr="00814BC9">
        <w:rPr>
          <w:spacing w:val="29"/>
          <w:w w:val="105"/>
          <w:lang w:val="en-GB"/>
        </w:rPr>
        <w:t xml:space="preserve"> </w:t>
      </w:r>
      <w:r w:rsidRPr="00814BC9">
        <w:rPr>
          <w:w w:val="105"/>
          <w:lang w:val="en-GB"/>
        </w:rPr>
        <w:t>Sentinel-</w:t>
      </w:r>
    </w:p>
    <w:p w14:paraId="0D11C403" w14:textId="77777777" w:rsidR="00B177F5" w:rsidRPr="00814BC9" w:rsidRDefault="00B553DB">
      <w:pPr>
        <w:pStyle w:val="Corpsdetexte"/>
        <w:ind w:left="163"/>
        <w:rPr>
          <w:lang w:val="en-GB"/>
        </w:rPr>
      </w:pPr>
      <w:r w:rsidRPr="00814BC9">
        <w:rPr>
          <w:rFonts w:ascii="Trebuchet MS"/>
          <w:sz w:val="10"/>
          <w:lang w:val="en-GB"/>
        </w:rPr>
        <w:t xml:space="preserve">123     </w:t>
      </w:r>
      <w:r w:rsidRPr="00814BC9">
        <w:rPr>
          <w:rFonts w:ascii="Trebuchet MS"/>
          <w:spacing w:val="19"/>
          <w:sz w:val="10"/>
          <w:lang w:val="en-GB"/>
        </w:rPr>
        <w:t xml:space="preserve"> </w:t>
      </w:r>
      <w:r w:rsidRPr="00814BC9">
        <w:rPr>
          <w:w w:val="105"/>
          <w:lang w:val="en-GB"/>
        </w:rPr>
        <w:t>2</w:t>
      </w:r>
      <w:r w:rsidRPr="00814BC9">
        <w:rPr>
          <w:spacing w:val="23"/>
          <w:w w:val="105"/>
          <w:lang w:val="en-GB"/>
        </w:rPr>
        <w:t xml:space="preserve"> </w:t>
      </w:r>
      <w:r w:rsidRPr="00814BC9">
        <w:rPr>
          <w:w w:val="105"/>
          <w:lang w:val="en-GB"/>
        </w:rPr>
        <w:t>tiles</w:t>
      </w:r>
      <w:r w:rsidRPr="00814BC9">
        <w:rPr>
          <w:spacing w:val="23"/>
          <w:w w:val="105"/>
          <w:lang w:val="en-GB"/>
        </w:rPr>
        <w:t xml:space="preserve"> </w:t>
      </w:r>
      <w:r w:rsidRPr="00814BC9">
        <w:rPr>
          <w:w w:val="105"/>
          <w:lang w:val="en-GB"/>
        </w:rPr>
        <w:t>of</w:t>
      </w:r>
      <w:r w:rsidRPr="00814BC9">
        <w:rPr>
          <w:spacing w:val="23"/>
          <w:w w:val="105"/>
          <w:lang w:val="en-GB"/>
        </w:rPr>
        <w:t xml:space="preserve"> </w:t>
      </w:r>
      <w:r w:rsidRPr="00814BC9">
        <w:rPr>
          <w:w w:val="105"/>
          <w:lang w:val="en-GB"/>
        </w:rPr>
        <w:t>100km</w:t>
      </w:r>
      <w:r w:rsidRPr="00814BC9">
        <w:rPr>
          <w:spacing w:val="23"/>
          <w:w w:val="105"/>
          <w:lang w:val="en-GB"/>
        </w:rPr>
        <w:t xml:space="preserve"> </w:t>
      </w:r>
      <w:r w:rsidRPr="00814BC9">
        <w:rPr>
          <w:w w:val="105"/>
          <w:lang w:val="en-GB"/>
        </w:rPr>
        <w:t>x</w:t>
      </w:r>
      <w:r w:rsidRPr="00814BC9">
        <w:rPr>
          <w:spacing w:val="24"/>
          <w:w w:val="105"/>
          <w:lang w:val="en-GB"/>
        </w:rPr>
        <w:t xml:space="preserve"> </w:t>
      </w:r>
      <w:r w:rsidRPr="00814BC9">
        <w:rPr>
          <w:w w:val="105"/>
          <w:lang w:val="en-GB"/>
        </w:rPr>
        <w:t>100km</w:t>
      </w:r>
      <w:r w:rsidRPr="00814BC9">
        <w:rPr>
          <w:spacing w:val="23"/>
          <w:w w:val="105"/>
          <w:lang w:val="en-GB"/>
        </w:rPr>
        <w:t xml:space="preserve"> </w:t>
      </w:r>
      <w:r w:rsidRPr="00814BC9">
        <w:rPr>
          <w:w w:val="105"/>
          <w:lang w:val="en-GB"/>
        </w:rPr>
        <w:t>(Figure</w:t>
      </w:r>
      <w:r w:rsidRPr="00814BC9">
        <w:rPr>
          <w:spacing w:val="23"/>
          <w:w w:val="105"/>
          <w:lang w:val="en-GB"/>
        </w:rPr>
        <w:t xml:space="preserve"> </w:t>
      </w:r>
      <w:r w:rsidR="00F312A1" w:rsidRPr="00814BC9">
        <w:rPr>
          <w:lang w:val="en-GB"/>
          <w:rPrChange w:id="134" w:author="Christian PIEDALLU" w:date="2023-02-06T09:53:00Z">
            <w:rPr/>
          </w:rPrChange>
        </w:rPr>
        <w:fldChar w:fldCharType="begin"/>
      </w:r>
      <w:r w:rsidR="00F312A1" w:rsidRPr="00814BC9">
        <w:rPr>
          <w:lang w:val="en-GB"/>
        </w:rPr>
        <w:instrText xml:space="preserve"> HYPERLINK \l "_bookmark1" </w:instrText>
      </w:r>
      <w:r w:rsidR="00F312A1" w:rsidRPr="00814BC9">
        <w:rPr>
          <w:lang w:val="en-GB"/>
          <w:rPrChange w:id="135" w:author="Christian PIEDALLU" w:date="2023-02-06T09:53:00Z">
            <w:rPr>
              <w:w w:val="105"/>
            </w:rPr>
          </w:rPrChange>
        </w:rPr>
        <w:fldChar w:fldCharType="separate"/>
      </w:r>
      <w:r w:rsidRPr="00814BC9">
        <w:rPr>
          <w:w w:val="105"/>
          <w:lang w:val="en-GB"/>
        </w:rPr>
        <w:t>2).</w:t>
      </w:r>
      <w:r w:rsidR="00F312A1" w:rsidRPr="00814BC9">
        <w:rPr>
          <w:w w:val="105"/>
          <w:lang w:val="en-GB"/>
          <w:rPrChange w:id="136" w:author="Christian PIEDALLU" w:date="2023-02-06T09:53:00Z">
            <w:rPr>
              <w:w w:val="105"/>
            </w:rPr>
          </w:rPrChange>
        </w:rPr>
        <w:fldChar w:fldCharType="end"/>
      </w:r>
      <w:r w:rsidRPr="00814BC9">
        <w:rPr>
          <w:w w:val="105"/>
          <w:lang w:val="en-GB"/>
        </w:rPr>
        <w:t xml:space="preserve"> </w:t>
      </w:r>
      <w:r w:rsidRPr="00814BC9">
        <w:rPr>
          <w:spacing w:val="16"/>
          <w:w w:val="105"/>
          <w:lang w:val="en-GB"/>
        </w:rPr>
        <w:t xml:space="preserve"> </w:t>
      </w:r>
      <w:r w:rsidRPr="00814BC9">
        <w:rPr>
          <w:w w:val="105"/>
          <w:lang w:val="en-GB"/>
        </w:rPr>
        <w:t>Vegetation</w:t>
      </w:r>
      <w:r w:rsidRPr="00814BC9">
        <w:rPr>
          <w:spacing w:val="23"/>
          <w:w w:val="105"/>
          <w:lang w:val="en-GB"/>
        </w:rPr>
        <w:t xml:space="preserve"> </w:t>
      </w:r>
      <w:r w:rsidRPr="00814BC9">
        <w:rPr>
          <w:w w:val="105"/>
          <w:lang w:val="en-GB"/>
        </w:rPr>
        <w:t>changes</w:t>
      </w:r>
      <w:r w:rsidRPr="00814BC9">
        <w:rPr>
          <w:spacing w:val="23"/>
          <w:w w:val="105"/>
          <w:lang w:val="en-GB"/>
        </w:rPr>
        <w:t xml:space="preserve"> </w:t>
      </w:r>
      <w:r w:rsidRPr="00814BC9">
        <w:rPr>
          <w:w w:val="105"/>
          <w:lang w:val="en-GB"/>
        </w:rPr>
        <w:t>were</w:t>
      </w:r>
      <w:r w:rsidRPr="00814BC9">
        <w:rPr>
          <w:spacing w:val="23"/>
          <w:w w:val="105"/>
          <w:lang w:val="en-GB"/>
        </w:rPr>
        <w:t xml:space="preserve"> </w:t>
      </w:r>
      <w:r w:rsidRPr="00814BC9">
        <w:rPr>
          <w:w w:val="105"/>
          <w:lang w:val="en-GB"/>
        </w:rPr>
        <w:t>tracked</w:t>
      </w:r>
      <w:r w:rsidRPr="00814BC9">
        <w:rPr>
          <w:spacing w:val="23"/>
          <w:w w:val="105"/>
          <w:lang w:val="en-GB"/>
        </w:rPr>
        <w:t xml:space="preserve"> </w:t>
      </w:r>
      <w:r w:rsidRPr="00814BC9">
        <w:rPr>
          <w:w w:val="105"/>
          <w:lang w:val="en-GB"/>
        </w:rPr>
        <w:t>by</w:t>
      </w:r>
      <w:r w:rsidRPr="00814BC9">
        <w:rPr>
          <w:spacing w:val="23"/>
          <w:w w:val="105"/>
          <w:lang w:val="en-GB"/>
        </w:rPr>
        <w:t xml:space="preserve"> </w:t>
      </w:r>
      <w:r w:rsidRPr="00814BC9">
        <w:rPr>
          <w:w w:val="105"/>
          <w:lang w:val="en-GB"/>
        </w:rPr>
        <w:t>means</w:t>
      </w:r>
      <w:r w:rsidRPr="00814BC9">
        <w:rPr>
          <w:spacing w:val="23"/>
          <w:w w:val="105"/>
          <w:lang w:val="en-GB"/>
        </w:rPr>
        <w:t xml:space="preserve"> </w:t>
      </w:r>
      <w:r w:rsidRPr="00814BC9">
        <w:rPr>
          <w:w w:val="105"/>
          <w:lang w:val="en-GB"/>
        </w:rPr>
        <w:t>of</w:t>
      </w:r>
      <w:r w:rsidRPr="00814BC9">
        <w:rPr>
          <w:spacing w:val="23"/>
          <w:w w:val="105"/>
          <w:lang w:val="en-GB"/>
        </w:rPr>
        <w:t xml:space="preserve"> </w:t>
      </w:r>
      <w:r w:rsidRPr="00814BC9">
        <w:rPr>
          <w:w w:val="105"/>
          <w:lang w:val="en-GB"/>
        </w:rPr>
        <w:t>a</w:t>
      </w:r>
      <w:r w:rsidRPr="00814BC9">
        <w:rPr>
          <w:spacing w:val="24"/>
          <w:w w:val="105"/>
          <w:lang w:val="en-GB"/>
        </w:rPr>
        <w:t xml:space="preserve"> </w:t>
      </w:r>
      <w:r w:rsidRPr="00814BC9">
        <w:rPr>
          <w:w w:val="105"/>
          <w:lang w:val="en-GB"/>
        </w:rPr>
        <w:t>phenology</w:t>
      </w:r>
    </w:p>
    <w:p w14:paraId="7D9951F2" w14:textId="064C125F" w:rsidR="00B177F5" w:rsidRPr="00814BC9" w:rsidRDefault="00B553DB">
      <w:pPr>
        <w:spacing w:line="239" w:lineRule="exact"/>
        <w:ind w:left="163"/>
        <w:rPr>
          <w:sz w:val="20"/>
          <w:lang w:val="en-GB"/>
        </w:rPr>
      </w:pPr>
      <w:r w:rsidRPr="00814BC9">
        <w:rPr>
          <w:rFonts w:ascii="Trebuchet MS"/>
          <w:sz w:val="10"/>
          <w:lang w:val="en-GB"/>
        </w:rPr>
        <w:t xml:space="preserve">124     </w:t>
      </w:r>
      <w:r w:rsidRPr="00814BC9">
        <w:rPr>
          <w:rFonts w:ascii="Trebuchet MS"/>
          <w:spacing w:val="19"/>
          <w:sz w:val="10"/>
          <w:lang w:val="en-GB"/>
        </w:rPr>
        <w:t xml:space="preserve"> </w:t>
      </w:r>
      <w:r w:rsidRPr="00814BC9">
        <w:rPr>
          <w:w w:val="110"/>
          <w:sz w:val="20"/>
          <w:lang w:val="en-GB"/>
        </w:rPr>
        <w:t>metric,</w:t>
      </w:r>
      <w:r w:rsidRPr="00814BC9">
        <w:rPr>
          <w:spacing w:val="-1"/>
          <w:w w:val="110"/>
          <w:sz w:val="20"/>
          <w:lang w:val="en-GB"/>
        </w:rPr>
        <w:t xml:space="preserve"> </w:t>
      </w:r>
      <w:r w:rsidRPr="00814BC9">
        <w:rPr>
          <w:w w:val="110"/>
          <w:sz w:val="20"/>
          <w:lang w:val="en-GB"/>
        </w:rPr>
        <w:t>the</w:t>
      </w:r>
      <w:r w:rsidRPr="00814BC9">
        <w:rPr>
          <w:spacing w:val="-3"/>
          <w:w w:val="110"/>
          <w:sz w:val="20"/>
          <w:lang w:val="en-GB"/>
        </w:rPr>
        <w:t xml:space="preserve"> </w:t>
      </w:r>
      <w:r w:rsidRPr="00814BC9">
        <w:rPr>
          <w:i/>
          <w:w w:val="110"/>
          <w:sz w:val="20"/>
          <w:lang w:val="en-GB"/>
        </w:rPr>
        <w:t>SWIR</w:t>
      </w:r>
      <w:r w:rsidRPr="00814BC9">
        <w:rPr>
          <w:i/>
          <w:spacing w:val="2"/>
          <w:w w:val="110"/>
          <w:sz w:val="20"/>
          <w:lang w:val="en-GB"/>
        </w:rPr>
        <w:t xml:space="preserve"> </w:t>
      </w:r>
      <w:r w:rsidRPr="00814BC9">
        <w:rPr>
          <w:i/>
          <w:w w:val="110"/>
          <w:sz w:val="20"/>
          <w:lang w:val="en-GB"/>
        </w:rPr>
        <w:t>Continuum</w:t>
      </w:r>
      <w:r w:rsidRPr="00814BC9">
        <w:rPr>
          <w:i/>
          <w:spacing w:val="1"/>
          <w:w w:val="110"/>
          <w:sz w:val="20"/>
          <w:lang w:val="en-GB"/>
        </w:rPr>
        <w:t xml:space="preserve"> </w:t>
      </w:r>
      <w:r w:rsidRPr="00814BC9">
        <w:rPr>
          <w:i/>
          <w:w w:val="110"/>
          <w:sz w:val="20"/>
          <w:lang w:val="en-GB"/>
        </w:rPr>
        <w:t>Removal</w:t>
      </w:r>
      <w:r w:rsidRPr="00814BC9">
        <w:rPr>
          <w:i/>
          <w:spacing w:val="15"/>
          <w:w w:val="110"/>
          <w:sz w:val="20"/>
          <w:lang w:val="en-GB"/>
        </w:rPr>
        <w:t xml:space="preserve"> </w:t>
      </w:r>
      <w:r w:rsidRPr="00814BC9">
        <w:rPr>
          <w:w w:val="110"/>
          <w:sz w:val="20"/>
          <w:lang w:val="en-GB"/>
        </w:rPr>
        <w:t>vegetation</w:t>
      </w:r>
      <w:r w:rsidRPr="00814BC9">
        <w:rPr>
          <w:spacing w:val="-3"/>
          <w:w w:val="110"/>
          <w:sz w:val="20"/>
          <w:lang w:val="en-GB"/>
        </w:rPr>
        <w:t xml:space="preserve"> </w:t>
      </w:r>
      <w:del w:id="137" w:author="Christian PIEDALLU" w:date="2023-02-06T11:33:00Z">
        <w:r w:rsidRPr="00814BC9" w:rsidDel="0046559C">
          <w:rPr>
            <w:w w:val="110"/>
            <w:sz w:val="20"/>
            <w:lang w:val="en-GB"/>
          </w:rPr>
          <w:delText>indice</w:delText>
        </w:r>
        <w:r w:rsidRPr="00814BC9" w:rsidDel="0046559C">
          <w:rPr>
            <w:spacing w:val="-4"/>
            <w:w w:val="110"/>
            <w:sz w:val="20"/>
            <w:lang w:val="en-GB"/>
          </w:rPr>
          <w:delText xml:space="preserve"> </w:delText>
        </w:r>
      </w:del>
      <w:ins w:id="138" w:author="Christian PIEDALLU" w:date="2023-02-06T11:33:00Z">
        <w:r w:rsidR="0046559C" w:rsidRPr="00814BC9">
          <w:rPr>
            <w:w w:val="110"/>
            <w:sz w:val="20"/>
            <w:lang w:val="en-GB"/>
          </w:rPr>
          <w:t>ind</w:t>
        </w:r>
        <w:r w:rsidR="0046559C">
          <w:rPr>
            <w:w w:val="110"/>
            <w:sz w:val="20"/>
            <w:lang w:val="en-GB"/>
          </w:rPr>
          <w:t>ex</w:t>
        </w:r>
        <w:r w:rsidR="0046559C" w:rsidRPr="00814BC9">
          <w:rPr>
            <w:spacing w:val="-4"/>
            <w:w w:val="110"/>
            <w:sz w:val="20"/>
            <w:lang w:val="en-GB"/>
          </w:rPr>
          <w:t xml:space="preserve"> </w:t>
        </w:r>
      </w:ins>
      <w:r w:rsidRPr="00814BC9">
        <w:rPr>
          <w:w w:val="120"/>
          <w:sz w:val="20"/>
          <w:lang w:val="en-GB"/>
        </w:rPr>
        <w:t>(</w:t>
      </w:r>
      <w:r w:rsidRPr="00814BC9">
        <w:rPr>
          <w:i/>
          <w:w w:val="120"/>
          <w:sz w:val="20"/>
          <w:lang w:val="en-GB"/>
        </w:rPr>
        <w:t>SWIR</w:t>
      </w:r>
      <w:r w:rsidRPr="00814BC9">
        <w:rPr>
          <w:i/>
          <w:w w:val="120"/>
          <w:sz w:val="20"/>
          <w:vertAlign w:val="subscript"/>
          <w:lang w:val="en-GB"/>
        </w:rPr>
        <w:t>CR</w:t>
      </w:r>
      <w:r w:rsidRPr="00814BC9">
        <w:rPr>
          <w:w w:val="120"/>
          <w:sz w:val="20"/>
          <w:lang w:val="en-GB"/>
        </w:rPr>
        <w:t>).</w:t>
      </w:r>
      <w:r w:rsidRPr="00814BC9">
        <w:rPr>
          <w:spacing w:val="22"/>
          <w:w w:val="120"/>
          <w:sz w:val="20"/>
          <w:lang w:val="en-GB"/>
        </w:rPr>
        <w:t xml:space="preserve"> </w:t>
      </w:r>
      <w:r w:rsidRPr="00814BC9">
        <w:rPr>
          <w:w w:val="110"/>
          <w:sz w:val="20"/>
          <w:lang w:val="en-GB"/>
        </w:rPr>
        <w:t>All</w:t>
      </w:r>
      <w:r w:rsidRPr="00814BC9">
        <w:rPr>
          <w:spacing w:val="-4"/>
          <w:w w:val="110"/>
          <w:sz w:val="20"/>
          <w:lang w:val="en-GB"/>
        </w:rPr>
        <w:t xml:space="preserve"> </w:t>
      </w:r>
      <w:r w:rsidRPr="00814BC9">
        <w:rPr>
          <w:w w:val="110"/>
          <w:sz w:val="20"/>
          <w:lang w:val="en-GB"/>
        </w:rPr>
        <w:t>S2</w:t>
      </w:r>
      <w:r w:rsidRPr="00814BC9">
        <w:rPr>
          <w:spacing w:val="-3"/>
          <w:w w:val="110"/>
          <w:sz w:val="20"/>
          <w:lang w:val="en-GB"/>
        </w:rPr>
        <w:t xml:space="preserve"> </w:t>
      </w:r>
      <w:r w:rsidRPr="00814BC9">
        <w:rPr>
          <w:w w:val="110"/>
          <w:sz w:val="20"/>
          <w:lang w:val="en-GB"/>
        </w:rPr>
        <w:t>acquisitions</w:t>
      </w:r>
      <w:r w:rsidRPr="00814BC9">
        <w:rPr>
          <w:spacing w:val="-4"/>
          <w:w w:val="110"/>
          <w:sz w:val="20"/>
          <w:lang w:val="en-GB"/>
        </w:rPr>
        <w:t xml:space="preserve"> </w:t>
      </w:r>
      <w:r w:rsidRPr="00814BC9">
        <w:rPr>
          <w:w w:val="110"/>
          <w:sz w:val="20"/>
          <w:lang w:val="en-GB"/>
        </w:rPr>
        <w:t>were</w:t>
      </w:r>
      <w:r w:rsidRPr="00814BC9">
        <w:rPr>
          <w:spacing w:val="-4"/>
          <w:w w:val="110"/>
          <w:sz w:val="20"/>
          <w:lang w:val="en-GB"/>
        </w:rPr>
        <w:t xml:space="preserve"> </w:t>
      </w:r>
      <w:r w:rsidRPr="00814BC9">
        <w:rPr>
          <w:w w:val="110"/>
          <w:sz w:val="20"/>
          <w:lang w:val="en-GB"/>
        </w:rPr>
        <w:t>used</w:t>
      </w:r>
    </w:p>
    <w:p w14:paraId="7DE9AD37" w14:textId="77777777" w:rsidR="00B177F5" w:rsidRPr="00814BC9" w:rsidRDefault="00B553DB">
      <w:pPr>
        <w:pStyle w:val="Corpsdetexte"/>
        <w:ind w:left="163"/>
        <w:rPr>
          <w:lang w:val="en-GB"/>
        </w:rPr>
      </w:pPr>
      <w:r w:rsidRPr="00814BC9">
        <w:rPr>
          <w:rFonts w:ascii="Trebuchet MS"/>
          <w:sz w:val="10"/>
          <w:lang w:val="en-GB"/>
        </w:rPr>
        <w:t xml:space="preserve">125     </w:t>
      </w:r>
      <w:r w:rsidRPr="00814BC9">
        <w:rPr>
          <w:rFonts w:ascii="Trebuchet MS"/>
          <w:spacing w:val="19"/>
          <w:sz w:val="10"/>
          <w:lang w:val="en-GB"/>
        </w:rPr>
        <w:t xml:space="preserve"> </w:t>
      </w:r>
      <w:r w:rsidRPr="00814BC9">
        <w:rPr>
          <w:w w:val="105"/>
          <w:lang w:val="en-GB"/>
        </w:rPr>
        <w:t>in</w:t>
      </w:r>
      <w:r w:rsidRPr="00814BC9">
        <w:rPr>
          <w:spacing w:val="9"/>
          <w:w w:val="105"/>
          <w:lang w:val="en-GB"/>
        </w:rPr>
        <w:t xml:space="preserve"> </w:t>
      </w:r>
      <w:r w:rsidRPr="00814BC9">
        <w:rPr>
          <w:w w:val="105"/>
          <w:lang w:val="en-GB"/>
        </w:rPr>
        <w:t>the</w:t>
      </w:r>
      <w:r w:rsidRPr="00814BC9">
        <w:rPr>
          <w:spacing w:val="9"/>
          <w:w w:val="105"/>
          <w:lang w:val="en-GB"/>
        </w:rPr>
        <w:t xml:space="preserve"> </w:t>
      </w:r>
      <w:r w:rsidRPr="00814BC9">
        <w:rPr>
          <w:w w:val="105"/>
          <w:lang w:val="en-GB"/>
        </w:rPr>
        <w:t>analyses,</w:t>
      </w:r>
      <w:r w:rsidRPr="00814BC9">
        <w:rPr>
          <w:spacing w:val="9"/>
          <w:w w:val="105"/>
          <w:lang w:val="en-GB"/>
        </w:rPr>
        <w:t xml:space="preserve"> </w:t>
      </w:r>
      <w:r w:rsidRPr="00814BC9">
        <w:rPr>
          <w:w w:val="105"/>
          <w:lang w:val="en-GB"/>
        </w:rPr>
        <w:t>provided</w:t>
      </w:r>
      <w:r w:rsidRPr="00814BC9">
        <w:rPr>
          <w:spacing w:val="9"/>
          <w:w w:val="105"/>
          <w:lang w:val="en-GB"/>
        </w:rPr>
        <w:t xml:space="preserve"> </w:t>
      </w:r>
      <w:r w:rsidRPr="00814BC9">
        <w:rPr>
          <w:w w:val="105"/>
          <w:lang w:val="en-GB"/>
        </w:rPr>
        <w:t>that</w:t>
      </w:r>
      <w:r w:rsidRPr="00814BC9">
        <w:rPr>
          <w:spacing w:val="9"/>
          <w:w w:val="105"/>
          <w:lang w:val="en-GB"/>
        </w:rPr>
        <w:t xml:space="preserve"> </w:t>
      </w:r>
      <w:r w:rsidRPr="00814BC9">
        <w:rPr>
          <w:w w:val="105"/>
          <w:lang w:val="en-GB"/>
        </w:rPr>
        <w:t>the</w:t>
      </w:r>
      <w:r w:rsidRPr="00814BC9">
        <w:rPr>
          <w:spacing w:val="9"/>
          <w:w w:val="105"/>
          <w:lang w:val="en-GB"/>
        </w:rPr>
        <w:t xml:space="preserve"> </w:t>
      </w:r>
      <w:r w:rsidRPr="00814BC9">
        <w:rPr>
          <w:w w:val="105"/>
          <w:lang w:val="en-GB"/>
        </w:rPr>
        <w:t>cloud</w:t>
      </w:r>
      <w:r w:rsidRPr="00814BC9">
        <w:rPr>
          <w:spacing w:val="9"/>
          <w:w w:val="105"/>
          <w:lang w:val="en-GB"/>
        </w:rPr>
        <w:t xml:space="preserve"> </w:t>
      </w:r>
      <w:r w:rsidRPr="00814BC9">
        <w:rPr>
          <w:w w:val="105"/>
          <w:lang w:val="en-GB"/>
        </w:rPr>
        <w:t>cover</w:t>
      </w:r>
      <w:r w:rsidRPr="00814BC9">
        <w:rPr>
          <w:spacing w:val="9"/>
          <w:w w:val="105"/>
          <w:lang w:val="en-GB"/>
        </w:rPr>
        <w:t xml:space="preserve"> </w:t>
      </w:r>
      <w:r w:rsidRPr="00814BC9">
        <w:rPr>
          <w:w w:val="105"/>
          <w:lang w:val="en-GB"/>
        </w:rPr>
        <w:t>does</w:t>
      </w:r>
      <w:r w:rsidRPr="00814BC9">
        <w:rPr>
          <w:spacing w:val="9"/>
          <w:w w:val="105"/>
          <w:lang w:val="en-GB"/>
        </w:rPr>
        <w:t xml:space="preserve"> </w:t>
      </w:r>
      <w:r w:rsidRPr="00814BC9">
        <w:rPr>
          <w:w w:val="105"/>
          <w:lang w:val="en-GB"/>
        </w:rPr>
        <w:t>not</w:t>
      </w:r>
      <w:r w:rsidRPr="00814BC9">
        <w:rPr>
          <w:spacing w:val="9"/>
          <w:w w:val="105"/>
          <w:lang w:val="en-GB"/>
        </w:rPr>
        <w:t xml:space="preserve"> </w:t>
      </w:r>
      <w:r w:rsidRPr="00814BC9">
        <w:rPr>
          <w:w w:val="105"/>
          <w:lang w:val="en-GB"/>
        </w:rPr>
        <w:t>exceed</w:t>
      </w:r>
      <w:r w:rsidRPr="00814BC9">
        <w:rPr>
          <w:spacing w:val="9"/>
          <w:w w:val="105"/>
          <w:lang w:val="en-GB"/>
        </w:rPr>
        <w:t xml:space="preserve"> </w:t>
      </w:r>
      <w:r w:rsidRPr="00814BC9">
        <w:rPr>
          <w:w w:val="105"/>
          <w:lang w:val="en-GB"/>
        </w:rPr>
        <w:t>35</w:t>
      </w:r>
      <w:r w:rsidRPr="00814BC9">
        <w:rPr>
          <w:spacing w:val="9"/>
          <w:w w:val="105"/>
          <w:lang w:val="en-GB"/>
        </w:rPr>
        <w:t xml:space="preserve"> </w:t>
      </w:r>
      <w:r w:rsidRPr="00814BC9">
        <w:rPr>
          <w:w w:val="105"/>
          <w:lang w:val="en-GB"/>
        </w:rPr>
        <w:t>percent.</w:t>
      </w:r>
      <w:r w:rsidRPr="00814BC9">
        <w:rPr>
          <w:spacing w:val="28"/>
          <w:w w:val="105"/>
          <w:lang w:val="en-GB"/>
        </w:rPr>
        <w:t xml:space="preserve"> </w:t>
      </w:r>
      <w:r w:rsidRPr="00814BC9">
        <w:rPr>
          <w:w w:val="105"/>
          <w:lang w:val="en-GB"/>
        </w:rPr>
        <w:t>Bottom</w:t>
      </w:r>
      <w:r w:rsidRPr="00814BC9">
        <w:rPr>
          <w:spacing w:val="9"/>
          <w:w w:val="105"/>
          <w:lang w:val="en-GB"/>
        </w:rPr>
        <w:t xml:space="preserve"> </w:t>
      </w:r>
      <w:r w:rsidRPr="00814BC9">
        <w:rPr>
          <w:w w:val="105"/>
          <w:lang w:val="en-GB"/>
        </w:rPr>
        <w:t>of</w:t>
      </w:r>
      <w:r w:rsidRPr="00814BC9">
        <w:rPr>
          <w:spacing w:val="9"/>
          <w:w w:val="105"/>
          <w:lang w:val="en-GB"/>
        </w:rPr>
        <w:t xml:space="preserve"> </w:t>
      </w:r>
      <w:r w:rsidRPr="00814BC9">
        <w:rPr>
          <w:w w:val="105"/>
          <w:lang w:val="en-GB"/>
        </w:rPr>
        <w:t>Atmosphere</w:t>
      </w:r>
    </w:p>
    <w:p w14:paraId="08A72460" w14:textId="77777777" w:rsidR="00B177F5" w:rsidRPr="00814BC9" w:rsidRDefault="00B553DB">
      <w:pPr>
        <w:pStyle w:val="Corpsdetexte"/>
        <w:ind w:left="163"/>
        <w:rPr>
          <w:lang w:val="en-GB"/>
        </w:rPr>
      </w:pPr>
      <w:r w:rsidRPr="00814BC9">
        <w:rPr>
          <w:rFonts w:ascii="Trebuchet MS"/>
          <w:sz w:val="10"/>
          <w:lang w:val="en-GB"/>
        </w:rPr>
        <w:t xml:space="preserve">126     </w:t>
      </w:r>
      <w:r w:rsidRPr="00814BC9">
        <w:rPr>
          <w:rFonts w:ascii="Trebuchet MS"/>
          <w:spacing w:val="19"/>
          <w:sz w:val="10"/>
          <w:lang w:val="en-GB"/>
        </w:rPr>
        <w:t xml:space="preserve"> </w:t>
      </w:r>
      <w:r w:rsidRPr="00814BC9">
        <w:rPr>
          <w:w w:val="105"/>
          <w:lang w:val="en-GB"/>
        </w:rPr>
        <w:t xml:space="preserve">reflectance </w:t>
      </w:r>
      <w:r w:rsidRPr="00814BC9">
        <w:rPr>
          <w:spacing w:val="2"/>
          <w:w w:val="105"/>
          <w:lang w:val="en-GB"/>
        </w:rPr>
        <w:t xml:space="preserve"> </w:t>
      </w:r>
      <w:r w:rsidRPr="00814BC9">
        <w:rPr>
          <w:w w:val="105"/>
          <w:lang w:val="en-GB"/>
        </w:rPr>
        <w:t xml:space="preserve">images </w:t>
      </w:r>
      <w:r w:rsidRPr="00814BC9">
        <w:rPr>
          <w:spacing w:val="3"/>
          <w:w w:val="105"/>
          <w:lang w:val="en-GB"/>
        </w:rPr>
        <w:t xml:space="preserve"> </w:t>
      </w:r>
      <w:r w:rsidRPr="00814BC9">
        <w:rPr>
          <w:w w:val="105"/>
          <w:lang w:val="en-GB"/>
        </w:rPr>
        <w:t xml:space="preserve">(L2A </w:t>
      </w:r>
      <w:r w:rsidRPr="00814BC9">
        <w:rPr>
          <w:spacing w:val="2"/>
          <w:w w:val="105"/>
          <w:lang w:val="en-GB"/>
        </w:rPr>
        <w:t xml:space="preserve"> </w:t>
      </w:r>
      <w:r w:rsidRPr="00814BC9">
        <w:rPr>
          <w:w w:val="105"/>
          <w:lang w:val="en-GB"/>
        </w:rPr>
        <w:t xml:space="preserve">product) </w:t>
      </w:r>
      <w:r w:rsidRPr="00814BC9">
        <w:rPr>
          <w:spacing w:val="2"/>
          <w:w w:val="105"/>
          <w:lang w:val="en-GB"/>
        </w:rPr>
        <w:t xml:space="preserve"> </w:t>
      </w:r>
      <w:r w:rsidRPr="00814BC9">
        <w:rPr>
          <w:w w:val="105"/>
          <w:lang w:val="en-GB"/>
        </w:rPr>
        <w:t xml:space="preserve">were </w:t>
      </w:r>
      <w:r w:rsidRPr="00814BC9">
        <w:rPr>
          <w:spacing w:val="3"/>
          <w:w w:val="105"/>
          <w:lang w:val="en-GB"/>
        </w:rPr>
        <w:t xml:space="preserve"> </w:t>
      </w:r>
      <w:r w:rsidRPr="00814BC9">
        <w:rPr>
          <w:w w:val="105"/>
          <w:lang w:val="en-GB"/>
        </w:rPr>
        <w:t xml:space="preserve">downloaded </w:t>
      </w:r>
      <w:r w:rsidRPr="00814BC9">
        <w:rPr>
          <w:spacing w:val="2"/>
          <w:w w:val="105"/>
          <w:lang w:val="en-GB"/>
        </w:rPr>
        <w:t xml:space="preserve"> </w:t>
      </w:r>
      <w:r w:rsidRPr="00814BC9">
        <w:rPr>
          <w:w w:val="105"/>
          <w:lang w:val="en-GB"/>
        </w:rPr>
        <w:t xml:space="preserve">from </w:t>
      </w:r>
      <w:r w:rsidRPr="00814BC9">
        <w:rPr>
          <w:spacing w:val="2"/>
          <w:w w:val="105"/>
          <w:lang w:val="en-GB"/>
        </w:rPr>
        <w:t xml:space="preserve"> </w:t>
      </w:r>
      <w:r w:rsidRPr="00814BC9">
        <w:rPr>
          <w:w w:val="105"/>
          <w:lang w:val="en-GB"/>
        </w:rPr>
        <w:t xml:space="preserve">the </w:t>
      </w:r>
      <w:r w:rsidRPr="00814BC9">
        <w:rPr>
          <w:spacing w:val="3"/>
          <w:w w:val="105"/>
          <w:lang w:val="en-GB"/>
        </w:rPr>
        <w:t xml:space="preserve"> </w:t>
      </w:r>
      <w:r w:rsidRPr="00814BC9">
        <w:rPr>
          <w:w w:val="105"/>
          <w:lang w:val="en-GB"/>
        </w:rPr>
        <w:t xml:space="preserve">Theia </w:t>
      </w:r>
      <w:r w:rsidRPr="00814BC9">
        <w:rPr>
          <w:spacing w:val="2"/>
          <w:w w:val="105"/>
          <w:lang w:val="en-GB"/>
        </w:rPr>
        <w:t xml:space="preserve"> </w:t>
      </w:r>
      <w:r w:rsidRPr="00814BC9">
        <w:rPr>
          <w:w w:val="105"/>
          <w:lang w:val="en-GB"/>
        </w:rPr>
        <w:t xml:space="preserve">data </w:t>
      </w:r>
      <w:r w:rsidRPr="00814BC9">
        <w:rPr>
          <w:spacing w:val="2"/>
          <w:w w:val="105"/>
          <w:lang w:val="en-GB"/>
        </w:rPr>
        <w:t xml:space="preserve"> </w:t>
      </w:r>
      <w:r w:rsidRPr="00814BC9">
        <w:rPr>
          <w:w w:val="105"/>
          <w:lang w:val="en-GB"/>
        </w:rPr>
        <w:t xml:space="preserve">cluster </w:t>
      </w:r>
      <w:r w:rsidRPr="00814BC9">
        <w:rPr>
          <w:spacing w:val="3"/>
          <w:w w:val="105"/>
          <w:lang w:val="en-GB"/>
        </w:rPr>
        <w:t xml:space="preserve"> </w:t>
      </w:r>
      <w:r w:rsidR="00F312A1" w:rsidRPr="00814BC9">
        <w:rPr>
          <w:lang w:val="en-GB"/>
          <w:rPrChange w:id="139" w:author="Christian PIEDALLU" w:date="2023-02-06T09:53:00Z">
            <w:rPr/>
          </w:rPrChange>
        </w:rPr>
        <w:fldChar w:fldCharType="begin"/>
      </w:r>
      <w:r w:rsidR="00F312A1" w:rsidRPr="00814BC9">
        <w:rPr>
          <w:lang w:val="en-GB"/>
        </w:rPr>
        <w:instrText xml:space="preserve"> HYPERLINK \l "_bookmark57" </w:instrText>
      </w:r>
      <w:r w:rsidR="00F312A1" w:rsidRPr="00814BC9">
        <w:rPr>
          <w:lang w:val="en-GB"/>
          <w:rPrChange w:id="140" w:author="Christian PIEDALLU" w:date="2023-02-06T09:53:00Z">
            <w:rPr>
              <w:w w:val="105"/>
            </w:rPr>
          </w:rPrChange>
        </w:rPr>
        <w:fldChar w:fldCharType="separate"/>
      </w:r>
      <w:r w:rsidRPr="00814BC9">
        <w:rPr>
          <w:w w:val="105"/>
          <w:lang w:val="en-GB"/>
        </w:rPr>
        <w:t xml:space="preserve">(Theia </w:t>
      </w:r>
      <w:r w:rsidRPr="00814BC9">
        <w:rPr>
          <w:spacing w:val="2"/>
          <w:w w:val="105"/>
          <w:lang w:val="en-GB"/>
        </w:rPr>
        <w:t xml:space="preserve"> </w:t>
      </w:r>
      <w:r w:rsidRPr="00814BC9">
        <w:rPr>
          <w:w w:val="105"/>
          <w:lang w:val="en-GB"/>
        </w:rPr>
        <w:t>Team</w:t>
      </w:r>
      <w:r w:rsidR="00F312A1" w:rsidRPr="00814BC9">
        <w:rPr>
          <w:w w:val="105"/>
          <w:lang w:val="en-GB"/>
          <w:rPrChange w:id="141" w:author="Christian PIEDALLU" w:date="2023-02-06T09:53:00Z">
            <w:rPr>
              <w:w w:val="105"/>
            </w:rPr>
          </w:rPrChange>
        </w:rPr>
        <w:fldChar w:fldCharType="end"/>
      </w:r>
      <w:r w:rsidRPr="00814BC9">
        <w:rPr>
          <w:w w:val="105"/>
          <w:lang w:val="en-GB"/>
        </w:rPr>
        <w:t>,</w:t>
      </w:r>
    </w:p>
    <w:p w14:paraId="0F2B2110" w14:textId="77777777" w:rsidR="00B177F5" w:rsidRPr="00814BC9" w:rsidRDefault="00B553DB">
      <w:pPr>
        <w:pStyle w:val="Corpsdetexte"/>
        <w:ind w:left="163"/>
        <w:rPr>
          <w:lang w:val="en-GB"/>
          <w:rPrChange w:id="142" w:author="Christian PIEDALLU" w:date="2023-02-06T09:53:00Z">
            <w:rPr/>
          </w:rPrChange>
        </w:rPr>
      </w:pPr>
      <w:r w:rsidRPr="00814BC9">
        <w:rPr>
          <w:rFonts w:ascii="Trebuchet MS"/>
          <w:sz w:val="10"/>
          <w:lang w:val="en-GB"/>
        </w:rPr>
        <w:t xml:space="preserve">127     </w:t>
      </w:r>
      <w:r w:rsidRPr="00814BC9">
        <w:rPr>
          <w:rFonts w:ascii="Trebuchet MS"/>
          <w:spacing w:val="19"/>
          <w:sz w:val="10"/>
          <w:lang w:val="en-GB"/>
        </w:rPr>
        <w:t xml:space="preserve"> </w:t>
      </w:r>
      <w:r w:rsidR="00F312A1" w:rsidRPr="00814BC9">
        <w:rPr>
          <w:lang w:val="en-GB"/>
        </w:rPr>
        <w:fldChar w:fldCharType="begin"/>
      </w:r>
      <w:r w:rsidR="00F312A1" w:rsidRPr="00814BC9">
        <w:rPr>
          <w:lang w:val="en-GB"/>
          <w:rPrChange w:id="143" w:author="Christian PIEDALLU" w:date="2023-02-06T09:53:00Z">
            <w:rPr/>
          </w:rPrChange>
        </w:rPr>
        <w:instrText xml:space="preserve"> HYPERLINK \l "_bookmark57" </w:instrText>
      </w:r>
      <w:r w:rsidR="00F312A1" w:rsidRPr="00814BC9">
        <w:rPr>
          <w:lang w:val="en-GB"/>
        </w:rPr>
        <w:fldChar w:fldCharType="separate"/>
      </w:r>
      <w:r w:rsidRPr="00814BC9">
        <w:rPr>
          <w:w w:val="110"/>
          <w:lang w:val="en-GB"/>
          <w:rPrChange w:id="144" w:author="Christian PIEDALLU" w:date="2023-02-06T09:53:00Z">
            <w:rPr>
              <w:w w:val="110"/>
            </w:rPr>
          </w:rPrChange>
        </w:rPr>
        <w:t>2022)</w:t>
      </w:r>
      <w:r w:rsidR="00F312A1" w:rsidRPr="00814BC9">
        <w:rPr>
          <w:w w:val="110"/>
          <w:lang w:val="en-GB"/>
        </w:rPr>
        <w:fldChar w:fldCharType="end"/>
      </w:r>
      <w:r w:rsidRPr="00814BC9">
        <w:rPr>
          <w:spacing w:val="8"/>
          <w:w w:val="110"/>
          <w:lang w:val="en-GB"/>
          <w:rPrChange w:id="145" w:author="Christian PIEDALLU" w:date="2023-02-06T09:53:00Z">
            <w:rPr>
              <w:spacing w:val="8"/>
              <w:w w:val="110"/>
            </w:rPr>
          </w:rPrChange>
        </w:rPr>
        <w:t xml:space="preserve"> </w:t>
      </w:r>
      <w:r w:rsidRPr="00814BC9">
        <w:rPr>
          <w:w w:val="110"/>
          <w:lang w:val="en-GB"/>
          <w:rPrChange w:id="146" w:author="Christian PIEDALLU" w:date="2023-02-06T09:53:00Z">
            <w:rPr>
              <w:w w:val="110"/>
            </w:rPr>
          </w:rPrChange>
        </w:rPr>
        <w:t>for</w:t>
      </w:r>
      <w:r w:rsidRPr="00814BC9">
        <w:rPr>
          <w:spacing w:val="8"/>
          <w:w w:val="110"/>
          <w:lang w:val="en-GB"/>
          <w:rPrChange w:id="147" w:author="Christian PIEDALLU" w:date="2023-02-06T09:53:00Z">
            <w:rPr>
              <w:spacing w:val="8"/>
              <w:w w:val="110"/>
            </w:rPr>
          </w:rPrChange>
        </w:rPr>
        <w:t xml:space="preserve"> </w:t>
      </w:r>
      <w:r w:rsidRPr="00814BC9">
        <w:rPr>
          <w:w w:val="110"/>
          <w:lang w:val="en-GB"/>
          <w:rPrChange w:id="148" w:author="Christian PIEDALLU" w:date="2023-02-06T09:53:00Z">
            <w:rPr>
              <w:w w:val="110"/>
            </w:rPr>
          </w:rPrChange>
        </w:rPr>
        <w:t>all</w:t>
      </w:r>
      <w:r w:rsidRPr="00814BC9">
        <w:rPr>
          <w:spacing w:val="8"/>
          <w:w w:val="110"/>
          <w:lang w:val="en-GB"/>
          <w:rPrChange w:id="149" w:author="Christian PIEDALLU" w:date="2023-02-06T09:53:00Z">
            <w:rPr>
              <w:spacing w:val="8"/>
              <w:w w:val="110"/>
            </w:rPr>
          </w:rPrChange>
        </w:rPr>
        <w:t xml:space="preserve"> </w:t>
      </w:r>
      <w:r w:rsidRPr="00814BC9">
        <w:rPr>
          <w:w w:val="110"/>
          <w:lang w:val="en-GB"/>
          <w:rPrChange w:id="150" w:author="Christian PIEDALLU" w:date="2023-02-06T09:53:00Z">
            <w:rPr>
              <w:w w:val="110"/>
            </w:rPr>
          </w:rPrChange>
        </w:rPr>
        <w:t>the</w:t>
      </w:r>
      <w:r w:rsidRPr="00814BC9">
        <w:rPr>
          <w:spacing w:val="8"/>
          <w:w w:val="110"/>
          <w:lang w:val="en-GB"/>
          <w:rPrChange w:id="151" w:author="Christian PIEDALLU" w:date="2023-02-06T09:53:00Z">
            <w:rPr>
              <w:spacing w:val="8"/>
              <w:w w:val="110"/>
            </w:rPr>
          </w:rPrChange>
        </w:rPr>
        <w:t xml:space="preserve"> </w:t>
      </w:r>
      <w:r w:rsidRPr="00814BC9">
        <w:rPr>
          <w:w w:val="110"/>
          <w:lang w:val="en-GB"/>
          <w:rPrChange w:id="152" w:author="Christian PIEDALLU" w:date="2023-02-06T09:53:00Z">
            <w:rPr>
              <w:w w:val="110"/>
            </w:rPr>
          </w:rPrChange>
        </w:rPr>
        <w:t>14</w:t>
      </w:r>
      <w:r w:rsidRPr="00814BC9">
        <w:rPr>
          <w:spacing w:val="8"/>
          <w:w w:val="110"/>
          <w:lang w:val="en-GB"/>
          <w:rPrChange w:id="153" w:author="Christian PIEDALLU" w:date="2023-02-06T09:53:00Z">
            <w:rPr>
              <w:spacing w:val="8"/>
              <w:w w:val="110"/>
            </w:rPr>
          </w:rPrChange>
        </w:rPr>
        <w:t xml:space="preserve"> </w:t>
      </w:r>
      <w:r w:rsidRPr="00814BC9">
        <w:rPr>
          <w:w w:val="110"/>
          <w:lang w:val="en-GB"/>
          <w:rPrChange w:id="154" w:author="Christian PIEDALLU" w:date="2023-02-06T09:53:00Z">
            <w:rPr>
              <w:w w:val="110"/>
            </w:rPr>
          </w:rPrChange>
        </w:rPr>
        <w:t>tiles.</w:t>
      </w:r>
      <w:r w:rsidRPr="00814BC9">
        <w:rPr>
          <w:spacing w:val="40"/>
          <w:w w:val="110"/>
          <w:lang w:val="en-GB"/>
          <w:rPrChange w:id="155" w:author="Christian PIEDALLU" w:date="2023-02-06T09:53:00Z">
            <w:rPr>
              <w:spacing w:val="40"/>
              <w:w w:val="110"/>
            </w:rPr>
          </w:rPrChange>
        </w:rPr>
        <w:t xml:space="preserve"> </w:t>
      </w:r>
      <w:r w:rsidRPr="00814BC9">
        <w:rPr>
          <w:w w:val="110"/>
          <w:lang w:val="en-GB"/>
          <w:rPrChange w:id="156" w:author="Christian PIEDALLU" w:date="2023-02-06T09:53:00Z">
            <w:rPr>
              <w:w w:val="110"/>
            </w:rPr>
          </w:rPrChange>
        </w:rPr>
        <w:t>The</w:t>
      </w:r>
      <w:r w:rsidRPr="00814BC9">
        <w:rPr>
          <w:spacing w:val="9"/>
          <w:w w:val="110"/>
          <w:lang w:val="en-GB"/>
          <w:rPrChange w:id="157" w:author="Christian PIEDALLU" w:date="2023-02-06T09:53:00Z">
            <w:rPr>
              <w:spacing w:val="9"/>
              <w:w w:val="110"/>
            </w:rPr>
          </w:rPrChange>
        </w:rPr>
        <w:t xml:space="preserve"> </w:t>
      </w:r>
      <w:r w:rsidRPr="00814BC9">
        <w:rPr>
          <w:i/>
          <w:spacing w:val="10"/>
          <w:w w:val="125"/>
          <w:lang w:val="en-GB"/>
          <w:rPrChange w:id="158" w:author="Christian PIEDALLU" w:date="2023-02-06T09:53:00Z">
            <w:rPr>
              <w:i/>
              <w:spacing w:val="10"/>
              <w:w w:val="125"/>
            </w:rPr>
          </w:rPrChange>
        </w:rPr>
        <w:t>SWIR</w:t>
      </w:r>
      <w:r w:rsidRPr="00814BC9">
        <w:rPr>
          <w:i/>
          <w:spacing w:val="10"/>
          <w:w w:val="125"/>
          <w:vertAlign w:val="subscript"/>
          <w:lang w:val="en-GB"/>
          <w:rPrChange w:id="159" w:author="Christian PIEDALLU" w:date="2023-02-06T09:53:00Z">
            <w:rPr>
              <w:i/>
              <w:spacing w:val="10"/>
              <w:w w:val="125"/>
              <w:vertAlign w:val="subscript"/>
            </w:rPr>
          </w:rPrChange>
        </w:rPr>
        <w:t>CR</w:t>
      </w:r>
      <w:r w:rsidRPr="00814BC9">
        <w:rPr>
          <w:i/>
          <w:spacing w:val="9"/>
          <w:w w:val="125"/>
          <w:lang w:val="en-GB"/>
          <w:rPrChange w:id="160" w:author="Christian PIEDALLU" w:date="2023-02-06T09:53:00Z">
            <w:rPr>
              <w:i/>
              <w:spacing w:val="9"/>
              <w:w w:val="125"/>
            </w:rPr>
          </w:rPrChange>
        </w:rPr>
        <w:t xml:space="preserve"> </w:t>
      </w:r>
      <w:r w:rsidRPr="00814BC9">
        <w:rPr>
          <w:w w:val="110"/>
          <w:lang w:val="en-GB"/>
          <w:rPrChange w:id="161" w:author="Christian PIEDALLU" w:date="2023-02-06T09:53:00Z">
            <w:rPr>
              <w:w w:val="110"/>
            </w:rPr>
          </w:rPrChange>
        </w:rPr>
        <w:t>is</w:t>
      </w:r>
      <w:r w:rsidRPr="00814BC9">
        <w:rPr>
          <w:spacing w:val="8"/>
          <w:w w:val="110"/>
          <w:lang w:val="en-GB"/>
          <w:rPrChange w:id="162" w:author="Christian PIEDALLU" w:date="2023-02-06T09:53:00Z">
            <w:rPr>
              <w:spacing w:val="8"/>
              <w:w w:val="110"/>
            </w:rPr>
          </w:rPrChange>
        </w:rPr>
        <w:t xml:space="preserve"> </w:t>
      </w:r>
      <w:r w:rsidRPr="00814BC9">
        <w:rPr>
          <w:w w:val="110"/>
          <w:lang w:val="en-GB"/>
          <w:rPrChange w:id="163" w:author="Christian PIEDALLU" w:date="2023-02-06T09:53:00Z">
            <w:rPr>
              <w:w w:val="110"/>
            </w:rPr>
          </w:rPrChange>
        </w:rPr>
        <w:t>based</w:t>
      </w:r>
      <w:r w:rsidRPr="00814BC9">
        <w:rPr>
          <w:spacing w:val="8"/>
          <w:w w:val="110"/>
          <w:lang w:val="en-GB"/>
          <w:rPrChange w:id="164" w:author="Christian PIEDALLU" w:date="2023-02-06T09:53:00Z">
            <w:rPr>
              <w:spacing w:val="8"/>
              <w:w w:val="110"/>
            </w:rPr>
          </w:rPrChange>
        </w:rPr>
        <w:t xml:space="preserve"> </w:t>
      </w:r>
      <w:r w:rsidRPr="00814BC9">
        <w:rPr>
          <w:w w:val="110"/>
          <w:lang w:val="en-GB"/>
          <w:rPrChange w:id="165" w:author="Christian PIEDALLU" w:date="2023-02-06T09:53:00Z">
            <w:rPr>
              <w:w w:val="110"/>
            </w:rPr>
          </w:rPrChange>
        </w:rPr>
        <w:t>on</w:t>
      </w:r>
      <w:r w:rsidRPr="00814BC9">
        <w:rPr>
          <w:spacing w:val="7"/>
          <w:w w:val="110"/>
          <w:lang w:val="en-GB"/>
          <w:rPrChange w:id="166" w:author="Christian PIEDALLU" w:date="2023-02-06T09:53:00Z">
            <w:rPr>
              <w:spacing w:val="7"/>
              <w:w w:val="110"/>
            </w:rPr>
          </w:rPrChange>
        </w:rPr>
        <w:t xml:space="preserve"> </w:t>
      </w:r>
      <w:r w:rsidRPr="00814BC9">
        <w:rPr>
          <w:w w:val="110"/>
          <w:lang w:val="en-GB"/>
          <w:rPrChange w:id="167" w:author="Christian PIEDALLU" w:date="2023-02-06T09:53:00Z">
            <w:rPr>
              <w:w w:val="110"/>
            </w:rPr>
          </w:rPrChange>
        </w:rPr>
        <w:t>three</w:t>
      </w:r>
      <w:r w:rsidRPr="00814BC9">
        <w:rPr>
          <w:spacing w:val="8"/>
          <w:w w:val="110"/>
          <w:lang w:val="en-GB"/>
          <w:rPrChange w:id="168" w:author="Christian PIEDALLU" w:date="2023-02-06T09:53:00Z">
            <w:rPr>
              <w:spacing w:val="8"/>
              <w:w w:val="110"/>
            </w:rPr>
          </w:rPrChange>
        </w:rPr>
        <w:t xml:space="preserve"> </w:t>
      </w:r>
      <w:r w:rsidRPr="00814BC9">
        <w:rPr>
          <w:w w:val="110"/>
          <w:lang w:val="en-GB"/>
          <w:rPrChange w:id="169" w:author="Christian PIEDALLU" w:date="2023-02-06T09:53:00Z">
            <w:rPr>
              <w:w w:val="110"/>
            </w:rPr>
          </w:rPrChange>
        </w:rPr>
        <w:t>spectral</w:t>
      </w:r>
      <w:r w:rsidRPr="00814BC9">
        <w:rPr>
          <w:spacing w:val="9"/>
          <w:w w:val="110"/>
          <w:lang w:val="en-GB"/>
          <w:rPrChange w:id="170" w:author="Christian PIEDALLU" w:date="2023-02-06T09:53:00Z">
            <w:rPr>
              <w:spacing w:val="9"/>
              <w:w w:val="110"/>
            </w:rPr>
          </w:rPrChange>
        </w:rPr>
        <w:t xml:space="preserve"> </w:t>
      </w:r>
      <w:r w:rsidRPr="00814BC9">
        <w:rPr>
          <w:w w:val="110"/>
          <w:lang w:val="en-GB"/>
          <w:rPrChange w:id="171" w:author="Christian PIEDALLU" w:date="2023-02-06T09:53:00Z">
            <w:rPr>
              <w:w w:val="110"/>
            </w:rPr>
          </w:rPrChange>
        </w:rPr>
        <w:t>bands,</w:t>
      </w:r>
      <w:r w:rsidRPr="00814BC9">
        <w:rPr>
          <w:spacing w:val="9"/>
          <w:w w:val="110"/>
          <w:lang w:val="en-GB"/>
          <w:rPrChange w:id="172" w:author="Christian PIEDALLU" w:date="2023-02-06T09:53:00Z">
            <w:rPr>
              <w:spacing w:val="9"/>
              <w:w w:val="110"/>
            </w:rPr>
          </w:rPrChange>
        </w:rPr>
        <w:t xml:space="preserve"> </w:t>
      </w:r>
      <w:r w:rsidRPr="00814BC9">
        <w:rPr>
          <w:w w:val="110"/>
          <w:lang w:val="en-GB"/>
          <w:rPrChange w:id="173" w:author="Christian PIEDALLU" w:date="2023-02-06T09:53:00Z">
            <w:rPr>
              <w:w w:val="110"/>
            </w:rPr>
          </w:rPrChange>
        </w:rPr>
        <w:t>the</w:t>
      </w:r>
      <w:r w:rsidRPr="00814BC9">
        <w:rPr>
          <w:spacing w:val="9"/>
          <w:w w:val="110"/>
          <w:lang w:val="en-GB"/>
          <w:rPrChange w:id="174" w:author="Christian PIEDALLU" w:date="2023-02-06T09:53:00Z">
            <w:rPr>
              <w:spacing w:val="9"/>
              <w:w w:val="110"/>
            </w:rPr>
          </w:rPrChange>
        </w:rPr>
        <w:t xml:space="preserve"> </w:t>
      </w:r>
      <w:r w:rsidRPr="00814BC9">
        <w:rPr>
          <w:w w:val="110"/>
          <w:lang w:val="en-GB"/>
          <w:rPrChange w:id="175" w:author="Christian PIEDALLU" w:date="2023-02-06T09:53:00Z">
            <w:rPr>
              <w:w w:val="110"/>
            </w:rPr>
          </w:rPrChange>
        </w:rPr>
        <w:t>near-infrared,</w:t>
      </w:r>
      <w:r w:rsidRPr="00814BC9">
        <w:rPr>
          <w:spacing w:val="9"/>
          <w:w w:val="110"/>
          <w:lang w:val="en-GB"/>
          <w:rPrChange w:id="176" w:author="Christian PIEDALLU" w:date="2023-02-06T09:53:00Z">
            <w:rPr>
              <w:spacing w:val="9"/>
              <w:w w:val="110"/>
            </w:rPr>
          </w:rPrChange>
        </w:rPr>
        <w:t xml:space="preserve"> </w:t>
      </w:r>
      <w:r w:rsidRPr="00814BC9">
        <w:rPr>
          <w:w w:val="110"/>
          <w:lang w:val="en-GB"/>
          <w:rPrChange w:id="177" w:author="Christian PIEDALLU" w:date="2023-02-06T09:53:00Z">
            <w:rPr>
              <w:w w:val="110"/>
            </w:rPr>
          </w:rPrChange>
        </w:rPr>
        <w:t>the</w:t>
      </w:r>
    </w:p>
    <w:p w14:paraId="04A02068" w14:textId="77777777" w:rsidR="00B177F5" w:rsidRPr="00814BC9" w:rsidRDefault="00B553DB">
      <w:pPr>
        <w:pStyle w:val="Corpsdetexte"/>
        <w:ind w:left="163"/>
        <w:rPr>
          <w:lang w:val="en-GB"/>
          <w:rPrChange w:id="178" w:author="Christian PIEDALLU" w:date="2023-02-06T09:53:00Z">
            <w:rPr/>
          </w:rPrChange>
        </w:rPr>
      </w:pPr>
      <w:r w:rsidRPr="00814BC9">
        <w:rPr>
          <w:rFonts w:ascii="Trebuchet MS"/>
          <w:sz w:val="10"/>
          <w:lang w:val="en-GB"/>
          <w:rPrChange w:id="179" w:author="Christian PIEDALLU" w:date="2023-02-06T09:53:00Z">
            <w:rPr>
              <w:rFonts w:ascii="Trebuchet MS"/>
              <w:sz w:val="10"/>
            </w:rPr>
          </w:rPrChange>
        </w:rPr>
        <w:t xml:space="preserve">128     </w:t>
      </w:r>
      <w:r w:rsidRPr="00814BC9">
        <w:rPr>
          <w:rFonts w:ascii="Trebuchet MS"/>
          <w:spacing w:val="19"/>
          <w:sz w:val="10"/>
          <w:lang w:val="en-GB"/>
          <w:rPrChange w:id="180" w:author="Christian PIEDALLU" w:date="2023-02-06T09:53:00Z">
            <w:rPr>
              <w:rFonts w:ascii="Trebuchet MS"/>
              <w:spacing w:val="19"/>
              <w:sz w:val="10"/>
            </w:rPr>
          </w:rPrChange>
        </w:rPr>
        <w:t xml:space="preserve"> </w:t>
      </w:r>
      <w:r w:rsidRPr="00814BC9">
        <w:rPr>
          <w:w w:val="105"/>
          <w:lang w:val="en-GB"/>
          <w:rPrChange w:id="181" w:author="Christian PIEDALLU" w:date="2023-02-06T09:53:00Z">
            <w:rPr>
              <w:w w:val="105"/>
            </w:rPr>
          </w:rPrChange>
        </w:rPr>
        <w:t>shortwave</w:t>
      </w:r>
      <w:r w:rsidRPr="00814BC9">
        <w:rPr>
          <w:spacing w:val="-10"/>
          <w:w w:val="105"/>
          <w:lang w:val="en-GB"/>
          <w:rPrChange w:id="182" w:author="Christian PIEDALLU" w:date="2023-02-06T09:53:00Z">
            <w:rPr>
              <w:spacing w:val="-10"/>
              <w:w w:val="105"/>
            </w:rPr>
          </w:rPrChange>
        </w:rPr>
        <w:t xml:space="preserve"> </w:t>
      </w:r>
      <w:r w:rsidRPr="00814BC9">
        <w:rPr>
          <w:w w:val="105"/>
          <w:lang w:val="en-GB"/>
          <w:rPrChange w:id="183" w:author="Christian PIEDALLU" w:date="2023-02-06T09:53:00Z">
            <w:rPr>
              <w:w w:val="105"/>
            </w:rPr>
          </w:rPrChange>
        </w:rPr>
        <w:t>infrared</w:t>
      </w:r>
      <w:r w:rsidRPr="00814BC9">
        <w:rPr>
          <w:spacing w:val="-10"/>
          <w:w w:val="105"/>
          <w:lang w:val="en-GB"/>
          <w:rPrChange w:id="184" w:author="Christian PIEDALLU" w:date="2023-02-06T09:53:00Z">
            <w:rPr>
              <w:spacing w:val="-10"/>
              <w:w w:val="105"/>
            </w:rPr>
          </w:rPrChange>
        </w:rPr>
        <w:t xml:space="preserve"> </w:t>
      </w:r>
      <w:r w:rsidRPr="00814BC9">
        <w:rPr>
          <w:w w:val="105"/>
          <w:lang w:val="en-GB"/>
          <w:rPrChange w:id="185" w:author="Christian PIEDALLU" w:date="2023-02-06T09:53:00Z">
            <w:rPr>
              <w:w w:val="105"/>
            </w:rPr>
          </w:rPrChange>
        </w:rPr>
        <w:t>1</w:t>
      </w:r>
      <w:r w:rsidRPr="00814BC9">
        <w:rPr>
          <w:spacing w:val="-11"/>
          <w:w w:val="105"/>
          <w:lang w:val="en-GB"/>
          <w:rPrChange w:id="186" w:author="Christian PIEDALLU" w:date="2023-02-06T09:53:00Z">
            <w:rPr>
              <w:spacing w:val="-11"/>
              <w:w w:val="105"/>
            </w:rPr>
          </w:rPrChange>
        </w:rPr>
        <w:t xml:space="preserve"> </w:t>
      </w:r>
      <w:r w:rsidRPr="00814BC9">
        <w:rPr>
          <w:w w:val="105"/>
          <w:lang w:val="en-GB"/>
          <w:rPrChange w:id="187" w:author="Christian PIEDALLU" w:date="2023-02-06T09:53:00Z">
            <w:rPr>
              <w:w w:val="105"/>
            </w:rPr>
          </w:rPrChange>
        </w:rPr>
        <w:t>band</w:t>
      </w:r>
      <w:r w:rsidRPr="00814BC9">
        <w:rPr>
          <w:spacing w:val="-10"/>
          <w:w w:val="105"/>
          <w:lang w:val="en-GB"/>
          <w:rPrChange w:id="188" w:author="Christian PIEDALLU" w:date="2023-02-06T09:53:00Z">
            <w:rPr>
              <w:spacing w:val="-10"/>
              <w:w w:val="105"/>
            </w:rPr>
          </w:rPrChange>
        </w:rPr>
        <w:t xml:space="preserve"> </w:t>
      </w:r>
      <w:r w:rsidRPr="00814BC9">
        <w:rPr>
          <w:w w:val="105"/>
          <w:lang w:val="en-GB"/>
          <w:rPrChange w:id="189" w:author="Christian PIEDALLU" w:date="2023-02-06T09:53:00Z">
            <w:rPr>
              <w:w w:val="105"/>
            </w:rPr>
          </w:rPrChange>
        </w:rPr>
        <w:t>and</w:t>
      </w:r>
      <w:r w:rsidRPr="00814BC9">
        <w:rPr>
          <w:spacing w:val="-10"/>
          <w:w w:val="105"/>
          <w:lang w:val="en-GB"/>
          <w:rPrChange w:id="190" w:author="Christian PIEDALLU" w:date="2023-02-06T09:53:00Z">
            <w:rPr>
              <w:spacing w:val="-10"/>
              <w:w w:val="105"/>
            </w:rPr>
          </w:rPrChange>
        </w:rPr>
        <w:t xml:space="preserve"> </w:t>
      </w:r>
      <w:r w:rsidRPr="00814BC9">
        <w:rPr>
          <w:w w:val="105"/>
          <w:lang w:val="en-GB"/>
          <w:rPrChange w:id="191" w:author="Christian PIEDALLU" w:date="2023-02-06T09:53:00Z">
            <w:rPr>
              <w:w w:val="105"/>
            </w:rPr>
          </w:rPrChange>
        </w:rPr>
        <w:t>the</w:t>
      </w:r>
      <w:r w:rsidRPr="00814BC9">
        <w:rPr>
          <w:spacing w:val="-10"/>
          <w:w w:val="105"/>
          <w:lang w:val="en-GB"/>
          <w:rPrChange w:id="192" w:author="Christian PIEDALLU" w:date="2023-02-06T09:53:00Z">
            <w:rPr>
              <w:spacing w:val="-10"/>
              <w:w w:val="105"/>
            </w:rPr>
          </w:rPrChange>
        </w:rPr>
        <w:t xml:space="preserve"> </w:t>
      </w:r>
      <w:r w:rsidRPr="00814BC9">
        <w:rPr>
          <w:w w:val="105"/>
          <w:lang w:val="en-GB"/>
          <w:rPrChange w:id="193" w:author="Christian PIEDALLU" w:date="2023-02-06T09:53:00Z">
            <w:rPr>
              <w:w w:val="105"/>
            </w:rPr>
          </w:rPrChange>
        </w:rPr>
        <w:t>shortwave</w:t>
      </w:r>
      <w:r w:rsidRPr="00814BC9">
        <w:rPr>
          <w:spacing w:val="-11"/>
          <w:w w:val="105"/>
          <w:lang w:val="en-GB"/>
          <w:rPrChange w:id="194" w:author="Christian PIEDALLU" w:date="2023-02-06T09:53:00Z">
            <w:rPr>
              <w:spacing w:val="-11"/>
              <w:w w:val="105"/>
            </w:rPr>
          </w:rPrChange>
        </w:rPr>
        <w:t xml:space="preserve"> </w:t>
      </w:r>
      <w:r w:rsidRPr="00814BC9">
        <w:rPr>
          <w:w w:val="105"/>
          <w:lang w:val="en-GB"/>
          <w:rPrChange w:id="195" w:author="Christian PIEDALLU" w:date="2023-02-06T09:53:00Z">
            <w:rPr>
              <w:w w:val="105"/>
            </w:rPr>
          </w:rPrChange>
        </w:rPr>
        <w:t>infrared</w:t>
      </w:r>
      <w:r w:rsidRPr="00814BC9">
        <w:rPr>
          <w:spacing w:val="-10"/>
          <w:w w:val="105"/>
          <w:lang w:val="en-GB"/>
          <w:rPrChange w:id="196" w:author="Christian PIEDALLU" w:date="2023-02-06T09:53:00Z">
            <w:rPr>
              <w:spacing w:val="-10"/>
              <w:w w:val="105"/>
            </w:rPr>
          </w:rPrChange>
        </w:rPr>
        <w:t xml:space="preserve"> </w:t>
      </w:r>
      <w:r w:rsidRPr="00814BC9">
        <w:rPr>
          <w:w w:val="105"/>
          <w:lang w:val="en-GB"/>
          <w:rPrChange w:id="197" w:author="Christian PIEDALLU" w:date="2023-02-06T09:53:00Z">
            <w:rPr>
              <w:w w:val="105"/>
            </w:rPr>
          </w:rPrChange>
        </w:rPr>
        <w:t>2,</w:t>
      </w:r>
      <w:r w:rsidRPr="00814BC9">
        <w:rPr>
          <w:spacing w:val="-8"/>
          <w:w w:val="105"/>
          <w:lang w:val="en-GB"/>
          <w:rPrChange w:id="198" w:author="Christian PIEDALLU" w:date="2023-02-06T09:53:00Z">
            <w:rPr>
              <w:spacing w:val="-8"/>
              <w:w w:val="105"/>
            </w:rPr>
          </w:rPrChange>
        </w:rPr>
        <w:t xml:space="preserve"> </w:t>
      </w:r>
      <w:r w:rsidRPr="00814BC9">
        <w:rPr>
          <w:w w:val="105"/>
          <w:lang w:val="en-GB"/>
          <w:rPrChange w:id="199" w:author="Christian PIEDALLU" w:date="2023-02-06T09:53:00Z">
            <w:rPr>
              <w:w w:val="105"/>
            </w:rPr>
          </w:rPrChange>
        </w:rPr>
        <w:t>and</w:t>
      </w:r>
      <w:r w:rsidRPr="00814BC9">
        <w:rPr>
          <w:spacing w:val="-10"/>
          <w:w w:val="105"/>
          <w:lang w:val="en-GB"/>
          <w:rPrChange w:id="200" w:author="Christian PIEDALLU" w:date="2023-02-06T09:53:00Z">
            <w:rPr>
              <w:spacing w:val="-10"/>
              <w:w w:val="105"/>
            </w:rPr>
          </w:rPrChange>
        </w:rPr>
        <w:t xml:space="preserve"> </w:t>
      </w:r>
      <w:r w:rsidRPr="00814BC9">
        <w:rPr>
          <w:w w:val="105"/>
          <w:lang w:val="en-GB"/>
          <w:rPrChange w:id="201" w:author="Christian PIEDALLU" w:date="2023-02-06T09:53:00Z">
            <w:rPr>
              <w:w w:val="105"/>
            </w:rPr>
          </w:rPrChange>
        </w:rPr>
        <w:t>is</w:t>
      </w:r>
      <w:r w:rsidRPr="00814BC9">
        <w:rPr>
          <w:spacing w:val="-10"/>
          <w:w w:val="105"/>
          <w:lang w:val="en-GB"/>
          <w:rPrChange w:id="202" w:author="Christian PIEDALLU" w:date="2023-02-06T09:53:00Z">
            <w:rPr>
              <w:spacing w:val="-10"/>
              <w:w w:val="105"/>
            </w:rPr>
          </w:rPrChange>
        </w:rPr>
        <w:t xml:space="preserve"> </w:t>
      </w:r>
      <w:r w:rsidRPr="00814BC9">
        <w:rPr>
          <w:w w:val="105"/>
          <w:lang w:val="en-GB"/>
          <w:rPrChange w:id="203" w:author="Christian PIEDALLU" w:date="2023-02-06T09:53:00Z">
            <w:rPr>
              <w:w w:val="105"/>
            </w:rPr>
          </w:rPrChange>
        </w:rPr>
        <w:t>sensitive</w:t>
      </w:r>
      <w:r w:rsidRPr="00814BC9">
        <w:rPr>
          <w:spacing w:val="-10"/>
          <w:w w:val="105"/>
          <w:lang w:val="en-GB"/>
          <w:rPrChange w:id="204" w:author="Christian PIEDALLU" w:date="2023-02-06T09:53:00Z">
            <w:rPr>
              <w:spacing w:val="-10"/>
              <w:w w:val="105"/>
            </w:rPr>
          </w:rPrChange>
        </w:rPr>
        <w:t xml:space="preserve"> </w:t>
      </w:r>
      <w:r w:rsidRPr="00814BC9">
        <w:rPr>
          <w:w w:val="105"/>
          <w:lang w:val="en-GB"/>
          <w:rPrChange w:id="205" w:author="Christian PIEDALLU" w:date="2023-02-06T09:53:00Z">
            <w:rPr>
              <w:w w:val="105"/>
            </w:rPr>
          </w:rPrChange>
        </w:rPr>
        <w:t>to</w:t>
      </w:r>
      <w:r w:rsidRPr="00814BC9">
        <w:rPr>
          <w:spacing w:val="-11"/>
          <w:w w:val="105"/>
          <w:lang w:val="en-GB"/>
          <w:rPrChange w:id="206" w:author="Christian PIEDALLU" w:date="2023-02-06T09:53:00Z">
            <w:rPr>
              <w:spacing w:val="-11"/>
              <w:w w:val="105"/>
            </w:rPr>
          </w:rPrChange>
        </w:rPr>
        <w:t xml:space="preserve"> </w:t>
      </w:r>
      <w:r w:rsidRPr="00814BC9">
        <w:rPr>
          <w:w w:val="105"/>
          <w:lang w:val="en-GB"/>
          <w:rPrChange w:id="207" w:author="Christian PIEDALLU" w:date="2023-02-06T09:53:00Z">
            <w:rPr>
              <w:w w:val="105"/>
            </w:rPr>
          </w:rPrChange>
        </w:rPr>
        <w:t>the</w:t>
      </w:r>
      <w:r w:rsidRPr="00814BC9">
        <w:rPr>
          <w:spacing w:val="-10"/>
          <w:w w:val="105"/>
          <w:lang w:val="en-GB"/>
          <w:rPrChange w:id="208" w:author="Christian PIEDALLU" w:date="2023-02-06T09:53:00Z">
            <w:rPr>
              <w:spacing w:val="-10"/>
              <w:w w:val="105"/>
            </w:rPr>
          </w:rPrChange>
        </w:rPr>
        <w:t xml:space="preserve"> </w:t>
      </w:r>
      <w:r w:rsidRPr="00814BC9">
        <w:rPr>
          <w:w w:val="105"/>
          <w:lang w:val="en-GB"/>
          <w:rPrChange w:id="209" w:author="Christian PIEDALLU" w:date="2023-02-06T09:53:00Z">
            <w:rPr>
              <w:w w:val="105"/>
            </w:rPr>
          </w:rPrChange>
        </w:rPr>
        <w:t>foliage</w:t>
      </w:r>
      <w:r w:rsidRPr="00814BC9">
        <w:rPr>
          <w:spacing w:val="-10"/>
          <w:w w:val="105"/>
          <w:lang w:val="en-GB"/>
          <w:rPrChange w:id="210" w:author="Christian PIEDALLU" w:date="2023-02-06T09:53:00Z">
            <w:rPr>
              <w:spacing w:val="-10"/>
              <w:w w:val="105"/>
            </w:rPr>
          </w:rPrChange>
        </w:rPr>
        <w:t xml:space="preserve"> </w:t>
      </w:r>
      <w:r w:rsidRPr="00814BC9">
        <w:rPr>
          <w:w w:val="105"/>
          <w:lang w:val="en-GB"/>
          <w:rPrChange w:id="211" w:author="Christian PIEDALLU" w:date="2023-02-06T09:53:00Z">
            <w:rPr>
              <w:w w:val="105"/>
            </w:rPr>
          </w:rPrChange>
        </w:rPr>
        <w:t>water</w:t>
      </w:r>
      <w:r w:rsidRPr="00814BC9">
        <w:rPr>
          <w:spacing w:val="-10"/>
          <w:w w:val="105"/>
          <w:lang w:val="en-GB"/>
          <w:rPrChange w:id="212" w:author="Christian PIEDALLU" w:date="2023-02-06T09:53:00Z">
            <w:rPr>
              <w:spacing w:val="-10"/>
              <w:w w:val="105"/>
            </w:rPr>
          </w:rPrChange>
        </w:rPr>
        <w:t xml:space="preserve"> </w:t>
      </w:r>
      <w:r w:rsidRPr="00814BC9">
        <w:rPr>
          <w:w w:val="105"/>
          <w:lang w:val="en-GB"/>
          <w:rPrChange w:id="213" w:author="Christian PIEDALLU" w:date="2023-02-06T09:53:00Z">
            <w:rPr>
              <w:w w:val="105"/>
            </w:rPr>
          </w:rPrChange>
        </w:rPr>
        <w:t>content:</w:t>
      </w:r>
    </w:p>
    <w:p w14:paraId="0E07F519" w14:textId="77777777" w:rsidR="00B177F5" w:rsidRPr="00814BC9" w:rsidRDefault="00B553DB">
      <w:pPr>
        <w:pStyle w:val="Corpsdetexte"/>
        <w:ind w:left="163"/>
        <w:rPr>
          <w:lang w:val="en-GB"/>
          <w:rPrChange w:id="214" w:author="Christian PIEDALLU" w:date="2023-02-06T09:53:00Z">
            <w:rPr/>
          </w:rPrChange>
        </w:rPr>
      </w:pPr>
      <w:r w:rsidRPr="00814BC9">
        <w:rPr>
          <w:rFonts w:ascii="Trebuchet MS"/>
          <w:sz w:val="10"/>
          <w:lang w:val="en-GB"/>
          <w:rPrChange w:id="215" w:author="Christian PIEDALLU" w:date="2023-02-06T09:53:00Z">
            <w:rPr>
              <w:rFonts w:ascii="Trebuchet MS"/>
              <w:sz w:val="10"/>
            </w:rPr>
          </w:rPrChange>
        </w:rPr>
        <w:t xml:space="preserve">129     </w:t>
      </w:r>
      <w:r w:rsidRPr="00814BC9">
        <w:rPr>
          <w:rFonts w:ascii="Trebuchet MS"/>
          <w:spacing w:val="19"/>
          <w:sz w:val="10"/>
          <w:lang w:val="en-GB"/>
          <w:rPrChange w:id="216" w:author="Christian PIEDALLU" w:date="2023-02-06T09:53:00Z">
            <w:rPr>
              <w:rFonts w:ascii="Trebuchet MS"/>
              <w:spacing w:val="19"/>
              <w:sz w:val="10"/>
            </w:rPr>
          </w:rPrChange>
        </w:rPr>
        <w:t xml:space="preserve"> </w:t>
      </w:r>
      <w:r w:rsidRPr="00814BC9">
        <w:rPr>
          <w:w w:val="105"/>
          <w:lang w:val="en-GB"/>
          <w:rPrChange w:id="217" w:author="Christian PIEDALLU" w:date="2023-02-06T09:53:00Z">
            <w:rPr>
              <w:w w:val="105"/>
            </w:rPr>
          </w:rPrChange>
        </w:rPr>
        <w:t>it</w:t>
      </w:r>
      <w:r w:rsidRPr="00814BC9">
        <w:rPr>
          <w:spacing w:val="33"/>
          <w:w w:val="105"/>
          <w:lang w:val="en-GB"/>
          <w:rPrChange w:id="218" w:author="Christian PIEDALLU" w:date="2023-02-06T09:53:00Z">
            <w:rPr>
              <w:spacing w:val="33"/>
              <w:w w:val="105"/>
            </w:rPr>
          </w:rPrChange>
        </w:rPr>
        <w:t xml:space="preserve"> </w:t>
      </w:r>
      <w:r w:rsidRPr="00814BC9">
        <w:rPr>
          <w:w w:val="105"/>
          <w:lang w:val="en-GB"/>
          <w:rPrChange w:id="219" w:author="Christian PIEDALLU" w:date="2023-02-06T09:53:00Z">
            <w:rPr>
              <w:w w:val="105"/>
            </w:rPr>
          </w:rPrChange>
        </w:rPr>
        <w:t>is</w:t>
      </w:r>
      <w:r w:rsidRPr="00814BC9">
        <w:rPr>
          <w:spacing w:val="32"/>
          <w:w w:val="105"/>
          <w:lang w:val="en-GB"/>
          <w:rPrChange w:id="220" w:author="Christian PIEDALLU" w:date="2023-02-06T09:53:00Z">
            <w:rPr>
              <w:spacing w:val="32"/>
              <w:w w:val="105"/>
            </w:rPr>
          </w:rPrChange>
        </w:rPr>
        <w:t xml:space="preserve"> </w:t>
      </w:r>
      <w:r w:rsidRPr="00814BC9">
        <w:rPr>
          <w:w w:val="105"/>
          <w:lang w:val="en-GB"/>
          <w:rPrChange w:id="221" w:author="Christian PIEDALLU" w:date="2023-02-06T09:53:00Z">
            <w:rPr>
              <w:w w:val="105"/>
            </w:rPr>
          </w:rPrChange>
        </w:rPr>
        <w:t>appropriated</w:t>
      </w:r>
      <w:r w:rsidRPr="00814BC9">
        <w:rPr>
          <w:spacing w:val="33"/>
          <w:w w:val="105"/>
          <w:lang w:val="en-GB"/>
          <w:rPrChange w:id="222" w:author="Christian PIEDALLU" w:date="2023-02-06T09:53:00Z">
            <w:rPr>
              <w:spacing w:val="33"/>
              <w:w w:val="105"/>
            </w:rPr>
          </w:rPrChange>
        </w:rPr>
        <w:t xml:space="preserve"> </w:t>
      </w:r>
      <w:r w:rsidRPr="00814BC9">
        <w:rPr>
          <w:w w:val="105"/>
          <w:lang w:val="en-GB"/>
          <w:rPrChange w:id="223" w:author="Christian PIEDALLU" w:date="2023-02-06T09:53:00Z">
            <w:rPr>
              <w:w w:val="105"/>
            </w:rPr>
          </w:rPrChange>
        </w:rPr>
        <w:t>to</w:t>
      </w:r>
      <w:r w:rsidRPr="00814BC9">
        <w:rPr>
          <w:spacing w:val="32"/>
          <w:w w:val="105"/>
          <w:lang w:val="en-GB"/>
          <w:rPrChange w:id="224" w:author="Christian PIEDALLU" w:date="2023-02-06T09:53:00Z">
            <w:rPr>
              <w:spacing w:val="32"/>
              <w:w w:val="105"/>
            </w:rPr>
          </w:rPrChange>
        </w:rPr>
        <w:t xml:space="preserve"> </w:t>
      </w:r>
      <w:r w:rsidRPr="00814BC9">
        <w:rPr>
          <w:w w:val="105"/>
          <w:lang w:val="en-GB"/>
          <w:rPrChange w:id="225" w:author="Christian PIEDALLU" w:date="2023-02-06T09:53:00Z">
            <w:rPr>
              <w:w w:val="105"/>
            </w:rPr>
          </w:rPrChange>
        </w:rPr>
        <w:t>detect</w:t>
      </w:r>
      <w:r w:rsidRPr="00814BC9">
        <w:rPr>
          <w:spacing w:val="33"/>
          <w:w w:val="105"/>
          <w:lang w:val="en-GB"/>
          <w:rPrChange w:id="226" w:author="Christian PIEDALLU" w:date="2023-02-06T09:53:00Z">
            <w:rPr>
              <w:spacing w:val="33"/>
              <w:w w:val="105"/>
            </w:rPr>
          </w:rPrChange>
        </w:rPr>
        <w:t xml:space="preserve"> </w:t>
      </w:r>
      <w:r w:rsidRPr="00814BC9">
        <w:rPr>
          <w:w w:val="105"/>
          <w:lang w:val="en-GB"/>
          <w:rPrChange w:id="227" w:author="Christian PIEDALLU" w:date="2023-02-06T09:53:00Z">
            <w:rPr>
              <w:w w:val="105"/>
            </w:rPr>
          </w:rPrChange>
        </w:rPr>
        <w:t>spruce</w:t>
      </w:r>
      <w:r w:rsidRPr="00814BC9">
        <w:rPr>
          <w:spacing w:val="32"/>
          <w:w w:val="105"/>
          <w:lang w:val="en-GB"/>
          <w:rPrChange w:id="228" w:author="Christian PIEDALLU" w:date="2023-02-06T09:53:00Z">
            <w:rPr>
              <w:spacing w:val="32"/>
              <w:w w:val="105"/>
            </w:rPr>
          </w:rPrChange>
        </w:rPr>
        <w:t xml:space="preserve"> </w:t>
      </w:r>
      <w:r w:rsidRPr="00814BC9">
        <w:rPr>
          <w:w w:val="105"/>
          <w:lang w:val="en-GB"/>
          <w:rPrChange w:id="229" w:author="Christian PIEDALLU" w:date="2023-02-06T09:53:00Z">
            <w:rPr>
              <w:w w:val="105"/>
            </w:rPr>
          </w:rPrChange>
        </w:rPr>
        <w:t>dieback</w:t>
      </w:r>
      <w:r w:rsidRPr="00814BC9">
        <w:rPr>
          <w:spacing w:val="33"/>
          <w:w w:val="105"/>
          <w:lang w:val="en-GB"/>
          <w:rPrChange w:id="230" w:author="Christian PIEDALLU" w:date="2023-02-06T09:53:00Z">
            <w:rPr>
              <w:spacing w:val="33"/>
              <w:w w:val="105"/>
            </w:rPr>
          </w:rPrChange>
        </w:rPr>
        <w:t xml:space="preserve"> </w:t>
      </w:r>
      <w:r w:rsidRPr="00814BC9">
        <w:rPr>
          <w:w w:val="105"/>
          <w:lang w:val="en-GB"/>
          <w:rPrChange w:id="231" w:author="Christian PIEDALLU" w:date="2023-02-06T09:53:00Z">
            <w:rPr>
              <w:w w:val="105"/>
            </w:rPr>
          </w:rPrChange>
        </w:rPr>
        <w:t>during</w:t>
      </w:r>
      <w:r w:rsidRPr="00814BC9">
        <w:rPr>
          <w:spacing w:val="32"/>
          <w:w w:val="105"/>
          <w:lang w:val="en-GB"/>
          <w:rPrChange w:id="232" w:author="Christian PIEDALLU" w:date="2023-02-06T09:53:00Z">
            <w:rPr>
              <w:spacing w:val="32"/>
              <w:w w:val="105"/>
            </w:rPr>
          </w:rPrChange>
        </w:rPr>
        <w:t xml:space="preserve"> </w:t>
      </w:r>
      <w:r w:rsidRPr="00814BC9">
        <w:rPr>
          <w:w w:val="105"/>
          <w:lang w:val="en-GB"/>
          <w:rPrChange w:id="233" w:author="Christian PIEDALLU" w:date="2023-02-06T09:53:00Z">
            <w:rPr>
              <w:w w:val="105"/>
            </w:rPr>
          </w:rPrChange>
        </w:rPr>
        <w:t>the</w:t>
      </w:r>
      <w:r w:rsidRPr="00814BC9">
        <w:rPr>
          <w:spacing w:val="33"/>
          <w:w w:val="105"/>
          <w:lang w:val="en-GB"/>
          <w:rPrChange w:id="234" w:author="Christian PIEDALLU" w:date="2023-02-06T09:53:00Z">
            <w:rPr>
              <w:spacing w:val="33"/>
              <w:w w:val="105"/>
            </w:rPr>
          </w:rPrChange>
        </w:rPr>
        <w:t xml:space="preserve"> </w:t>
      </w:r>
      <w:r w:rsidRPr="00814BC9">
        <w:rPr>
          <w:w w:val="105"/>
          <w:lang w:val="en-GB"/>
          <w:rPrChange w:id="235" w:author="Christian PIEDALLU" w:date="2023-02-06T09:53:00Z">
            <w:rPr>
              <w:w w:val="105"/>
            </w:rPr>
          </w:rPrChange>
        </w:rPr>
        <w:t>green</w:t>
      </w:r>
      <w:r w:rsidRPr="00814BC9">
        <w:rPr>
          <w:spacing w:val="32"/>
          <w:w w:val="105"/>
          <w:lang w:val="en-GB"/>
          <w:rPrChange w:id="236" w:author="Christian PIEDALLU" w:date="2023-02-06T09:53:00Z">
            <w:rPr>
              <w:spacing w:val="32"/>
              <w:w w:val="105"/>
            </w:rPr>
          </w:rPrChange>
        </w:rPr>
        <w:t xml:space="preserve"> </w:t>
      </w:r>
      <w:r w:rsidRPr="00814BC9">
        <w:rPr>
          <w:w w:val="105"/>
          <w:lang w:val="en-GB"/>
          <w:rPrChange w:id="237" w:author="Christian PIEDALLU" w:date="2023-02-06T09:53:00Z">
            <w:rPr>
              <w:w w:val="105"/>
            </w:rPr>
          </w:rPrChange>
        </w:rPr>
        <w:t>stage</w:t>
      </w:r>
      <w:r w:rsidRPr="00814BC9">
        <w:rPr>
          <w:spacing w:val="33"/>
          <w:w w:val="105"/>
          <w:lang w:val="en-GB"/>
          <w:rPrChange w:id="238" w:author="Christian PIEDALLU" w:date="2023-02-06T09:53:00Z">
            <w:rPr>
              <w:spacing w:val="33"/>
              <w:w w:val="105"/>
            </w:rPr>
          </w:rPrChange>
        </w:rPr>
        <w:t xml:space="preserve"> </w:t>
      </w:r>
      <w:r w:rsidRPr="00814BC9">
        <w:rPr>
          <w:w w:val="105"/>
          <w:lang w:val="en-GB"/>
          <w:rPrChange w:id="239" w:author="Christian PIEDALLU" w:date="2023-02-06T09:53:00Z">
            <w:rPr>
              <w:w w:val="105"/>
            </w:rPr>
          </w:rPrChange>
        </w:rPr>
        <w:t>of</w:t>
      </w:r>
      <w:r w:rsidRPr="00814BC9">
        <w:rPr>
          <w:spacing w:val="32"/>
          <w:w w:val="105"/>
          <w:lang w:val="en-GB"/>
          <w:rPrChange w:id="240" w:author="Christian PIEDALLU" w:date="2023-02-06T09:53:00Z">
            <w:rPr>
              <w:spacing w:val="32"/>
              <w:w w:val="105"/>
            </w:rPr>
          </w:rPrChange>
        </w:rPr>
        <w:t xml:space="preserve"> </w:t>
      </w:r>
      <w:r w:rsidRPr="00814BC9">
        <w:rPr>
          <w:w w:val="105"/>
          <w:lang w:val="en-GB"/>
          <w:rPrChange w:id="241" w:author="Christian PIEDALLU" w:date="2023-02-06T09:53:00Z">
            <w:rPr>
              <w:w w:val="105"/>
            </w:rPr>
          </w:rPrChange>
        </w:rPr>
        <w:t>bark</w:t>
      </w:r>
      <w:r w:rsidRPr="00814BC9">
        <w:rPr>
          <w:spacing w:val="33"/>
          <w:w w:val="105"/>
          <w:lang w:val="en-GB"/>
          <w:rPrChange w:id="242" w:author="Christian PIEDALLU" w:date="2023-02-06T09:53:00Z">
            <w:rPr>
              <w:spacing w:val="33"/>
              <w:w w:val="105"/>
            </w:rPr>
          </w:rPrChange>
        </w:rPr>
        <w:t xml:space="preserve"> </w:t>
      </w:r>
      <w:r w:rsidRPr="00814BC9">
        <w:rPr>
          <w:w w:val="105"/>
          <w:lang w:val="en-GB"/>
          <w:rPrChange w:id="243" w:author="Christian PIEDALLU" w:date="2023-02-06T09:53:00Z">
            <w:rPr>
              <w:w w:val="105"/>
            </w:rPr>
          </w:rPrChange>
        </w:rPr>
        <w:t>beetle</w:t>
      </w:r>
      <w:r w:rsidRPr="00814BC9">
        <w:rPr>
          <w:spacing w:val="33"/>
          <w:w w:val="105"/>
          <w:lang w:val="en-GB"/>
          <w:rPrChange w:id="244" w:author="Christian PIEDALLU" w:date="2023-02-06T09:53:00Z">
            <w:rPr>
              <w:spacing w:val="33"/>
              <w:w w:val="105"/>
            </w:rPr>
          </w:rPrChange>
        </w:rPr>
        <w:t xml:space="preserve"> </w:t>
      </w:r>
      <w:r w:rsidRPr="00814BC9">
        <w:rPr>
          <w:w w:val="105"/>
          <w:lang w:val="en-GB"/>
          <w:rPrChange w:id="245" w:author="Christian PIEDALLU" w:date="2023-02-06T09:53:00Z">
            <w:rPr>
              <w:w w:val="105"/>
            </w:rPr>
          </w:rPrChange>
        </w:rPr>
        <w:t>attack</w:t>
      </w:r>
      <w:r w:rsidRPr="00814BC9">
        <w:rPr>
          <w:spacing w:val="32"/>
          <w:w w:val="105"/>
          <w:lang w:val="en-GB"/>
          <w:rPrChange w:id="246" w:author="Christian PIEDALLU" w:date="2023-02-06T09:53:00Z">
            <w:rPr>
              <w:spacing w:val="32"/>
              <w:w w:val="105"/>
            </w:rPr>
          </w:rPrChange>
        </w:rPr>
        <w:t xml:space="preserve"> </w:t>
      </w:r>
      <w:r w:rsidRPr="00814BC9">
        <w:rPr>
          <w:w w:val="105"/>
          <w:lang w:val="en-GB"/>
          <w:rPrChange w:id="247" w:author="Christian PIEDALLU" w:date="2023-02-06T09:53:00Z">
            <w:rPr>
              <w:w w:val="105"/>
            </w:rPr>
          </w:rPrChange>
        </w:rPr>
        <w:t>(Figure</w:t>
      </w:r>
    </w:p>
    <w:p w14:paraId="62528637" w14:textId="77777777" w:rsidR="00B177F5" w:rsidRPr="00814BC9" w:rsidRDefault="00B553DB">
      <w:pPr>
        <w:pStyle w:val="Corpsdetexte"/>
        <w:ind w:left="163"/>
        <w:rPr>
          <w:lang w:val="en-GB"/>
        </w:rPr>
      </w:pPr>
      <w:r w:rsidRPr="00814BC9">
        <w:rPr>
          <w:rFonts w:ascii="Trebuchet MS"/>
          <w:sz w:val="10"/>
          <w:lang w:val="en-GB"/>
          <w:rPrChange w:id="248" w:author="Christian PIEDALLU" w:date="2023-02-06T09:53:00Z">
            <w:rPr>
              <w:rFonts w:ascii="Trebuchet MS"/>
              <w:sz w:val="10"/>
            </w:rPr>
          </w:rPrChange>
        </w:rPr>
        <w:t xml:space="preserve">130     </w:t>
      </w:r>
      <w:r w:rsidRPr="00814BC9">
        <w:rPr>
          <w:rFonts w:ascii="Trebuchet MS"/>
          <w:spacing w:val="19"/>
          <w:sz w:val="10"/>
          <w:lang w:val="en-GB"/>
          <w:rPrChange w:id="249" w:author="Christian PIEDALLU" w:date="2023-02-06T09:53:00Z">
            <w:rPr>
              <w:rFonts w:ascii="Trebuchet MS"/>
              <w:spacing w:val="19"/>
              <w:sz w:val="10"/>
            </w:rPr>
          </w:rPrChange>
        </w:rPr>
        <w:t xml:space="preserve"> </w:t>
      </w:r>
      <w:hyperlink w:anchor="_bookmark2" w:history="1">
        <w:r w:rsidRPr="00814BC9">
          <w:rPr>
            <w:w w:val="105"/>
            <w:lang w:val="en-GB"/>
          </w:rPr>
          <w:t>3).</w:t>
        </w:r>
      </w:hyperlink>
      <w:r w:rsidRPr="00814BC9">
        <w:rPr>
          <w:w w:val="105"/>
          <w:lang w:val="en-GB"/>
        </w:rPr>
        <w:t xml:space="preserve"> </w:t>
      </w:r>
      <w:r w:rsidRPr="00814BC9">
        <w:rPr>
          <w:spacing w:val="11"/>
          <w:w w:val="105"/>
          <w:lang w:val="en-GB"/>
        </w:rPr>
        <w:t xml:space="preserve"> </w:t>
      </w:r>
      <w:commentRangeStart w:id="250"/>
      <w:r w:rsidRPr="00814BC9">
        <w:rPr>
          <w:w w:val="105"/>
          <w:lang w:val="en-GB"/>
        </w:rPr>
        <w:t>Seasonal</w:t>
      </w:r>
      <w:r w:rsidRPr="00814BC9">
        <w:rPr>
          <w:spacing w:val="25"/>
          <w:w w:val="105"/>
          <w:lang w:val="en-GB"/>
        </w:rPr>
        <w:t xml:space="preserve"> </w:t>
      </w:r>
      <w:r w:rsidRPr="00814BC9">
        <w:rPr>
          <w:w w:val="105"/>
          <w:lang w:val="en-GB"/>
        </w:rPr>
        <w:t>variation</w:t>
      </w:r>
      <w:r w:rsidRPr="00814BC9">
        <w:rPr>
          <w:spacing w:val="23"/>
          <w:w w:val="105"/>
          <w:lang w:val="en-GB"/>
        </w:rPr>
        <w:t xml:space="preserve"> </w:t>
      </w:r>
      <w:r w:rsidRPr="00814BC9">
        <w:rPr>
          <w:w w:val="105"/>
          <w:lang w:val="en-GB"/>
        </w:rPr>
        <w:t>of</w:t>
      </w:r>
      <w:r w:rsidRPr="00814BC9">
        <w:rPr>
          <w:spacing w:val="25"/>
          <w:w w:val="105"/>
          <w:lang w:val="en-GB"/>
        </w:rPr>
        <w:t xml:space="preserve"> </w:t>
      </w:r>
      <w:r w:rsidRPr="00814BC9">
        <w:rPr>
          <w:i/>
          <w:spacing w:val="10"/>
          <w:w w:val="130"/>
          <w:lang w:val="en-GB"/>
        </w:rPr>
        <w:t>SWIR</w:t>
      </w:r>
      <w:r w:rsidRPr="00814BC9">
        <w:rPr>
          <w:i/>
          <w:spacing w:val="10"/>
          <w:w w:val="130"/>
          <w:vertAlign w:val="subscript"/>
          <w:lang w:val="en-GB"/>
        </w:rPr>
        <w:t>CR</w:t>
      </w:r>
      <w:r w:rsidRPr="00814BC9">
        <w:rPr>
          <w:i/>
          <w:spacing w:val="23"/>
          <w:w w:val="130"/>
          <w:lang w:val="en-GB"/>
        </w:rPr>
        <w:t xml:space="preserve"> </w:t>
      </w:r>
      <w:r w:rsidRPr="00814BC9">
        <w:rPr>
          <w:w w:val="105"/>
          <w:lang w:val="en-GB"/>
        </w:rPr>
        <w:t>for</w:t>
      </w:r>
      <w:r w:rsidRPr="00814BC9">
        <w:rPr>
          <w:spacing w:val="24"/>
          <w:w w:val="105"/>
          <w:lang w:val="en-GB"/>
        </w:rPr>
        <w:t xml:space="preserve"> </w:t>
      </w:r>
      <w:r w:rsidRPr="00814BC9">
        <w:rPr>
          <w:w w:val="105"/>
          <w:lang w:val="en-GB"/>
        </w:rPr>
        <w:t>healthy</w:t>
      </w:r>
      <w:r w:rsidRPr="00814BC9">
        <w:rPr>
          <w:spacing w:val="25"/>
          <w:w w:val="105"/>
          <w:lang w:val="en-GB"/>
        </w:rPr>
        <w:t xml:space="preserve"> </w:t>
      </w:r>
      <w:r w:rsidRPr="00814BC9">
        <w:rPr>
          <w:w w:val="105"/>
          <w:lang w:val="en-GB"/>
        </w:rPr>
        <w:t>stand</w:t>
      </w:r>
      <w:r w:rsidRPr="00814BC9">
        <w:rPr>
          <w:spacing w:val="23"/>
          <w:w w:val="105"/>
          <w:lang w:val="en-GB"/>
        </w:rPr>
        <w:t xml:space="preserve"> </w:t>
      </w:r>
      <w:r w:rsidRPr="00814BC9">
        <w:rPr>
          <w:w w:val="105"/>
          <w:lang w:val="en-GB"/>
        </w:rPr>
        <w:t>was</w:t>
      </w:r>
      <w:r w:rsidRPr="00814BC9">
        <w:rPr>
          <w:spacing w:val="23"/>
          <w:w w:val="105"/>
          <w:lang w:val="en-GB"/>
        </w:rPr>
        <w:t xml:space="preserve"> </w:t>
      </w:r>
      <w:r w:rsidRPr="00814BC9">
        <w:rPr>
          <w:w w:val="105"/>
          <w:lang w:val="en-GB"/>
        </w:rPr>
        <w:t>modelled</w:t>
      </w:r>
      <w:r w:rsidRPr="00814BC9">
        <w:rPr>
          <w:spacing w:val="24"/>
          <w:w w:val="105"/>
          <w:lang w:val="en-GB"/>
        </w:rPr>
        <w:t xml:space="preserve"> </w:t>
      </w:r>
      <w:r w:rsidRPr="00814BC9">
        <w:rPr>
          <w:w w:val="105"/>
          <w:lang w:val="en-GB"/>
        </w:rPr>
        <w:t>and</w:t>
      </w:r>
      <w:r w:rsidRPr="00814BC9">
        <w:rPr>
          <w:spacing w:val="23"/>
          <w:w w:val="105"/>
          <w:lang w:val="en-GB"/>
        </w:rPr>
        <w:t xml:space="preserve"> </w:t>
      </w:r>
      <w:r w:rsidRPr="00814BC9">
        <w:rPr>
          <w:w w:val="105"/>
          <w:lang w:val="en-GB"/>
        </w:rPr>
        <w:t>a</w:t>
      </w:r>
      <w:r w:rsidRPr="00814BC9">
        <w:rPr>
          <w:spacing w:val="24"/>
          <w:w w:val="105"/>
          <w:lang w:val="en-GB"/>
        </w:rPr>
        <w:t xml:space="preserve"> </w:t>
      </w:r>
      <w:r w:rsidRPr="00814BC9">
        <w:rPr>
          <w:w w:val="105"/>
          <w:lang w:val="en-GB"/>
        </w:rPr>
        <w:t>bark</w:t>
      </w:r>
      <w:r w:rsidRPr="00814BC9">
        <w:rPr>
          <w:spacing w:val="24"/>
          <w:w w:val="105"/>
          <w:lang w:val="en-GB"/>
        </w:rPr>
        <w:t xml:space="preserve"> </w:t>
      </w:r>
      <w:r w:rsidRPr="00814BC9">
        <w:rPr>
          <w:w w:val="105"/>
          <w:lang w:val="en-GB"/>
        </w:rPr>
        <w:t>beetle</w:t>
      </w:r>
      <w:r w:rsidRPr="00814BC9">
        <w:rPr>
          <w:spacing w:val="24"/>
          <w:w w:val="105"/>
          <w:lang w:val="en-GB"/>
        </w:rPr>
        <w:t xml:space="preserve"> </w:t>
      </w:r>
      <w:r w:rsidRPr="00814BC9">
        <w:rPr>
          <w:w w:val="105"/>
          <w:lang w:val="en-GB"/>
        </w:rPr>
        <w:t>attack</w:t>
      </w:r>
      <w:r w:rsidRPr="00814BC9">
        <w:rPr>
          <w:spacing w:val="24"/>
          <w:w w:val="105"/>
          <w:lang w:val="en-GB"/>
        </w:rPr>
        <w:t xml:space="preserve"> </w:t>
      </w:r>
      <w:r w:rsidRPr="00814BC9">
        <w:rPr>
          <w:w w:val="105"/>
          <w:lang w:val="en-GB"/>
        </w:rPr>
        <w:t>was</w:t>
      </w:r>
    </w:p>
    <w:p w14:paraId="12F3C66C" w14:textId="77777777" w:rsidR="00B177F5" w:rsidRPr="00814BC9" w:rsidRDefault="00B553DB">
      <w:pPr>
        <w:pStyle w:val="Corpsdetexte"/>
        <w:ind w:left="163"/>
        <w:rPr>
          <w:lang w:val="en-GB"/>
          <w:rPrChange w:id="251" w:author="Christian PIEDALLU" w:date="2023-02-06T09:53:00Z">
            <w:rPr/>
          </w:rPrChange>
        </w:rPr>
      </w:pPr>
      <w:r w:rsidRPr="00814BC9">
        <w:rPr>
          <w:rFonts w:ascii="Trebuchet MS"/>
          <w:sz w:val="10"/>
          <w:lang w:val="en-GB"/>
        </w:rPr>
        <w:t xml:space="preserve">131     </w:t>
      </w:r>
      <w:r w:rsidRPr="00814BC9">
        <w:rPr>
          <w:rFonts w:ascii="Trebuchet MS"/>
          <w:spacing w:val="19"/>
          <w:sz w:val="10"/>
          <w:lang w:val="en-GB"/>
        </w:rPr>
        <w:t xml:space="preserve"> </w:t>
      </w:r>
      <w:r w:rsidRPr="00814BC9">
        <w:rPr>
          <w:w w:val="105"/>
          <w:lang w:val="en-GB"/>
        </w:rPr>
        <w:t>detected</w:t>
      </w:r>
      <w:r w:rsidRPr="00814BC9">
        <w:rPr>
          <w:spacing w:val="27"/>
          <w:w w:val="105"/>
          <w:lang w:val="en-GB"/>
        </w:rPr>
        <w:t xml:space="preserve"> </w:t>
      </w:r>
      <w:r w:rsidRPr="00814BC9">
        <w:rPr>
          <w:w w:val="105"/>
          <w:lang w:val="en-GB"/>
        </w:rPr>
        <w:t>if</w:t>
      </w:r>
      <w:r w:rsidRPr="00814BC9">
        <w:rPr>
          <w:spacing w:val="28"/>
          <w:w w:val="105"/>
          <w:lang w:val="en-GB"/>
        </w:rPr>
        <w:t xml:space="preserve"> </w:t>
      </w:r>
      <w:r w:rsidRPr="00814BC9">
        <w:rPr>
          <w:w w:val="105"/>
          <w:lang w:val="en-GB"/>
        </w:rPr>
        <w:t>the</w:t>
      </w:r>
      <w:r w:rsidRPr="00814BC9">
        <w:rPr>
          <w:spacing w:val="27"/>
          <w:w w:val="105"/>
          <w:lang w:val="en-GB"/>
        </w:rPr>
        <w:t xml:space="preserve"> </w:t>
      </w:r>
      <w:r w:rsidRPr="00814BC9">
        <w:rPr>
          <w:w w:val="105"/>
          <w:lang w:val="en-GB"/>
        </w:rPr>
        <w:t>observations</w:t>
      </w:r>
      <w:r w:rsidRPr="00814BC9">
        <w:rPr>
          <w:spacing w:val="28"/>
          <w:w w:val="105"/>
          <w:lang w:val="en-GB"/>
        </w:rPr>
        <w:t xml:space="preserve"> </w:t>
      </w:r>
      <w:r w:rsidRPr="00814BC9">
        <w:rPr>
          <w:w w:val="105"/>
          <w:lang w:val="en-GB"/>
        </w:rPr>
        <w:t>deviate</w:t>
      </w:r>
      <w:del w:id="252" w:author="Christian PIEDALLU" w:date="2023-02-06T11:23:00Z">
        <w:r w:rsidRPr="00814BC9" w:rsidDel="00141D71">
          <w:rPr>
            <w:w w:val="105"/>
            <w:lang w:val="en-GB"/>
          </w:rPr>
          <w:delText>s</w:delText>
        </w:r>
      </w:del>
      <w:r w:rsidRPr="00814BC9">
        <w:rPr>
          <w:spacing w:val="27"/>
          <w:w w:val="105"/>
          <w:lang w:val="en-GB"/>
        </w:rPr>
        <w:t xml:space="preserve"> </w:t>
      </w:r>
      <w:r w:rsidRPr="00814BC9">
        <w:rPr>
          <w:w w:val="105"/>
          <w:lang w:val="en-GB"/>
        </w:rPr>
        <w:t>from</w:t>
      </w:r>
      <w:r w:rsidRPr="00814BC9">
        <w:rPr>
          <w:spacing w:val="28"/>
          <w:w w:val="105"/>
          <w:lang w:val="en-GB"/>
        </w:rPr>
        <w:t xml:space="preserve"> </w:t>
      </w:r>
      <w:r w:rsidRPr="00814BC9">
        <w:rPr>
          <w:w w:val="105"/>
          <w:lang w:val="en-GB"/>
        </w:rPr>
        <w:t>the</w:t>
      </w:r>
      <w:r w:rsidRPr="00814BC9">
        <w:rPr>
          <w:spacing w:val="27"/>
          <w:w w:val="105"/>
          <w:lang w:val="en-GB"/>
        </w:rPr>
        <w:t xml:space="preserve"> </w:t>
      </w:r>
      <w:commentRangeStart w:id="253"/>
      <w:r w:rsidRPr="00814BC9">
        <w:rPr>
          <w:w w:val="105"/>
          <w:lang w:val="en-GB"/>
        </w:rPr>
        <w:t>healthy</w:t>
      </w:r>
      <w:r w:rsidRPr="00814BC9">
        <w:rPr>
          <w:spacing w:val="28"/>
          <w:w w:val="105"/>
          <w:lang w:val="en-GB"/>
        </w:rPr>
        <w:t xml:space="preserve"> </w:t>
      </w:r>
      <w:r w:rsidRPr="00814BC9">
        <w:rPr>
          <w:w w:val="105"/>
          <w:lang w:val="en-GB"/>
        </w:rPr>
        <w:t>phenology</w:t>
      </w:r>
      <w:r w:rsidRPr="00814BC9">
        <w:rPr>
          <w:spacing w:val="27"/>
          <w:w w:val="105"/>
          <w:lang w:val="en-GB"/>
        </w:rPr>
        <w:t xml:space="preserve"> </w:t>
      </w:r>
      <w:r w:rsidRPr="00814BC9">
        <w:rPr>
          <w:w w:val="105"/>
          <w:lang w:val="en-GB"/>
        </w:rPr>
        <w:t>trajectory</w:t>
      </w:r>
      <w:commentRangeEnd w:id="250"/>
      <w:r w:rsidR="00141D71">
        <w:rPr>
          <w:rStyle w:val="Marquedecommentaire"/>
        </w:rPr>
        <w:commentReference w:id="250"/>
      </w:r>
      <w:commentRangeEnd w:id="253"/>
      <w:r w:rsidR="0046559C">
        <w:rPr>
          <w:rStyle w:val="Marquedecommentaire"/>
        </w:rPr>
        <w:commentReference w:id="253"/>
      </w:r>
      <w:r w:rsidRPr="00814BC9">
        <w:rPr>
          <w:w w:val="105"/>
          <w:lang w:val="en-GB"/>
        </w:rPr>
        <w:t xml:space="preserve">. </w:t>
      </w:r>
      <w:r w:rsidRPr="00814BC9">
        <w:rPr>
          <w:spacing w:val="28"/>
          <w:w w:val="105"/>
          <w:lang w:val="en-GB"/>
        </w:rPr>
        <w:t xml:space="preserve"> </w:t>
      </w:r>
      <w:r w:rsidRPr="00814BC9">
        <w:rPr>
          <w:w w:val="105"/>
          <w:lang w:val="en-GB"/>
        </w:rPr>
        <w:t>Figure</w:t>
      </w:r>
      <w:r w:rsidRPr="00814BC9">
        <w:rPr>
          <w:spacing w:val="27"/>
          <w:w w:val="105"/>
          <w:lang w:val="en-GB"/>
        </w:rPr>
        <w:t xml:space="preserve"> </w:t>
      </w:r>
      <w:r w:rsidR="00F312A1" w:rsidRPr="00814BC9">
        <w:rPr>
          <w:lang w:val="en-GB"/>
        </w:rPr>
        <w:fldChar w:fldCharType="begin"/>
      </w:r>
      <w:r w:rsidR="00F312A1" w:rsidRPr="00814BC9">
        <w:rPr>
          <w:lang w:val="en-GB"/>
          <w:rPrChange w:id="254" w:author="Christian PIEDALLU" w:date="2023-02-06T09:53:00Z">
            <w:rPr/>
          </w:rPrChange>
        </w:rPr>
        <w:instrText xml:space="preserve"> HYPERLINK \l "_bookmark2" </w:instrText>
      </w:r>
      <w:r w:rsidR="00F312A1" w:rsidRPr="00814BC9">
        <w:rPr>
          <w:lang w:val="en-GB"/>
        </w:rPr>
        <w:fldChar w:fldCharType="separate"/>
      </w:r>
      <w:r w:rsidRPr="00814BC9">
        <w:rPr>
          <w:w w:val="105"/>
          <w:lang w:val="en-GB"/>
          <w:rPrChange w:id="255" w:author="Christian PIEDALLU" w:date="2023-02-06T09:53:00Z">
            <w:rPr>
              <w:w w:val="105"/>
            </w:rPr>
          </w:rPrChange>
        </w:rPr>
        <w:t>3</w:t>
      </w:r>
      <w:r w:rsidR="00F312A1" w:rsidRPr="00814BC9">
        <w:rPr>
          <w:w w:val="105"/>
          <w:lang w:val="en-GB"/>
        </w:rPr>
        <w:fldChar w:fldCharType="end"/>
      </w:r>
      <w:r w:rsidRPr="00814BC9">
        <w:rPr>
          <w:spacing w:val="28"/>
          <w:w w:val="105"/>
          <w:lang w:val="en-GB"/>
          <w:rPrChange w:id="256" w:author="Christian PIEDALLU" w:date="2023-02-06T09:53:00Z">
            <w:rPr>
              <w:spacing w:val="28"/>
              <w:w w:val="105"/>
            </w:rPr>
          </w:rPrChange>
        </w:rPr>
        <w:t xml:space="preserve"> </w:t>
      </w:r>
      <w:r w:rsidRPr="00814BC9">
        <w:rPr>
          <w:w w:val="105"/>
          <w:lang w:val="en-GB"/>
          <w:rPrChange w:id="257" w:author="Christian PIEDALLU" w:date="2023-02-06T09:53:00Z">
            <w:rPr>
              <w:w w:val="105"/>
            </w:rPr>
          </w:rPrChange>
        </w:rPr>
        <w:t>illustrates</w:t>
      </w:r>
    </w:p>
    <w:p w14:paraId="2D0FD9EE" w14:textId="00C6C5D9" w:rsidR="00B177F5" w:rsidRPr="00814BC9" w:rsidRDefault="00B553DB">
      <w:pPr>
        <w:pStyle w:val="Corpsdetexte"/>
        <w:ind w:left="163"/>
        <w:rPr>
          <w:lang w:val="en-GB"/>
          <w:rPrChange w:id="258" w:author="Christian PIEDALLU" w:date="2023-02-06T09:53:00Z">
            <w:rPr/>
          </w:rPrChange>
        </w:rPr>
      </w:pPr>
      <w:r w:rsidRPr="00814BC9">
        <w:rPr>
          <w:rFonts w:ascii="Trebuchet MS"/>
          <w:sz w:val="10"/>
          <w:lang w:val="en-GB"/>
          <w:rPrChange w:id="259" w:author="Christian PIEDALLU" w:date="2023-02-06T09:53:00Z">
            <w:rPr>
              <w:rFonts w:ascii="Trebuchet MS"/>
              <w:sz w:val="10"/>
            </w:rPr>
          </w:rPrChange>
        </w:rPr>
        <w:t xml:space="preserve">132     </w:t>
      </w:r>
      <w:r w:rsidRPr="00814BC9">
        <w:rPr>
          <w:rFonts w:ascii="Trebuchet MS"/>
          <w:spacing w:val="19"/>
          <w:sz w:val="10"/>
          <w:lang w:val="en-GB"/>
          <w:rPrChange w:id="260" w:author="Christian PIEDALLU" w:date="2023-02-06T09:53:00Z">
            <w:rPr>
              <w:rFonts w:ascii="Trebuchet MS"/>
              <w:spacing w:val="19"/>
              <w:sz w:val="10"/>
            </w:rPr>
          </w:rPrChange>
        </w:rPr>
        <w:t xml:space="preserve"> </w:t>
      </w:r>
      <w:r w:rsidRPr="00814BC9">
        <w:rPr>
          <w:w w:val="110"/>
          <w:lang w:val="en-GB"/>
          <w:rPrChange w:id="261" w:author="Christian PIEDALLU" w:date="2023-02-06T09:53:00Z">
            <w:rPr>
              <w:w w:val="110"/>
            </w:rPr>
          </w:rPrChange>
        </w:rPr>
        <w:t>a</w:t>
      </w:r>
      <w:r w:rsidRPr="00814BC9">
        <w:rPr>
          <w:spacing w:val="5"/>
          <w:w w:val="110"/>
          <w:lang w:val="en-GB"/>
          <w:rPrChange w:id="262" w:author="Christian PIEDALLU" w:date="2023-02-06T09:53:00Z">
            <w:rPr>
              <w:spacing w:val="5"/>
              <w:w w:val="110"/>
            </w:rPr>
          </w:rPrChange>
        </w:rPr>
        <w:t xml:space="preserve"> </w:t>
      </w:r>
      <w:r w:rsidRPr="00814BC9">
        <w:rPr>
          <w:w w:val="110"/>
          <w:lang w:val="en-GB"/>
          <w:rPrChange w:id="263" w:author="Christian PIEDALLU" w:date="2023-02-06T09:53:00Z">
            <w:rPr>
              <w:w w:val="110"/>
            </w:rPr>
          </w:rPrChange>
        </w:rPr>
        <w:t>time-serie</w:t>
      </w:r>
      <w:r w:rsidRPr="00814BC9">
        <w:rPr>
          <w:spacing w:val="5"/>
          <w:w w:val="110"/>
          <w:lang w:val="en-GB"/>
          <w:rPrChange w:id="264" w:author="Christian PIEDALLU" w:date="2023-02-06T09:53:00Z">
            <w:rPr>
              <w:spacing w:val="5"/>
              <w:w w:val="110"/>
            </w:rPr>
          </w:rPrChange>
        </w:rPr>
        <w:t xml:space="preserve"> </w:t>
      </w:r>
      <w:r w:rsidRPr="00814BC9">
        <w:rPr>
          <w:w w:val="110"/>
          <w:lang w:val="en-GB"/>
          <w:rPrChange w:id="265" w:author="Christian PIEDALLU" w:date="2023-02-06T09:53:00Z">
            <w:rPr>
              <w:w w:val="110"/>
            </w:rPr>
          </w:rPrChange>
        </w:rPr>
        <w:t>of</w:t>
      </w:r>
      <w:r w:rsidRPr="00814BC9">
        <w:rPr>
          <w:spacing w:val="5"/>
          <w:w w:val="110"/>
          <w:lang w:val="en-GB"/>
          <w:rPrChange w:id="266" w:author="Christian PIEDALLU" w:date="2023-02-06T09:53:00Z">
            <w:rPr>
              <w:spacing w:val="5"/>
              <w:w w:val="110"/>
            </w:rPr>
          </w:rPrChange>
        </w:rPr>
        <w:t xml:space="preserve"> </w:t>
      </w:r>
      <w:r w:rsidRPr="00814BC9">
        <w:rPr>
          <w:i/>
          <w:spacing w:val="10"/>
          <w:w w:val="130"/>
          <w:lang w:val="en-GB"/>
          <w:rPrChange w:id="267" w:author="Christian PIEDALLU" w:date="2023-02-06T09:53:00Z">
            <w:rPr>
              <w:i/>
              <w:spacing w:val="10"/>
              <w:w w:val="130"/>
            </w:rPr>
          </w:rPrChange>
        </w:rPr>
        <w:t>SWIR</w:t>
      </w:r>
      <w:r w:rsidRPr="00814BC9">
        <w:rPr>
          <w:i/>
          <w:spacing w:val="10"/>
          <w:w w:val="130"/>
          <w:vertAlign w:val="subscript"/>
          <w:lang w:val="en-GB"/>
          <w:rPrChange w:id="268" w:author="Christian PIEDALLU" w:date="2023-02-06T09:53:00Z">
            <w:rPr>
              <w:i/>
              <w:spacing w:val="10"/>
              <w:w w:val="130"/>
              <w:vertAlign w:val="subscript"/>
            </w:rPr>
          </w:rPrChange>
        </w:rPr>
        <w:t>CR</w:t>
      </w:r>
      <w:r w:rsidRPr="00814BC9">
        <w:rPr>
          <w:i/>
          <w:spacing w:val="3"/>
          <w:w w:val="130"/>
          <w:lang w:val="en-GB"/>
          <w:rPrChange w:id="269" w:author="Christian PIEDALLU" w:date="2023-02-06T09:53:00Z">
            <w:rPr>
              <w:i/>
              <w:spacing w:val="3"/>
              <w:w w:val="130"/>
            </w:rPr>
          </w:rPrChange>
        </w:rPr>
        <w:t xml:space="preserve"> </w:t>
      </w:r>
      <w:r w:rsidRPr="00814BC9">
        <w:rPr>
          <w:w w:val="110"/>
          <w:lang w:val="en-GB"/>
          <w:rPrChange w:id="270" w:author="Christian PIEDALLU" w:date="2023-02-06T09:53:00Z">
            <w:rPr>
              <w:w w:val="110"/>
            </w:rPr>
          </w:rPrChange>
        </w:rPr>
        <w:t>observations</w:t>
      </w:r>
      <w:r w:rsidRPr="00814BC9">
        <w:rPr>
          <w:spacing w:val="5"/>
          <w:w w:val="110"/>
          <w:lang w:val="en-GB"/>
          <w:rPrChange w:id="271" w:author="Christian PIEDALLU" w:date="2023-02-06T09:53:00Z">
            <w:rPr>
              <w:spacing w:val="5"/>
              <w:w w:val="110"/>
            </w:rPr>
          </w:rPrChange>
        </w:rPr>
        <w:t xml:space="preserve"> </w:t>
      </w:r>
      <w:r w:rsidRPr="00814BC9">
        <w:rPr>
          <w:w w:val="110"/>
          <w:lang w:val="en-GB"/>
          <w:rPrChange w:id="272" w:author="Christian PIEDALLU" w:date="2023-02-06T09:53:00Z">
            <w:rPr>
              <w:w w:val="110"/>
            </w:rPr>
          </w:rPrChange>
        </w:rPr>
        <w:t>(grey</w:t>
      </w:r>
      <w:r w:rsidRPr="00814BC9">
        <w:rPr>
          <w:spacing w:val="5"/>
          <w:w w:val="110"/>
          <w:lang w:val="en-GB"/>
          <w:rPrChange w:id="273" w:author="Christian PIEDALLU" w:date="2023-02-06T09:53:00Z">
            <w:rPr>
              <w:spacing w:val="5"/>
              <w:w w:val="110"/>
            </w:rPr>
          </w:rPrChange>
        </w:rPr>
        <w:t xml:space="preserve"> </w:t>
      </w:r>
      <w:r w:rsidRPr="00814BC9">
        <w:rPr>
          <w:w w:val="110"/>
          <w:lang w:val="en-GB"/>
          <w:rPrChange w:id="274" w:author="Christian PIEDALLU" w:date="2023-02-06T09:53:00Z">
            <w:rPr>
              <w:w w:val="110"/>
            </w:rPr>
          </w:rPrChange>
        </w:rPr>
        <w:t>dots)</w:t>
      </w:r>
      <w:r w:rsidRPr="00814BC9">
        <w:rPr>
          <w:spacing w:val="5"/>
          <w:w w:val="110"/>
          <w:lang w:val="en-GB"/>
          <w:rPrChange w:id="275" w:author="Christian PIEDALLU" w:date="2023-02-06T09:53:00Z">
            <w:rPr>
              <w:spacing w:val="5"/>
              <w:w w:val="110"/>
            </w:rPr>
          </w:rPrChange>
        </w:rPr>
        <w:t xml:space="preserve"> </w:t>
      </w:r>
      <w:r w:rsidRPr="00814BC9">
        <w:rPr>
          <w:w w:val="110"/>
          <w:lang w:val="en-GB"/>
          <w:rPrChange w:id="276" w:author="Christian PIEDALLU" w:date="2023-02-06T09:53:00Z">
            <w:rPr>
              <w:w w:val="110"/>
            </w:rPr>
          </w:rPrChange>
        </w:rPr>
        <w:t>for</w:t>
      </w:r>
      <w:r w:rsidRPr="00814BC9">
        <w:rPr>
          <w:spacing w:val="5"/>
          <w:w w:val="110"/>
          <w:lang w:val="en-GB"/>
          <w:rPrChange w:id="277" w:author="Christian PIEDALLU" w:date="2023-02-06T09:53:00Z">
            <w:rPr>
              <w:spacing w:val="5"/>
              <w:w w:val="110"/>
            </w:rPr>
          </w:rPrChange>
        </w:rPr>
        <w:t xml:space="preserve"> </w:t>
      </w:r>
      <w:r w:rsidRPr="00814BC9">
        <w:rPr>
          <w:w w:val="110"/>
          <w:lang w:val="en-GB"/>
          <w:rPrChange w:id="278" w:author="Christian PIEDALLU" w:date="2023-02-06T09:53:00Z">
            <w:rPr>
              <w:w w:val="110"/>
            </w:rPr>
          </w:rPrChange>
        </w:rPr>
        <w:t>one</w:t>
      </w:r>
      <w:r w:rsidRPr="00814BC9">
        <w:rPr>
          <w:spacing w:val="5"/>
          <w:w w:val="110"/>
          <w:lang w:val="en-GB"/>
          <w:rPrChange w:id="279" w:author="Christian PIEDALLU" w:date="2023-02-06T09:53:00Z">
            <w:rPr>
              <w:spacing w:val="5"/>
              <w:w w:val="110"/>
            </w:rPr>
          </w:rPrChange>
        </w:rPr>
        <w:t xml:space="preserve"> </w:t>
      </w:r>
      <w:r w:rsidRPr="00814BC9">
        <w:rPr>
          <w:w w:val="110"/>
          <w:lang w:val="en-GB"/>
          <w:rPrChange w:id="280" w:author="Christian PIEDALLU" w:date="2023-02-06T09:53:00Z">
            <w:rPr>
              <w:w w:val="110"/>
            </w:rPr>
          </w:rPrChange>
        </w:rPr>
        <w:t>pixel.</w:t>
      </w:r>
      <w:r w:rsidRPr="00814BC9">
        <w:rPr>
          <w:spacing w:val="41"/>
          <w:w w:val="110"/>
          <w:lang w:val="en-GB"/>
          <w:rPrChange w:id="281" w:author="Christian PIEDALLU" w:date="2023-02-06T09:53:00Z">
            <w:rPr>
              <w:spacing w:val="41"/>
              <w:w w:val="110"/>
            </w:rPr>
          </w:rPrChange>
        </w:rPr>
        <w:t xml:space="preserve"> </w:t>
      </w:r>
      <w:del w:id="282" w:author="Christian PIEDALLU" w:date="2023-02-06T11:32:00Z">
        <w:r w:rsidRPr="00814BC9" w:rsidDel="0046559C">
          <w:rPr>
            <w:w w:val="110"/>
            <w:lang w:val="en-GB"/>
            <w:rPrChange w:id="283" w:author="Christian PIEDALLU" w:date="2023-02-06T09:53:00Z">
              <w:rPr>
                <w:w w:val="110"/>
              </w:rPr>
            </w:rPrChange>
          </w:rPr>
          <w:delText>In</w:delText>
        </w:r>
        <w:r w:rsidRPr="00814BC9" w:rsidDel="0046559C">
          <w:rPr>
            <w:spacing w:val="6"/>
            <w:w w:val="110"/>
            <w:lang w:val="en-GB"/>
            <w:rPrChange w:id="284" w:author="Christian PIEDALLU" w:date="2023-02-06T09:53:00Z">
              <w:rPr>
                <w:spacing w:val="6"/>
                <w:w w:val="110"/>
              </w:rPr>
            </w:rPrChange>
          </w:rPr>
          <w:delText xml:space="preserve"> </w:delText>
        </w:r>
        <w:r w:rsidRPr="00814BC9" w:rsidDel="0046559C">
          <w:rPr>
            <w:w w:val="110"/>
            <w:lang w:val="en-GB"/>
            <w:rPrChange w:id="285" w:author="Christian PIEDALLU" w:date="2023-02-06T09:53:00Z">
              <w:rPr>
                <w:w w:val="110"/>
              </w:rPr>
            </w:rPrChange>
          </w:rPr>
          <w:delText>2018,</w:delText>
        </w:r>
      </w:del>
      <w:ins w:id="286" w:author="Christian PIEDALLU" w:date="2023-02-06T11:32:00Z">
        <w:r w:rsidR="0046559C">
          <w:rPr>
            <w:w w:val="110"/>
            <w:lang w:val="en-GB"/>
          </w:rPr>
          <w:t>When</w:t>
        </w:r>
      </w:ins>
      <w:r w:rsidRPr="00814BC9">
        <w:rPr>
          <w:spacing w:val="7"/>
          <w:w w:val="110"/>
          <w:lang w:val="en-GB"/>
          <w:rPrChange w:id="287" w:author="Christian PIEDALLU" w:date="2023-02-06T09:53:00Z">
            <w:rPr>
              <w:spacing w:val="7"/>
              <w:w w:val="110"/>
            </w:rPr>
          </w:rPrChange>
        </w:rPr>
        <w:t xml:space="preserve"> </w:t>
      </w:r>
      <w:r w:rsidRPr="00814BC9">
        <w:rPr>
          <w:w w:val="110"/>
          <w:lang w:val="en-GB"/>
          <w:rPrChange w:id="288" w:author="Christian PIEDALLU" w:date="2023-02-06T09:53:00Z">
            <w:rPr>
              <w:w w:val="110"/>
            </w:rPr>
          </w:rPrChange>
        </w:rPr>
        <w:t>the</w:t>
      </w:r>
      <w:r w:rsidRPr="00814BC9">
        <w:rPr>
          <w:spacing w:val="5"/>
          <w:w w:val="110"/>
          <w:lang w:val="en-GB"/>
          <w:rPrChange w:id="289" w:author="Christian PIEDALLU" w:date="2023-02-06T09:53:00Z">
            <w:rPr>
              <w:spacing w:val="5"/>
              <w:w w:val="110"/>
            </w:rPr>
          </w:rPrChange>
        </w:rPr>
        <w:t xml:space="preserve"> </w:t>
      </w:r>
      <w:r w:rsidRPr="00814BC9">
        <w:rPr>
          <w:w w:val="110"/>
          <w:lang w:val="en-GB"/>
          <w:rPrChange w:id="290" w:author="Christian PIEDALLU" w:date="2023-02-06T09:53:00Z">
            <w:rPr>
              <w:w w:val="110"/>
            </w:rPr>
          </w:rPrChange>
        </w:rPr>
        <w:t>observations</w:t>
      </w:r>
      <w:r w:rsidRPr="00814BC9">
        <w:rPr>
          <w:spacing w:val="6"/>
          <w:w w:val="110"/>
          <w:lang w:val="en-GB"/>
          <w:rPrChange w:id="291" w:author="Christian PIEDALLU" w:date="2023-02-06T09:53:00Z">
            <w:rPr>
              <w:spacing w:val="6"/>
              <w:w w:val="110"/>
            </w:rPr>
          </w:rPrChange>
        </w:rPr>
        <w:t xml:space="preserve"> </w:t>
      </w:r>
      <w:r w:rsidRPr="00814BC9">
        <w:rPr>
          <w:w w:val="110"/>
          <w:lang w:val="en-GB"/>
          <w:rPrChange w:id="292" w:author="Christian PIEDALLU" w:date="2023-02-06T09:53:00Z">
            <w:rPr>
              <w:w w:val="110"/>
            </w:rPr>
          </w:rPrChange>
        </w:rPr>
        <w:t>went</w:t>
      </w:r>
    </w:p>
    <w:p w14:paraId="542837E2" w14:textId="0C6CB4F0" w:rsidR="00B177F5" w:rsidRPr="00814BC9" w:rsidRDefault="00B553DB">
      <w:pPr>
        <w:pStyle w:val="Corpsdetexte"/>
        <w:ind w:left="163"/>
        <w:rPr>
          <w:lang w:val="en-GB"/>
          <w:rPrChange w:id="293" w:author="Christian PIEDALLU" w:date="2023-02-06T09:53:00Z">
            <w:rPr/>
          </w:rPrChange>
        </w:rPr>
      </w:pPr>
      <w:r w:rsidRPr="00814BC9">
        <w:rPr>
          <w:rFonts w:ascii="Trebuchet MS"/>
          <w:sz w:val="10"/>
          <w:lang w:val="en-GB"/>
          <w:rPrChange w:id="294" w:author="Christian PIEDALLU" w:date="2023-02-06T09:53:00Z">
            <w:rPr>
              <w:rFonts w:ascii="Trebuchet MS"/>
              <w:sz w:val="10"/>
            </w:rPr>
          </w:rPrChange>
        </w:rPr>
        <w:t xml:space="preserve">133     </w:t>
      </w:r>
      <w:r w:rsidRPr="00814BC9">
        <w:rPr>
          <w:rFonts w:ascii="Trebuchet MS"/>
          <w:spacing w:val="19"/>
          <w:sz w:val="10"/>
          <w:lang w:val="en-GB"/>
          <w:rPrChange w:id="295" w:author="Christian PIEDALLU" w:date="2023-02-06T09:53:00Z">
            <w:rPr>
              <w:rFonts w:ascii="Trebuchet MS"/>
              <w:spacing w:val="19"/>
              <w:sz w:val="10"/>
            </w:rPr>
          </w:rPrChange>
        </w:rPr>
        <w:t xml:space="preserve"> </w:t>
      </w:r>
      <w:r w:rsidRPr="00814BC9">
        <w:rPr>
          <w:w w:val="105"/>
          <w:lang w:val="en-GB"/>
          <w:rPrChange w:id="296" w:author="Christian PIEDALLU" w:date="2023-02-06T09:53:00Z">
            <w:rPr>
              <w:w w:val="105"/>
            </w:rPr>
          </w:rPrChange>
        </w:rPr>
        <w:t>beyond</w:t>
      </w:r>
      <w:r w:rsidRPr="00814BC9">
        <w:rPr>
          <w:spacing w:val="8"/>
          <w:w w:val="105"/>
          <w:lang w:val="en-GB"/>
          <w:rPrChange w:id="297" w:author="Christian PIEDALLU" w:date="2023-02-06T09:53:00Z">
            <w:rPr>
              <w:spacing w:val="8"/>
              <w:w w:val="105"/>
            </w:rPr>
          </w:rPrChange>
        </w:rPr>
        <w:t xml:space="preserve"> </w:t>
      </w:r>
      <w:r w:rsidRPr="00814BC9">
        <w:rPr>
          <w:w w:val="105"/>
          <w:lang w:val="en-GB"/>
          <w:rPrChange w:id="298" w:author="Christian PIEDALLU" w:date="2023-02-06T09:53:00Z">
            <w:rPr>
              <w:w w:val="105"/>
            </w:rPr>
          </w:rPrChange>
        </w:rPr>
        <w:t>the</w:t>
      </w:r>
      <w:r w:rsidRPr="00814BC9">
        <w:rPr>
          <w:spacing w:val="9"/>
          <w:w w:val="105"/>
          <w:lang w:val="en-GB"/>
          <w:rPrChange w:id="299" w:author="Christian PIEDALLU" w:date="2023-02-06T09:53:00Z">
            <w:rPr>
              <w:spacing w:val="9"/>
              <w:w w:val="105"/>
            </w:rPr>
          </w:rPrChange>
        </w:rPr>
        <w:t xml:space="preserve"> </w:t>
      </w:r>
      <w:r w:rsidRPr="00814BC9">
        <w:rPr>
          <w:w w:val="105"/>
          <w:lang w:val="en-GB"/>
          <w:rPrChange w:id="300" w:author="Christian PIEDALLU" w:date="2023-02-06T09:53:00Z">
            <w:rPr>
              <w:w w:val="105"/>
            </w:rPr>
          </w:rPrChange>
        </w:rPr>
        <w:t>threshold</w:t>
      </w:r>
      <w:r w:rsidRPr="00814BC9">
        <w:rPr>
          <w:spacing w:val="8"/>
          <w:w w:val="105"/>
          <w:lang w:val="en-GB"/>
          <w:rPrChange w:id="301" w:author="Christian PIEDALLU" w:date="2023-02-06T09:53:00Z">
            <w:rPr>
              <w:spacing w:val="8"/>
              <w:w w:val="105"/>
            </w:rPr>
          </w:rPrChange>
        </w:rPr>
        <w:t xml:space="preserve"> </w:t>
      </w:r>
      <w:r w:rsidRPr="00814BC9">
        <w:rPr>
          <w:w w:val="105"/>
          <w:lang w:val="en-GB"/>
          <w:rPrChange w:id="302" w:author="Christian PIEDALLU" w:date="2023-02-06T09:53:00Z">
            <w:rPr>
              <w:w w:val="105"/>
            </w:rPr>
          </w:rPrChange>
        </w:rPr>
        <w:t>represented</w:t>
      </w:r>
      <w:r w:rsidRPr="00814BC9">
        <w:rPr>
          <w:spacing w:val="9"/>
          <w:w w:val="105"/>
          <w:lang w:val="en-GB"/>
          <w:rPrChange w:id="303" w:author="Christian PIEDALLU" w:date="2023-02-06T09:53:00Z">
            <w:rPr>
              <w:spacing w:val="9"/>
              <w:w w:val="105"/>
            </w:rPr>
          </w:rPrChange>
        </w:rPr>
        <w:t xml:space="preserve"> </w:t>
      </w:r>
      <w:r w:rsidRPr="00814BC9">
        <w:rPr>
          <w:w w:val="105"/>
          <w:lang w:val="en-GB"/>
          <w:rPrChange w:id="304" w:author="Christian PIEDALLU" w:date="2023-02-06T09:53:00Z">
            <w:rPr>
              <w:w w:val="105"/>
            </w:rPr>
          </w:rPrChange>
        </w:rPr>
        <w:t>by</w:t>
      </w:r>
      <w:r w:rsidRPr="00814BC9">
        <w:rPr>
          <w:spacing w:val="8"/>
          <w:w w:val="105"/>
          <w:lang w:val="en-GB"/>
          <w:rPrChange w:id="305" w:author="Christian PIEDALLU" w:date="2023-02-06T09:53:00Z">
            <w:rPr>
              <w:spacing w:val="8"/>
              <w:w w:val="105"/>
            </w:rPr>
          </w:rPrChange>
        </w:rPr>
        <w:t xml:space="preserve"> </w:t>
      </w:r>
      <w:r w:rsidRPr="00814BC9">
        <w:rPr>
          <w:w w:val="105"/>
          <w:lang w:val="en-GB"/>
          <w:rPrChange w:id="306" w:author="Christian PIEDALLU" w:date="2023-02-06T09:53:00Z">
            <w:rPr>
              <w:w w:val="105"/>
            </w:rPr>
          </w:rPrChange>
        </w:rPr>
        <w:t>the</w:t>
      </w:r>
      <w:r w:rsidRPr="00814BC9">
        <w:rPr>
          <w:spacing w:val="9"/>
          <w:w w:val="105"/>
          <w:lang w:val="en-GB"/>
          <w:rPrChange w:id="307" w:author="Christian PIEDALLU" w:date="2023-02-06T09:53:00Z">
            <w:rPr>
              <w:spacing w:val="9"/>
              <w:w w:val="105"/>
            </w:rPr>
          </w:rPrChange>
        </w:rPr>
        <w:t xml:space="preserve"> </w:t>
      </w:r>
      <w:r w:rsidRPr="00814BC9">
        <w:rPr>
          <w:w w:val="105"/>
          <w:lang w:val="en-GB"/>
          <w:rPrChange w:id="308" w:author="Christian PIEDALLU" w:date="2023-02-06T09:53:00Z">
            <w:rPr>
              <w:w w:val="105"/>
            </w:rPr>
          </w:rPrChange>
        </w:rPr>
        <w:t>purple-dashed</w:t>
      </w:r>
      <w:r w:rsidRPr="00814BC9">
        <w:rPr>
          <w:spacing w:val="8"/>
          <w:w w:val="105"/>
          <w:lang w:val="en-GB"/>
          <w:rPrChange w:id="309" w:author="Christian PIEDALLU" w:date="2023-02-06T09:53:00Z">
            <w:rPr>
              <w:spacing w:val="8"/>
              <w:w w:val="105"/>
            </w:rPr>
          </w:rPrChange>
        </w:rPr>
        <w:t xml:space="preserve"> </w:t>
      </w:r>
      <w:r w:rsidRPr="00814BC9">
        <w:rPr>
          <w:w w:val="105"/>
          <w:lang w:val="en-GB"/>
          <w:rPrChange w:id="310" w:author="Christian PIEDALLU" w:date="2023-02-06T09:53:00Z">
            <w:rPr>
              <w:w w:val="105"/>
            </w:rPr>
          </w:rPrChange>
        </w:rPr>
        <w:t>line</w:t>
      </w:r>
      <w:ins w:id="311" w:author="Christian PIEDALLU" w:date="2023-02-06T11:32:00Z">
        <w:r w:rsidR="0046559C">
          <w:rPr>
            <w:w w:val="105"/>
            <w:lang w:val="en-GB"/>
          </w:rPr>
          <w:t xml:space="preserve"> (in 2018 in Figure 3)</w:t>
        </w:r>
      </w:ins>
      <w:r w:rsidRPr="00814BC9">
        <w:rPr>
          <w:w w:val="105"/>
          <w:lang w:val="en-GB"/>
          <w:rPrChange w:id="312" w:author="Christian PIEDALLU" w:date="2023-02-06T09:53:00Z">
            <w:rPr>
              <w:w w:val="105"/>
            </w:rPr>
          </w:rPrChange>
        </w:rPr>
        <w:t>,</w:t>
      </w:r>
      <w:r w:rsidRPr="00814BC9">
        <w:rPr>
          <w:spacing w:val="9"/>
          <w:w w:val="105"/>
          <w:lang w:val="en-GB"/>
          <w:rPrChange w:id="313" w:author="Christian PIEDALLU" w:date="2023-02-06T09:53:00Z">
            <w:rPr>
              <w:spacing w:val="9"/>
              <w:w w:val="105"/>
            </w:rPr>
          </w:rPrChange>
        </w:rPr>
        <w:t xml:space="preserve"> </w:t>
      </w:r>
      <w:del w:id="314" w:author="Christian PIEDALLU" w:date="2023-02-06T11:33:00Z">
        <w:r w:rsidRPr="00814BC9" w:rsidDel="0046559C">
          <w:rPr>
            <w:w w:val="105"/>
            <w:lang w:val="en-GB"/>
            <w:rPrChange w:id="315" w:author="Christian PIEDALLU" w:date="2023-02-06T09:53:00Z">
              <w:rPr>
                <w:w w:val="105"/>
              </w:rPr>
            </w:rPrChange>
          </w:rPr>
          <w:delText>which</w:delText>
        </w:r>
        <w:r w:rsidRPr="00814BC9" w:rsidDel="0046559C">
          <w:rPr>
            <w:spacing w:val="8"/>
            <w:w w:val="105"/>
            <w:lang w:val="en-GB"/>
            <w:rPrChange w:id="316" w:author="Christian PIEDALLU" w:date="2023-02-06T09:53:00Z">
              <w:rPr>
                <w:spacing w:val="8"/>
                <w:w w:val="105"/>
              </w:rPr>
            </w:rPrChange>
          </w:rPr>
          <w:delText xml:space="preserve"> </w:delText>
        </w:r>
        <w:r w:rsidRPr="00814BC9" w:rsidDel="0046559C">
          <w:rPr>
            <w:w w:val="105"/>
            <w:lang w:val="en-GB"/>
            <w:rPrChange w:id="317" w:author="Christian PIEDALLU" w:date="2023-02-06T09:53:00Z">
              <w:rPr>
                <w:w w:val="105"/>
              </w:rPr>
            </w:rPrChange>
          </w:rPr>
          <w:delText>shows</w:delText>
        </w:r>
        <w:r w:rsidRPr="00814BC9" w:rsidDel="0046559C">
          <w:rPr>
            <w:spacing w:val="9"/>
            <w:w w:val="105"/>
            <w:lang w:val="en-GB"/>
            <w:rPrChange w:id="318" w:author="Christian PIEDALLU" w:date="2023-02-06T09:53:00Z">
              <w:rPr>
                <w:spacing w:val="9"/>
                <w:w w:val="105"/>
              </w:rPr>
            </w:rPrChange>
          </w:rPr>
          <w:delText xml:space="preserve"> </w:delText>
        </w:r>
        <w:r w:rsidRPr="00814BC9" w:rsidDel="0046559C">
          <w:rPr>
            <w:w w:val="105"/>
            <w:lang w:val="en-GB"/>
            <w:rPrChange w:id="319" w:author="Christian PIEDALLU" w:date="2023-02-06T09:53:00Z">
              <w:rPr>
                <w:w w:val="105"/>
              </w:rPr>
            </w:rPrChange>
          </w:rPr>
          <w:delText>that</w:delText>
        </w:r>
        <w:r w:rsidRPr="00814BC9" w:rsidDel="0046559C">
          <w:rPr>
            <w:spacing w:val="8"/>
            <w:w w:val="105"/>
            <w:lang w:val="en-GB"/>
            <w:rPrChange w:id="320" w:author="Christian PIEDALLU" w:date="2023-02-06T09:53:00Z">
              <w:rPr>
                <w:spacing w:val="8"/>
                <w:w w:val="105"/>
              </w:rPr>
            </w:rPrChange>
          </w:rPr>
          <w:delText xml:space="preserve"> </w:delText>
        </w:r>
      </w:del>
      <w:r w:rsidRPr="00814BC9">
        <w:rPr>
          <w:w w:val="105"/>
          <w:lang w:val="en-GB"/>
          <w:rPrChange w:id="321" w:author="Christian PIEDALLU" w:date="2023-02-06T09:53:00Z">
            <w:rPr>
              <w:w w:val="105"/>
            </w:rPr>
          </w:rPrChange>
        </w:rPr>
        <w:t>the</w:t>
      </w:r>
      <w:r w:rsidRPr="00814BC9">
        <w:rPr>
          <w:spacing w:val="9"/>
          <w:w w:val="105"/>
          <w:lang w:val="en-GB"/>
          <w:rPrChange w:id="322" w:author="Christian PIEDALLU" w:date="2023-02-06T09:53:00Z">
            <w:rPr>
              <w:spacing w:val="9"/>
              <w:w w:val="105"/>
            </w:rPr>
          </w:rPrChange>
        </w:rPr>
        <w:t xml:space="preserve"> </w:t>
      </w:r>
      <w:r w:rsidRPr="00814BC9">
        <w:rPr>
          <w:w w:val="105"/>
          <w:lang w:val="en-GB"/>
          <w:rPrChange w:id="323" w:author="Christian PIEDALLU" w:date="2023-02-06T09:53:00Z">
            <w:rPr>
              <w:w w:val="105"/>
            </w:rPr>
          </w:rPrChange>
        </w:rPr>
        <w:t>spruce</w:t>
      </w:r>
      <w:r w:rsidRPr="00814BC9">
        <w:rPr>
          <w:spacing w:val="8"/>
          <w:w w:val="105"/>
          <w:lang w:val="en-GB"/>
          <w:rPrChange w:id="324" w:author="Christian PIEDALLU" w:date="2023-02-06T09:53:00Z">
            <w:rPr>
              <w:spacing w:val="8"/>
              <w:w w:val="105"/>
            </w:rPr>
          </w:rPrChange>
        </w:rPr>
        <w:t xml:space="preserve"> </w:t>
      </w:r>
      <w:r w:rsidRPr="00814BC9">
        <w:rPr>
          <w:w w:val="105"/>
          <w:lang w:val="en-GB"/>
          <w:rPrChange w:id="325" w:author="Christian PIEDALLU" w:date="2023-02-06T09:53:00Z">
            <w:rPr>
              <w:w w:val="105"/>
            </w:rPr>
          </w:rPrChange>
        </w:rPr>
        <w:t>stand</w:t>
      </w:r>
      <w:r w:rsidRPr="00814BC9">
        <w:rPr>
          <w:spacing w:val="9"/>
          <w:w w:val="105"/>
          <w:lang w:val="en-GB"/>
          <w:rPrChange w:id="326" w:author="Christian PIEDALLU" w:date="2023-02-06T09:53:00Z">
            <w:rPr>
              <w:spacing w:val="9"/>
              <w:w w:val="105"/>
            </w:rPr>
          </w:rPrChange>
        </w:rPr>
        <w:t xml:space="preserve"> </w:t>
      </w:r>
      <w:r w:rsidRPr="00814BC9">
        <w:rPr>
          <w:w w:val="105"/>
          <w:lang w:val="en-GB"/>
          <w:rPrChange w:id="327" w:author="Christian PIEDALLU" w:date="2023-02-06T09:53:00Z">
            <w:rPr>
              <w:w w:val="105"/>
            </w:rPr>
          </w:rPrChange>
        </w:rPr>
        <w:t>is</w:t>
      </w:r>
    </w:p>
    <w:p w14:paraId="25F4AA53" w14:textId="02D445E4" w:rsidR="00B177F5" w:rsidRPr="00814BC9" w:rsidRDefault="00B553DB">
      <w:pPr>
        <w:pStyle w:val="Corpsdetexte"/>
        <w:ind w:left="163"/>
        <w:rPr>
          <w:lang w:val="en-GB"/>
          <w:rPrChange w:id="328" w:author="Christian PIEDALLU" w:date="2023-02-06T09:53:00Z">
            <w:rPr/>
          </w:rPrChange>
        </w:rPr>
      </w:pPr>
      <w:r w:rsidRPr="00814BC9">
        <w:rPr>
          <w:rFonts w:ascii="Trebuchet MS"/>
          <w:sz w:val="10"/>
          <w:lang w:val="en-GB"/>
          <w:rPrChange w:id="329" w:author="Christian PIEDALLU" w:date="2023-02-06T09:53:00Z">
            <w:rPr>
              <w:rFonts w:ascii="Trebuchet MS"/>
              <w:sz w:val="10"/>
            </w:rPr>
          </w:rPrChange>
        </w:rPr>
        <w:t xml:space="preserve">134     </w:t>
      </w:r>
      <w:r w:rsidRPr="00814BC9">
        <w:rPr>
          <w:rFonts w:ascii="Trebuchet MS"/>
          <w:spacing w:val="19"/>
          <w:sz w:val="10"/>
          <w:lang w:val="en-GB"/>
          <w:rPrChange w:id="330" w:author="Christian PIEDALLU" w:date="2023-02-06T09:53:00Z">
            <w:rPr>
              <w:rFonts w:ascii="Trebuchet MS"/>
              <w:spacing w:val="19"/>
              <w:sz w:val="10"/>
            </w:rPr>
          </w:rPrChange>
        </w:rPr>
        <w:t xml:space="preserve"> </w:t>
      </w:r>
      <w:r w:rsidRPr="00814BC9">
        <w:rPr>
          <w:w w:val="110"/>
          <w:lang w:val="en-GB"/>
          <w:rPrChange w:id="331" w:author="Christian PIEDALLU" w:date="2023-02-06T09:53:00Z">
            <w:rPr>
              <w:w w:val="110"/>
            </w:rPr>
          </w:rPrChange>
        </w:rPr>
        <w:t>most</w:t>
      </w:r>
      <w:r w:rsidRPr="00814BC9">
        <w:rPr>
          <w:spacing w:val="-1"/>
          <w:w w:val="110"/>
          <w:lang w:val="en-GB"/>
          <w:rPrChange w:id="332" w:author="Christian PIEDALLU" w:date="2023-02-06T09:53:00Z">
            <w:rPr>
              <w:spacing w:val="-1"/>
              <w:w w:val="110"/>
            </w:rPr>
          </w:rPrChange>
        </w:rPr>
        <w:t xml:space="preserve"> </w:t>
      </w:r>
      <w:r w:rsidRPr="00814BC9">
        <w:rPr>
          <w:w w:val="110"/>
          <w:lang w:val="en-GB"/>
          <w:rPrChange w:id="333" w:author="Christian PIEDALLU" w:date="2023-02-06T09:53:00Z">
            <w:rPr>
              <w:w w:val="110"/>
            </w:rPr>
          </w:rPrChange>
        </w:rPr>
        <w:t>likely</w:t>
      </w:r>
      <w:r w:rsidRPr="00814BC9">
        <w:rPr>
          <w:spacing w:val="-2"/>
          <w:w w:val="110"/>
          <w:lang w:val="en-GB"/>
          <w:rPrChange w:id="334" w:author="Christian PIEDALLU" w:date="2023-02-06T09:53:00Z">
            <w:rPr>
              <w:spacing w:val="-2"/>
              <w:w w:val="110"/>
            </w:rPr>
          </w:rPrChange>
        </w:rPr>
        <w:t xml:space="preserve"> </w:t>
      </w:r>
      <w:r w:rsidRPr="00814BC9">
        <w:rPr>
          <w:w w:val="110"/>
          <w:lang w:val="en-GB"/>
          <w:rPrChange w:id="335" w:author="Christian PIEDALLU" w:date="2023-02-06T09:53:00Z">
            <w:rPr>
              <w:w w:val="110"/>
            </w:rPr>
          </w:rPrChange>
        </w:rPr>
        <w:t>suffering</w:t>
      </w:r>
      <w:r w:rsidRPr="00814BC9">
        <w:rPr>
          <w:spacing w:val="-1"/>
          <w:w w:val="110"/>
          <w:lang w:val="en-GB"/>
          <w:rPrChange w:id="336" w:author="Christian PIEDALLU" w:date="2023-02-06T09:53:00Z">
            <w:rPr>
              <w:spacing w:val="-1"/>
              <w:w w:val="110"/>
            </w:rPr>
          </w:rPrChange>
        </w:rPr>
        <w:t xml:space="preserve"> </w:t>
      </w:r>
      <w:r w:rsidRPr="00814BC9">
        <w:rPr>
          <w:w w:val="110"/>
          <w:lang w:val="en-GB"/>
          <w:rPrChange w:id="337" w:author="Christian PIEDALLU" w:date="2023-02-06T09:53:00Z">
            <w:rPr>
              <w:w w:val="110"/>
            </w:rPr>
          </w:rPrChange>
        </w:rPr>
        <w:t>from</w:t>
      </w:r>
      <w:r w:rsidRPr="00814BC9">
        <w:rPr>
          <w:spacing w:val="-2"/>
          <w:w w:val="110"/>
          <w:lang w:val="en-GB"/>
          <w:rPrChange w:id="338" w:author="Christian PIEDALLU" w:date="2023-02-06T09:53:00Z">
            <w:rPr>
              <w:spacing w:val="-2"/>
              <w:w w:val="110"/>
            </w:rPr>
          </w:rPrChange>
        </w:rPr>
        <w:t xml:space="preserve"> </w:t>
      </w:r>
      <w:r w:rsidRPr="00814BC9">
        <w:rPr>
          <w:w w:val="110"/>
          <w:lang w:val="en-GB"/>
          <w:rPrChange w:id="339" w:author="Christian PIEDALLU" w:date="2023-02-06T09:53:00Z">
            <w:rPr>
              <w:w w:val="110"/>
            </w:rPr>
          </w:rPrChange>
        </w:rPr>
        <w:t>a</w:t>
      </w:r>
      <w:r w:rsidRPr="00814BC9">
        <w:rPr>
          <w:spacing w:val="-1"/>
          <w:w w:val="110"/>
          <w:lang w:val="en-GB"/>
          <w:rPrChange w:id="340" w:author="Christian PIEDALLU" w:date="2023-02-06T09:53:00Z">
            <w:rPr>
              <w:spacing w:val="-1"/>
              <w:w w:val="110"/>
            </w:rPr>
          </w:rPrChange>
        </w:rPr>
        <w:t xml:space="preserve"> </w:t>
      </w:r>
      <w:r w:rsidRPr="00814BC9">
        <w:rPr>
          <w:w w:val="110"/>
          <w:lang w:val="en-GB"/>
          <w:rPrChange w:id="341" w:author="Christian PIEDALLU" w:date="2023-02-06T09:53:00Z">
            <w:rPr>
              <w:w w:val="110"/>
            </w:rPr>
          </w:rPrChange>
        </w:rPr>
        <w:t>serious</w:t>
      </w:r>
      <w:r w:rsidRPr="00814BC9">
        <w:rPr>
          <w:spacing w:val="-2"/>
          <w:w w:val="110"/>
          <w:lang w:val="en-GB"/>
          <w:rPrChange w:id="342" w:author="Christian PIEDALLU" w:date="2023-02-06T09:53:00Z">
            <w:rPr>
              <w:spacing w:val="-2"/>
              <w:w w:val="110"/>
            </w:rPr>
          </w:rPrChange>
        </w:rPr>
        <w:t xml:space="preserve"> </w:t>
      </w:r>
      <w:r w:rsidRPr="00814BC9">
        <w:rPr>
          <w:w w:val="110"/>
          <w:lang w:val="en-GB"/>
          <w:rPrChange w:id="343" w:author="Christian PIEDALLU" w:date="2023-02-06T09:53:00Z">
            <w:rPr>
              <w:w w:val="110"/>
            </w:rPr>
          </w:rPrChange>
        </w:rPr>
        <w:t>stress.</w:t>
      </w:r>
      <w:r w:rsidRPr="00814BC9">
        <w:rPr>
          <w:spacing w:val="23"/>
          <w:w w:val="110"/>
          <w:lang w:val="en-GB"/>
          <w:rPrChange w:id="344" w:author="Christian PIEDALLU" w:date="2023-02-06T09:53:00Z">
            <w:rPr>
              <w:spacing w:val="23"/>
              <w:w w:val="110"/>
            </w:rPr>
          </w:rPrChange>
        </w:rPr>
        <w:t xml:space="preserve"> </w:t>
      </w:r>
      <w:commentRangeStart w:id="345"/>
      <w:r w:rsidRPr="00814BC9">
        <w:rPr>
          <w:w w:val="110"/>
          <w:lang w:val="en-GB"/>
          <w:rPrChange w:id="346" w:author="Christian PIEDALLU" w:date="2023-02-06T09:53:00Z">
            <w:rPr>
              <w:w w:val="110"/>
            </w:rPr>
          </w:rPrChange>
        </w:rPr>
        <w:t>As</w:t>
      </w:r>
      <w:r w:rsidRPr="00814BC9">
        <w:rPr>
          <w:spacing w:val="-2"/>
          <w:w w:val="110"/>
          <w:lang w:val="en-GB"/>
          <w:rPrChange w:id="347" w:author="Christian PIEDALLU" w:date="2023-02-06T09:53:00Z">
            <w:rPr>
              <w:spacing w:val="-2"/>
              <w:w w:val="110"/>
            </w:rPr>
          </w:rPrChange>
        </w:rPr>
        <w:t xml:space="preserve"> </w:t>
      </w:r>
      <w:r w:rsidRPr="00814BC9">
        <w:rPr>
          <w:w w:val="110"/>
          <w:lang w:val="en-GB"/>
          <w:rPrChange w:id="348" w:author="Christian PIEDALLU" w:date="2023-02-06T09:53:00Z">
            <w:rPr>
              <w:w w:val="110"/>
            </w:rPr>
          </w:rPrChange>
        </w:rPr>
        <w:t>soon</w:t>
      </w:r>
      <w:r w:rsidRPr="00814BC9">
        <w:rPr>
          <w:spacing w:val="-1"/>
          <w:w w:val="110"/>
          <w:lang w:val="en-GB"/>
          <w:rPrChange w:id="349" w:author="Christian PIEDALLU" w:date="2023-02-06T09:53:00Z">
            <w:rPr>
              <w:spacing w:val="-1"/>
              <w:w w:val="110"/>
            </w:rPr>
          </w:rPrChange>
        </w:rPr>
        <w:t xml:space="preserve"> </w:t>
      </w:r>
      <w:r w:rsidRPr="00814BC9">
        <w:rPr>
          <w:w w:val="110"/>
          <w:lang w:val="en-GB"/>
          <w:rPrChange w:id="350" w:author="Christian PIEDALLU" w:date="2023-02-06T09:53:00Z">
            <w:rPr>
              <w:w w:val="110"/>
            </w:rPr>
          </w:rPrChange>
        </w:rPr>
        <w:t>as</w:t>
      </w:r>
      <w:r w:rsidRPr="00814BC9">
        <w:rPr>
          <w:spacing w:val="-1"/>
          <w:w w:val="110"/>
          <w:lang w:val="en-GB"/>
          <w:rPrChange w:id="351" w:author="Christian PIEDALLU" w:date="2023-02-06T09:53:00Z">
            <w:rPr>
              <w:spacing w:val="-1"/>
              <w:w w:val="110"/>
            </w:rPr>
          </w:rPrChange>
        </w:rPr>
        <w:t xml:space="preserve"> </w:t>
      </w:r>
      <w:r w:rsidRPr="00814BC9">
        <w:rPr>
          <w:i/>
          <w:spacing w:val="10"/>
          <w:w w:val="130"/>
          <w:lang w:val="en-GB"/>
          <w:rPrChange w:id="352" w:author="Christian PIEDALLU" w:date="2023-02-06T09:53:00Z">
            <w:rPr>
              <w:i/>
              <w:spacing w:val="10"/>
              <w:w w:val="130"/>
            </w:rPr>
          </w:rPrChange>
        </w:rPr>
        <w:t>SWIR</w:t>
      </w:r>
      <w:r w:rsidRPr="00814BC9">
        <w:rPr>
          <w:i/>
          <w:spacing w:val="10"/>
          <w:w w:val="130"/>
          <w:vertAlign w:val="subscript"/>
          <w:lang w:val="en-GB"/>
          <w:rPrChange w:id="353" w:author="Christian PIEDALLU" w:date="2023-02-06T09:53:00Z">
            <w:rPr>
              <w:i/>
              <w:spacing w:val="10"/>
              <w:w w:val="130"/>
              <w:vertAlign w:val="subscript"/>
            </w:rPr>
          </w:rPrChange>
        </w:rPr>
        <w:t>CR</w:t>
      </w:r>
      <w:r w:rsidRPr="00814BC9">
        <w:rPr>
          <w:i/>
          <w:spacing w:val="-3"/>
          <w:w w:val="130"/>
          <w:lang w:val="en-GB"/>
          <w:rPrChange w:id="354" w:author="Christian PIEDALLU" w:date="2023-02-06T09:53:00Z">
            <w:rPr>
              <w:i/>
              <w:spacing w:val="-3"/>
              <w:w w:val="130"/>
            </w:rPr>
          </w:rPrChange>
        </w:rPr>
        <w:t xml:space="preserve"> </w:t>
      </w:r>
      <w:r w:rsidRPr="00814BC9">
        <w:rPr>
          <w:w w:val="110"/>
          <w:lang w:val="en-GB"/>
          <w:rPrChange w:id="355" w:author="Christian PIEDALLU" w:date="2023-02-06T09:53:00Z">
            <w:rPr>
              <w:w w:val="110"/>
            </w:rPr>
          </w:rPrChange>
        </w:rPr>
        <w:t>vegetation</w:t>
      </w:r>
      <w:r w:rsidRPr="00814BC9">
        <w:rPr>
          <w:spacing w:val="-2"/>
          <w:w w:val="110"/>
          <w:lang w:val="en-GB"/>
          <w:rPrChange w:id="356" w:author="Christian PIEDALLU" w:date="2023-02-06T09:53:00Z">
            <w:rPr>
              <w:spacing w:val="-2"/>
              <w:w w:val="110"/>
            </w:rPr>
          </w:rPrChange>
        </w:rPr>
        <w:t xml:space="preserve"> </w:t>
      </w:r>
      <w:del w:id="357" w:author="Christian PIEDALLU" w:date="2023-02-06T11:34:00Z">
        <w:r w:rsidRPr="00814BC9" w:rsidDel="0046559C">
          <w:rPr>
            <w:w w:val="110"/>
            <w:lang w:val="en-GB"/>
            <w:rPrChange w:id="358" w:author="Christian PIEDALLU" w:date="2023-02-06T09:53:00Z">
              <w:rPr>
                <w:w w:val="110"/>
              </w:rPr>
            </w:rPrChange>
          </w:rPr>
          <w:delText>indice</w:delText>
        </w:r>
        <w:r w:rsidRPr="00814BC9" w:rsidDel="0046559C">
          <w:rPr>
            <w:spacing w:val="-1"/>
            <w:w w:val="110"/>
            <w:lang w:val="en-GB"/>
            <w:rPrChange w:id="359" w:author="Christian PIEDALLU" w:date="2023-02-06T09:53:00Z">
              <w:rPr>
                <w:spacing w:val="-1"/>
                <w:w w:val="110"/>
              </w:rPr>
            </w:rPrChange>
          </w:rPr>
          <w:delText xml:space="preserve"> </w:delText>
        </w:r>
      </w:del>
      <w:ins w:id="360" w:author="Christian PIEDALLU" w:date="2023-02-06T11:34:00Z">
        <w:r w:rsidR="0046559C" w:rsidRPr="00814BC9">
          <w:rPr>
            <w:w w:val="110"/>
            <w:lang w:val="en-GB"/>
            <w:rPrChange w:id="361" w:author="Christian PIEDALLU" w:date="2023-02-06T09:53:00Z">
              <w:rPr>
                <w:w w:val="110"/>
              </w:rPr>
            </w:rPrChange>
          </w:rPr>
          <w:t>ind</w:t>
        </w:r>
        <w:r w:rsidR="0046559C">
          <w:rPr>
            <w:w w:val="110"/>
            <w:lang w:val="en-GB"/>
          </w:rPr>
          <w:t>ex</w:t>
        </w:r>
        <w:r w:rsidR="0046559C" w:rsidRPr="00814BC9">
          <w:rPr>
            <w:spacing w:val="-1"/>
            <w:w w:val="110"/>
            <w:lang w:val="en-GB"/>
            <w:rPrChange w:id="362" w:author="Christian PIEDALLU" w:date="2023-02-06T09:53:00Z">
              <w:rPr>
                <w:spacing w:val="-1"/>
                <w:w w:val="110"/>
              </w:rPr>
            </w:rPrChange>
          </w:rPr>
          <w:t xml:space="preserve"> </w:t>
        </w:r>
      </w:ins>
      <w:r w:rsidRPr="00814BC9">
        <w:rPr>
          <w:w w:val="110"/>
          <w:lang w:val="en-GB"/>
          <w:rPrChange w:id="363" w:author="Christian PIEDALLU" w:date="2023-02-06T09:53:00Z">
            <w:rPr>
              <w:w w:val="110"/>
            </w:rPr>
          </w:rPrChange>
        </w:rPr>
        <w:t>shows</w:t>
      </w:r>
      <w:r w:rsidRPr="00814BC9">
        <w:rPr>
          <w:spacing w:val="-2"/>
          <w:w w:val="110"/>
          <w:lang w:val="en-GB"/>
          <w:rPrChange w:id="364" w:author="Christian PIEDALLU" w:date="2023-02-06T09:53:00Z">
            <w:rPr>
              <w:spacing w:val="-2"/>
              <w:w w:val="110"/>
            </w:rPr>
          </w:rPrChange>
        </w:rPr>
        <w:t xml:space="preserve"> </w:t>
      </w:r>
      <w:r w:rsidRPr="00814BC9">
        <w:rPr>
          <w:w w:val="110"/>
          <w:lang w:val="en-GB"/>
          <w:rPrChange w:id="365" w:author="Christian PIEDALLU" w:date="2023-02-06T09:53:00Z">
            <w:rPr>
              <w:w w:val="110"/>
            </w:rPr>
          </w:rPrChange>
        </w:rPr>
        <w:t>a</w:t>
      </w:r>
      <w:r w:rsidRPr="00814BC9">
        <w:rPr>
          <w:spacing w:val="-1"/>
          <w:w w:val="110"/>
          <w:lang w:val="en-GB"/>
          <w:rPrChange w:id="366" w:author="Christian PIEDALLU" w:date="2023-02-06T09:53:00Z">
            <w:rPr>
              <w:spacing w:val="-1"/>
              <w:w w:val="110"/>
            </w:rPr>
          </w:rPrChange>
        </w:rPr>
        <w:t xml:space="preserve"> </w:t>
      </w:r>
      <w:r w:rsidRPr="00814BC9">
        <w:rPr>
          <w:w w:val="110"/>
          <w:lang w:val="en-GB"/>
          <w:rPrChange w:id="367" w:author="Christian PIEDALLU" w:date="2023-02-06T09:53:00Z">
            <w:rPr>
              <w:w w:val="110"/>
            </w:rPr>
          </w:rPrChange>
        </w:rPr>
        <w:t>stress</w:t>
      </w:r>
    </w:p>
    <w:p w14:paraId="36370819" w14:textId="77777777" w:rsidR="00B177F5" w:rsidRPr="00814BC9" w:rsidRDefault="00B553DB">
      <w:pPr>
        <w:pStyle w:val="Corpsdetexte"/>
        <w:ind w:left="163"/>
        <w:rPr>
          <w:lang w:val="en-GB"/>
          <w:rPrChange w:id="368" w:author="Christian PIEDALLU" w:date="2023-02-06T09:53:00Z">
            <w:rPr/>
          </w:rPrChange>
        </w:rPr>
      </w:pPr>
      <w:r w:rsidRPr="00814BC9">
        <w:rPr>
          <w:rFonts w:ascii="Trebuchet MS"/>
          <w:sz w:val="10"/>
          <w:lang w:val="en-GB"/>
          <w:rPrChange w:id="369" w:author="Christian PIEDALLU" w:date="2023-02-06T09:53:00Z">
            <w:rPr>
              <w:rFonts w:ascii="Trebuchet MS"/>
              <w:sz w:val="10"/>
            </w:rPr>
          </w:rPrChange>
        </w:rPr>
        <w:t xml:space="preserve">135     </w:t>
      </w:r>
      <w:r w:rsidRPr="00814BC9">
        <w:rPr>
          <w:rFonts w:ascii="Trebuchet MS"/>
          <w:spacing w:val="19"/>
          <w:sz w:val="10"/>
          <w:lang w:val="en-GB"/>
          <w:rPrChange w:id="370" w:author="Christian PIEDALLU" w:date="2023-02-06T09:53:00Z">
            <w:rPr>
              <w:rFonts w:ascii="Trebuchet MS"/>
              <w:spacing w:val="19"/>
              <w:sz w:val="10"/>
            </w:rPr>
          </w:rPrChange>
        </w:rPr>
        <w:t xml:space="preserve"> </w:t>
      </w:r>
      <w:r w:rsidRPr="00814BC9">
        <w:rPr>
          <w:w w:val="105"/>
          <w:lang w:val="en-GB"/>
          <w:rPrChange w:id="371" w:author="Christian PIEDALLU" w:date="2023-02-06T09:53:00Z">
            <w:rPr>
              <w:w w:val="105"/>
            </w:rPr>
          </w:rPrChange>
        </w:rPr>
        <w:t>for</w:t>
      </w:r>
      <w:r w:rsidRPr="00814BC9">
        <w:rPr>
          <w:spacing w:val="7"/>
          <w:w w:val="105"/>
          <w:lang w:val="en-GB"/>
          <w:rPrChange w:id="372" w:author="Christian PIEDALLU" w:date="2023-02-06T09:53:00Z">
            <w:rPr>
              <w:spacing w:val="7"/>
              <w:w w:val="105"/>
            </w:rPr>
          </w:rPrChange>
        </w:rPr>
        <w:t xml:space="preserve"> </w:t>
      </w:r>
      <w:r w:rsidRPr="00814BC9">
        <w:rPr>
          <w:w w:val="105"/>
          <w:lang w:val="en-GB"/>
          <w:rPrChange w:id="373" w:author="Christian PIEDALLU" w:date="2023-02-06T09:53:00Z">
            <w:rPr>
              <w:w w:val="105"/>
            </w:rPr>
          </w:rPrChange>
        </w:rPr>
        <w:t>at</w:t>
      </w:r>
      <w:r w:rsidRPr="00814BC9">
        <w:rPr>
          <w:spacing w:val="7"/>
          <w:w w:val="105"/>
          <w:lang w:val="en-GB"/>
          <w:rPrChange w:id="374" w:author="Christian PIEDALLU" w:date="2023-02-06T09:53:00Z">
            <w:rPr>
              <w:spacing w:val="7"/>
              <w:w w:val="105"/>
            </w:rPr>
          </w:rPrChange>
        </w:rPr>
        <w:t xml:space="preserve"> </w:t>
      </w:r>
      <w:r w:rsidRPr="00814BC9">
        <w:rPr>
          <w:w w:val="105"/>
          <w:lang w:val="en-GB"/>
          <w:rPrChange w:id="375" w:author="Christian PIEDALLU" w:date="2023-02-06T09:53:00Z">
            <w:rPr>
              <w:w w:val="105"/>
            </w:rPr>
          </w:rPrChange>
        </w:rPr>
        <w:t>least</w:t>
      </w:r>
      <w:r w:rsidRPr="00814BC9">
        <w:rPr>
          <w:spacing w:val="7"/>
          <w:w w:val="105"/>
          <w:lang w:val="en-GB"/>
          <w:rPrChange w:id="376" w:author="Christian PIEDALLU" w:date="2023-02-06T09:53:00Z">
            <w:rPr>
              <w:spacing w:val="7"/>
              <w:w w:val="105"/>
            </w:rPr>
          </w:rPrChange>
        </w:rPr>
        <w:t xml:space="preserve"> </w:t>
      </w:r>
      <w:r w:rsidRPr="00814BC9">
        <w:rPr>
          <w:w w:val="105"/>
          <w:lang w:val="en-GB"/>
          <w:rPrChange w:id="377" w:author="Christian PIEDALLU" w:date="2023-02-06T09:53:00Z">
            <w:rPr>
              <w:w w:val="105"/>
            </w:rPr>
          </w:rPrChange>
        </w:rPr>
        <w:t>three</w:t>
      </w:r>
      <w:r w:rsidRPr="00814BC9">
        <w:rPr>
          <w:spacing w:val="7"/>
          <w:w w:val="105"/>
          <w:lang w:val="en-GB"/>
          <w:rPrChange w:id="378" w:author="Christian PIEDALLU" w:date="2023-02-06T09:53:00Z">
            <w:rPr>
              <w:spacing w:val="7"/>
              <w:w w:val="105"/>
            </w:rPr>
          </w:rPrChange>
        </w:rPr>
        <w:t xml:space="preserve"> </w:t>
      </w:r>
      <w:r w:rsidRPr="00814BC9">
        <w:rPr>
          <w:w w:val="105"/>
          <w:lang w:val="en-GB"/>
          <w:rPrChange w:id="379" w:author="Christian PIEDALLU" w:date="2023-02-06T09:53:00Z">
            <w:rPr>
              <w:w w:val="105"/>
            </w:rPr>
          </w:rPrChange>
        </w:rPr>
        <w:t>consecutive</w:t>
      </w:r>
      <w:r w:rsidRPr="00814BC9">
        <w:rPr>
          <w:spacing w:val="7"/>
          <w:w w:val="105"/>
          <w:lang w:val="en-GB"/>
          <w:rPrChange w:id="380" w:author="Christian PIEDALLU" w:date="2023-02-06T09:53:00Z">
            <w:rPr>
              <w:spacing w:val="7"/>
              <w:w w:val="105"/>
            </w:rPr>
          </w:rPrChange>
        </w:rPr>
        <w:t xml:space="preserve"> </w:t>
      </w:r>
      <w:r w:rsidRPr="00814BC9">
        <w:rPr>
          <w:w w:val="105"/>
          <w:lang w:val="en-GB"/>
          <w:rPrChange w:id="381" w:author="Christian PIEDALLU" w:date="2023-02-06T09:53:00Z">
            <w:rPr>
              <w:w w:val="105"/>
            </w:rPr>
          </w:rPrChange>
        </w:rPr>
        <w:t>times</w:t>
      </w:r>
      <w:r w:rsidRPr="00814BC9">
        <w:rPr>
          <w:spacing w:val="7"/>
          <w:w w:val="105"/>
          <w:lang w:val="en-GB"/>
          <w:rPrChange w:id="382" w:author="Christian PIEDALLU" w:date="2023-02-06T09:53:00Z">
            <w:rPr>
              <w:spacing w:val="7"/>
              <w:w w:val="105"/>
            </w:rPr>
          </w:rPrChange>
        </w:rPr>
        <w:t xml:space="preserve"> </w:t>
      </w:r>
      <w:r w:rsidR="00F312A1" w:rsidRPr="00814BC9">
        <w:rPr>
          <w:lang w:val="en-GB"/>
        </w:rPr>
        <w:fldChar w:fldCharType="begin"/>
      </w:r>
      <w:r w:rsidR="00F312A1" w:rsidRPr="00814BC9">
        <w:rPr>
          <w:lang w:val="en-GB"/>
          <w:rPrChange w:id="383" w:author="Christian PIEDALLU" w:date="2023-02-06T09:53:00Z">
            <w:rPr/>
          </w:rPrChange>
        </w:rPr>
        <w:instrText xml:space="preserve"> HYPERLINK \l "_bookmark21" </w:instrText>
      </w:r>
      <w:r w:rsidR="00F312A1" w:rsidRPr="00814BC9">
        <w:rPr>
          <w:lang w:val="en-GB"/>
        </w:rPr>
        <w:fldChar w:fldCharType="separate"/>
      </w:r>
      <w:r w:rsidRPr="00814BC9">
        <w:rPr>
          <w:w w:val="105"/>
          <w:lang w:val="en-GB"/>
          <w:rPrChange w:id="384" w:author="Christian PIEDALLU" w:date="2023-02-06T09:53:00Z">
            <w:rPr>
              <w:w w:val="105"/>
            </w:rPr>
          </w:rPrChange>
        </w:rPr>
        <w:t>Dutrieux</w:t>
      </w:r>
      <w:r w:rsidRPr="00814BC9">
        <w:rPr>
          <w:spacing w:val="7"/>
          <w:w w:val="105"/>
          <w:lang w:val="en-GB"/>
          <w:rPrChange w:id="385" w:author="Christian PIEDALLU" w:date="2023-02-06T09:53:00Z">
            <w:rPr>
              <w:spacing w:val="7"/>
              <w:w w:val="105"/>
            </w:rPr>
          </w:rPrChange>
        </w:rPr>
        <w:t xml:space="preserve"> </w:t>
      </w:r>
      <w:r w:rsidRPr="00814BC9">
        <w:rPr>
          <w:w w:val="105"/>
          <w:lang w:val="en-GB"/>
          <w:rPrChange w:id="386" w:author="Christian PIEDALLU" w:date="2023-02-06T09:53:00Z">
            <w:rPr>
              <w:w w:val="105"/>
            </w:rPr>
          </w:rPrChange>
        </w:rPr>
        <w:t>et</w:t>
      </w:r>
      <w:r w:rsidRPr="00814BC9">
        <w:rPr>
          <w:spacing w:val="7"/>
          <w:w w:val="105"/>
          <w:lang w:val="en-GB"/>
          <w:rPrChange w:id="387" w:author="Christian PIEDALLU" w:date="2023-02-06T09:53:00Z">
            <w:rPr>
              <w:spacing w:val="7"/>
              <w:w w:val="105"/>
            </w:rPr>
          </w:rPrChange>
        </w:rPr>
        <w:t xml:space="preserve"> </w:t>
      </w:r>
      <w:r w:rsidRPr="00814BC9">
        <w:rPr>
          <w:w w:val="105"/>
          <w:lang w:val="en-GB"/>
          <w:rPrChange w:id="388" w:author="Christian PIEDALLU" w:date="2023-02-06T09:53:00Z">
            <w:rPr>
              <w:w w:val="105"/>
            </w:rPr>
          </w:rPrChange>
        </w:rPr>
        <w:t>al.</w:t>
      </w:r>
      <w:r w:rsidRPr="00814BC9">
        <w:rPr>
          <w:spacing w:val="7"/>
          <w:w w:val="105"/>
          <w:lang w:val="en-GB"/>
          <w:rPrChange w:id="389" w:author="Christian PIEDALLU" w:date="2023-02-06T09:53:00Z">
            <w:rPr>
              <w:spacing w:val="7"/>
              <w:w w:val="105"/>
            </w:rPr>
          </w:rPrChange>
        </w:rPr>
        <w:t xml:space="preserve"> </w:t>
      </w:r>
      <w:r w:rsidR="00F312A1" w:rsidRPr="00814BC9">
        <w:rPr>
          <w:spacing w:val="7"/>
          <w:w w:val="105"/>
          <w:lang w:val="en-GB"/>
        </w:rPr>
        <w:fldChar w:fldCharType="end"/>
      </w:r>
      <w:r w:rsidR="00F312A1" w:rsidRPr="00814BC9">
        <w:rPr>
          <w:lang w:val="en-GB"/>
          <w:rPrChange w:id="390" w:author="Christian PIEDALLU" w:date="2023-02-06T09:53:00Z">
            <w:rPr/>
          </w:rPrChange>
        </w:rPr>
        <w:fldChar w:fldCharType="begin"/>
      </w:r>
      <w:r w:rsidR="00F312A1" w:rsidRPr="00814BC9">
        <w:rPr>
          <w:lang w:val="en-GB"/>
          <w:rPrChange w:id="391" w:author="Christian PIEDALLU" w:date="2023-02-06T09:53:00Z">
            <w:rPr/>
          </w:rPrChange>
        </w:rPr>
        <w:instrText xml:space="preserve"> HYPERLINK \l "_bookmark21" </w:instrText>
      </w:r>
      <w:r w:rsidR="00F312A1" w:rsidRPr="00814BC9">
        <w:rPr>
          <w:lang w:val="en-GB"/>
          <w:rPrChange w:id="392" w:author="Christian PIEDALLU" w:date="2023-02-06T09:53:00Z">
            <w:rPr>
              <w:w w:val="105"/>
            </w:rPr>
          </w:rPrChange>
        </w:rPr>
        <w:fldChar w:fldCharType="separate"/>
      </w:r>
      <w:r w:rsidRPr="00814BC9">
        <w:rPr>
          <w:w w:val="105"/>
          <w:lang w:val="en-GB"/>
          <w:rPrChange w:id="393" w:author="Christian PIEDALLU" w:date="2023-02-06T09:53:00Z">
            <w:rPr>
              <w:w w:val="105"/>
            </w:rPr>
          </w:rPrChange>
        </w:rPr>
        <w:t>(2021).</w:t>
      </w:r>
      <w:r w:rsidR="00F312A1" w:rsidRPr="00814BC9">
        <w:rPr>
          <w:w w:val="105"/>
          <w:lang w:val="en-GB"/>
          <w:rPrChange w:id="394" w:author="Christian PIEDALLU" w:date="2023-02-06T09:53:00Z">
            <w:rPr>
              <w:w w:val="105"/>
            </w:rPr>
          </w:rPrChange>
        </w:rPr>
        <w:fldChar w:fldCharType="end"/>
      </w:r>
      <w:commentRangeEnd w:id="345"/>
      <w:r w:rsidR="0046559C">
        <w:rPr>
          <w:rStyle w:val="Marquedecommentaire"/>
        </w:rPr>
        <w:commentReference w:id="345"/>
      </w:r>
      <w:r w:rsidRPr="00814BC9">
        <w:rPr>
          <w:spacing w:val="32"/>
          <w:w w:val="105"/>
          <w:lang w:val="en-GB"/>
          <w:rPrChange w:id="395" w:author="Christian PIEDALLU" w:date="2023-02-06T09:53:00Z">
            <w:rPr>
              <w:spacing w:val="32"/>
              <w:w w:val="105"/>
            </w:rPr>
          </w:rPrChange>
        </w:rPr>
        <w:t xml:space="preserve"> </w:t>
      </w:r>
      <w:commentRangeStart w:id="396"/>
      <w:r w:rsidRPr="00814BC9">
        <w:rPr>
          <w:w w:val="105"/>
          <w:lang w:val="en-GB"/>
          <w:rPrChange w:id="397" w:author="Christian PIEDALLU" w:date="2023-02-06T09:53:00Z">
            <w:rPr>
              <w:w w:val="105"/>
            </w:rPr>
          </w:rPrChange>
        </w:rPr>
        <w:t>We</w:t>
      </w:r>
      <w:r w:rsidRPr="00814BC9">
        <w:rPr>
          <w:spacing w:val="7"/>
          <w:w w:val="105"/>
          <w:lang w:val="en-GB"/>
          <w:rPrChange w:id="398" w:author="Christian PIEDALLU" w:date="2023-02-06T09:53:00Z">
            <w:rPr>
              <w:spacing w:val="7"/>
              <w:w w:val="105"/>
            </w:rPr>
          </w:rPrChange>
        </w:rPr>
        <w:t xml:space="preserve"> </w:t>
      </w:r>
      <w:r w:rsidRPr="00814BC9">
        <w:rPr>
          <w:w w:val="105"/>
          <w:lang w:val="en-GB"/>
          <w:rPrChange w:id="399" w:author="Christian PIEDALLU" w:date="2023-02-06T09:53:00Z">
            <w:rPr>
              <w:w w:val="105"/>
            </w:rPr>
          </w:rPrChange>
        </w:rPr>
        <w:t>assume</w:t>
      </w:r>
      <w:r w:rsidRPr="00814BC9">
        <w:rPr>
          <w:spacing w:val="7"/>
          <w:w w:val="105"/>
          <w:lang w:val="en-GB"/>
          <w:rPrChange w:id="400" w:author="Christian PIEDALLU" w:date="2023-02-06T09:53:00Z">
            <w:rPr>
              <w:spacing w:val="7"/>
              <w:w w:val="105"/>
            </w:rPr>
          </w:rPrChange>
        </w:rPr>
        <w:t xml:space="preserve"> </w:t>
      </w:r>
      <w:r w:rsidRPr="00814BC9">
        <w:rPr>
          <w:w w:val="105"/>
          <w:lang w:val="en-GB"/>
          <w:rPrChange w:id="401" w:author="Christian PIEDALLU" w:date="2023-02-06T09:53:00Z">
            <w:rPr>
              <w:w w:val="105"/>
            </w:rPr>
          </w:rPrChange>
        </w:rPr>
        <w:t>that</w:t>
      </w:r>
      <w:r w:rsidRPr="00814BC9">
        <w:rPr>
          <w:spacing w:val="7"/>
          <w:w w:val="105"/>
          <w:lang w:val="en-GB"/>
          <w:rPrChange w:id="402" w:author="Christian PIEDALLU" w:date="2023-02-06T09:53:00Z">
            <w:rPr>
              <w:spacing w:val="7"/>
              <w:w w:val="105"/>
            </w:rPr>
          </w:rPrChange>
        </w:rPr>
        <w:t xml:space="preserve"> </w:t>
      </w:r>
      <w:r w:rsidRPr="00814BC9">
        <w:rPr>
          <w:w w:val="105"/>
          <w:lang w:val="en-GB"/>
          <w:rPrChange w:id="403" w:author="Christian PIEDALLU" w:date="2023-02-06T09:53:00Z">
            <w:rPr>
              <w:w w:val="105"/>
            </w:rPr>
          </w:rPrChange>
        </w:rPr>
        <w:t>the</w:t>
      </w:r>
      <w:r w:rsidRPr="00814BC9">
        <w:rPr>
          <w:spacing w:val="7"/>
          <w:w w:val="105"/>
          <w:lang w:val="en-GB"/>
          <w:rPrChange w:id="404" w:author="Christian PIEDALLU" w:date="2023-02-06T09:53:00Z">
            <w:rPr>
              <w:spacing w:val="7"/>
              <w:w w:val="105"/>
            </w:rPr>
          </w:rPrChange>
        </w:rPr>
        <w:t xml:space="preserve"> </w:t>
      </w:r>
      <w:r w:rsidRPr="00814BC9">
        <w:rPr>
          <w:w w:val="105"/>
          <w:lang w:val="en-GB"/>
          <w:rPrChange w:id="405" w:author="Christian PIEDALLU" w:date="2023-02-06T09:53:00Z">
            <w:rPr>
              <w:w w:val="105"/>
            </w:rPr>
          </w:rPrChange>
        </w:rPr>
        <w:t>stress</w:t>
      </w:r>
      <w:r w:rsidRPr="00814BC9">
        <w:rPr>
          <w:spacing w:val="7"/>
          <w:w w:val="105"/>
          <w:lang w:val="en-GB"/>
          <w:rPrChange w:id="406" w:author="Christian PIEDALLU" w:date="2023-02-06T09:53:00Z">
            <w:rPr>
              <w:spacing w:val="7"/>
              <w:w w:val="105"/>
            </w:rPr>
          </w:rPrChange>
        </w:rPr>
        <w:t xml:space="preserve"> </w:t>
      </w:r>
      <w:r w:rsidRPr="00814BC9">
        <w:rPr>
          <w:w w:val="105"/>
          <w:lang w:val="en-GB"/>
          <w:rPrChange w:id="407" w:author="Christian PIEDALLU" w:date="2023-02-06T09:53:00Z">
            <w:rPr>
              <w:w w:val="105"/>
            </w:rPr>
          </w:rPrChange>
        </w:rPr>
        <w:t>i</w:t>
      </w:r>
      <w:r w:rsidRPr="00814BC9">
        <w:rPr>
          <w:spacing w:val="7"/>
          <w:w w:val="105"/>
          <w:lang w:val="en-GB"/>
          <w:rPrChange w:id="408" w:author="Christian PIEDALLU" w:date="2023-02-06T09:53:00Z">
            <w:rPr>
              <w:spacing w:val="7"/>
              <w:w w:val="105"/>
            </w:rPr>
          </w:rPrChange>
        </w:rPr>
        <w:t xml:space="preserve"> </w:t>
      </w:r>
      <w:r w:rsidRPr="00814BC9">
        <w:rPr>
          <w:w w:val="105"/>
          <w:lang w:val="en-GB"/>
          <w:rPrChange w:id="409" w:author="Christian PIEDALLU" w:date="2023-02-06T09:53:00Z">
            <w:rPr>
              <w:w w:val="105"/>
            </w:rPr>
          </w:rPrChange>
        </w:rPr>
        <w:t>caused</w:t>
      </w:r>
      <w:r w:rsidRPr="00814BC9">
        <w:rPr>
          <w:spacing w:val="7"/>
          <w:w w:val="105"/>
          <w:lang w:val="en-GB"/>
          <w:rPrChange w:id="410" w:author="Christian PIEDALLU" w:date="2023-02-06T09:53:00Z">
            <w:rPr>
              <w:spacing w:val="7"/>
              <w:w w:val="105"/>
            </w:rPr>
          </w:rPrChange>
        </w:rPr>
        <w:t xml:space="preserve"> </w:t>
      </w:r>
      <w:r w:rsidRPr="00814BC9">
        <w:rPr>
          <w:w w:val="105"/>
          <w:lang w:val="en-GB"/>
          <w:rPrChange w:id="411" w:author="Christian PIEDALLU" w:date="2023-02-06T09:53:00Z">
            <w:rPr>
              <w:w w:val="105"/>
            </w:rPr>
          </w:rPrChange>
        </w:rPr>
        <w:t>by</w:t>
      </w:r>
      <w:r w:rsidRPr="00814BC9">
        <w:rPr>
          <w:spacing w:val="7"/>
          <w:w w:val="105"/>
          <w:lang w:val="en-GB"/>
          <w:rPrChange w:id="412" w:author="Christian PIEDALLU" w:date="2023-02-06T09:53:00Z">
            <w:rPr>
              <w:spacing w:val="7"/>
              <w:w w:val="105"/>
            </w:rPr>
          </w:rPrChange>
        </w:rPr>
        <w:t xml:space="preserve"> </w:t>
      </w:r>
      <w:r w:rsidRPr="00814BC9">
        <w:rPr>
          <w:w w:val="105"/>
          <w:lang w:val="en-GB"/>
          <w:rPrChange w:id="413" w:author="Christian PIEDALLU" w:date="2023-02-06T09:53:00Z">
            <w:rPr>
              <w:w w:val="105"/>
            </w:rPr>
          </w:rPrChange>
        </w:rPr>
        <w:t>a</w:t>
      </w:r>
    </w:p>
    <w:p w14:paraId="783E67AB" w14:textId="77777777" w:rsidR="00B177F5" w:rsidRPr="00814BC9" w:rsidRDefault="00B553DB">
      <w:pPr>
        <w:pStyle w:val="Corpsdetexte"/>
        <w:ind w:left="163"/>
        <w:rPr>
          <w:lang w:val="en-GB"/>
          <w:rPrChange w:id="414" w:author="Christian PIEDALLU" w:date="2023-02-06T09:53:00Z">
            <w:rPr/>
          </w:rPrChange>
        </w:rPr>
      </w:pPr>
      <w:r w:rsidRPr="00814BC9">
        <w:rPr>
          <w:rFonts w:ascii="Trebuchet MS"/>
          <w:sz w:val="10"/>
          <w:lang w:val="en-GB"/>
          <w:rPrChange w:id="415" w:author="Christian PIEDALLU" w:date="2023-02-06T09:53:00Z">
            <w:rPr>
              <w:rFonts w:ascii="Trebuchet MS"/>
              <w:sz w:val="10"/>
            </w:rPr>
          </w:rPrChange>
        </w:rPr>
        <w:t xml:space="preserve">136     </w:t>
      </w:r>
      <w:r w:rsidRPr="00814BC9">
        <w:rPr>
          <w:rFonts w:ascii="Trebuchet MS"/>
          <w:spacing w:val="19"/>
          <w:sz w:val="10"/>
          <w:lang w:val="en-GB"/>
          <w:rPrChange w:id="416" w:author="Christian PIEDALLU" w:date="2023-02-06T09:53:00Z">
            <w:rPr>
              <w:rFonts w:ascii="Trebuchet MS"/>
              <w:spacing w:val="19"/>
              <w:sz w:val="10"/>
            </w:rPr>
          </w:rPrChange>
        </w:rPr>
        <w:t xml:space="preserve"> </w:t>
      </w:r>
      <w:r w:rsidRPr="00814BC9">
        <w:rPr>
          <w:w w:val="105"/>
          <w:lang w:val="en-GB"/>
          <w:rPrChange w:id="417" w:author="Christian PIEDALLU" w:date="2023-02-06T09:53:00Z">
            <w:rPr>
              <w:w w:val="105"/>
            </w:rPr>
          </w:rPrChange>
        </w:rPr>
        <w:t>bark beetle</w:t>
      </w:r>
      <w:r w:rsidRPr="00814BC9">
        <w:rPr>
          <w:spacing w:val="1"/>
          <w:w w:val="105"/>
          <w:lang w:val="en-GB"/>
          <w:rPrChange w:id="418" w:author="Christian PIEDALLU" w:date="2023-02-06T09:53:00Z">
            <w:rPr>
              <w:spacing w:val="1"/>
              <w:w w:val="105"/>
            </w:rPr>
          </w:rPrChange>
        </w:rPr>
        <w:t xml:space="preserve"> </w:t>
      </w:r>
      <w:r w:rsidRPr="00814BC9">
        <w:rPr>
          <w:w w:val="105"/>
          <w:lang w:val="en-GB"/>
          <w:rPrChange w:id="419" w:author="Christian PIEDALLU" w:date="2023-02-06T09:53:00Z">
            <w:rPr>
              <w:w w:val="105"/>
            </w:rPr>
          </w:rPrChange>
        </w:rPr>
        <w:t>attack,</w:t>
      </w:r>
      <w:r w:rsidRPr="00814BC9">
        <w:rPr>
          <w:spacing w:val="3"/>
          <w:w w:val="105"/>
          <w:lang w:val="en-GB"/>
          <w:rPrChange w:id="420" w:author="Christian PIEDALLU" w:date="2023-02-06T09:53:00Z">
            <w:rPr>
              <w:spacing w:val="3"/>
              <w:w w:val="105"/>
            </w:rPr>
          </w:rPrChange>
        </w:rPr>
        <w:t xml:space="preserve"> </w:t>
      </w:r>
      <w:r w:rsidRPr="00814BC9">
        <w:rPr>
          <w:w w:val="105"/>
          <w:lang w:val="en-GB"/>
          <w:rPrChange w:id="421" w:author="Christian PIEDALLU" w:date="2023-02-06T09:53:00Z">
            <w:rPr>
              <w:w w:val="105"/>
            </w:rPr>
          </w:rPrChange>
        </w:rPr>
        <w:t>in</w:t>
      </w:r>
      <w:r w:rsidRPr="00814BC9">
        <w:rPr>
          <w:spacing w:val="1"/>
          <w:w w:val="105"/>
          <w:lang w:val="en-GB"/>
          <w:rPrChange w:id="422" w:author="Christian PIEDALLU" w:date="2023-02-06T09:53:00Z">
            <w:rPr>
              <w:spacing w:val="1"/>
              <w:w w:val="105"/>
            </w:rPr>
          </w:rPrChange>
        </w:rPr>
        <w:t xml:space="preserve"> </w:t>
      </w:r>
      <w:r w:rsidRPr="00814BC9">
        <w:rPr>
          <w:w w:val="105"/>
          <w:lang w:val="en-GB"/>
          <w:rPrChange w:id="423" w:author="Christian PIEDALLU" w:date="2023-02-06T09:53:00Z">
            <w:rPr>
              <w:w w:val="105"/>
            </w:rPr>
          </w:rPrChange>
        </w:rPr>
        <w:t>parallel to</w:t>
      </w:r>
      <w:r w:rsidRPr="00814BC9">
        <w:rPr>
          <w:spacing w:val="1"/>
          <w:w w:val="105"/>
          <w:lang w:val="en-GB"/>
          <w:rPrChange w:id="424" w:author="Christian PIEDALLU" w:date="2023-02-06T09:53:00Z">
            <w:rPr>
              <w:spacing w:val="1"/>
              <w:w w:val="105"/>
            </w:rPr>
          </w:rPrChange>
        </w:rPr>
        <w:t xml:space="preserve"> </w:t>
      </w:r>
      <w:r w:rsidRPr="00814BC9">
        <w:rPr>
          <w:w w:val="105"/>
          <w:lang w:val="en-GB"/>
          <w:rPrChange w:id="425" w:author="Christian PIEDALLU" w:date="2023-02-06T09:53:00Z">
            <w:rPr>
              <w:w w:val="105"/>
            </w:rPr>
          </w:rPrChange>
        </w:rPr>
        <w:t>the detection</w:t>
      </w:r>
      <w:r w:rsidRPr="00814BC9">
        <w:rPr>
          <w:spacing w:val="1"/>
          <w:w w:val="105"/>
          <w:lang w:val="en-GB"/>
          <w:rPrChange w:id="426" w:author="Christian PIEDALLU" w:date="2023-02-06T09:53:00Z">
            <w:rPr>
              <w:spacing w:val="1"/>
              <w:w w:val="105"/>
            </w:rPr>
          </w:rPrChange>
        </w:rPr>
        <w:t xml:space="preserve"> </w:t>
      </w:r>
      <w:r w:rsidRPr="00814BC9">
        <w:rPr>
          <w:w w:val="105"/>
          <w:lang w:val="en-GB"/>
          <w:rPrChange w:id="427" w:author="Christian PIEDALLU" w:date="2023-02-06T09:53:00Z">
            <w:rPr>
              <w:w w:val="105"/>
            </w:rPr>
          </w:rPrChange>
        </w:rPr>
        <w:t>of bark beetle</w:t>
      </w:r>
      <w:r w:rsidRPr="00814BC9">
        <w:rPr>
          <w:spacing w:val="1"/>
          <w:w w:val="105"/>
          <w:lang w:val="en-GB"/>
          <w:rPrChange w:id="428" w:author="Christian PIEDALLU" w:date="2023-02-06T09:53:00Z">
            <w:rPr>
              <w:spacing w:val="1"/>
              <w:w w:val="105"/>
            </w:rPr>
          </w:rPrChange>
        </w:rPr>
        <w:t xml:space="preserve"> </w:t>
      </w:r>
      <w:r w:rsidRPr="00814BC9">
        <w:rPr>
          <w:w w:val="105"/>
          <w:lang w:val="en-GB"/>
          <w:rPrChange w:id="429" w:author="Christian PIEDALLU" w:date="2023-02-06T09:53:00Z">
            <w:rPr>
              <w:w w:val="105"/>
            </w:rPr>
          </w:rPrChange>
        </w:rPr>
        <w:t>stress,</w:t>
      </w:r>
      <w:r w:rsidRPr="00814BC9">
        <w:rPr>
          <w:spacing w:val="3"/>
          <w:w w:val="105"/>
          <w:lang w:val="en-GB"/>
          <w:rPrChange w:id="430" w:author="Christian PIEDALLU" w:date="2023-02-06T09:53:00Z">
            <w:rPr>
              <w:spacing w:val="3"/>
              <w:w w:val="105"/>
            </w:rPr>
          </w:rPrChange>
        </w:rPr>
        <w:t xml:space="preserve"> </w:t>
      </w:r>
      <w:r w:rsidRPr="00814BC9">
        <w:rPr>
          <w:w w:val="105"/>
          <w:lang w:val="en-GB"/>
          <w:rPrChange w:id="431" w:author="Christian PIEDALLU" w:date="2023-02-06T09:53:00Z">
            <w:rPr>
              <w:w w:val="105"/>
            </w:rPr>
          </w:rPrChange>
        </w:rPr>
        <w:t>stand</w:t>
      </w:r>
      <w:r w:rsidRPr="00814BC9">
        <w:rPr>
          <w:spacing w:val="1"/>
          <w:w w:val="105"/>
          <w:lang w:val="en-GB"/>
          <w:rPrChange w:id="432" w:author="Christian PIEDALLU" w:date="2023-02-06T09:53:00Z">
            <w:rPr>
              <w:spacing w:val="1"/>
              <w:w w:val="105"/>
            </w:rPr>
          </w:rPrChange>
        </w:rPr>
        <w:t xml:space="preserve"> </w:t>
      </w:r>
      <w:r w:rsidRPr="00814BC9">
        <w:rPr>
          <w:w w:val="105"/>
          <w:lang w:val="en-GB"/>
          <w:rPrChange w:id="433" w:author="Christian PIEDALLU" w:date="2023-02-06T09:53:00Z">
            <w:rPr>
              <w:w w:val="105"/>
            </w:rPr>
          </w:rPrChange>
        </w:rPr>
        <w:t>cutting and</w:t>
      </w:r>
      <w:r w:rsidRPr="00814BC9">
        <w:rPr>
          <w:spacing w:val="1"/>
          <w:w w:val="105"/>
          <w:lang w:val="en-GB"/>
          <w:rPrChange w:id="434" w:author="Christian PIEDALLU" w:date="2023-02-06T09:53:00Z">
            <w:rPr>
              <w:spacing w:val="1"/>
              <w:w w:val="105"/>
            </w:rPr>
          </w:rPrChange>
        </w:rPr>
        <w:t xml:space="preserve"> </w:t>
      </w:r>
      <w:r w:rsidRPr="00814BC9">
        <w:rPr>
          <w:w w:val="105"/>
          <w:lang w:val="en-GB"/>
          <w:rPrChange w:id="435" w:author="Christian PIEDALLU" w:date="2023-02-06T09:53:00Z">
            <w:rPr>
              <w:w w:val="105"/>
            </w:rPr>
          </w:rPrChange>
        </w:rPr>
        <w:t>thinning were</w:t>
      </w:r>
    </w:p>
    <w:p w14:paraId="0D1BFAFE" w14:textId="77777777" w:rsidR="00B177F5" w:rsidRPr="00814BC9" w:rsidRDefault="00B553DB">
      <w:pPr>
        <w:pStyle w:val="Corpsdetexte"/>
        <w:ind w:left="163"/>
        <w:rPr>
          <w:lang w:val="en-GB"/>
          <w:rPrChange w:id="436" w:author="Christian PIEDALLU" w:date="2023-02-06T09:53:00Z">
            <w:rPr/>
          </w:rPrChange>
        </w:rPr>
      </w:pPr>
      <w:r w:rsidRPr="00814BC9">
        <w:rPr>
          <w:rFonts w:ascii="Trebuchet MS"/>
          <w:sz w:val="10"/>
          <w:lang w:val="en-GB"/>
          <w:rPrChange w:id="437" w:author="Christian PIEDALLU" w:date="2023-02-06T09:53:00Z">
            <w:rPr>
              <w:rFonts w:ascii="Trebuchet MS"/>
              <w:sz w:val="10"/>
            </w:rPr>
          </w:rPrChange>
        </w:rPr>
        <w:t xml:space="preserve">137     </w:t>
      </w:r>
      <w:r w:rsidRPr="00814BC9">
        <w:rPr>
          <w:rFonts w:ascii="Trebuchet MS"/>
          <w:spacing w:val="19"/>
          <w:sz w:val="10"/>
          <w:lang w:val="en-GB"/>
          <w:rPrChange w:id="438" w:author="Christian PIEDALLU" w:date="2023-02-06T09:53:00Z">
            <w:rPr>
              <w:rFonts w:ascii="Trebuchet MS"/>
              <w:spacing w:val="19"/>
              <w:sz w:val="10"/>
            </w:rPr>
          </w:rPrChange>
        </w:rPr>
        <w:t xml:space="preserve"> </w:t>
      </w:r>
      <w:r w:rsidRPr="00814BC9">
        <w:rPr>
          <w:w w:val="105"/>
          <w:lang w:val="en-GB"/>
          <w:rPrChange w:id="439" w:author="Christian PIEDALLU" w:date="2023-02-06T09:53:00Z">
            <w:rPr>
              <w:w w:val="105"/>
            </w:rPr>
          </w:rPrChange>
        </w:rPr>
        <w:t>subject</w:t>
      </w:r>
      <w:r w:rsidRPr="00814BC9">
        <w:rPr>
          <w:spacing w:val="3"/>
          <w:w w:val="105"/>
          <w:lang w:val="en-GB"/>
          <w:rPrChange w:id="440" w:author="Christian PIEDALLU" w:date="2023-02-06T09:53:00Z">
            <w:rPr>
              <w:spacing w:val="3"/>
              <w:w w:val="105"/>
            </w:rPr>
          </w:rPrChange>
        </w:rPr>
        <w:t xml:space="preserve"> </w:t>
      </w:r>
      <w:r w:rsidRPr="00814BC9">
        <w:rPr>
          <w:w w:val="105"/>
          <w:lang w:val="en-GB"/>
          <w:rPrChange w:id="441" w:author="Christian PIEDALLU" w:date="2023-02-06T09:53:00Z">
            <w:rPr>
              <w:w w:val="105"/>
            </w:rPr>
          </w:rPrChange>
        </w:rPr>
        <w:t>of</w:t>
      </w:r>
      <w:r w:rsidRPr="00814BC9">
        <w:rPr>
          <w:spacing w:val="3"/>
          <w:w w:val="105"/>
          <w:lang w:val="en-GB"/>
          <w:rPrChange w:id="442" w:author="Christian PIEDALLU" w:date="2023-02-06T09:53:00Z">
            <w:rPr>
              <w:spacing w:val="3"/>
              <w:w w:val="105"/>
            </w:rPr>
          </w:rPrChange>
        </w:rPr>
        <w:t xml:space="preserve"> </w:t>
      </w:r>
      <w:r w:rsidRPr="00814BC9">
        <w:rPr>
          <w:w w:val="105"/>
          <w:lang w:val="en-GB"/>
          <w:rPrChange w:id="443" w:author="Christian PIEDALLU" w:date="2023-02-06T09:53:00Z">
            <w:rPr>
              <w:w w:val="105"/>
            </w:rPr>
          </w:rPrChange>
        </w:rPr>
        <w:t>particular</w:t>
      </w:r>
      <w:r w:rsidRPr="00814BC9">
        <w:rPr>
          <w:spacing w:val="3"/>
          <w:w w:val="105"/>
          <w:lang w:val="en-GB"/>
          <w:rPrChange w:id="444" w:author="Christian PIEDALLU" w:date="2023-02-06T09:53:00Z">
            <w:rPr>
              <w:spacing w:val="3"/>
              <w:w w:val="105"/>
            </w:rPr>
          </w:rPrChange>
        </w:rPr>
        <w:t xml:space="preserve"> </w:t>
      </w:r>
      <w:r w:rsidRPr="00814BC9">
        <w:rPr>
          <w:w w:val="105"/>
          <w:lang w:val="en-GB"/>
          <w:rPrChange w:id="445" w:author="Christian PIEDALLU" w:date="2023-02-06T09:53:00Z">
            <w:rPr>
              <w:w w:val="105"/>
            </w:rPr>
          </w:rPrChange>
        </w:rPr>
        <w:t>attention</w:t>
      </w:r>
      <w:commentRangeEnd w:id="396"/>
      <w:r w:rsidR="0046559C">
        <w:rPr>
          <w:rStyle w:val="Marquedecommentaire"/>
        </w:rPr>
        <w:commentReference w:id="396"/>
      </w:r>
      <w:r w:rsidRPr="00814BC9">
        <w:rPr>
          <w:w w:val="105"/>
          <w:lang w:val="en-GB"/>
          <w:rPrChange w:id="446" w:author="Christian PIEDALLU" w:date="2023-02-06T09:53:00Z">
            <w:rPr>
              <w:w w:val="105"/>
            </w:rPr>
          </w:rPrChange>
        </w:rPr>
        <w:t>.</w:t>
      </w:r>
      <w:r w:rsidRPr="00814BC9">
        <w:rPr>
          <w:spacing w:val="30"/>
          <w:w w:val="105"/>
          <w:lang w:val="en-GB"/>
          <w:rPrChange w:id="447" w:author="Christian PIEDALLU" w:date="2023-02-06T09:53:00Z">
            <w:rPr>
              <w:spacing w:val="30"/>
              <w:w w:val="105"/>
            </w:rPr>
          </w:rPrChange>
        </w:rPr>
        <w:t xml:space="preserve"> </w:t>
      </w:r>
      <w:r w:rsidRPr="00814BC9">
        <w:rPr>
          <w:w w:val="105"/>
          <w:lang w:val="en-GB"/>
          <w:rPrChange w:id="448" w:author="Christian PIEDALLU" w:date="2023-02-06T09:53:00Z">
            <w:rPr>
              <w:w w:val="105"/>
            </w:rPr>
          </w:rPrChange>
        </w:rPr>
        <w:t>Bare</w:t>
      </w:r>
      <w:r w:rsidRPr="00814BC9">
        <w:rPr>
          <w:spacing w:val="4"/>
          <w:w w:val="105"/>
          <w:lang w:val="en-GB"/>
          <w:rPrChange w:id="449" w:author="Christian PIEDALLU" w:date="2023-02-06T09:53:00Z">
            <w:rPr>
              <w:spacing w:val="4"/>
              <w:w w:val="105"/>
            </w:rPr>
          </w:rPrChange>
        </w:rPr>
        <w:t xml:space="preserve"> </w:t>
      </w:r>
      <w:r w:rsidRPr="00814BC9">
        <w:rPr>
          <w:w w:val="105"/>
          <w:lang w:val="en-GB"/>
          <w:rPrChange w:id="450" w:author="Christian PIEDALLU" w:date="2023-02-06T09:53:00Z">
            <w:rPr>
              <w:w w:val="105"/>
            </w:rPr>
          </w:rPrChange>
        </w:rPr>
        <w:t>soil</w:t>
      </w:r>
      <w:r w:rsidRPr="00814BC9">
        <w:rPr>
          <w:spacing w:val="3"/>
          <w:w w:val="105"/>
          <w:lang w:val="en-GB"/>
          <w:rPrChange w:id="451" w:author="Christian PIEDALLU" w:date="2023-02-06T09:53:00Z">
            <w:rPr>
              <w:spacing w:val="3"/>
              <w:w w:val="105"/>
            </w:rPr>
          </w:rPrChange>
        </w:rPr>
        <w:t xml:space="preserve"> </w:t>
      </w:r>
      <w:r w:rsidRPr="00814BC9">
        <w:rPr>
          <w:w w:val="105"/>
          <w:lang w:val="en-GB"/>
          <w:rPrChange w:id="452" w:author="Christian PIEDALLU" w:date="2023-02-06T09:53:00Z">
            <w:rPr>
              <w:w w:val="105"/>
            </w:rPr>
          </w:rPrChange>
        </w:rPr>
        <w:t>was</w:t>
      </w:r>
      <w:r w:rsidRPr="00814BC9">
        <w:rPr>
          <w:spacing w:val="2"/>
          <w:w w:val="105"/>
          <w:lang w:val="en-GB"/>
          <w:rPrChange w:id="453" w:author="Christian PIEDALLU" w:date="2023-02-06T09:53:00Z">
            <w:rPr>
              <w:spacing w:val="2"/>
              <w:w w:val="105"/>
            </w:rPr>
          </w:rPrChange>
        </w:rPr>
        <w:t xml:space="preserve"> </w:t>
      </w:r>
      <w:r w:rsidRPr="00814BC9">
        <w:rPr>
          <w:w w:val="105"/>
          <w:lang w:val="en-GB"/>
          <w:rPrChange w:id="454" w:author="Christian PIEDALLU" w:date="2023-02-06T09:53:00Z">
            <w:rPr>
              <w:w w:val="105"/>
            </w:rPr>
          </w:rPrChange>
        </w:rPr>
        <w:t>detected</w:t>
      </w:r>
      <w:r w:rsidRPr="00814BC9">
        <w:rPr>
          <w:spacing w:val="4"/>
          <w:w w:val="105"/>
          <w:lang w:val="en-GB"/>
          <w:rPrChange w:id="455" w:author="Christian PIEDALLU" w:date="2023-02-06T09:53:00Z">
            <w:rPr>
              <w:spacing w:val="4"/>
              <w:w w:val="105"/>
            </w:rPr>
          </w:rPrChange>
        </w:rPr>
        <w:t xml:space="preserve"> </w:t>
      </w:r>
      <w:r w:rsidRPr="00814BC9">
        <w:rPr>
          <w:w w:val="105"/>
          <w:lang w:val="en-GB"/>
          <w:rPrChange w:id="456" w:author="Christian PIEDALLU" w:date="2023-02-06T09:53:00Z">
            <w:rPr>
              <w:w w:val="105"/>
            </w:rPr>
          </w:rPrChange>
        </w:rPr>
        <w:t>by</w:t>
      </w:r>
      <w:r w:rsidRPr="00814BC9">
        <w:rPr>
          <w:spacing w:val="3"/>
          <w:w w:val="105"/>
          <w:lang w:val="en-GB"/>
          <w:rPrChange w:id="457" w:author="Christian PIEDALLU" w:date="2023-02-06T09:53:00Z">
            <w:rPr>
              <w:spacing w:val="3"/>
              <w:w w:val="105"/>
            </w:rPr>
          </w:rPrChange>
        </w:rPr>
        <w:t xml:space="preserve"> </w:t>
      </w:r>
      <w:r w:rsidRPr="00814BC9">
        <w:rPr>
          <w:w w:val="105"/>
          <w:lang w:val="en-GB"/>
          <w:rPrChange w:id="458" w:author="Christian PIEDALLU" w:date="2023-02-06T09:53:00Z">
            <w:rPr>
              <w:w w:val="105"/>
            </w:rPr>
          </w:rPrChange>
        </w:rPr>
        <w:t>using</w:t>
      </w:r>
      <w:r w:rsidRPr="00814BC9">
        <w:rPr>
          <w:spacing w:val="3"/>
          <w:w w:val="105"/>
          <w:lang w:val="en-GB"/>
          <w:rPrChange w:id="459" w:author="Christian PIEDALLU" w:date="2023-02-06T09:53:00Z">
            <w:rPr>
              <w:spacing w:val="3"/>
              <w:w w:val="105"/>
            </w:rPr>
          </w:rPrChange>
        </w:rPr>
        <w:t xml:space="preserve"> </w:t>
      </w:r>
      <w:r w:rsidRPr="00814BC9">
        <w:rPr>
          <w:w w:val="105"/>
          <w:lang w:val="en-GB"/>
          <w:rPrChange w:id="460" w:author="Christian PIEDALLU" w:date="2023-02-06T09:53:00Z">
            <w:rPr>
              <w:w w:val="105"/>
            </w:rPr>
          </w:rPrChange>
        </w:rPr>
        <w:t>a</w:t>
      </w:r>
      <w:r w:rsidRPr="00814BC9">
        <w:rPr>
          <w:spacing w:val="3"/>
          <w:w w:val="105"/>
          <w:lang w:val="en-GB"/>
          <w:rPrChange w:id="461" w:author="Christian PIEDALLU" w:date="2023-02-06T09:53:00Z">
            <w:rPr>
              <w:spacing w:val="3"/>
              <w:w w:val="105"/>
            </w:rPr>
          </w:rPrChange>
        </w:rPr>
        <w:t xml:space="preserve"> </w:t>
      </w:r>
      <w:r w:rsidRPr="00814BC9">
        <w:rPr>
          <w:w w:val="105"/>
          <w:lang w:val="en-GB"/>
          <w:rPrChange w:id="462" w:author="Christian PIEDALLU" w:date="2023-02-06T09:53:00Z">
            <w:rPr>
              <w:w w:val="105"/>
            </w:rPr>
          </w:rPrChange>
        </w:rPr>
        <w:t>combination</w:t>
      </w:r>
      <w:r w:rsidRPr="00814BC9">
        <w:rPr>
          <w:spacing w:val="3"/>
          <w:w w:val="105"/>
          <w:lang w:val="en-GB"/>
          <w:rPrChange w:id="463" w:author="Christian PIEDALLU" w:date="2023-02-06T09:53:00Z">
            <w:rPr>
              <w:spacing w:val="3"/>
              <w:w w:val="105"/>
            </w:rPr>
          </w:rPrChange>
        </w:rPr>
        <w:t xml:space="preserve"> </w:t>
      </w:r>
      <w:r w:rsidRPr="00814BC9">
        <w:rPr>
          <w:w w:val="105"/>
          <w:lang w:val="en-GB"/>
          <w:rPrChange w:id="464" w:author="Christian PIEDALLU" w:date="2023-02-06T09:53:00Z">
            <w:rPr>
              <w:w w:val="105"/>
            </w:rPr>
          </w:rPrChange>
        </w:rPr>
        <w:t>of</w:t>
      </w:r>
      <w:r w:rsidRPr="00814BC9">
        <w:rPr>
          <w:spacing w:val="3"/>
          <w:w w:val="105"/>
          <w:lang w:val="en-GB"/>
          <w:rPrChange w:id="465" w:author="Christian PIEDALLU" w:date="2023-02-06T09:53:00Z">
            <w:rPr>
              <w:spacing w:val="3"/>
              <w:w w:val="105"/>
            </w:rPr>
          </w:rPrChange>
        </w:rPr>
        <w:t xml:space="preserve"> </w:t>
      </w:r>
      <w:r w:rsidRPr="00814BC9">
        <w:rPr>
          <w:w w:val="105"/>
          <w:lang w:val="en-GB"/>
          <w:rPrChange w:id="466" w:author="Christian PIEDALLU" w:date="2023-02-06T09:53:00Z">
            <w:rPr>
              <w:w w:val="105"/>
            </w:rPr>
          </w:rPrChange>
        </w:rPr>
        <w:t>thresholds</w:t>
      </w:r>
      <w:r w:rsidRPr="00814BC9">
        <w:rPr>
          <w:spacing w:val="4"/>
          <w:w w:val="105"/>
          <w:lang w:val="en-GB"/>
          <w:rPrChange w:id="467" w:author="Christian PIEDALLU" w:date="2023-02-06T09:53:00Z">
            <w:rPr>
              <w:spacing w:val="4"/>
              <w:w w:val="105"/>
            </w:rPr>
          </w:rPrChange>
        </w:rPr>
        <w:t xml:space="preserve"> </w:t>
      </w:r>
      <w:r w:rsidRPr="00814BC9">
        <w:rPr>
          <w:w w:val="105"/>
          <w:lang w:val="en-GB"/>
          <w:rPrChange w:id="468" w:author="Christian PIEDALLU" w:date="2023-02-06T09:53:00Z">
            <w:rPr>
              <w:w w:val="105"/>
            </w:rPr>
          </w:rPrChange>
        </w:rPr>
        <w:t>for</w:t>
      </w:r>
      <w:r w:rsidRPr="00814BC9">
        <w:rPr>
          <w:spacing w:val="3"/>
          <w:w w:val="105"/>
          <w:lang w:val="en-GB"/>
          <w:rPrChange w:id="469" w:author="Christian PIEDALLU" w:date="2023-02-06T09:53:00Z">
            <w:rPr>
              <w:spacing w:val="3"/>
              <w:w w:val="105"/>
            </w:rPr>
          </w:rPrChange>
        </w:rPr>
        <w:t xml:space="preserve"> </w:t>
      </w:r>
      <w:r w:rsidRPr="00814BC9">
        <w:rPr>
          <w:w w:val="105"/>
          <w:lang w:val="en-GB"/>
          <w:rPrChange w:id="470" w:author="Christian PIEDALLU" w:date="2023-02-06T09:53:00Z">
            <w:rPr>
              <w:w w:val="105"/>
            </w:rPr>
          </w:rPrChange>
        </w:rPr>
        <w:t>red,</w:t>
      </w:r>
    </w:p>
    <w:p w14:paraId="05789D19" w14:textId="38DCB3A1" w:rsidR="00B177F5" w:rsidRPr="00814BC9" w:rsidRDefault="00672196">
      <w:pPr>
        <w:pStyle w:val="Corpsdetexte"/>
        <w:tabs>
          <w:tab w:val="left" w:pos="6141"/>
          <w:tab w:val="left" w:pos="8750"/>
        </w:tabs>
        <w:ind w:left="163"/>
        <w:rPr>
          <w:lang w:val="en-GB"/>
          <w:rPrChange w:id="471" w:author="Christian PIEDALLU" w:date="2023-02-06T09:53:00Z">
            <w:rPr/>
          </w:rPrChange>
        </w:rPr>
      </w:pPr>
      <w:r w:rsidRPr="00814BC9">
        <w:rPr>
          <w:noProof/>
          <w:lang w:val="en-GB"/>
          <w:rPrChange w:id="472" w:author="Christian PIEDALLU" w:date="2023-02-06T09:53:00Z">
            <w:rPr>
              <w:noProof/>
            </w:rPr>
          </w:rPrChange>
        </w:rPr>
        <mc:AlternateContent>
          <mc:Choice Requires="wps">
            <w:drawing>
              <wp:anchor distT="0" distB="0" distL="114300" distR="114300" simplePos="0" relativeHeight="486893568" behindDoc="1" locked="0" layoutInCell="1" allowOverlap="1" wp14:anchorId="7CD9FBC9" wp14:editId="2D08777D">
                <wp:simplePos x="0" y="0"/>
                <wp:positionH relativeFrom="page">
                  <wp:posOffset>4507865</wp:posOffset>
                </wp:positionH>
                <wp:positionV relativeFrom="paragraph">
                  <wp:posOffset>20955</wp:posOffset>
                </wp:positionV>
                <wp:extent cx="1755140" cy="2197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E2275" w14:textId="77777777" w:rsidR="0000224E" w:rsidRDefault="0000224E">
                            <w:pPr>
                              <w:tabs>
                                <w:tab w:val="left" w:pos="2608"/>
                              </w:tabs>
                              <w:spacing w:line="197" w:lineRule="exact"/>
                              <w:rPr>
                                <w:rFonts w:ascii="Arial" w:hAnsi="Arial"/>
                                <w:i/>
                                <w:sz w:val="20"/>
                              </w:rPr>
                            </w:pPr>
                            <w:r>
                              <w:rPr>
                                <w:rFonts w:ascii="Arial" w:hAnsi="Arial"/>
                                <w:i/>
                                <w:w w:val="140"/>
                                <w:sz w:val="20"/>
                              </w:rPr>
                              <w:t>≥</w:t>
                            </w:r>
                            <w:r>
                              <w:rPr>
                                <w:rFonts w:ascii="Arial" w:hAnsi="Arial"/>
                                <w:i/>
                                <w:w w:val="140"/>
                                <w:sz w:val="20"/>
                              </w:rPr>
                              <w:tab/>
                            </w:r>
                            <w:r>
                              <w:rPr>
                                <w:rFonts w:ascii="Arial" w:hAnsi="Arial"/>
                                <w:i/>
                                <w:spacing w:val="-5"/>
                                <w:w w:val="14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9FBC9" id="Text Box 6" o:spid="_x0000_s1029" type="#_x0000_t202" style="position:absolute;left:0;text-align:left;margin-left:354.95pt;margin-top:1.65pt;width:138.2pt;height:17.3pt;z-index:-164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SjsQIAALE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" filled="f" stroked="f">
                <v:textbox inset="0,0,0,0">
                  <w:txbxContent>
                    <w:p w14:paraId="300E2275" w14:textId="77777777" w:rsidR="0000224E" w:rsidRDefault="0000224E">
                      <w:pPr>
                        <w:tabs>
                          <w:tab w:val="left" w:pos="2608"/>
                        </w:tabs>
                        <w:spacing w:line="197" w:lineRule="exact"/>
                        <w:rPr>
                          <w:rFonts w:ascii="Arial" w:hAnsi="Arial"/>
                          <w:i/>
                          <w:sz w:val="20"/>
                        </w:rPr>
                      </w:pPr>
                      <w:r>
                        <w:rPr>
                          <w:rFonts w:ascii="Arial" w:hAnsi="Arial"/>
                          <w:i/>
                          <w:w w:val="140"/>
                          <w:sz w:val="20"/>
                        </w:rPr>
                        <w:t>≥</w:t>
                      </w:r>
                      <w:r>
                        <w:rPr>
                          <w:rFonts w:ascii="Arial" w:hAnsi="Arial"/>
                          <w:i/>
                          <w:w w:val="140"/>
                          <w:sz w:val="20"/>
                        </w:rPr>
                        <w:tab/>
                      </w:r>
                      <w:r>
                        <w:rPr>
                          <w:rFonts w:ascii="Arial" w:hAnsi="Arial"/>
                          <w:i/>
                          <w:spacing w:val="-5"/>
                          <w:w w:val="140"/>
                          <w:sz w:val="20"/>
                        </w:rPr>
                        <w:t>≤</w:t>
                      </w:r>
                    </w:p>
                  </w:txbxContent>
                </v:textbox>
                <w10:wrap anchorx="page"/>
              </v:shape>
            </w:pict>
          </mc:Fallback>
        </mc:AlternateContent>
      </w:r>
      <w:r w:rsidR="00B553DB" w:rsidRPr="00814BC9">
        <w:rPr>
          <w:rFonts w:ascii="Trebuchet MS"/>
          <w:sz w:val="10"/>
          <w:lang w:val="en-GB"/>
          <w:rPrChange w:id="473" w:author="Christian PIEDALLU" w:date="2023-02-06T09:53:00Z">
            <w:rPr>
              <w:rFonts w:ascii="Trebuchet MS"/>
              <w:sz w:val="10"/>
            </w:rPr>
          </w:rPrChange>
        </w:rPr>
        <w:t xml:space="preserve">138     </w:t>
      </w:r>
      <w:r w:rsidR="00B553DB" w:rsidRPr="00814BC9">
        <w:rPr>
          <w:rFonts w:ascii="Trebuchet MS"/>
          <w:spacing w:val="19"/>
          <w:sz w:val="10"/>
          <w:lang w:val="en-GB"/>
          <w:rPrChange w:id="474" w:author="Christian PIEDALLU" w:date="2023-02-06T09:53:00Z">
            <w:rPr>
              <w:rFonts w:ascii="Trebuchet MS"/>
              <w:spacing w:val="19"/>
              <w:sz w:val="10"/>
            </w:rPr>
          </w:rPrChange>
        </w:rPr>
        <w:t xml:space="preserve"> </w:t>
      </w:r>
      <w:r w:rsidR="00B553DB" w:rsidRPr="00814BC9">
        <w:rPr>
          <w:w w:val="105"/>
          <w:lang w:val="en-GB"/>
          <w:rPrChange w:id="475" w:author="Christian PIEDALLU" w:date="2023-02-06T09:53:00Z">
            <w:rPr>
              <w:w w:val="105"/>
            </w:rPr>
          </w:rPrChange>
        </w:rPr>
        <w:t>green,</w:t>
      </w:r>
      <w:r w:rsidR="00B553DB" w:rsidRPr="00814BC9">
        <w:rPr>
          <w:spacing w:val="-3"/>
          <w:w w:val="105"/>
          <w:lang w:val="en-GB"/>
          <w:rPrChange w:id="476" w:author="Christian PIEDALLU" w:date="2023-02-06T09:53:00Z">
            <w:rPr>
              <w:spacing w:val="-3"/>
              <w:w w:val="105"/>
            </w:rPr>
          </w:rPrChange>
        </w:rPr>
        <w:t xml:space="preserve"> </w:t>
      </w:r>
      <w:r w:rsidR="00B553DB" w:rsidRPr="00814BC9">
        <w:rPr>
          <w:w w:val="105"/>
          <w:lang w:val="en-GB"/>
          <w:rPrChange w:id="477" w:author="Christian PIEDALLU" w:date="2023-02-06T09:53:00Z">
            <w:rPr>
              <w:w w:val="105"/>
            </w:rPr>
          </w:rPrChange>
        </w:rPr>
        <w:t>blue</w:t>
      </w:r>
      <w:r w:rsidR="00B553DB" w:rsidRPr="00814BC9">
        <w:rPr>
          <w:spacing w:val="-7"/>
          <w:w w:val="105"/>
          <w:lang w:val="en-GB"/>
          <w:rPrChange w:id="478" w:author="Christian PIEDALLU" w:date="2023-02-06T09:53:00Z">
            <w:rPr>
              <w:spacing w:val="-7"/>
              <w:w w:val="105"/>
            </w:rPr>
          </w:rPrChange>
        </w:rPr>
        <w:t xml:space="preserve"> </w:t>
      </w:r>
      <w:r w:rsidR="00B553DB" w:rsidRPr="00814BC9">
        <w:rPr>
          <w:w w:val="105"/>
          <w:lang w:val="en-GB"/>
          <w:rPrChange w:id="479" w:author="Christian PIEDALLU" w:date="2023-02-06T09:53:00Z">
            <w:rPr>
              <w:w w:val="105"/>
            </w:rPr>
          </w:rPrChange>
        </w:rPr>
        <w:t>and</w:t>
      </w:r>
      <w:r w:rsidR="00B553DB" w:rsidRPr="00814BC9">
        <w:rPr>
          <w:spacing w:val="-7"/>
          <w:w w:val="105"/>
          <w:lang w:val="en-GB"/>
          <w:rPrChange w:id="480" w:author="Christian PIEDALLU" w:date="2023-02-06T09:53:00Z">
            <w:rPr>
              <w:spacing w:val="-7"/>
              <w:w w:val="105"/>
            </w:rPr>
          </w:rPrChange>
        </w:rPr>
        <w:t xml:space="preserve"> </w:t>
      </w:r>
      <w:r w:rsidR="00B553DB" w:rsidRPr="00814BC9">
        <w:rPr>
          <w:w w:val="105"/>
          <w:lang w:val="en-GB"/>
          <w:rPrChange w:id="481" w:author="Christian PIEDALLU" w:date="2023-02-06T09:53:00Z">
            <w:rPr>
              <w:w w:val="105"/>
            </w:rPr>
          </w:rPrChange>
        </w:rPr>
        <w:t>shortwave</w:t>
      </w:r>
      <w:r w:rsidR="00B553DB" w:rsidRPr="00814BC9">
        <w:rPr>
          <w:spacing w:val="-6"/>
          <w:w w:val="105"/>
          <w:lang w:val="en-GB"/>
          <w:rPrChange w:id="482" w:author="Christian PIEDALLU" w:date="2023-02-06T09:53:00Z">
            <w:rPr>
              <w:spacing w:val="-6"/>
              <w:w w:val="105"/>
            </w:rPr>
          </w:rPrChange>
        </w:rPr>
        <w:t xml:space="preserve"> </w:t>
      </w:r>
      <w:r w:rsidR="00B553DB" w:rsidRPr="00814BC9">
        <w:rPr>
          <w:w w:val="105"/>
          <w:lang w:val="en-GB"/>
          <w:rPrChange w:id="483" w:author="Christian PIEDALLU" w:date="2023-02-06T09:53:00Z">
            <w:rPr>
              <w:w w:val="105"/>
            </w:rPr>
          </w:rPrChange>
        </w:rPr>
        <w:t>infrared</w:t>
      </w:r>
      <w:r w:rsidR="00B553DB" w:rsidRPr="00814BC9">
        <w:rPr>
          <w:spacing w:val="-7"/>
          <w:w w:val="105"/>
          <w:lang w:val="en-GB"/>
          <w:rPrChange w:id="484" w:author="Christian PIEDALLU" w:date="2023-02-06T09:53:00Z">
            <w:rPr>
              <w:spacing w:val="-7"/>
              <w:w w:val="105"/>
            </w:rPr>
          </w:rPrChange>
        </w:rPr>
        <w:t xml:space="preserve"> </w:t>
      </w:r>
      <w:r w:rsidR="00B553DB" w:rsidRPr="00814BC9">
        <w:rPr>
          <w:w w:val="105"/>
          <w:lang w:val="en-GB"/>
          <w:rPrChange w:id="485" w:author="Christian PIEDALLU" w:date="2023-02-06T09:53:00Z">
            <w:rPr>
              <w:w w:val="105"/>
            </w:rPr>
          </w:rPrChange>
        </w:rPr>
        <w:t>reflectance</w:t>
      </w:r>
      <w:r w:rsidR="00B553DB" w:rsidRPr="00814BC9">
        <w:rPr>
          <w:spacing w:val="-7"/>
          <w:w w:val="105"/>
          <w:lang w:val="en-GB"/>
          <w:rPrChange w:id="486" w:author="Christian PIEDALLU" w:date="2023-02-06T09:53:00Z">
            <w:rPr>
              <w:spacing w:val="-7"/>
              <w:w w:val="105"/>
            </w:rPr>
          </w:rPrChange>
        </w:rPr>
        <w:t xml:space="preserve"> </w:t>
      </w:r>
      <w:r w:rsidR="00B553DB" w:rsidRPr="00814BC9">
        <w:rPr>
          <w:w w:val="105"/>
          <w:lang w:val="en-GB"/>
          <w:rPrChange w:id="487" w:author="Christian PIEDALLU" w:date="2023-02-06T09:53:00Z">
            <w:rPr>
              <w:w w:val="105"/>
            </w:rPr>
          </w:rPrChange>
        </w:rPr>
        <w:t>values</w:t>
      </w:r>
      <w:r w:rsidR="00B553DB" w:rsidRPr="00814BC9">
        <w:rPr>
          <w:spacing w:val="-6"/>
          <w:w w:val="105"/>
          <w:lang w:val="en-GB"/>
          <w:rPrChange w:id="488" w:author="Christian PIEDALLU" w:date="2023-02-06T09:53:00Z">
            <w:rPr>
              <w:spacing w:val="-6"/>
              <w:w w:val="105"/>
            </w:rPr>
          </w:rPrChange>
        </w:rPr>
        <w:t xml:space="preserve"> </w:t>
      </w:r>
      <w:r w:rsidR="00B553DB" w:rsidRPr="00814BC9">
        <w:rPr>
          <w:w w:val="105"/>
          <w:lang w:val="en-GB"/>
          <w:rPrChange w:id="489" w:author="Christian PIEDALLU" w:date="2023-02-06T09:53:00Z">
            <w:rPr>
              <w:w w:val="105"/>
            </w:rPr>
          </w:rPrChange>
        </w:rPr>
        <w:t>(Band</w:t>
      </w:r>
      <w:r w:rsidR="00B553DB" w:rsidRPr="00814BC9">
        <w:rPr>
          <w:spacing w:val="-7"/>
          <w:w w:val="105"/>
          <w:lang w:val="en-GB"/>
          <w:rPrChange w:id="490" w:author="Christian PIEDALLU" w:date="2023-02-06T09:53:00Z">
            <w:rPr>
              <w:spacing w:val="-7"/>
              <w:w w:val="105"/>
            </w:rPr>
          </w:rPrChange>
        </w:rPr>
        <w:t xml:space="preserve"> </w:t>
      </w:r>
      <w:r w:rsidR="00B553DB" w:rsidRPr="00814BC9">
        <w:rPr>
          <w:w w:val="105"/>
          <w:lang w:val="en-GB"/>
          <w:rPrChange w:id="491" w:author="Christian PIEDALLU" w:date="2023-02-06T09:53:00Z">
            <w:rPr>
              <w:w w:val="105"/>
            </w:rPr>
          </w:rPrChange>
        </w:rPr>
        <w:t>8A</w:t>
      </w:r>
      <w:r w:rsidR="00B553DB" w:rsidRPr="00814BC9">
        <w:rPr>
          <w:w w:val="105"/>
          <w:lang w:val="en-GB"/>
          <w:rPrChange w:id="492" w:author="Christian PIEDALLU" w:date="2023-02-06T09:53:00Z">
            <w:rPr>
              <w:w w:val="105"/>
            </w:rPr>
          </w:rPrChange>
        </w:rPr>
        <w:tab/>
        <w:t>12%</w:t>
      </w:r>
      <w:r w:rsidR="00B553DB" w:rsidRPr="00814BC9">
        <w:rPr>
          <w:spacing w:val="-3"/>
          <w:w w:val="105"/>
          <w:lang w:val="en-GB"/>
          <w:rPrChange w:id="493" w:author="Christian PIEDALLU" w:date="2023-02-06T09:53:00Z">
            <w:rPr>
              <w:spacing w:val="-3"/>
              <w:w w:val="105"/>
            </w:rPr>
          </w:rPrChange>
        </w:rPr>
        <w:t xml:space="preserve"> </w:t>
      </w:r>
      <w:r w:rsidR="00B553DB" w:rsidRPr="00814BC9">
        <w:rPr>
          <w:w w:val="105"/>
          <w:lang w:val="en-GB"/>
          <w:rPrChange w:id="494" w:author="Christian PIEDALLU" w:date="2023-02-06T09:53:00Z">
            <w:rPr>
              <w:w w:val="105"/>
            </w:rPr>
          </w:rPrChange>
        </w:rPr>
        <w:t>reflectance</w:t>
      </w:r>
      <w:r w:rsidR="00B553DB" w:rsidRPr="00814BC9">
        <w:rPr>
          <w:spacing w:val="-3"/>
          <w:w w:val="105"/>
          <w:lang w:val="en-GB"/>
          <w:rPrChange w:id="495" w:author="Christian PIEDALLU" w:date="2023-02-06T09:53:00Z">
            <w:rPr>
              <w:spacing w:val="-3"/>
              <w:w w:val="105"/>
            </w:rPr>
          </w:rPrChange>
        </w:rPr>
        <w:t xml:space="preserve"> </w:t>
      </w:r>
      <w:r w:rsidR="00B553DB" w:rsidRPr="00814BC9">
        <w:rPr>
          <w:w w:val="105"/>
          <w:lang w:val="en-GB"/>
          <w:rPrChange w:id="496" w:author="Christian PIEDALLU" w:date="2023-02-06T09:53:00Z">
            <w:rPr>
              <w:w w:val="105"/>
            </w:rPr>
          </w:rPrChange>
        </w:rPr>
        <w:t>and</w:t>
      </w:r>
      <w:r w:rsidR="00B553DB" w:rsidRPr="00814BC9">
        <w:rPr>
          <w:spacing w:val="-3"/>
          <w:w w:val="105"/>
          <w:lang w:val="en-GB"/>
          <w:rPrChange w:id="497" w:author="Christian PIEDALLU" w:date="2023-02-06T09:53:00Z">
            <w:rPr>
              <w:spacing w:val="-3"/>
              <w:w w:val="105"/>
            </w:rPr>
          </w:rPrChange>
        </w:rPr>
        <w:t xml:space="preserve"> </w:t>
      </w:r>
      <w:r w:rsidR="00B553DB" w:rsidRPr="00814BC9">
        <w:rPr>
          <w:w w:val="105"/>
          <w:lang w:val="en-GB"/>
          <w:rPrChange w:id="498" w:author="Christian PIEDALLU" w:date="2023-02-06T09:53:00Z">
            <w:rPr>
              <w:w w:val="105"/>
            </w:rPr>
          </w:rPrChange>
        </w:rPr>
        <w:t>Band</w:t>
      </w:r>
      <w:r w:rsidR="00B553DB" w:rsidRPr="00814BC9">
        <w:rPr>
          <w:spacing w:val="-3"/>
          <w:w w:val="105"/>
          <w:lang w:val="en-GB"/>
          <w:rPrChange w:id="499" w:author="Christian PIEDALLU" w:date="2023-02-06T09:53:00Z">
            <w:rPr>
              <w:spacing w:val="-3"/>
              <w:w w:val="105"/>
            </w:rPr>
          </w:rPrChange>
        </w:rPr>
        <w:t xml:space="preserve"> </w:t>
      </w:r>
      <w:r w:rsidR="00B553DB" w:rsidRPr="00814BC9">
        <w:rPr>
          <w:w w:val="105"/>
          <w:lang w:val="en-GB"/>
          <w:rPrChange w:id="500" w:author="Christian PIEDALLU" w:date="2023-02-06T09:53:00Z">
            <w:rPr>
              <w:w w:val="105"/>
            </w:rPr>
          </w:rPrChange>
        </w:rPr>
        <w:t>2</w:t>
      </w:r>
      <w:r w:rsidR="00B553DB" w:rsidRPr="00814BC9">
        <w:rPr>
          <w:w w:val="105"/>
          <w:lang w:val="en-GB"/>
          <w:rPrChange w:id="501" w:author="Christian PIEDALLU" w:date="2023-02-06T09:53:00Z">
            <w:rPr>
              <w:w w:val="105"/>
            </w:rPr>
          </w:rPrChange>
        </w:rPr>
        <w:tab/>
        <w:t>6</w:t>
      </w:r>
      <w:r w:rsidR="00B553DB" w:rsidRPr="00814BC9">
        <w:rPr>
          <w:spacing w:val="9"/>
          <w:w w:val="105"/>
          <w:lang w:val="en-GB"/>
          <w:rPrChange w:id="502" w:author="Christian PIEDALLU" w:date="2023-02-06T09:53:00Z">
            <w:rPr>
              <w:spacing w:val="9"/>
              <w:w w:val="105"/>
            </w:rPr>
          </w:rPrChange>
        </w:rPr>
        <w:t xml:space="preserve"> </w:t>
      </w:r>
      <w:r w:rsidR="00B553DB" w:rsidRPr="00814BC9">
        <w:rPr>
          <w:w w:val="105"/>
          <w:lang w:val="en-GB"/>
          <w:rPrChange w:id="503" w:author="Christian PIEDALLU" w:date="2023-02-06T09:53:00Z">
            <w:rPr>
              <w:w w:val="105"/>
            </w:rPr>
          </w:rPrChange>
        </w:rPr>
        <w:t>%</w:t>
      </w:r>
    </w:p>
    <w:p w14:paraId="7F2F6BBF" w14:textId="304C826C" w:rsidR="00B177F5" w:rsidRPr="00814BC9" w:rsidRDefault="00672196">
      <w:pPr>
        <w:pStyle w:val="Corpsdetexte"/>
        <w:tabs>
          <w:tab w:val="left" w:pos="3644"/>
        </w:tabs>
        <w:ind w:left="163"/>
        <w:rPr>
          <w:lang w:val="en-GB"/>
          <w:rPrChange w:id="504" w:author="Christian PIEDALLU" w:date="2023-02-06T09:53:00Z">
            <w:rPr/>
          </w:rPrChange>
        </w:rPr>
      </w:pPr>
      <w:r w:rsidRPr="00814BC9">
        <w:rPr>
          <w:noProof/>
          <w:lang w:val="en-GB"/>
          <w:rPrChange w:id="505" w:author="Christian PIEDALLU" w:date="2023-02-06T09:53:00Z">
            <w:rPr>
              <w:noProof/>
            </w:rPr>
          </w:rPrChange>
        </w:rPr>
        <mc:AlternateContent>
          <mc:Choice Requires="wps">
            <w:drawing>
              <wp:anchor distT="0" distB="0" distL="114300" distR="114300" simplePos="0" relativeHeight="486893056" behindDoc="1" locked="0" layoutInCell="1" allowOverlap="1" wp14:anchorId="519D3FC3" wp14:editId="097A34E9">
                <wp:simplePos x="0" y="0"/>
                <wp:positionH relativeFrom="page">
                  <wp:posOffset>2916555</wp:posOffset>
                </wp:positionH>
                <wp:positionV relativeFrom="paragraph">
                  <wp:posOffset>20955</wp:posOffset>
                </wp:positionV>
                <wp:extent cx="98425" cy="21971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C3B2" w14:textId="77777777" w:rsidR="0000224E" w:rsidRDefault="0000224E">
                            <w:pPr>
                              <w:spacing w:line="197" w:lineRule="exact"/>
                              <w:rPr>
                                <w:rFonts w:ascii="Arial" w:hAnsi="Arial"/>
                                <w:i/>
                                <w:sz w:val="20"/>
                              </w:rPr>
                            </w:pPr>
                            <w:r>
                              <w:rPr>
                                <w:rFonts w:ascii="Arial" w:hAnsi="Arial"/>
                                <w:i/>
                                <w:w w:val="141"/>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D3FC3" id="Text Box 5" o:spid="_x0000_s1030" type="#_x0000_t202" style="position:absolute;left:0;text-align:left;margin-left:229.65pt;margin-top:1.65pt;width:7.75pt;height:17.3pt;z-index:-164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qksQIAAK8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" filled="f" stroked="f">
                <v:textbox inset="0,0,0,0">
                  <w:txbxContent>
                    <w:p w14:paraId="7B30C3B2" w14:textId="77777777" w:rsidR="0000224E" w:rsidRDefault="0000224E">
                      <w:pPr>
                        <w:spacing w:line="197" w:lineRule="exact"/>
                        <w:rPr>
                          <w:rFonts w:ascii="Arial" w:hAnsi="Arial"/>
                          <w:i/>
                          <w:sz w:val="20"/>
                        </w:rPr>
                      </w:pPr>
                      <w:r>
                        <w:rPr>
                          <w:rFonts w:ascii="Arial" w:hAnsi="Arial"/>
                          <w:i/>
                          <w:w w:val="141"/>
                          <w:sz w:val="20"/>
                        </w:rPr>
                        <w:t>≥</w:t>
                      </w:r>
                    </w:p>
                  </w:txbxContent>
                </v:textbox>
                <w10:wrap anchorx="page"/>
              </v:shape>
            </w:pict>
          </mc:Fallback>
        </mc:AlternateContent>
      </w:r>
      <w:r w:rsidR="00B553DB" w:rsidRPr="00814BC9">
        <w:rPr>
          <w:rFonts w:ascii="Trebuchet MS"/>
          <w:sz w:val="10"/>
          <w:lang w:val="en-GB"/>
          <w:rPrChange w:id="506" w:author="Christian PIEDALLU" w:date="2023-02-06T09:53:00Z">
            <w:rPr>
              <w:rFonts w:ascii="Trebuchet MS"/>
              <w:sz w:val="10"/>
            </w:rPr>
          </w:rPrChange>
        </w:rPr>
        <w:t xml:space="preserve">139     </w:t>
      </w:r>
      <w:r w:rsidR="00B553DB" w:rsidRPr="00814BC9">
        <w:rPr>
          <w:rFonts w:ascii="Trebuchet MS"/>
          <w:spacing w:val="19"/>
          <w:sz w:val="10"/>
          <w:lang w:val="en-GB"/>
          <w:rPrChange w:id="507" w:author="Christian PIEDALLU" w:date="2023-02-06T09:53:00Z">
            <w:rPr>
              <w:rFonts w:ascii="Trebuchet MS"/>
              <w:spacing w:val="19"/>
              <w:sz w:val="10"/>
            </w:rPr>
          </w:rPrChange>
        </w:rPr>
        <w:t xml:space="preserve"> </w:t>
      </w:r>
      <w:r w:rsidR="00B553DB" w:rsidRPr="00814BC9">
        <w:rPr>
          <w:w w:val="110"/>
          <w:lang w:val="en-GB"/>
          <w:rPrChange w:id="508" w:author="Christian PIEDALLU" w:date="2023-02-06T09:53:00Z">
            <w:rPr>
              <w:w w:val="110"/>
            </w:rPr>
          </w:rPrChange>
        </w:rPr>
        <w:t>reflectance</w:t>
      </w:r>
      <w:r w:rsidR="00B553DB" w:rsidRPr="00814BC9">
        <w:rPr>
          <w:spacing w:val="-4"/>
          <w:w w:val="110"/>
          <w:lang w:val="en-GB"/>
          <w:rPrChange w:id="509" w:author="Christian PIEDALLU" w:date="2023-02-06T09:53:00Z">
            <w:rPr>
              <w:spacing w:val="-4"/>
              <w:w w:val="110"/>
            </w:rPr>
          </w:rPrChange>
        </w:rPr>
        <w:t xml:space="preserve"> </w:t>
      </w:r>
      <w:r w:rsidR="00B553DB" w:rsidRPr="00814BC9">
        <w:rPr>
          <w:w w:val="110"/>
          <w:lang w:val="en-GB"/>
          <w:rPrChange w:id="510" w:author="Christian PIEDALLU" w:date="2023-02-06T09:53:00Z">
            <w:rPr>
              <w:w w:val="110"/>
            </w:rPr>
          </w:rPrChange>
        </w:rPr>
        <w:t>and</w:t>
      </w:r>
      <w:r w:rsidR="00B553DB" w:rsidRPr="00814BC9">
        <w:rPr>
          <w:spacing w:val="-4"/>
          <w:w w:val="110"/>
          <w:lang w:val="en-GB"/>
          <w:rPrChange w:id="511" w:author="Christian PIEDALLU" w:date="2023-02-06T09:53:00Z">
            <w:rPr>
              <w:spacing w:val="-4"/>
              <w:w w:val="110"/>
            </w:rPr>
          </w:rPrChange>
        </w:rPr>
        <w:t xml:space="preserve"> </w:t>
      </w:r>
      <w:r w:rsidR="00B553DB" w:rsidRPr="00814BC9">
        <w:rPr>
          <w:w w:val="110"/>
          <w:lang w:val="en-GB"/>
          <w:rPrChange w:id="512" w:author="Christian PIEDALLU" w:date="2023-02-06T09:53:00Z">
            <w:rPr>
              <w:w w:val="110"/>
            </w:rPr>
          </w:rPrChange>
        </w:rPr>
        <w:t>Band</w:t>
      </w:r>
      <w:r w:rsidR="00B553DB" w:rsidRPr="00814BC9">
        <w:rPr>
          <w:spacing w:val="-4"/>
          <w:w w:val="110"/>
          <w:lang w:val="en-GB"/>
          <w:rPrChange w:id="513" w:author="Christian PIEDALLU" w:date="2023-02-06T09:53:00Z">
            <w:rPr>
              <w:spacing w:val="-4"/>
              <w:w w:val="110"/>
            </w:rPr>
          </w:rPrChange>
        </w:rPr>
        <w:t xml:space="preserve"> </w:t>
      </w:r>
      <w:r w:rsidR="00B553DB" w:rsidRPr="00814BC9">
        <w:rPr>
          <w:w w:val="110"/>
          <w:lang w:val="en-GB"/>
          <w:rPrChange w:id="514" w:author="Christian PIEDALLU" w:date="2023-02-06T09:53:00Z">
            <w:rPr>
              <w:w w:val="110"/>
            </w:rPr>
          </w:rPrChange>
        </w:rPr>
        <w:t>3</w:t>
      </w:r>
      <w:r w:rsidR="00B553DB" w:rsidRPr="00814BC9">
        <w:rPr>
          <w:spacing w:val="-5"/>
          <w:w w:val="110"/>
          <w:lang w:val="en-GB"/>
          <w:rPrChange w:id="515" w:author="Christian PIEDALLU" w:date="2023-02-06T09:53:00Z">
            <w:rPr>
              <w:spacing w:val="-5"/>
              <w:w w:val="110"/>
            </w:rPr>
          </w:rPrChange>
        </w:rPr>
        <w:t xml:space="preserve"> </w:t>
      </w:r>
      <w:r w:rsidR="00B553DB" w:rsidRPr="00814BC9">
        <w:rPr>
          <w:w w:val="125"/>
          <w:lang w:val="en-GB"/>
          <w:rPrChange w:id="516" w:author="Christian PIEDALLU" w:date="2023-02-06T09:53:00Z">
            <w:rPr>
              <w:w w:val="125"/>
            </w:rPr>
          </w:rPrChange>
        </w:rPr>
        <w:t>+</w:t>
      </w:r>
      <w:r w:rsidR="00B553DB" w:rsidRPr="00814BC9">
        <w:rPr>
          <w:spacing w:val="-10"/>
          <w:w w:val="125"/>
          <w:lang w:val="en-GB"/>
          <w:rPrChange w:id="517" w:author="Christian PIEDALLU" w:date="2023-02-06T09:53:00Z">
            <w:rPr>
              <w:spacing w:val="-10"/>
              <w:w w:val="125"/>
            </w:rPr>
          </w:rPrChange>
        </w:rPr>
        <w:t xml:space="preserve"> </w:t>
      </w:r>
      <w:r w:rsidR="00B553DB" w:rsidRPr="00814BC9">
        <w:rPr>
          <w:w w:val="110"/>
          <w:lang w:val="en-GB"/>
          <w:rPrChange w:id="518" w:author="Christian PIEDALLU" w:date="2023-02-06T09:53:00Z">
            <w:rPr>
              <w:w w:val="110"/>
            </w:rPr>
          </w:rPrChange>
        </w:rPr>
        <w:t>Band</w:t>
      </w:r>
      <w:r w:rsidR="00B553DB" w:rsidRPr="00814BC9">
        <w:rPr>
          <w:spacing w:val="-5"/>
          <w:w w:val="110"/>
          <w:lang w:val="en-GB"/>
          <w:rPrChange w:id="519" w:author="Christian PIEDALLU" w:date="2023-02-06T09:53:00Z">
            <w:rPr>
              <w:spacing w:val="-5"/>
              <w:w w:val="110"/>
            </w:rPr>
          </w:rPrChange>
        </w:rPr>
        <w:t xml:space="preserve"> </w:t>
      </w:r>
      <w:r w:rsidR="00B553DB" w:rsidRPr="00814BC9">
        <w:rPr>
          <w:w w:val="110"/>
          <w:lang w:val="en-GB"/>
          <w:rPrChange w:id="520" w:author="Christian PIEDALLU" w:date="2023-02-06T09:53:00Z">
            <w:rPr>
              <w:w w:val="110"/>
            </w:rPr>
          </w:rPrChange>
        </w:rPr>
        <w:t>4</w:t>
      </w:r>
      <w:r w:rsidR="00B553DB" w:rsidRPr="00814BC9">
        <w:rPr>
          <w:w w:val="110"/>
          <w:lang w:val="en-GB"/>
          <w:rPrChange w:id="521" w:author="Christian PIEDALLU" w:date="2023-02-06T09:53:00Z">
            <w:rPr>
              <w:w w:val="110"/>
            </w:rPr>
          </w:rPrChange>
        </w:rPr>
        <w:tab/>
      </w:r>
      <w:r w:rsidR="00B553DB" w:rsidRPr="00814BC9">
        <w:rPr>
          <w:w w:val="105"/>
          <w:lang w:val="en-GB"/>
          <w:rPrChange w:id="522" w:author="Christian PIEDALLU" w:date="2023-02-06T09:53:00Z">
            <w:rPr>
              <w:w w:val="105"/>
            </w:rPr>
          </w:rPrChange>
        </w:rPr>
        <w:t>8</w:t>
      </w:r>
      <w:r w:rsidR="00B553DB" w:rsidRPr="00814BC9">
        <w:rPr>
          <w:spacing w:val="5"/>
          <w:w w:val="105"/>
          <w:lang w:val="en-GB"/>
          <w:rPrChange w:id="523" w:author="Christian PIEDALLU" w:date="2023-02-06T09:53:00Z">
            <w:rPr>
              <w:spacing w:val="5"/>
              <w:w w:val="105"/>
            </w:rPr>
          </w:rPrChange>
        </w:rPr>
        <w:t xml:space="preserve"> </w:t>
      </w:r>
      <w:r w:rsidR="00B553DB" w:rsidRPr="00814BC9">
        <w:rPr>
          <w:w w:val="105"/>
          <w:lang w:val="en-GB"/>
          <w:rPrChange w:id="524" w:author="Christian PIEDALLU" w:date="2023-02-06T09:53:00Z">
            <w:rPr>
              <w:w w:val="105"/>
            </w:rPr>
          </w:rPrChange>
        </w:rPr>
        <w:t>%</w:t>
      </w:r>
      <w:r w:rsidR="00B553DB" w:rsidRPr="00814BC9">
        <w:rPr>
          <w:spacing w:val="4"/>
          <w:w w:val="105"/>
          <w:lang w:val="en-GB"/>
          <w:rPrChange w:id="525" w:author="Christian PIEDALLU" w:date="2023-02-06T09:53:00Z">
            <w:rPr>
              <w:spacing w:val="4"/>
              <w:w w:val="105"/>
            </w:rPr>
          </w:rPrChange>
        </w:rPr>
        <w:t xml:space="preserve"> </w:t>
      </w:r>
      <w:r w:rsidR="00B553DB" w:rsidRPr="00814BC9">
        <w:rPr>
          <w:w w:val="105"/>
          <w:lang w:val="en-GB"/>
          <w:rPrChange w:id="526" w:author="Christian PIEDALLU" w:date="2023-02-06T09:53:00Z">
            <w:rPr>
              <w:w w:val="105"/>
            </w:rPr>
          </w:rPrChange>
        </w:rPr>
        <w:t>reflectance).</w:t>
      </w:r>
      <w:r w:rsidR="00B553DB" w:rsidRPr="00814BC9">
        <w:rPr>
          <w:spacing w:val="32"/>
          <w:w w:val="105"/>
          <w:lang w:val="en-GB"/>
          <w:rPrChange w:id="527" w:author="Christian PIEDALLU" w:date="2023-02-06T09:53:00Z">
            <w:rPr>
              <w:spacing w:val="32"/>
              <w:w w:val="105"/>
            </w:rPr>
          </w:rPrChange>
        </w:rPr>
        <w:t xml:space="preserve"> </w:t>
      </w:r>
      <w:r w:rsidR="00B553DB" w:rsidRPr="00814BC9">
        <w:rPr>
          <w:w w:val="105"/>
          <w:lang w:val="en-GB"/>
          <w:rPrChange w:id="528" w:author="Christian PIEDALLU" w:date="2023-02-06T09:53:00Z">
            <w:rPr>
              <w:w w:val="105"/>
            </w:rPr>
          </w:rPrChange>
        </w:rPr>
        <w:t>Cutting</w:t>
      </w:r>
      <w:r w:rsidR="00B553DB" w:rsidRPr="00814BC9">
        <w:rPr>
          <w:spacing w:val="4"/>
          <w:w w:val="105"/>
          <w:lang w:val="en-GB"/>
          <w:rPrChange w:id="529" w:author="Christian PIEDALLU" w:date="2023-02-06T09:53:00Z">
            <w:rPr>
              <w:spacing w:val="4"/>
              <w:w w:val="105"/>
            </w:rPr>
          </w:rPrChange>
        </w:rPr>
        <w:t xml:space="preserve"> </w:t>
      </w:r>
      <w:r w:rsidR="00B553DB" w:rsidRPr="00814BC9">
        <w:rPr>
          <w:w w:val="105"/>
          <w:lang w:val="en-GB"/>
          <w:rPrChange w:id="530" w:author="Christian PIEDALLU" w:date="2023-02-06T09:53:00Z">
            <w:rPr>
              <w:w w:val="105"/>
            </w:rPr>
          </w:rPrChange>
        </w:rPr>
        <w:t>are</w:t>
      </w:r>
      <w:r w:rsidR="00B553DB" w:rsidRPr="00814BC9">
        <w:rPr>
          <w:spacing w:val="4"/>
          <w:w w:val="105"/>
          <w:lang w:val="en-GB"/>
          <w:rPrChange w:id="531" w:author="Christian PIEDALLU" w:date="2023-02-06T09:53:00Z">
            <w:rPr>
              <w:spacing w:val="4"/>
              <w:w w:val="105"/>
            </w:rPr>
          </w:rPrChange>
        </w:rPr>
        <w:t xml:space="preserve"> </w:t>
      </w:r>
      <w:r w:rsidR="00B553DB" w:rsidRPr="00814BC9">
        <w:rPr>
          <w:w w:val="105"/>
          <w:lang w:val="en-GB"/>
          <w:rPrChange w:id="532" w:author="Christian PIEDALLU" w:date="2023-02-06T09:53:00Z">
            <w:rPr>
              <w:w w:val="105"/>
            </w:rPr>
          </w:rPrChange>
        </w:rPr>
        <w:t>thus</w:t>
      </w:r>
      <w:r w:rsidR="00B553DB" w:rsidRPr="00814BC9">
        <w:rPr>
          <w:spacing w:val="6"/>
          <w:w w:val="105"/>
          <w:lang w:val="en-GB"/>
          <w:rPrChange w:id="533" w:author="Christian PIEDALLU" w:date="2023-02-06T09:53:00Z">
            <w:rPr>
              <w:spacing w:val="6"/>
              <w:w w:val="105"/>
            </w:rPr>
          </w:rPrChange>
        </w:rPr>
        <w:t xml:space="preserve"> </w:t>
      </w:r>
      <w:r w:rsidR="00B553DB" w:rsidRPr="00814BC9">
        <w:rPr>
          <w:w w:val="105"/>
          <w:lang w:val="en-GB"/>
          <w:rPrChange w:id="534" w:author="Christian PIEDALLU" w:date="2023-02-06T09:53:00Z">
            <w:rPr>
              <w:w w:val="105"/>
            </w:rPr>
          </w:rPrChange>
        </w:rPr>
        <w:t>taken</w:t>
      </w:r>
      <w:r w:rsidR="00B553DB" w:rsidRPr="00814BC9">
        <w:rPr>
          <w:spacing w:val="5"/>
          <w:w w:val="105"/>
          <w:lang w:val="en-GB"/>
          <w:rPrChange w:id="535" w:author="Christian PIEDALLU" w:date="2023-02-06T09:53:00Z">
            <w:rPr>
              <w:spacing w:val="5"/>
              <w:w w:val="105"/>
            </w:rPr>
          </w:rPrChange>
        </w:rPr>
        <w:t xml:space="preserve"> </w:t>
      </w:r>
      <w:r w:rsidR="00B553DB" w:rsidRPr="00814BC9">
        <w:rPr>
          <w:w w:val="105"/>
          <w:lang w:val="en-GB"/>
          <w:rPrChange w:id="536" w:author="Christian PIEDALLU" w:date="2023-02-06T09:53:00Z">
            <w:rPr>
              <w:w w:val="105"/>
            </w:rPr>
          </w:rPrChange>
        </w:rPr>
        <w:t>into</w:t>
      </w:r>
      <w:r w:rsidR="00B553DB" w:rsidRPr="00814BC9">
        <w:rPr>
          <w:spacing w:val="5"/>
          <w:w w:val="105"/>
          <w:lang w:val="en-GB"/>
          <w:rPrChange w:id="537" w:author="Christian PIEDALLU" w:date="2023-02-06T09:53:00Z">
            <w:rPr>
              <w:spacing w:val="5"/>
              <w:w w:val="105"/>
            </w:rPr>
          </w:rPrChange>
        </w:rPr>
        <w:t xml:space="preserve"> </w:t>
      </w:r>
      <w:r w:rsidR="00B553DB" w:rsidRPr="00814BC9">
        <w:rPr>
          <w:w w:val="105"/>
          <w:lang w:val="en-GB"/>
          <w:rPrChange w:id="538" w:author="Christian PIEDALLU" w:date="2023-02-06T09:53:00Z">
            <w:rPr>
              <w:w w:val="105"/>
            </w:rPr>
          </w:rPrChange>
        </w:rPr>
        <w:t>account</w:t>
      </w:r>
      <w:r w:rsidR="00B553DB" w:rsidRPr="00814BC9">
        <w:rPr>
          <w:spacing w:val="5"/>
          <w:w w:val="105"/>
          <w:lang w:val="en-GB"/>
          <w:rPrChange w:id="539" w:author="Christian PIEDALLU" w:date="2023-02-06T09:53:00Z">
            <w:rPr>
              <w:spacing w:val="5"/>
              <w:w w:val="105"/>
            </w:rPr>
          </w:rPrChange>
        </w:rPr>
        <w:t xml:space="preserve"> </w:t>
      </w:r>
      <w:r w:rsidR="00B553DB" w:rsidRPr="00814BC9">
        <w:rPr>
          <w:w w:val="105"/>
          <w:lang w:val="en-GB"/>
          <w:rPrChange w:id="540" w:author="Christian PIEDALLU" w:date="2023-02-06T09:53:00Z">
            <w:rPr>
              <w:w w:val="105"/>
            </w:rPr>
          </w:rPrChange>
        </w:rPr>
        <w:t>and</w:t>
      </w:r>
      <w:r w:rsidR="00B553DB" w:rsidRPr="00814BC9">
        <w:rPr>
          <w:spacing w:val="5"/>
          <w:w w:val="105"/>
          <w:lang w:val="en-GB"/>
          <w:rPrChange w:id="541" w:author="Christian PIEDALLU" w:date="2023-02-06T09:53:00Z">
            <w:rPr>
              <w:spacing w:val="5"/>
              <w:w w:val="105"/>
            </w:rPr>
          </w:rPrChange>
        </w:rPr>
        <w:t xml:space="preserve"> </w:t>
      </w:r>
      <w:r w:rsidR="00B553DB" w:rsidRPr="00814BC9">
        <w:rPr>
          <w:w w:val="105"/>
          <w:lang w:val="en-GB"/>
          <w:rPrChange w:id="542" w:author="Christian PIEDALLU" w:date="2023-02-06T09:53:00Z">
            <w:rPr>
              <w:w w:val="105"/>
            </w:rPr>
          </w:rPrChange>
        </w:rPr>
        <w:t>were</w:t>
      </w:r>
    </w:p>
    <w:p w14:paraId="594569E8" w14:textId="77777777" w:rsidR="00B177F5" w:rsidRPr="00814BC9" w:rsidRDefault="00B553DB">
      <w:pPr>
        <w:pStyle w:val="Corpsdetexte"/>
        <w:ind w:left="163"/>
        <w:rPr>
          <w:lang w:val="en-GB"/>
          <w:rPrChange w:id="543" w:author="Christian PIEDALLU" w:date="2023-02-06T09:53:00Z">
            <w:rPr/>
          </w:rPrChange>
        </w:rPr>
      </w:pPr>
      <w:r w:rsidRPr="00814BC9">
        <w:rPr>
          <w:rFonts w:ascii="Trebuchet MS"/>
          <w:sz w:val="10"/>
          <w:lang w:val="en-GB"/>
          <w:rPrChange w:id="544" w:author="Christian PIEDALLU" w:date="2023-02-06T09:53:00Z">
            <w:rPr>
              <w:rFonts w:ascii="Trebuchet MS"/>
              <w:sz w:val="10"/>
            </w:rPr>
          </w:rPrChange>
        </w:rPr>
        <w:t xml:space="preserve">140     </w:t>
      </w:r>
      <w:r w:rsidRPr="00814BC9">
        <w:rPr>
          <w:rFonts w:ascii="Trebuchet MS"/>
          <w:spacing w:val="19"/>
          <w:sz w:val="10"/>
          <w:lang w:val="en-GB"/>
          <w:rPrChange w:id="545" w:author="Christian PIEDALLU" w:date="2023-02-06T09:53:00Z">
            <w:rPr>
              <w:rFonts w:ascii="Trebuchet MS"/>
              <w:spacing w:val="19"/>
              <w:sz w:val="10"/>
            </w:rPr>
          </w:rPrChange>
        </w:rPr>
        <w:t xml:space="preserve"> </w:t>
      </w:r>
      <w:r w:rsidRPr="00814BC9">
        <w:rPr>
          <w:w w:val="105"/>
          <w:lang w:val="en-GB"/>
          <w:rPrChange w:id="546" w:author="Christian PIEDALLU" w:date="2023-02-06T09:53:00Z">
            <w:rPr>
              <w:w w:val="105"/>
            </w:rPr>
          </w:rPrChange>
        </w:rPr>
        <w:t>classified</w:t>
      </w:r>
      <w:r w:rsidRPr="00814BC9">
        <w:rPr>
          <w:spacing w:val="2"/>
          <w:w w:val="105"/>
          <w:lang w:val="en-GB"/>
          <w:rPrChange w:id="547" w:author="Christian PIEDALLU" w:date="2023-02-06T09:53:00Z">
            <w:rPr>
              <w:spacing w:val="2"/>
              <w:w w:val="105"/>
            </w:rPr>
          </w:rPrChange>
        </w:rPr>
        <w:t xml:space="preserve"> </w:t>
      </w:r>
      <w:r w:rsidRPr="00814BC9">
        <w:rPr>
          <w:w w:val="105"/>
          <w:lang w:val="en-GB"/>
          <w:rPrChange w:id="548" w:author="Christian PIEDALLU" w:date="2023-02-06T09:53:00Z">
            <w:rPr>
              <w:w w:val="105"/>
            </w:rPr>
          </w:rPrChange>
        </w:rPr>
        <w:t>either</w:t>
      </w:r>
      <w:r w:rsidRPr="00814BC9">
        <w:rPr>
          <w:spacing w:val="2"/>
          <w:w w:val="105"/>
          <w:lang w:val="en-GB"/>
          <w:rPrChange w:id="549" w:author="Christian PIEDALLU" w:date="2023-02-06T09:53:00Z">
            <w:rPr>
              <w:spacing w:val="2"/>
              <w:w w:val="105"/>
            </w:rPr>
          </w:rPrChange>
        </w:rPr>
        <w:t xml:space="preserve"> </w:t>
      </w:r>
      <w:r w:rsidRPr="00814BC9">
        <w:rPr>
          <w:w w:val="105"/>
          <w:lang w:val="en-GB"/>
          <w:rPrChange w:id="550" w:author="Christian PIEDALLU" w:date="2023-02-06T09:53:00Z">
            <w:rPr>
              <w:w w:val="105"/>
            </w:rPr>
          </w:rPrChange>
        </w:rPr>
        <w:t>as</w:t>
      </w:r>
      <w:r w:rsidRPr="00814BC9">
        <w:rPr>
          <w:spacing w:val="1"/>
          <w:w w:val="105"/>
          <w:lang w:val="en-GB"/>
          <w:rPrChange w:id="551" w:author="Christian PIEDALLU" w:date="2023-02-06T09:53:00Z">
            <w:rPr>
              <w:spacing w:val="1"/>
              <w:w w:val="105"/>
            </w:rPr>
          </w:rPrChange>
        </w:rPr>
        <w:t xml:space="preserve"> </w:t>
      </w:r>
      <w:r w:rsidRPr="00814BC9">
        <w:rPr>
          <w:w w:val="105"/>
          <w:lang w:val="en-GB"/>
          <w:rPrChange w:id="552" w:author="Christian PIEDALLU" w:date="2023-02-06T09:53:00Z">
            <w:rPr>
              <w:w w:val="105"/>
            </w:rPr>
          </w:rPrChange>
        </w:rPr>
        <w:t>normal</w:t>
      </w:r>
      <w:r w:rsidRPr="00814BC9">
        <w:rPr>
          <w:spacing w:val="2"/>
          <w:w w:val="105"/>
          <w:lang w:val="en-GB"/>
          <w:rPrChange w:id="553" w:author="Christian PIEDALLU" w:date="2023-02-06T09:53:00Z">
            <w:rPr>
              <w:spacing w:val="2"/>
              <w:w w:val="105"/>
            </w:rPr>
          </w:rPrChange>
        </w:rPr>
        <w:t xml:space="preserve"> </w:t>
      </w:r>
      <w:r w:rsidRPr="00814BC9">
        <w:rPr>
          <w:w w:val="105"/>
          <w:lang w:val="en-GB"/>
          <w:rPrChange w:id="554" w:author="Christian PIEDALLU" w:date="2023-02-06T09:53:00Z">
            <w:rPr>
              <w:w w:val="105"/>
            </w:rPr>
          </w:rPrChange>
        </w:rPr>
        <w:t>harvest</w:t>
      </w:r>
      <w:r w:rsidRPr="00814BC9">
        <w:rPr>
          <w:spacing w:val="2"/>
          <w:w w:val="105"/>
          <w:lang w:val="en-GB"/>
          <w:rPrChange w:id="555" w:author="Christian PIEDALLU" w:date="2023-02-06T09:53:00Z">
            <w:rPr>
              <w:spacing w:val="2"/>
              <w:w w:val="105"/>
            </w:rPr>
          </w:rPrChange>
        </w:rPr>
        <w:t xml:space="preserve"> </w:t>
      </w:r>
      <w:r w:rsidRPr="00814BC9">
        <w:rPr>
          <w:w w:val="105"/>
          <w:lang w:val="en-GB"/>
          <w:rPrChange w:id="556" w:author="Christian PIEDALLU" w:date="2023-02-06T09:53:00Z">
            <w:rPr>
              <w:w w:val="105"/>
            </w:rPr>
          </w:rPrChange>
        </w:rPr>
        <w:t>cutting</w:t>
      </w:r>
      <w:r w:rsidRPr="00814BC9">
        <w:rPr>
          <w:spacing w:val="2"/>
          <w:w w:val="105"/>
          <w:lang w:val="en-GB"/>
          <w:rPrChange w:id="557" w:author="Christian PIEDALLU" w:date="2023-02-06T09:53:00Z">
            <w:rPr>
              <w:spacing w:val="2"/>
              <w:w w:val="105"/>
            </w:rPr>
          </w:rPrChange>
        </w:rPr>
        <w:t xml:space="preserve"> </w:t>
      </w:r>
      <w:r w:rsidRPr="00814BC9">
        <w:rPr>
          <w:w w:val="105"/>
          <w:lang w:val="en-GB"/>
          <w:rPrChange w:id="558" w:author="Christian PIEDALLU" w:date="2023-02-06T09:53:00Z">
            <w:rPr>
              <w:w w:val="105"/>
            </w:rPr>
          </w:rPrChange>
        </w:rPr>
        <w:t>or</w:t>
      </w:r>
      <w:r w:rsidRPr="00814BC9">
        <w:rPr>
          <w:spacing w:val="2"/>
          <w:w w:val="105"/>
          <w:lang w:val="en-GB"/>
          <w:rPrChange w:id="559" w:author="Christian PIEDALLU" w:date="2023-02-06T09:53:00Z">
            <w:rPr>
              <w:spacing w:val="2"/>
              <w:w w:val="105"/>
            </w:rPr>
          </w:rPrChange>
        </w:rPr>
        <w:t xml:space="preserve"> </w:t>
      </w:r>
      <w:r w:rsidRPr="00814BC9">
        <w:rPr>
          <w:w w:val="105"/>
          <w:lang w:val="en-GB"/>
          <w:rPrChange w:id="560" w:author="Christian PIEDALLU" w:date="2023-02-06T09:53:00Z">
            <w:rPr>
              <w:w w:val="105"/>
            </w:rPr>
          </w:rPrChange>
        </w:rPr>
        <w:t>as</w:t>
      </w:r>
      <w:r w:rsidRPr="00814BC9">
        <w:rPr>
          <w:spacing w:val="1"/>
          <w:w w:val="105"/>
          <w:lang w:val="en-GB"/>
          <w:rPrChange w:id="561" w:author="Christian PIEDALLU" w:date="2023-02-06T09:53:00Z">
            <w:rPr>
              <w:spacing w:val="1"/>
              <w:w w:val="105"/>
            </w:rPr>
          </w:rPrChange>
        </w:rPr>
        <w:t xml:space="preserve"> </w:t>
      </w:r>
      <w:r w:rsidRPr="00814BC9">
        <w:rPr>
          <w:w w:val="105"/>
          <w:lang w:val="en-GB"/>
          <w:rPrChange w:id="562" w:author="Christian PIEDALLU" w:date="2023-02-06T09:53:00Z">
            <w:rPr>
              <w:w w:val="105"/>
            </w:rPr>
          </w:rPrChange>
        </w:rPr>
        <w:t>sanitary</w:t>
      </w:r>
      <w:r w:rsidRPr="00814BC9">
        <w:rPr>
          <w:spacing w:val="2"/>
          <w:w w:val="105"/>
          <w:lang w:val="en-GB"/>
          <w:rPrChange w:id="563" w:author="Christian PIEDALLU" w:date="2023-02-06T09:53:00Z">
            <w:rPr>
              <w:spacing w:val="2"/>
              <w:w w:val="105"/>
            </w:rPr>
          </w:rPrChange>
        </w:rPr>
        <w:t xml:space="preserve"> </w:t>
      </w:r>
      <w:r w:rsidRPr="00814BC9">
        <w:rPr>
          <w:w w:val="105"/>
          <w:lang w:val="en-GB"/>
          <w:rPrChange w:id="564" w:author="Christian PIEDALLU" w:date="2023-02-06T09:53:00Z">
            <w:rPr>
              <w:w w:val="105"/>
            </w:rPr>
          </w:rPrChange>
        </w:rPr>
        <w:t>thinning</w:t>
      </w:r>
      <w:r w:rsidRPr="00814BC9">
        <w:rPr>
          <w:spacing w:val="2"/>
          <w:w w:val="105"/>
          <w:lang w:val="en-GB"/>
          <w:rPrChange w:id="565" w:author="Christian PIEDALLU" w:date="2023-02-06T09:53:00Z">
            <w:rPr>
              <w:spacing w:val="2"/>
              <w:w w:val="105"/>
            </w:rPr>
          </w:rPrChange>
        </w:rPr>
        <w:t xml:space="preserve"> </w:t>
      </w:r>
      <w:r w:rsidRPr="00814BC9">
        <w:rPr>
          <w:w w:val="105"/>
          <w:lang w:val="en-GB"/>
          <w:rPrChange w:id="566" w:author="Christian PIEDALLU" w:date="2023-02-06T09:53:00Z">
            <w:rPr>
              <w:w w:val="105"/>
            </w:rPr>
          </w:rPrChange>
        </w:rPr>
        <w:t>based</w:t>
      </w:r>
      <w:r w:rsidRPr="00814BC9">
        <w:rPr>
          <w:spacing w:val="2"/>
          <w:w w:val="105"/>
          <w:lang w:val="en-GB"/>
          <w:rPrChange w:id="567" w:author="Christian PIEDALLU" w:date="2023-02-06T09:53:00Z">
            <w:rPr>
              <w:spacing w:val="2"/>
              <w:w w:val="105"/>
            </w:rPr>
          </w:rPrChange>
        </w:rPr>
        <w:t xml:space="preserve"> </w:t>
      </w:r>
      <w:r w:rsidRPr="00814BC9">
        <w:rPr>
          <w:w w:val="105"/>
          <w:lang w:val="en-GB"/>
          <w:rPrChange w:id="568" w:author="Christian PIEDALLU" w:date="2023-02-06T09:53:00Z">
            <w:rPr>
              <w:w w:val="105"/>
            </w:rPr>
          </w:rPrChange>
        </w:rPr>
        <w:t>on</w:t>
      </w:r>
      <w:r w:rsidRPr="00814BC9">
        <w:rPr>
          <w:spacing w:val="2"/>
          <w:w w:val="105"/>
          <w:lang w:val="en-GB"/>
          <w:rPrChange w:id="569" w:author="Christian PIEDALLU" w:date="2023-02-06T09:53:00Z">
            <w:rPr>
              <w:spacing w:val="2"/>
              <w:w w:val="105"/>
            </w:rPr>
          </w:rPrChange>
        </w:rPr>
        <w:t xml:space="preserve"> </w:t>
      </w:r>
      <w:commentRangeStart w:id="570"/>
      <w:r w:rsidRPr="00814BC9">
        <w:rPr>
          <w:w w:val="105"/>
          <w:lang w:val="en-GB"/>
          <w:rPrChange w:id="571" w:author="Christian PIEDALLU" w:date="2023-02-06T09:53:00Z">
            <w:rPr>
              <w:w w:val="105"/>
            </w:rPr>
          </w:rPrChange>
        </w:rPr>
        <w:t>the</w:t>
      </w:r>
      <w:r w:rsidRPr="00814BC9">
        <w:rPr>
          <w:spacing w:val="1"/>
          <w:w w:val="105"/>
          <w:lang w:val="en-GB"/>
          <w:rPrChange w:id="572" w:author="Christian PIEDALLU" w:date="2023-02-06T09:53:00Z">
            <w:rPr>
              <w:spacing w:val="1"/>
              <w:w w:val="105"/>
            </w:rPr>
          </w:rPrChange>
        </w:rPr>
        <w:t xml:space="preserve"> </w:t>
      </w:r>
      <w:r w:rsidRPr="00814BC9">
        <w:rPr>
          <w:w w:val="105"/>
          <w:lang w:val="en-GB"/>
          <w:rPrChange w:id="573" w:author="Christian PIEDALLU" w:date="2023-02-06T09:53:00Z">
            <w:rPr>
              <w:w w:val="105"/>
            </w:rPr>
          </w:rPrChange>
        </w:rPr>
        <w:t>health</w:t>
      </w:r>
      <w:r w:rsidRPr="00814BC9">
        <w:rPr>
          <w:spacing w:val="2"/>
          <w:w w:val="105"/>
          <w:lang w:val="en-GB"/>
          <w:rPrChange w:id="574" w:author="Christian PIEDALLU" w:date="2023-02-06T09:53:00Z">
            <w:rPr>
              <w:spacing w:val="2"/>
              <w:w w:val="105"/>
            </w:rPr>
          </w:rPrChange>
        </w:rPr>
        <w:t xml:space="preserve"> </w:t>
      </w:r>
      <w:r w:rsidRPr="00814BC9">
        <w:rPr>
          <w:w w:val="105"/>
          <w:lang w:val="en-GB"/>
          <w:rPrChange w:id="575" w:author="Christian PIEDALLU" w:date="2023-02-06T09:53:00Z">
            <w:rPr>
              <w:w w:val="105"/>
            </w:rPr>
          </w:rPrChange>
        </w:rPr>
        <w:t>status</w:t>
      </w:r>
      <w:r w:rsidRPr="00814BC9">
        <w:rPr>
          <w:spacing w:val="2"/>
          <w:w w:val="105"/>
          <w:lang w:val="en-GB"/>
          <w:rPrChange w:id="576" w:author="Christian PIEDALLU" w:date="2023-02-06T09:53:00Z">
            <w:rPr>
              <w:spacing w:val="2"/>
              <w:w w:val="105"/>
            </w:rPr>
          </w:rPrChange>
        </w:rPr>
        <w:t xml:space="preserve"> </w:t>
      </w:r>
      <w:r w:rsidRPr="00814BC9">
        <w:rPr>
          <w:w w:val="105"/>
          <w:lang w:val="en-GB"/>
          <w:rPrChange w:id="577" w:author="Christian PIEDALLU" w:date="2023-02-06T09:53:00Z">
            <w:rPr>
              <w:w w:val="105"/>
            </w:rPr>
          </w:rPrChange>
        </w:rPr>
        <w:t>prior</w:t>
      </w:r>
      <w:r w:rsidRPr="00814BC9">
        <w:rPr>
          <w:spacing w:val="2"/>
          <w:w w:val="105"/>
          <w:lang w:val="en-GB"/>
          <w:rPrChange w:id="578" w:author="Christian PIEDALLU" w:date="2023-02-06T09:53:00Z">
            <w:rPr>
              <w:spacing w:val="2"/>
              <w:w w:val="105"/>
            </w:rPr>
          </w:rPrChange>
        </w:rPr>
        <w:t xml:space="preserve"> </w:t>
      </w:r>
      <w:r w:rsidRPr="00814BC9">
        <w:rPr>
          <w:w w:val="105"/>
          <w:lang w:val="en-GB"/>
          <w:rPrChange w:id="579" w:author="Christian PIEDALLU" w:date="2023-02-06T09:53:00Z">
            <w:rPr>
              <w:w w:val="105"/>
            </w:rPr>
          </w:rPrChange>
        </w:rPr>
        <w:t>to</w:t>
      </w:r>
    </w:p>
    <w:p w14:paraId="56FCDC4C" w14:textId="3A1D3A84" w:rsidR="00B177F5" w:rsidRPr="00814BC9" w:rsidRDefault="00B553DB">
      <w:pPr>
        <w:pStyle w:val="Corpsdetexte"/>
        <w:ind w:left="163"/>
        <w:rPr>
          <w:lang w:val="en-GB"/>
          <w:rPrChange w:id="580" w:author="Christian PIEDALLU" w:date="2023-02-06T09:53:00Z">
            <w:rPr/>
          </w:rPrChange>
        </w:rPr>
      </w:pPr>
      <w:r w:rsidRPr="00814BC9">
        <w:rPr>
          <w:rFonts w:ascii="Trebuchet MS"/>
          <w:sz w:val="10"/>
          <w:lang w:val="en-GB"/>
          <w:rPrChange w:id="581" w:author="Christian PIEDALLU" w:date="2023-02-06T09:53:00Z">
            <w:rPr>
              <w:rFonts w:ascii="Trebuchet MS"/>
              <w:sz w:val="10"/>
            </w:rPr>
          </w:rPrChange>
        </w:rPr>
        <w:t xml:space="preserve">141     </w:t>
      </w:r>
      <w:r w:rsidRPr="00814BC9">
        <w:rPr>
          <w:rFonts w:ascii="Trebuchet MS"/>
          <w:spacing w:val="19"/>
          <w:sz w:val="10"/>
          <w:lang w:val="en-GB"/>
          <w:rPrChange w:id="582" w:author="Christian PIEDALLU" w:date="2023-02-06T09:53:00Z">
            <w:rPr>
              <w:rFonts w:ascii="Trebuchet MS"/>
              <w:spacing w:val="19"/>
              <w:sz w:val="10"/>
            </w:rPr>
          </w:rPrChange>
        </w:rPr>
        <w:t xml:space="preserve"> </w:t>
      </w:r>
      <w:r w:rsidRPr="00814BC9">
        <w:rPr>
          <w:w w:val="105"/>
          <w:lang w:val="en-GB"/>
          <w:rPrChange w:id="583" w:author="Christian PIEDALLU" w:date="2023-02-06T09:53:00Z">
            <w:rPr>
              <w:w w:val="105"/>
            </w:rPr>
          </w:rPrChange>
        </w:rPr>
        <w:t>the</w:t>
      </w:r>
      <w:r w:rsidRPr="00814BC9">
        <w:rPr>
          <w:spacing w:val="-7"/>
          <w:w w:val="105"/>
          <w:lang w:val="en-GB"/>
          <w:rPrChange w:id="584" w:author="Christian PIEDALLU" w:date="2023-02-06T09:53:00Z">
            <w:rPr>
              <w:spacing w:val="-7"/>
              <w:w w:val="105"/>
            </w:rPr>
          </w:rPrChange>
        </w:rPr>
        <w:t xml:space="preserve"> </w:t>
      </w:r>
      <w:r w:rsidRPr="00814BC9">
        <w:rPr>
          <w:w w:val="105"/>
          <w:lang w:val="en-GB"/>
          <w:rPrChange w:id="585" w:author="Christian PIEDALLU" w:date="2023-02-06T09:53:00Z">
            <w:rPr>
              <w:w w:val="105"/>
            </w:rPr>
          </w:rPrChange>
        </w:rPr>
        <w:t>cutting</w:t>
      </w:r>
      <w:commentRangeEnd w:id="570"/>
      <w:r w:rsidR="00FF1ED1">
        <w:rPr>
          <w:rStyle w:val="Marquedecommentaire"/>
        </w:rPr>
        <w:commentReference w:id="570"/>
      </w:r>
      <w:r w:rsidRPr="00814BC9">
        <w:rPr>
          <w:w w:val="105"/>
          <w:lang w:val="en-GB"/>
          <w:rPrChange w:id="586" w:author="Christian PIEDALLU" w:date="2023-02-06T09:53:00Z">
            <w:rPr>
              <w:w w:val="105"/>
            </w:rPr>
          </w:rPrChange>
        </w:rPr>
        <w:t>.</w:t>
      </w:r>
      <w:r w:rsidRPr="00814BC9">
        <w:rPr>
          <w:spacing w:val="23"/>
          <w:w w:val="105"/>
          <w:lang w:val="en-GB"/>
          <w:rPrChange w:id="587" w:author="Christian PIEDALLU" w:date="2023-02-06T09:53:00Z">
            <w:rPr>
              <w:spacing w:val="23"/>
              <w:w w:val="105"/>
            </w:rPr>
          </w:rPrChange>
        </w:rPr>
        <w:t xml:space="preserve"> </w:t>
      </w:r>
      <w:r w:rsidRPr="00814BC9">
        <w:rPr>
          <w:w w:val="105"/>
          <w:lang w:val="en-GB"/>
          <w:rPrChange w:id="588" w:author="Christian PIEDALLU" w:date="2023-02-06T09:53:00Z">
            <w:rPr>
              <w:w w:val="105"/>
            </w:rPr>
          </w:rPrChange>
        </w:rPr>
        <w:t>The</w:t>
      </w:r>
      <w:r w:rsidRPr="00814BC9">
        <w:rPr>
          <w:spacing w:val="-7"/>
          <w:w w:val="105"/>
          <w:lang w:val="en-GB"/>
          <w:rPrChange w:id="589" w:author="Christian PIEDALLU" w:date="2023-02-06T09:53:00Z">
            <w:rPr>
              <w:spacing w:val="-7"/>
              <w:w w:val="105"/>
            </w:rPr>
          </w:rPrChange>
        </w:rPr>
        <w:t xml:space="preserve"> </w:t>
      </w:r>
      <w:r w:rsidRPr="00814BC9">
        <w:rPr>
          <w:w w:val="105"/>
          <w:lang w:val="en-GB"/>
          <w:rPrChange w:id="590" w:author="Christian PIEDALLU" w:date="2023-02-06T09:53:00Z">
            <w:rPr>
              <w:w w:val="105"/>
            </w:rPr>
          </w:rPrChange>
        </w:rPr>
        <w:t>analysis</w:t>
      </w:r>
      <w:r w:rsidRPr="00814BC9">
        <w:rPr>
          <w:spacing w:val="-7"/>
          <w:w w:val="105"/>
          <w:lang w:val="en-GB"/>
          <w:rPrChange w:id="591" w:author="Christian PIEDALLU" w:date="2023-02-06T09:53:00Z">
            <w:rPr>
              <w:spacing w:val="-7"/>
              <w:w w:val="105"/>
            </w:rPr>
          </w:rPrChange>
        </w:rPr>
        <w:t xml:space="preserve"> </w:t>
      </w:r>
      <w:r w:rsidRPr="00814BC9">
        <w:rPr>
          <w:w w:val="105"/>
          <w:lang w:val="en-GB"/>
          <w:rPrChange w:id="592" w:author="Christian PIEDALLU" w:date="2023-02-06T09:53:00Z">
            <w:rPr>
              <w:w w:val="105"/>
            </w:rPr>
          </w:rPrChange>
        </w:rPr>
        <w:t>of</w:t>
      </w:r>
      <w:r w:rsidRPr="00814BC9">
        <w:rPr>
          <w:spacing w:val="-8"/>
          <w:w w:val="105"/>
          <w:lang w:val="en-GB"/>
          <w:rPrChange w:id="593" w:author="Christian PIEDALLU" w:date="2023-02-06T09:53:00Z">
            <w:rPr>
              <w:spacing w:val="-8"/>
              <w:w w:val="105"/>
            </w:rPr>
          </w:rPrChange>
        </w:rPr>
        <w:t xml:space="preserve"> </w:t>
      </w:r>
      <w:r w:rsidRPr="00814BC9">
        <w:rPr>
          <w:w w:val="105"/>
          <w:lang w:val="en-GB"/>
          <w:rPrChange w:id="594" w:author="Christian PIEDALLU" w:date="2023-02-06T09:53:00Z">
            <w:rPr>
              <w:w w:val="105"/>
            </w:rPr>
          </w:rPrChange>
        </w:rPr>
        <w:t>image</w:t>
      </w:r>
      <w:r w:rsidRPr="00814BC9">
        <w:rPr>
          <w:spacing w:val="-7"/>
          <w:w w:val="105"/>
          <w:lang w:val="en-GB"/>
          <w:rPrChange w:id="595" w:author="Christian PIEDALLU" w:date="2023-02-06T09:53:00Z">
            <w:rPr>
              <w:spacing w:val="-7"/>
              <w:w w:val="105"/>
            </w:rPr>
          </w:rPrChange>
        </w:rPr>
        <w:t xml:space="preserve"> </w:t>
      </w:r>
      <w:r w:rsidRPr="00814BC9">
        <w:rPr>
          <w:w w:val="105"/>
          <w:lang w:val="en-GB"/>
          <w:rPrChange w:id="596" w:author="Christian PIEDALLU" w:date="2023-02-06T09:53:00Z">
            <w:rPr>
              <w:w w:val="105"/>
            </w:rPr>
          </w:rPrChange>
        </w:rPr>
        <w:t>time-serie</w:t>
      </w:r>
      <w:ins w:id="597" w:author="Christian PIEDALLU" w:date="2023-02-06T11:38:00Z">
        <w:r w:rsidR="0046559C">
          <w:rPr>
            <w:w w:val="105"/>
            <w:lang w:val="en-GB"/>
          </w:rPr>
          <w:t>s</w:t>
        </w:r>
      </w:ins>
      <w:r w:rsidRPr="00814BC9">
        <w:rPr>
          <w:spacing w:val="-7"/>
          <w:w w:val="105"/>
          <w:lang w:val="en-GB"/>
          <w:rPrChange w:id="598" w:author="Christian PIEDALLU" w:date="2023-02-06T09:53:00Z">
            <w:rPr>
              <w:spacing w:val="-7"/>
              <w:w w:val="105"/>
            </w:rPr>
          </w:rPrChange>
        </w:rPr>
        <w:t xml:space="preserve"> </w:t>
      </w:r>
      <w:r w:rsidRPr="00814BC9">
        <w:rPr>
          <w:w w:val="105"/>
          <w:lang w:val="en-GB"/>
          <w:rPrChange w:id="599" w:author="Christian PIEDALLU" w:date="2023-02-06T09:53:00Z">
            <w:rPr>
              <w:w w:val="105"/>
            </w:rPr>
          </w:rPrChange>
        </w:rPr>
        <w:t>was</w:t>
      </w:r>
      <w:r w:rsidRPr="00814BC9">
        <w:rPr>
          <w:spacing w:val="-8"/>
          <w:w w:val="105"/>
          <w:lang w:val="en-GB"/>
          <w:rPrChange w:id="600" w:author="Christian PIEDALLU" w:date="2023-02-06T09:53:00Z">
            <w:rPr>
              <w:spacing w:val="-8"/>
              <w:w w:val="105"/>
            </w:rPr>
          </w:rPrChange>
        </w:rPr>
        <w:t xml:space="preserve"> </w:t>
      </w:r>
      <w:r w:rsidRPr="00814BC9">
        <w:rPr>
          <w:w w:val="105"/>
          <w:lang w:val="en-GB"/>
          <w:rPrChange w:id="601" w:author="Christian PIEDALLU" w:date="2023-02-06T09:53:00Z">
            <w:rPr>
              <w:w w:val="105"/>
            </w:rPr>
          </w:rPrChange>
        </w:rPr>
        <w:t>thus</w:t>
      </w:r>
      <w:r w:rsidRPr="00814BC9">
        <w:rPr>
          <w:spacing w:val="-7"/>
          <w:w w:val="105"/>
          <w:lang w:val="en-GB"/>
          <w:rPrChange w:id="602" w:author="Christian PIEDALLU" w:date="2023-02-06T09:53:00Z">
            <w:rPr>
              <w:spacing w:val="-7"/>
              <w:w w:val="105"/>
            </w:rPr>
          </w:rPrChange>
        </w:rPr>
        <w:t xml:space="preserve"> </w:t>
      </w:r>
      <w:r w:rsidRPr="00814BC9">
        <w:rPr>
          <w:w w:val="105"/>
          <w:lang w:val="en-GB"/>
          <w:rPrChange w:id="603" w:author="Christian PIEDALLU" w:date="2023-02-06T09:53:00Z">
            <w:rPr>
              <w:w w:val="105"/>
            </w:rPr>
          </w:rPrChange>
        </w:rPr>
        <w:t>quite</w:t>
      </w:r>
      <w:r w:rsidRPr="00814BC9">
        <w:rPr>
          <w:spacing w:val="-7"/>
          <w:w w:val="105"/>
          <w:lang w:val="en-GB"/>
          <w:rPrChange w:id="604" w:author="Christian PIEDALLU" w:date="2023-02-06T09:53:00Z">
            <w:rPr>
              <w:spacing w:val="-7"/>
              <w:w w:val="105"/>
            </w:rPr>
          </w:rPrChange>
        </w:rPr>
        <w:t xml:space="preserve"> </w:t>
      </w:r>
      <w:r w:rsidRPr="00814BC9">
        <w:rPr>
          <w:w w:val="105"/>
          <w:lang w:val="en-GB"/>
          <w:rPrChange w:id="605" w:author="Christian PIEDALLU" w:date="2023-02-06T09:53:00Z">
            <w:rPr>
              <w:w w:val="105"/>
            </w:rPr>
          </w:rPrChange>
        </w:rPr>
        <w:t>straightforward</w:t>
      </w:r>
      <w:r w:rsidRPr="00814BC9">
        <w:rPr>
          <w:spacing w:val="-7"/>
          <w:w w:val="105"/>
          <w:lang w:val="en-GB"/>
          <w:rPrChange w:id="606" w:author="Christian PIEDALLU" w:date="2023-02-06T09:53:00Z">
            <w:rPr>
              <w:spacing w:val="-7"/>
              <w:w w:val="105"/>
            </w:rPr>
          </w:rPrChange>
        </w:rPr>
        <w:t xml:space="preserve"> </w:t>
      </w:r>
      <w:r w:rsidRPr="00814BC9">
        <w:rPr>
          <w:w w:val="105"/>
          <w:lang w:val="en-GB"/>
          <w:rPrChange w:id="607" w:author="Christian PIEDALLU" w:date="2023-02-06T09:53:00Z">
            <w:rPr>
              <w:w w:val="105"/>
            </w:rPr>
          </w:rPrChange>
        </w:rPr>
        <w:t>and</w:t>
      </w:r>
      <w:r w:rsidRPr="00814BC9">
        <w:rPr>
          <w:spacing w:val="-8"/>
          <w:w w:val="105"/>
          <w:lang w:val="en-GB"/>
          <w:rPrChange w:id="608" w:author="Christian PIEDALLU" w:date="2023-02-06T09:53:00Z">
            <w:rPr>
              <w:spacing w:val="-8"/>
              <w:w w:val="105"/>
            </w:rPr>
          </w:rPrChange>
        </w:rPr>
        <w:t xml:space="preserve"> </w:t>
      </w:r>
      <w:r w:rsidRPr="00814BC9">
        <w:rPr>
          <w:w w:val="105"/>
          <w:lang w:val="en-GB"/>
          <w:rPrChange w:id="609" w:author="Christian PIEDALLU" w:date="2023-02-06T09:53:00Z">
            <w:rPr>
              <w:w w:val="105"/>
            </w:rPr>
          </w:rPrChange>
        </w:rPr>
        <w:t>has</w:t>
      </w:r>
      <w:r w:rsidRPr="00814BC9">
        <w:rPr>
          <w:spacing w:val="-7"/>
          <w:w w:val="105"/>
          <w:lang w:val="en-GB"/>
          <w:rPrChange w:id="610" w:author="Christian PIEDALLU" w:date="2023-02-06T09:53:00Z">
            <w:rPr>
              <w:spacing w:val="-7"/>
              <w:w w:val="105"/>
            </w:rPr>
          </w:rPrChange>
        </w:rPr>
        <w:t xml:space="preserve"> </w:t>
      </w:r>
      <w:r w:rsidRPr="00814BC9">
        <w:rPr>
          <w:w w:val="105"/>
          <w:lang w:val="en-GB"/>
          <w:rPrChange w:id="611" w:author="Christian PIEDALLU" w:date="2023-02-06T09:53:00Z">
            <w:rPr>
              <w:w w:val="105"/>
            </w:rPr>
          </w:rPrChange>
        </w:rPr>
        <w:t>been</w:t>
      </w:r>
      <w:r w:rsidRPr="00814BC9">
        <w:rPr>
          <w:spacing w:val="-7"/>
          <w:w w:val="105"/>
          <w:lang w:val="en-GB"/>
          <w:rPrChange w:id="612" w:author="Christian PIEDALLU" w:date="2023-02-06T09:53:00Z">
            <w:rPr>
              <w:spacing w:val="-7"/>
              <w:w w:val="105"/>
            </w:rPr>
          </w:rPrChange>
        </w:rPr>
        <w:t xml:space="preserve"> </w:t>
      </w:r>
      <w:r w:rsidRPr="00814BC9">
        <w:rPr>
          <w:w w:val="105"/>
          <w:lang w:val="en-GB"/>
          <w:rPrChange w:id="613" w:author="Christian PIEDALLU" w:date="2023-02-06T09:53:00Z">
            <w:rPr>
              <w:w w:val="105"/>
            </w:rPr>
          </w:rPrChange>
        </w:rPr>
        <w:t>performed</w:t>
      </w:r>
    </w:p>
    <w:p w14:paraId="3D9C227B" w14:textId="77777777" w:rsidR="00B177F5" w:rsidRPr="00814BC9" w:rsidRDefault="00B553DB">
      <w:pPr>
        <w:pStyle w:val="Corpsdetexte"/>
        <w:ind w:left="163"/>
        <w:rPr>
          <w:lang w:val="en-GB"/>
          <w:rPrChange w:id="614" w:author="Christian PIEDALLU" w:date="2023-02-06T09:53:00Z">
            <w:rPr/>
          </w:rPrChange>
        </w:rPr>
      </w:pPr>
      <w:r w:rsidRPr="00814BC9">
        <w:rPr>
          <w:rFonts w:ascii="Trebuchet MS"/>
          <w:sz w:val="10"/>
          <w:lang w:val="en-GB"/>
          <w:rPrChange w:id="615" w:author="Christian PIEDALLU" w:date="2023-02-06T09:53:00Z">
            <w:rPr>
              <w:rFonts w:ascii="Trebuchet MS"/>
              <w:sz w:val="10"/>
            </w:rPr>
          </w:rPrChange>
        </w:rPr>
        <w:t xml:space="preserve">142     </w:t>
      </w:r>
      <w:r w:rsidRPr="00814BC9">
        <w:rPr>
          <w:rFonts w:ascii="Trebuchet MS"/>
          <w:spacing w:val="19"/>
          <w:sz w:val="10"/>
          <w:lang w:val="en-GB"/>
          <w:rPrChange w:id="616" w:author="Christian PIEDALLU" w:date="2023-02-06T09:53:00Z">
            <w:rPr>
              <w:rFonts w:ascii="Trebuchet MS"/>
              <w:spacing w:val="19"/>
              <w:sz w:val="10"/>
            </w:rPr>
          </w:rPrChange>
        </w:rPr>
        <w:t xml:space="preserve"> </w:t>
      </w:r>
      <w:r w:rsidRPr="00814BC9">
        <w:rPr>
          <w:w w:val="105"/>
          <w:lang w:val="en-GB"/>
          <w:rPrChange w:id="617" w:author="Christian PIEDALLU" w:date="2023-02-06T09:53:00Z">
            <w:rPr>
              <w:w w:val="105"/>
            </w:rPr>
          </w:rPrChange>
        </w:rPr>
        <w:t>individually</w:t>
      </w:r>
      <w:r w:rsidRPr="00814BC9">
        <w:rPr>
          <w:spacing w:val="1"/>
          <w:w w:val="105"/>
          <w:lang w:val="en-GB"/>
          <w:rPrChange w:id="618" w:author="Christian PIEDALLU" w:date="2023-02-06T09:53:00Z">
            <w:rPr>
              <w:spacing w:val="1"/>
              <w:w w:val="105"/>
            </w:rPr>
          </w:rPrChange>
        </w:rPr>
        <w:t xml:space="preserve"> </w:t>
      </w:r>
      <w:r w:rsidRPr="00814BC9">
        <w:rPr>
          <w:w w:val="105"/>
          <w:lang w:val="en-GB"/>
          <w:rPrChange w:id="619" w:author="Christian PIEDALLU" w:date="2023-02-06T09:53:00Z">
            <w:rPr>
              <w:w w:val="105"/>
            </w:rPr>
          </w:rPrChange>
        </w:rPr>
        <w:t>pixel per</w:t>
      </w:r>
      <w:r w:rsidRPr="00814BC9">
        <w:rPr>
          <w:spacing w:val="1"/>
          <w:w w:val="105"/>
          <w:lang w:val="en-GB"/>
          <w:rPrChange w:id="620" w:author="Christian PIEDALLU" w:date="2023-02-06T09:53:00Z">
            <w:rPr>
              <w:spacing w:val="1"/>
              <w:w w:val="105"/>
            </w:rPr>
          </w:rPrChange>
        </w:rPr>
        <w:t xml:space="preserve"> </w:t>
      </w:r>
      <w:r w:rsidRPr="00814BC9">
        <w:rPr>
          <w:w w:val="105"/>
          <w:lang w:val="en-GB"/>
          <w:rPrChange w:id="621" w:author="Christian PIEDALLU" w:date="2023-02-06T09:53:00Z">
            <w:rPr>
              <w:w w:val="105"/>
            </w:rPr>
          </w:rPrChange>
        </w:rPr>
        <w:t>pixel</w:t>
      </w:r>
      <w:r w:rsidRPr="00814BC9">
        <w:rPr>
          <w:spacing w:val="1"/>
          <w:w w:val="105"/>
          <w:lang w:val="en-GB"/>
          <w:rPrChange w:id="622" w:author="Christian PIEDALLU" w:date="2023-02-06T09:53:00Z">
            <w:rPr>
              <w:spacing w:val="1"/>
              <w:w w:val="105"/>
            </w:rPr>
          </w:rPrChange>
        </w:rPr>
        <w:t xml:space="preserve"> </w:t>
      </w:r>
      <w:r w:rsidRPr="00814BC9">
        <w:rPr>
          <w:w w:val="105"/>
          <w:lang w:val="en-GB"/>
          <w:rPrChange w:id="623" w:author="Christian PIEDALLU" w:date="2023-02-06T09:53:00Z">
            <w:rPr>
              <w:w w:val="105"/>
            </w:rPr>
          </w:rPrChange>
        </w:rPr>
        <w:t>starting</w:t>
      </w:r>
      <w:r w:rsidRPr="00814BC9">
        <w:rPr>
          <w:spacing w:val="1"/>
          <w:w w:val="105"/>
          <w:lang w:val="en-GB"/>
          <w:rPrChange w:id="624" w:author="Christian PIEDALLU" w:date="2023-02-06T09:53:00Z">
            <w:rPr>
              <w:spacing w:val="1"/>
              <w:w w:val="105"/>
            </w:rPr>
          </w:rPrChange>
        </w:rPr>
        <w:t xml:space="preserve"> </w:t>
      </w:r>
      <w:commentRangeStart w:id="625"/>
      <w:r w:rsidRPr="00814BC9">
        <w:rPr>
          <w:w w:val="105"/>
          <w:lang w:val="en-GB"/>
          <w:rPrChange w:id="626" w:author="Christian PIEDALLU" w:date="2023-02-06T09:53:00Z">
            <w:rPr>
              <w:w w:val="105"/>
            </w:rPr>
          </w:rPrChange>
        </w:rPr>
        <w:t>from the</w:t>
      </w:r>
      <w:r w:rsidRPr="00814BC9">
        <w:rPr>
          <w:spacing w:val="1"/>
          <w:w w:val="105"/>
          <w:lang w:val="en-GB"/>
          <w:rPrChange w:id="627" w:author="Christian PIEDALLU" w:date="2023-02-06T09:53:00Z">
            <w:rPr>
              <w:spacing w:val="1"/>
              <w:w w:val="105"/>
            </w:rPr>
          </w:rPrChange>
        </w:rPr>
        <w:t xml:space="preserve"> </w:t>
      </w:r>
      <w:r w:rsidRPr="00814BC9">
        <w:rPr>
          <w:w w:val="105"/>
          <w:lang w:val="en-GB"/>
          <w:rPrChange w:id="628" w:author="Christian PIEDALLU" w:date="2023-02-06T09:53:00Z">
            <w:rPr>
              <w:w w:val="105"/>
            </w:rPr>
          </w:rPrChange>
        </w:rPr>
        <w:t>2016</w:t>
      </w:r>
      <w:r w:rsidRPr="00814BC9">
        <w:rPr>
          <w:spacing w:val="1"/>
          <w:w w:val="105"/>
          <w:lang w:val="en-GB"/>
          <w:rPrChange w:id="629" w:author="Christian PIEDALLU" w:date="2023-02-06T09:53:00Z">
            <w:rPr>
              <w:spacing w:val="1"/>
              <w:w w:val="105"/>
            </w:rPr>
          </w:rPrChange>
        </w:rPr>
        <w:t xml:space="preserve"> </w:t>
      </w:r>
      <w:r w:rsidRPr="00814BC9">
        <w:rPr>
          <w:w w:val="105"/>
          <w:lang w:val="en-GB"/>
          <w:rPrChange w:id="630" w:author="Christian PIEDALLU" w:date="2023-02-06T09:53:00Z">
            <w:rPr>
              <w:w w:val="105"/>
            </w:rPr>
          </w:rPrChange>
        </w:rPr>
        <w:t>year</w:t>
      </w:r>
      <w:commentRangeEnd w:id="625"/>
      <w:r w:rsidR="0046559C">
        <w:rPr>
          <w:rStyle w:val="Marquedecommentaire"/>
        </w:rPr>
        <w:commentReference w:id="625"/>
      </w:r>
      <w:r w:rsidRPr="00814BC9">
        <w:rPr>
          <w:w w:val="105"/>
          <w:lang w:val="en-GB"/>
          <w:rPrChange w:id="631" w:author="Christian PIEDALLU" w:date="2023-02-06T09:53:00Z">
            <w:rPr>
              <w:w w:val="105"/>
            </w:rPr>
          </w:rPrChange>
        </w:rPr>
        <w:t>,</w:t>
      </w:r>
      <w:r w:rsidRPr="00814BC9">
        <w:rPr>
          <w:spacing w:val="4"/>
          <w:w w:val="105"/>
          <w:lang w:val="en-GB"/>
          <w:rPrChange w:id="632" w:author="Christian PIEDALLU" w:date="2023-02-06T09:53:00Z">
            <w:rPr>
              <w:spacing w:val="4"/>
              <w:w w:val="105"/>
            </w:rPr>
          </w:rPrChange>
        </w:rPr>
        <w:t xml:space="preserve"> </w:t>
      </w:r>
      <w:r w:rsidRPr="00814BC9">
        <w:rPr>
          <w:w w:val="105"/>
          <w:lang w:val="en-GB"/>
          <w:rPrChange w:id="633" w:author="Christian PIEDALLU" w:date="2023-02-06T09:53:00Z">
            <w:rPr>
              <w:w w:val="105"/>
            </w:rPr>
          </w:rPrChange>
        </w:rPr>
        <w:t>which</w:t>
      </w:r>
      <w:r w:rsidRPr="00814BC9">
        <w:rPr>
          <w:spacing w:val="1"/>
          <w:w w:val="105"/>
          <w:lang w:val="en-GB"/>
          <w:rPrChange w:id="634" w:author="Christian PIEDALLU" w:date="2023-02-06T09:53:00Z">
            <w:rPr>
              <w:spacing w:val="1"/>
              <w:w w:val="105"/>
            </w:rPr>
          </w:rPrChange>
        </w:rPr>
        <w:t xml:space="preserve"> </w:t>
      </w:r>
      <w:r w:rsidRPr="00814BC9">
        <w:rPr>
          <w:w w:val="105"/>
          <w:lang w:val="en-GB"/>
          <w:rPrChange w:id="635" w:author="Christian PIEDALLU" w:date="2023-02-06T09:53:00Z">
            <w:rPr>
              <w:w w:val="105"/>
            </w:rPr>
          </w:rPrChange>
        </w:rPr>
        <w:t>is</w:t>
      </w:r>
      <w:r w:rsidRPr="00814BC9">
        <w:rPr>
          <w:spacing w:val="1"/>
          <w:w w:val="105"/>
          <w:lang w:val="en-GB"/>
          <w:rPrChange w:id="636" w:author="Christian PIEDALLU" w:date="2023-02-06T09:53:00Z">
            <w:rPr>
              <w:spacing w:val="1"/>
              <w:w w:val="105"/>
            </w:rPr>
          </w:rPrChange>
        </w:rPr>
        <w:t xml:space="preserve"> </w:t>
      </w:r>
      <w:r w:rsidRPr="00814BC9">
        <w:rPr>
          <w:w w:val="105"/>
          <w:lang w:val="en-GB"/>
          <w:rPrChange w:id="637" w:author="Christian PIEDALLU" w:date="2023-02-06T09:53:00Z">
            <w:rPr>
              <w:w w:val="105"/>
            </w:rPr>
          </w:rPrChange>
        </w:rPr>
        <w:t>the</w:t>
      </w:r>
      <w:r w:rsidRPr="00814BC9">
        <w:rPr>
          <w:spacing w:val="1"/>
          <w:w w:val="105"/>
          <w:lang w:val="en-GB"/>
          <w:rPrChange w:id="638" w:author="Christian PIEDALLU" w:date="2023-02-06T09:53:00Z">
            <w:rPr>
              <w:spacing w:val="1"/>
              <w:w w:val="105"/>
            </w:rPr>
          </w:rPrChange>
        </w:rPr>
        <w:t xml:space="preserve"> </w:t>
      </w:r>
      <w:r w:rsidRPr="00814BC9">
        <w:rPr>
          <w:w w:val="105"/>
          <w:lang w:val="en-GB"/>
          <w:rPrChange w:id="639" w:author="Christian PIEDALLU" w:date="2023-02-06T09:53:00Z">
            <w:rPr>
              <w:w w:val="105"/>
            </w:rPr>
          </w:rPrChange>
        </w:rPr>
        <w:t>beginning of</w:t>
      </w:r>
      <w:r w:rsidRPr="00814BC9">
        <w:rPr>
          <w:spacing w:val="1"/>
          <w:w w:val="105"/>
          <w:lang w:val="en-GB"/>
          <w:rPrChange w:id="640" w:author="Christian PIEDALLU" w:date="2023-02-06T09:53:00Z">
            <w:rPr>
              <w:spacing w:val="1"/>
              <w:w w:val="105"/>
            </w:rPr>
          </w:rPrChange>
        </w:rPr>
        <w:t xml:space="preserve"> </w:t>
      </w:r>
      <w:r w:rsidRPr="00814BC9">
        <w:rPr>
          <w:w w:val="105"/>
          <w:lang w:val="en-GB"/>
          <w:rPrChange w:id="641" w:author="Christian PIEDALLU" w:date="2023-02-06T09:53:00Z">
            <w:rPr>
              <w:w w:val="105"/>
            </w:rPr>
          </w:rPrChange>
        </w:rPr>
        <w:t>S2</w:t>
      </w:r>
      <w:r w:rsidRPr="00814BC9">
        <w:rPr>
          <w:spacing w:val="1"/>
          <w:w w:val="105"/>
          <w:lang w:val="en-GB"/>
          <w:rPrChange w:id="642" w:author="Christian PIEDALLU" w:date="2023-02-06T09:53:00Z">
            <w:rPr>
              <w:spacing w:val="1"/>
              <w:w w:val="105"/>
            </w:rPr>
          </w:rPrChange>
        </w:rPr>
        <w:t xml:space="preserve"> </w:t>
      </w:r>
      <w:r w:rsidRPr="00814BC9">
        <w:rPr>
          <w:w w:val="105"/>
          <w:lang w:val="en-GB"/>
          <w:rPrChange w:id="643" w:author="Christian PIEDALLU" w:date="2023-02-06T09:53:00Z">
            <w:rPr>
              <w:w w:val="105"/>
            </w:rPr>
          </w:rPrChange>
        </w:rPr>
        <w:t>acquisitions and</w:t>
      </w:r>
    </w:p>
    <w:p w14:paraId="29E39E7A" w14:textId="77777777" w:rsidR="00B177F5" w:rsidRPr="00814BC9" w:rsidRDefault="00B553DB">
      <w:pPr>
        <w:pStyle w:val="Corpsdetexte"/>
        <w:ind w:left="163"/>
        <w:rPr>
          <w:lang w:val="en-GB"/>
          <w:rPrChange w:id="644" w:author="Christian PIEDALLU" w:date="2023-02-06T09:53:00Z">
            <w:rPr/>
          </w:rPrChange>
        </w:rPr>
      </w:pPr>
      <w:r w:rsidRPr="00814BC9">
        <w:rPr>
          <w:rFonts w:ascii="Trebuchet MS"/>
          <w:sz w:val="10"/>
          <w:lang w:val="en-GB"/>
          <w:rPrChange w:id="645" w:author="Christian PIEDALLU" w:date="2023-02-06T09:53:00Z">
            <w:rPr>
              <w:rFonts w:ascii="Trebuchet MS"/>
              <w:sz w:val="10"/>
            </w:rPr>
          </w:rPrChange>
        </w:rPr>
        <w:t xml:space="preserve">143     </w:t>
      </w:r>
      <w:r w:rsidRPr="00814BC9">
        <w:rPr>
          <w:rFonts w:ascii="Trebuchet MS"/>
          <w:spacing w:val="19"/>
          <w:sz w:val="10"/>
          <w:lang w:val="en-GB"/>
          <w:rPrChange w:id="646" w:author="Christian PIEDALLU" w:date="2023-02-06T09:53:00Z">
            <w:rPr>
              <w:rFonts w:ascii="Trebuchet MS"/>
              <w:spacing w:val="19"/>
              <w:sz w:val="10"/>
            </w:rPr>
          </w:rPrChange>
        </w:rPr>
        <w:t xml:space="preserve"> </w:t>
      </w:r>
      <w:r w:rsidRPr="00814BC9">
        <w:rPr>
          <w:lang w:val="en-GB"/>
          <w:rPrChange w:id="647" w:author="Christian PIEDALLU" w:date="2023-02-06T09:53:00Z">
            <w:rPr/>
          </w:rPrChange>
        </w:rPr>
        <w:t>corresponds</w:t>
      </w:r>
      <w:r w:rsidRPr="00814BC9">
        <w:rPr>
          <w:spacing w:val="26"/>
          <w:lang w:val="en-GB"/>
          <w:rPrChange w:id="648" w:author="Christian PIEDALLU" w:date="2023-02-06T09:53:00Z">
            <w:rPr>
              <w:spacing w:val="26"/>
            </w:rPr>
          </w:rPrChange>
        </w:rPr>
        <w:t xml:space="preserve"> </w:t>
      </w:r>
      <w:r w:rsidRPr="00814BC9">
        <w:rPr>
          <w:lang w:val="en-GB"/>
          <w:rPrChange w:id="649" w:author="Christian PIEDALLU" w:date="2023-02-06T09:53:00Z">
            <w:rPr/>
          </w:rPrChange>
        </w:rPr>
        <w:t>to</w:t>
      </w:r>
      <w:r w:rsidRPr="00814BC9">
        <w:rPr>
          <w:spacing w:val="27"/>
          <w:lang w:val="en-GB"/>
          <w:rPrChange w:id="650" w:author="Christian PIEDALLU" w:date="2023-02-06T09:53:00Z">
            <w:rPr>
              <w:spacing w:val="27"/>
            </w:rPr>
          </w:rPrChange>
        </w:rPr>
        <w:t xml:space="preserve"> </w:t>
      </w:r>
      <w:r w:rsidRPr="00814BC9">
        <w:rPr>
          <w:lang w:val="en-GB"/>
          <w:rPrChange w:id="651" w:author="Christian PIEDALLU" w:date="2023-02-06T09:53:00Z">
            <w:rPr/>
          </w:rPrChange>
        </w:rPr>
        <w:t>the</w:t>
      </w:r>
      <w:r w:rsidRPr="00814BC9">
        <w:rPr>
          <w:spacing w:val="26"/>
          <w:lang w:val="en-GB"/>
          <w:rPrChange w:id="652" w:author="Christian PIEDALLU" w:date="2023-02-06T09:53:00Z">
            <w:rPr>
              <w:spacing w:val="26"/>
            </w:rPr>
          </w:rPrChange>
        </w:rPr>
        <w:t xml:space="preserve"> </w:t>
      </w:r>
      <w:r w:rsidRPr="00814BC9">
        <w:rPr>
          <w:lang w:val="en-GB"/>
          <w:rPrChange w:id="653" w:author="Christian PIEDALLU" w:date="2023-02-06T09:53:00Z">
            <w:rPr/>
          </w:rPrChange>
        </w:rPr>
        <w:t>first</w:t>
      </w:r>
      <w:r w:rsidRPr="00814BC9">
        <w:rPr>
          <w:spacing w:val="27"/>
          <w:lang w:val="en-GB"/>
          <w:rPrChange w:id="654" w:author="Christian PIEDALLU" w:date="2023-02-06T09:53:00Z">
            <w:rPr>
              <w:spacing w:val="27"/>
            </w:rPr>
          </w:rPrChange>
        </w:rPr>
        <w:t xml:space="preserve"> </w:t>
      </w:r>
      <w:r w:rsidRPr="00814BC9">
        <w:rPr>
          <w:lang w:val="en-GB"/>
          <w:rPrChange w:id="655" w:author="Christian PIEDALLU" w:date="2023-02-06T09:53:00Z">
            <w:rPr/>
          </w:rPrChange>
        </w:rPr>
        <w:t>reported</w:t>
      </w:r>
      <w:r w:rsidRPr="00814BC9">
        <w:rPr>
          <w:spacing w:val="26"/>
          <w:lang w:val="en-GB"/>
          <w:rPrChange w:id="656" w:author="Christian PIEDALLU" w:date="2023-02-06T09:53:00Z">
            <w:rPr>
              <w:spacing w:val="26"/>
            </w:rPr>
          </w:rPrChange>
        </w:rPr>
        <w:t xml:space="preserve"> </w:t>
      </w:r>
      <w:r w:rsidRPr="00814BC9">
        <w:rPr>
          <w:lang w:val="en-GB"/>
          <w:rPrChange w:id="657" w:author="Christian PIEDALLU" w:date="2023-02-06T09:53:00Z">
            <w:rPr/>
          </w:rPrChange>
        </w:rPr>
        <w:t>increase</w:t>
      </w:r>
      <w:r w:rsidRPr="00814BC9">
        <w:rPr>
          <w:spacing w:val="27"/>
          <w:lang w:val="en-GB"/>
          <w:rPrChange w:id="658" w:author="Christian PIEDALLU" w:date="2023-02-06T09:53:00Z">
            <w:rPr>
              <w:spacing w:val="27"/>
            </w:rPr>
          </w:rPrChange>
        </w:rPr>
        <w:t xml:space="preserve"> </w:t>
      </w:r>
      <w:r w:rsidRPr="00814BC9">
        <w:rPr>
          <w:lang w:val="en-GB"/>
          <w:rPrChange w:id="659" w:author="Christian PIEDALLU" w:date="2023-02-06T09:53:00Z">
            <w:rPr/>
          </w:rPrChange>
        </w:rPr>
        <w:t>of</w:t>
      </w:r>
      <w:r w:rsidRPr="00814BC9">
        <w:rPr>
          <w:spacing w:val="26"/>
          <w:lang w:val="en-GB"/>
          <w:rPrChange w:id="660" w:author="Christian PIEDALLU" w:date="2023-02-06T09:53:00Z">
            <w:rPr>
              <w:spacing w:val="26"/>
            </w:rPr>
          </w:rPrChange>
        </w:rPr>
        <w:t xml:space="preserve"> </w:t>
      </w:r>
      <w:r w:rsidRPr="00814BC9">
        <w:rPr>
          <w:lang w:val="en-GB"/>
          <w:rPrChange w:id="661" w:author="Christian PIEDALLU" w:date="2023-02-06T09:53:00Z">
            <w:rPr/>
          </w:rPrChange>
        </w:rPr>
        <w:t>significant</w:t>
      </w:r>
      <w:r w:rsidRPr="00814BC9">
        <w:rPr>
          <w:spacing w:val="26"/>
          <w:lang w:val="en-GB"/>
          <w:rPrChange w:id="662" w:author="Christian PIEDALLU" w:date="2023-02-06T09:53:00Z">
            <w:rPr>
              <w:spacing w:val="26"/>
            </w:rPr>
          </w:rPrChange>
        </w:rPr>
        <w:t xml:space="preserve"> </w:t>
      </w:r>
      <w:r w:rsidRPr="00814BC9">
        <w:rPr>
          <w:lang w:val="en-GB"/>
          <w:rPrChange w:id="663" w:author="Christian PIEDALLU" w:date="2023-02-06T09:53:00Z">
            <w:rPr/>
          </w:rPrChange>
        </w:rPr>
        <w:t>of</w:t>
      </w:r>
      <w:r w:rsidRPr="00814BC9">
        <w:rPr>
          <w:spacing w:val="27"/>
          <w:lang w:val="en-GB"/>
          <w:rPrChange w:id="664" w:author="Christian PIEDALLU" w:date="2023-02-06T09:53:00Z">
            <w:rPr>
              <w:spacing w:val="27"/>
            </w:rPr>
          </w:rPrChange>
        </w:rPr>
        <w:t xml:space="preserve"> </w:t>
      </w:r>
      <w:r w:rsidRPr="00814BC9">
        <w:rPr>
          <w:lang w:val="en-GB"/>
          <w:rPrChange w:id="665" w:author="Christian PIEDALLU" w:date="2023-02-06T09:53:00Z">
            <w:rPr/>
          </w:rPrChange>
        </w:rPr>
        <w:t>bark</w:t>
      </w:r>
      <w:r w:rsidRPr="00814BC9">
        <w:rPr>
          <w:spacing w:val="26"/>
          <w:lang w:val="en-GB"/>
          <w:rPrChange w:id="666" w:author="Christian PIEDALLU" w:date="2023-02-06T09:53:00Z">
            <w:rPr>
              <w:spacing w:val="26"/>
            </w:rPr>
          </w:rPrChange>
        </w:rPr>
        <w:t xml:space="preserve"> </w:t>
      </w:r>
      <w:r w:rsidRPr="00814BC9">
        <w:rPr>
          <w:lang w:val="en-GB"/>
          <w:rPrChange w:id="667" w:author="Christian PIEDALLU" w:date="2023-02-06T09:53:00Z">
            <w:rPr/>
          </w:rPrChange>
        </w:rPr>
        <w:t>beetles</w:t>
      </w:r>
      <w:r w:rsidRPr="00814BC9">
        <w:rPr>
          <w:spacing w:val="27"/>
          <w:lang w:val="en-GB"/>
          <w:rPrChange w:id="668" w:author="Christian PIEDALLU" w:date="2023-02-06T09:53:00Z">
            <w:rPr>
              <w:spacing w:val="27"/>
            </w:rPr>
          </w:rPrChange>
        </w:rPr>
        <w:t xml:space="preserve"> </w:t>
      </w:r>
      <w:r w:rsidRPr="00814BC9">
        <w:rPr>
          <w:lang w:val="en-GB"/>
          <w:rPrChange w:id="669" w:author="Christian PIEDALLU" w:date="2023-02-06T09:53:00Z">
            <w:rPr/>
          </w:rPrChange>
        </w:rPr>
        <w:t>attacks</w:t>
      </w:r>
      <w:r w:rsidRPr="00814BC9">
        <w:rPr>
          <w:spacing w:val="26"/>
          <w:lang w:val="en-GB"/>
          <w:rPrChange w:id="670" w:author="Christian PIEDALLU" w:date="2023-02-06T09:53:00Z">
            <w:rPr>
              <w:spacing w:val="26"/>
            </w:rPr>
          </w:rPrChange>
        </w:rPr>
        <w:t xml:space="preserve"> </w:t>
      </w:r>
      <w:r w:rsidRPr="00814BC9">
        <w:rPr>
          <w:lang w:val="en-GB"/>
          <w:rPrChange w:id="671" w:author="Christian PIEDALLU" w:date="2023-02-06T09:53:00Z">
            <w:rPr/>
          </w:rPrChange>
        </w:rPr>
        <w:t>in</w:t>
      </w:r>
      <w:r w:rsidRPr="00814BC9">
        <w:rPr>
          <w:spacing w:val="27"/>
          <w:lang w:val="en-GB"/>
          <w:rPrChange w:id="672" w:author="Christian PIEDALLU" w:date="2023-02-06T09:53:00Z">
            <w:rPr>
              <w:spacing w:val="27"/>
            </w:rPr>
          </w:rPrChange>
        </w:rPr>
        <w:t xml:space="preserve"> </w:t>
      </w:r>
      <w:r w:rsidRPr="00814BC9">
        <w:rPr>
          <w:lang w:val="en-GB"/>
          <w:rPrChange w:id="673" w:author="Christian PIEDALLU" w:date="2023-02-06T09:53:00Z">
            <w:rPr/>
          </w:rPrChange>
        </w:rPr>
        <w:t>Belgium.</w:t>
      </w:r>
      <w:r w:rsidRPr="00814BC9">
        <w:rPr>
          <w:spacing w:val="74"/>
          <w:lang w:val="en-GB"/>
          <w:rPrChange w:id="674" w:author="Christian PIEDALLU" w:date="2023-02-06T09:53:00Z">
            <w:rPr>
              <w:spacing w:val="74"/>
            </w:rPr>
          </w:rPrChange>
        </w:rPr>
        <w:t xml:space="preserve"> </w:t>
      </w:r>
      <w:r w:rsidRPr="00814BC9">
        <w:rPr>
          <w:lang w:val="en-GB"/>
          <w:rPrChange w:id="675" w:author="Christian PIEDALLU" w:date="2023-02-06T09:53:00Z">
            <w:rPr/>
          </w:rPrChange>
        </w:rPr>
        <w:t>Although</w:t>
      </w:r>
    </w:p>
    <w:p w14:paraId="1C438756" w14:textId="77777777" w:rsidR="00B177F5" w:rsidRPr="00814BC9" w:rsidRDefault="00B553DB">
      <w:pPr>
        <w:pStyle w:val="Corpsdetexte"/>
        <w:ind w:left="163"/>
        <w:rPr>
          <w:lang w:val="en-GB"/>
          <w:rPrChange w:id="676" w:author="Christian PIEDALLU" w:date="2023-02-06T09:53:00Z">
            <w:rPr/>
          </w:rPrChange>
        </w:rPr>
      </w:pPr>
      <w:r w:rsidRPr="00814BC9">
        <w:rPr>
          <w:rFonts w:ascii="Trebuchet MS"/>
          <w:sz w:val="10"/>
          <w:lang w:val="en-GB"/>
          <w:rPrChange w:id="677" w:author="Christian PIEDALLU" w:date="2023-02-06T09:53:00Z">
            <w:rPr>
              <w:rFonts w:ascii="Trebuchet MS"/>
              <w:sz w:val="10"/>
            </w:rPr>
          </w:rPrChange>
        </w:rPr>
        <w:t xml:space="preserve">144     </w:t>
      </w:r>
      <w:r w:rsidRPr="00814BC9">
        <w:rPr>
          <w:rFonts w:ascii="Trebuchet MS"/>
          <w:spacing w:val="19"/>
          <w:sz w:val="10"/>
          <w:lang w:val="en-GB"/>
          <w:rPrChange w:id="678" w:author="Christian PIEDALLU" w:date="2023-02-06T09:53:00Z">
            <w:rPr>
              <w:rFonts w:ascii="Trebuchet MS"/>
              <w:spacing w:val="19"/>
              <w:sz w:val="10"/>
            </w:rPr>
          </w:rPrChange>
        </w:rPr>
        <w:t xml:space="preserve"> </w:t>
      </w:r>
      <w:r w:rsidR="00F312A1" w:rsidRPr="00814BC9">
        <w:rPr>
          <w:lang w:val="en-GB"/>
          <w:rPrChange w:id="679" w:author="Christian PIEDALLU" w:date="2023-02-06T09:53:00Z">
            <w:rPr/>
          </w:rPrChange>
        </w:rPr>
        <w:fldChar w:fldCharType="begin"/>
      </w:r>
      <w:r w:rsidR="00F312A1" w:rsidRPr="00814BC9">
        <w:rPr>
          <w:lang w:val="en-GB"/>
          <w:rPrChange w:id="680" w:author="Christian PIEDALLU" w:date="2023-02-06T09:53:00Z">
            <w:rPr/>
          </w:rPrChange>
        </w:rPr>
        <w:instrText xml:space="preserve"> HYPERLINK \l "_bookmark21" </w:instrText>
      </w:r>
      <w:r w:rsidR="00F312A1" w:rsidRPr="00814BC9">
        <w:rPr>
          <w:lang w:val="en-GB"/>
          <w:rPrChange w:id="681" w:author="Christian PIEDALLU" w:date="2023-02-06T09:53:00Z">
            <w:rPr>
              <w:spacing w:val="11"/>
              <w:w w:val="105"/>
            </w:rPr>
          </w:rPrChange>
        </w:rPr>
        <w:fldChar w:fldCharType="separate"/>
      </w:r>
      <w:r w:rsidRPr="00814BC9">
        <w:rPr>
          <w:w w:val="105"/>
          <w:lang w:val="en-GB"/>
          <w:rPrChange w:id="682" w:author="Christian PIEDALLU" w:date="2023-02-06T09:53:00Z">
            <w:rPr>
              <w:w w:val="105"/>
            </w:rPr>
          </w:rPrChange>
        </w:rPr>
        <w:t>Dutrieux</w:t>
      </w:r>
      <w:r w:rsidRPr="00814BC9">
        <w:rPr>
          <w:spacing w:val="11"/>
          <w:w w:val="105"/>
          <w:lang w:val="en-GB"/>
          <w:rPrChange w:id="683" w:author="Christian PIEDALLU" w:date="2023-02-06T09:53:00Z">
            <w:rPr>
              <w:spacing w:val="11"/>
              <w:w w:val="105"/>
            </w:rPr>
          </w:rPrChange>
        </w:rPr>
        <w:t xml:space="preserve"> </w:t>
      </w:r>
      <w:r w:rsidRPr="00814BC9">
        <w:rPr>
          <w:w w:val="105"/>
          <w:lang w:val="en-GB"/>
          <w:rPrChange w:id="684" w:author="Christian PIEDALLU" w:date="2023-02-06T09:53:00Z">
            <w:rPr>
              <w:w w:val="105"/>
            </w:rPr>
          </w:rPrChange>
        </w:rPr>
        <w:t>et</w:t>
      </w:r>
      <w:r w:rsidRPr="00814BC9">
        <w:rPr>
          <w:spacing w:val="12"/>
          <w:w w:val="105"/>
          <w:lang w:val="en-GB"/>
          <w:rPrChange w:id="685" w:author="Christian PIEDALLU" w:date="2023-02-06T09:53:00Z">
            <w:rPr>
              <w:spacing w:val="12"/>
              <w:w w:val="105"/>
            </w:rPr>
          </w:rPrChange>
        </w:rPr>
        <w:t xml:space="preserve"> </w:t>
      </w:r>
      <w:r w:rsidRPr="00814BC9">
        <w:rPr>
          <w:w w:val="105"/>
          <w:lang w:val="en-GB"/>
          <w:rPrChange w:id="686" w:author="Christian PIEDALLU" w:date="2023-02-06T09:53:00Z">
            <w:rPr>
              <w:w w:val="105"/>
            </w:rPr>
          </w:rPrChange>
        </w:rPr>
        <w:t>al.</w:t>
      </w:r>
      <w:r w:rsidRPr="00814BC9">
        <w:rPr>
          <w:spacing w:val="11"/>
          <w:w w:val="105"/>
          <w:lang w:val="en-GB"/>
          <w:rPrChange w:id="687" w:author="Christian PIEDALLU" w:date="2023-02-06T09:53:00Z">
            <w:rPr>
              <w:spacing w:val="11"/>
              <w:w w:val="105"/>
            </w:rPr>
          </w:rPrChange>
        </w:rPr>
        <w:t xml:space="preserve"> </w:t>
      </w:r>
      <w:r w:rsidR="00F312A1" w:rsidRPr="00814BC9">
        <w:rPr>
          <w:spacing w:val="11"/>
          <w:w w:val="105"/>
          <w:lang w:val="en-GB"/>
          <w:rPrChange w:id="688" w:author="Christian PIEDALLU" w:date="2023-02-06T09:53:00Z">
            <w:rPr>
              <w:spacing w:val="11"/>
              <w:w w:val="105"/>
            </w:rPr>
          </w:rPrChange>
        </w:rPr>
        <w:fldChar w:fldCharType="end"/>
      </w:r>
      <w:r w:rsidR="00F312A1" w:rsidRPr="00814BC9">
        <w:rPr>
          <w:lang w:val="en-GB"/>
          <w:rPrChange w:id="689" w:author="Christian PIEDALLU" w:date="2023-02-06T09:53:00Z">
            <w:rPr/>
          </w:rPrChange>
        </w:rPr>
        <w:fldChar w:fldCharType="begin"/>
      </w:r>
      <w:r w:rsidR="00F312A1" w:rsidRPr="00814BC9">
        <w:rPr>
          <w:lang w:val="en-GB"/>
          <w:rPrChange w:id="690" w:author="Christian PIEDALLU" w:date="2023-02-06T09:53:00Z">
            <w:rPr/>
          </w:rPrChange>
        </w:rPr>
        <w:instrText xml:space="preserve"> HYPERLINK \l "_bookmark21" </w:instrText>
      </w:r>
      <w:r w:rsidR="00F312A1" w:rsidRPr="00814BC9">
        <w:rPr>
          <w:lang w:val="en-GB"/>
          <w:rPrChange w:id="691" w:author="Christian PIEDALLU" w:date="2023-02-06T09:53:00Z">
            <w:rPr>
              <w:spacing w:val="12"/>
              <w:w w:val="105"/>
            </w:rPr>
          </w:rPrChange>
        </w:rPr>
        <w:fldChar w:fldCharType="separate"/>
      </w:r>
      <w:r w:rsidRPr="00814BC9">
        <w:rPr>
          <w:w w:val="105"/>
          <w:lang w:val="en-GB"/>
          <w:rPrChange w:id="692" w:author="Christian PIEDALLU" w:date="2023-02-06T09:53:00Z">
            <w:rPr>
              <w:w w:val="105"/>
            </w:rPr>
          </w:rPrChange>
        </w:rPr>
        <w:t>(2021)</w:t>
      </w:r>
      <w:r w:rsidRPr="00814BC9">
        <w:rPr>
          <w:spacing w:val="12"/>
          <w:w w:val="105"/>
          <w:lang w:val="en-GB"/>
          <w:rPrChange w:id="693" w:author="Christian PIEDALLU" w:date="2023-02-06T09:53:00Z">
            <w:rPr>
              <w:spacing w:val="12"/>
              <w:w w:val="105"/>
            </w:rPr>
          </w:rPrChange>
        </w:rPr>
        <w:t xml:space="preserve"> </w:t>
      </w:r>
      <w:r w:rsidR="00F312A1" w:rsidRPr="00814BC9">
        <w:rPr>
          <w:spacing w:val="12"/>
          <w:w w:val="105"/>
          <w:lang w:val="en-GB"/>
          <w:rPrChange w:id="694" w:author="Christian PIEDALLU" w:date="2023-02-06T09:53:00Z">
            <w:rPr>
              <w:spacing w:val="12"/>
              <w:w w:val="105"/>
            </w:rPr>
          </w:rPrChange>
        </w:rPr>
        <w:fldChar w:fldCharType="end"/>
      </w:r>
      <w:r w:rsidRPr="00814BC9">
        <w:rPr>
          <w:w w:val="105"/>
          <w:lang w:val="en-GB"/>
          <w:rPrChange w:id="695" w:author="Christian PIEDALLU" w:date="2023-02-06T09:53:00Z">
            <w:rPr>
              <w:w w:val="105"/>
            </w:rPr>
          </w:rPrChange>
        </w:rPr>
        <w:t>have</w:t>
      </w:r>
      <w:r w:rsidRPr="00814BC9">
        <w:rPr>
          <w:spacing w:val="11"/>
          <w:w w:val="105"/>
          <w:lang w:val="en-GB"/>
          <w:rPrChange w:id="696" w:author="Christian PIEDALLU" w:date="2023-02-06T09:53:00Z">
            <w:rPr>
              <w:spacing w:val="11"/>
              <w:w w:val="105"/>
            </w:rPr>
          </w:rPrChange>
        </w:rPr>
        <w:t xml:space="preserve"> </w:t>
      </w:r>
      <w:r w:rsidRPr="00814BC9">
        <w:rPr>
          <w:w w:val="105"/>
          <w:lang w:val="en-GB"/>
          <w:rPrChange w:id="697" w:author="Christian PIEDALLU" w:date="2023-02-06T09:53:00Z">
            <w:rPr>
              <w:w w:val="105"/>
            </w:rPr>
          </w:rPrChange>
        </w:rPr>
        <w:t>published</w:t>
      </w:r>
      <w:r w:rsidRPr="00814BC9">
        <w:rPr>
          <w:spacing w:val="11"/>
          <w:w w:val="105"/>
          <w:lang w:val="en-GB"/>
          <w:rPrChange w:id="698" w:author="Christian PIEDALLU" w:date="2023-02-06T09:53:00Z">
            <w:rPr>
              <w:spacing w:val="11"/>
              <w:w w:val="105"/>
            </w:rPr>
          </w:rPrChange>
        </w:rPr>
        <w:t xml:space="preserve"> </w:t>
      </w:r>
      <w:r w:rsidRPr="00814BC9">
        <w:rPr>
          <w:w w:val="105"/>
          <w:lang w:val="en-GB"/>
          <w:rPrChange w:id="699" w:author="Christian PIEDALLU" w:date="2023-02-06T09:53:00Z">
            <w:rPr>
              <w:w w:val="105"/>
            </w:rPr>
          </w:rPrChange>
        </w:rPr>
        <w:t>their</w:t>
      </w:r>
      <w:r w:rsidRPr="00814BC9">
        <w:rPr>
          <w:spacing w:val="12"/>
          <w:w w:val="105"/>
          <w:lang w:val="en-GB"/>
          <w:rPrChange w:id="700" w:author="Christian PIEDALLU" w:date="2023-02-06T09:53:00Z">
            <w:rPr>
              <w:spacing w:val="12"/>
              <w:w w:val="105"/>
            </w:rPr>
          </w:rPrChange>
        </w:rPr>
        <w:t xml:space="preserve"> </w:t>
      </w:r>
      <w:r w:rsidRPr="00814BC9">
        <w:rPr>
          <w:w w:val="105"/>
          <w:lang w:val="en-GB"/>
          <w:rPrChange w:id="701" w:author="Christian PIEDALLU" w:date="2023-02-06T09:53:00Z">
            <w:rPr>
              <w:w w:val="105"/>
            </w:rPr>
          </w:rPrChange>
        </w:rPr>
        <w:t>methodology</w:t>
      </w:r>
      <w:r w:rsidRPr="00814BC9">
        <w:rPr>
          <w:spacing w:val="11"/>
          <w:w w:val="105"/>
          <w:lang w:val="en-GB"/>
          <w:rPrChange w:id="702" w:author="Christian PIEDALLU" w:date="2023-02-06T09:53:00Z">
            <w:rPr>
              <w:spacing w:val="11"/>
              <w:w w:val="105"/>
            </w:rPr>
          </w:rPrChange>
        </w:rPr>
        <w:t xml:space="preserve"> </w:t>
      </w:r>
      <w:r w:rsidRPr="00814BC9">
        <w:rPr>
          <w:w w:val="105"/>
          <w:lang w:val="en-GB"/>
          <w:rPrChange w:id="703" w:author="Christian PIEDALLU" w:date="2023-02-06T09:53:00Z">
            <w:rPr>
              <w:w w:val="105"/>
            </w:rPr>
          </w:rPrChange>
        </w:rPr>
        <w:t>as</w:t>
      </w:r>
      <w:r w:rsidRPr="00814BC9">
        <w:rPr>
          <w:spacing w:val="11"/>
          <w:w w:val="105"/>
          <w:lang w:val="en-GB"/>
          <w:rPrChange w:id="704" w:author="Christian PIEDALLU" w:date="2023-02-06T09:53:00Z">
            <w:rPr>
              <w:spacing w:val="11"/>
              <w:w w:val="105"/>
            </w:rPr>
          </w:rPrChange>
        </w:rPr>
        <w:t xml:space="preserve"> </w:t>
      </w:r>
      <w:r w:rsidRPr="00814BC9">
        <w:rPr>
          <w:w w:val="105"/>
          <w:lang w:val="en-GB"/>
          <w:rPrChange w:id="705" w:author="Christian PIEDALLU" w:date="2023-02-06T09:53:00Z">
            <w:rPr>
              <w:w w:val="105"/>
            </w:rPr>
          </w:rPrChange>
        </w:rPr>
        <w:t>a</w:t>
      </w:r>
      <w:r w:rsidRPr="00814BC9">
        <w:rPr>
          <w:spacing w:val="12"/>
          <w:w w:val="105"/>
          <w:lang w:val="en-GB"/>
          <w:rPrChange w:id="706" w:author="Christian PIEDALLU" w:date="2023-02-06T09:53:00Z">
            <w:rPr>
              <w:spacing w:val="12"/>
              <w:w w:val="105"/>
            </w:rPr>
          </w:rPrChange>
        </w:rPr>
        <w:t xml:space="preserve"> </w:t>
      </w:r>
      <w:r w:rsidRPr="00814BC9">
        <w:rPr>
          <w:w w:val="105"/>
          <w:lang w:val="en-GB"/>
          <w:rPrChange w:id="707" w:author="Christian PIEDALLU" w:date="2023-02-06T09:53:00Z">
            <w:rPr>
              <w:w w:val="105"/>
            </w:rPr>
          </w:rPrChange>
        </w:rPr>
        <w:t>open-source</w:t>
      </w:r>
      <w:r w:rsidRPr="00814BC9">
        <w:rPr>
          <w:spacing w:val="11"/>
          <w:w w:val="105"/>
          <w:lang w:val="en-GB"/>
          <w:rPrChange w:id="708" w:author="Christian PIEDALLU" w:date="2023-02-06T09:53:00Z">
            <w:rPr>
              <w:spacing w:val="11"/>
              <w:w w:val="105"/>
            </w:rPr>
          </w:rPrChange>
        </w:rPr>
        <w:t xml:space="preserve"> </w:t>
      </w:r>
      <w:r w:rsidRPr="00814BC9">
        <w:rPr>
          <w:w w:val="105"/>
          <w:lang w:val="en-GB"/>
          <w:rPrChange w:id="709" w:author="Christian PIEDALLU" w:date="2023-02-06T09:53:00Z">
            <w:rPr>
              <w:w w:val="105"/>
            </w:rPr>
          </w:rPrChange>
        </w:rPr>
        <w:t>python</w:t>
      </w:r>
      <w:r w:rsidRPr="00814BC9">
        <w:rPr>
          <w:spacing w:val="12"/>
          <w:w w:val="105"/>
          <w:lang w:val="en-GB"/>
          <w:rPrChange w:id="710" w:author="Christian PIEDALLU" w:date="2023-02-06T09:53:00Z">
            <w:rPr>
              <w:spacing w:val="12"/>
              <w:w w:val="105"/>
            </w:rPr>
          </w:rPrChange>
        </w:rPr>
        <w:t xml:space="preserve"> </w:t>
      </w:r>
      <w:r w:rsidRPr="00814BC9">
        <w:rPr>
          <w:w w:val="105"/>
          <w:lang w:val="en-GB"/>
          <w:rPrChange w:id="711" w:author="Christian PIEDALLU" w:date="2023-02-06T09:53:00Z">
            <w:rPr>
              <w:w w:val="105"/>
            </w:rPr>
          </w:rPrChange>
        </w:rPr>
        <w:t>package,</w:t>
      </w:r>
      <w:r w:rsidRPr="00814BC9">
        <w:rPr>
          <w:spacing w:val="11"/>
          <w:w w:val="105"/>
          <w:lang w:val="en-GB"/>
          <w:rPrChange w:id="712" w:author="Christian PIEDALLU" w:date="2023-02-06T09:53:00Z">
            <w:rPr>
              <w:spacing w:val="11"/>
              <w:w w:val="105"/>
            </w:rPr>
          </w:rPrChange>
        </w:rPr>
        <w:t xml:space="preserve"> </w:t>
      </w:r>
      <w:r w:rsidRPr="00814BC9">
        <w:rPr>
          <w:w w:val="105"/>
          <w:lang w:val="en-GB"/>
          <w:rPrChange w:id="713" w:author="Christian PIEDALLU" w:date="2023-02-06T09:53:00Z">
            <w:rPr>
              <w:w w:val="105"/>
            </w:rPr>
          </w:rPrChange>
        </w:rPr>
        <w:t>named</w:t>
      </w:r>
    </w:p>
    <w:p w14:paraId="65ABBFFD" w14:textId="77777777" w:rsidR="00B177F5" w:rsidRPr="00814BC9" w:rsidRDefault="00B553DB">
      <w:pPr>
        <w:pStyle w:val="Corpsdetexte"/>
        <w:ind w:left="163"/>
        <w:rPr>
          <w:lang w:val="en-GB"/>
          <w:rPrChange w:id="714" w:author="Christian PIEDALLU" w:date="2023-02-06T09:53:00Z">
            <w:rPr/>
          </w:rPrChange>
        </w:rPr>
      </w:pPr>
      <w:r w:rsidRPr="00814BC9">
        <w:rPr>
          <w:rFonts w:ascii="Trebuchet MS"/>
          <w:sz w:val="10"/>
          <w:lang w:val="en-GB"/>
          <w:rPrChange w:id="715" w:author="Christian PIEDALLU" w:date="2023-02-06T09:53:00Z">
            <w:rPr>
              <w:rFonts w:ascii="Trebuchet MS"/>
              <w:sz w:val="10"/>
            </w:rPr>
          </w:rPrChange>
        </w:rPr>
        <w:t xml:space="preserve">145     </w:t>
      </w:r>
      <w:r w:rsidRPr="00814BC9">
        <w:rPr>
          <w:rFonts w:ascii="Trebuchet MS"/>
          <w:spacing w:val="19"/>
          <w:sz w:val="10"/>
          <w:lang w:val="en-GB"/>
          <w:rPrChange w:id="716" w:author="Christian PIEDALLU" w:date="2023-02-06T09:53:00Z">
            <w:rPr>
              <w:rFonts w:ascii="Trebuchet MS"/>
              <w:spacing w:val="19"/>
              <w:sz w:val="10"/>
            </w:rPr>
          </w:rPrChange>
        </w:rPr>
        <w:t xml:space="preserve"> </w:t>
      </w:r>
      <w:r w:rsidRPr="00814BC9">
        <w:rPr>
          <w:i/>
          <w:w w:val="120"/>
          <w:lang w:val="en-GB"/>
          <w:rPrChange w:id="717" w:author="Christian PIEDALLU" w:date="2023-02-06T09:53:00Z">
            <w:rPr>
              <w:i/>
              <w:w w:val="120"/>
            </w:rPr>
          </w:rPrChange>
        </w:rPr>
        <w:t>FORDEAD</w:t>
      </w:r>
      <w:r w:rsidRPr="00814BC9">
        <w:rPr>
          <w:w w:val="120"/>
          <w:lang w:val="en-GB"/>
          <w:rPrChange w:id="718" w:author="Christian PIEDALLU" w:date="2023-02-06T09:53:00Z">
            <w:rPr>
              <w:w w:val="120"/>
            </w:rPr>
          </w:rPrChange>
        </w:rPr>
        <w:t>,</w:t>
      </w:r>
      <w:r w:rsidRPr="00814BC9">
        <w:rPr>
          <w:spacing w:val="-4"/>
          <w:w w:val="120"/>
          <w:lang w:val="en-GB"/>
          <w:rPrChange w:id="719" w:author="Christian PIEDALLU" w:date="2023-02-06T09:53:00Z">
            <w:rPr>
              <w:spacing w:val="-4"/>
              <w:w w:val="120"/>
            </w:rPr>
          </w:rPrChange>
        </w:rPr>
        <w:t xml:space="preserve"> </w:t>
      </w:r>
      <w:r w:rsidRPr="00814BC9">
        <w:rPr>
          <w:w w:val="105"/>
          <w:lang w:val="en-GB"/>
          <w:rPrChange w:id="720" w:author="Christian PIEDALLU" w:date="2023-02-06T09:53:00Z">
            <w:rPr>
              <w:w w:val="105"/>
            </w:rPr>
          </w:rPrChange>
        </w:rPr>
        <w:t>we</w:t>
      </w:r>
      <w:r w:rsidRPr="00814BC9">
        <w:rPr>
          <w:spacing w:val="2"/>
          <w:w w:val="105"/>
          <w:lang w:val="en-GB"/>
          <w:rPrChange w:id="721" w:author="Christian PIEDALLU" w:date="2023-02-06T09:53:00Z">
            <w:rPr>
              <w:spacing w:val="2"/>
              <w:w w:val="105"/>
            </w:rPr>
          </w:rPrChange>
        </w:rPr>
        <w:t xml:space="preserve"> </w:t>
      </w:r>
      <w:r w:rsidRPr="00814BC9">
        <w:rPr>
          <w:w w:val="105"/>
          <w:lang w:val="en-GB"/>
          <w:rPrChange w:id="722" w:author="Christian PIEDALLU" w:date="2023-02-06T09:53:00Z">
            <w:rPr>
              <w:w w:val="105"/>
            </w:rPr>
          </w:rPrChange>
        </w:rPr>
        <w:t>have</w:t>
      </w:r>
      <w:r w:rsidRPr="00814BC9">
        <w:rPr>
          <w:spacing w:val="3"/>
          <w:w w:val="105"/>
          <w:lang w:val="en-GB"/>
          <w:rPrChange w:id="723" w:author="Christian PIEDALLU" w:date="2023-02-06T09:53:00Z">
            <w:rPr>
              <w:spacing w:val="3"/>
              <w:w w:val="105"/>
            </w:rPr>
          </w:rPrChange>
        </w:rPr>
        <w:t xml:space="preserve"> </w:t>
      </w:r>
      <w:r w:rsidRPr="00814BC9">
        <w:rPr>
          <w:w w:val="105"/>
          <w:lang w:val="en-GB"/>
          <w:rPrChange w:id="724" w:author="Christian PIEDALLU" w:date="2023-02-06T09:53:00Z">
            <w:rPr>
              <w:w w:val="105"/>
            </w:rPr>
          </w:rPrChange>
        </w:rPr>
        <w:t>adapted</w:t>
      </w:r>
      <w:r w:rsidRPr="00814BC9">
        <w:rPr>
          <w:spacing w:val="3"/>
          <w:w w:val="105"/>
          <w:lang w:val="en-GB"/>
          <w:rPrChange w:id="725" w:author="Christian PIEDALLU" w:date="2023-02-06T09:53:00Z">
            <w:rPr>
              <w:spacing w:val="3"/>
              <w:w w:val="105"/>
            </w:rPr>
          </w:rPrChange>
        </w:rPr>
        <w:t xml:space="preserve"> </w:t>
      </w:r>
      <w:r w:rsidRPr="00814BC9">
        <w:rPr>
          <w:w w:val="105"/>
          <w:lang w:val="en-GB"/>
          <w:rPrChange w:id="726" w:author="Christian PIEDALLU" w:date="2023-02-06T09:53:00Z">
            <w:rPr>
              <w:w w:val="105"/>
            </w:rPr>
          </w:rPrChange>
        </w:rPr>
        <w:t>the</w:t>
      </w:r>
      <w:r w:rsidRPr="00814BC9">
        <w:rPr>
          <w:spacing w:val="2"/>
          <w:w w:val="105"/>
          <w:lang w:val="en-GB"/>
          <w:rPrChange w:id="727" w:author="Christian PIEDALLU" w:date="2023-02-06T09:53:00Z">
            <w:rPr>
              <w:spacing w:val="2"/>
              <w:w w:val="105"/>
            </w:rPr>
          </w:rPrChange>
        </w:rPr>
        <w:t xml:space="preserve"> </w:t>
      </w:r>
      <w:r w:rsidRPr="00814BC9">
        <w:rPr>
          <w:w w:val="105"/>
          <w:lang w:val="en-GB"/>
          <w:rPrChange w:id="728" w:author="Christian PIEDALLU" w:date="2023-02-06T09:53:00Z">
            <w:rPr>
              <w:w w:val="105"/>
            </w:rPr>
          </w:rPrChange>
        </w:rPr>
        <w:t>pipeline</w:t>
      </w:r>
      <w:r w:rsidRPr="00814BC9">
        <w:rPr>
          <w:spacing w:val="3"/>
          <w:w w:val="105"/>
          <w:lang w:val="en-GB"/>
          <w:rPrChange w:id="729" w:author="Christian PIEDALLU" w:date="2023-02-06T09:53:00Z">
            <w:rPr>
              <w:spacing w:val="3"/>
              <w:w w:val="105"/>
            </w:rPr>
          </w:rPrChange>
        </w:rPr>
        <w:t xml:space="preserve"> </w:t>
      </w:r>
      <w:r w:rsidRPr="00814BC9">
        <w:rPr>
          <w:w w:val="105"/>
          <w:lang w:val="en-GB"/>
          <w:rPrChange w:id="730" w:author="Christian PIEDALLU" w:date="2023-02-06T09:53:00Z">
            <w:rPr>
              <w:w w:val="105"/>
            </w:rPr>
          </w:rPrChange>
        </w:rPr>
        <w:t>in</w:t>
      </w:r>
      <w:r w:rsidRPr="00814BC9">
        <w:rPr>
          <w:spacing w:val="3"/>
          <w:w w:val="105"/>
          <w:lang w:val="en-GB"/>
          <w:rPrChange w:id="731" w:author="Christian PIEDALLU" w:date="2023-02-06T09:53:00Z">
            <w:rPr>
              <w:spacing w:val="3"/>
              <w:w w:val="105"/>
            </w:rPr>
          </w:rPrChange>
        </w:rPr>
        <w:t xml:space="preserve"> </w:t>
      </w:r>
      <w:r w:rsidRPr="00814BC9">
        <w:rPr>
          <w:w w:val="120"/>
          <w:lang w:val="en-GB"/>
          <w:rPrChange w:id="732" w:author="Christian PIEDALLU" w:date="2023-02-06T09:53:00Z">
            <w:rPr>
              <w:w w:val="120"/>
            </w:rPr>
          </w:rPrChange>
        </w:rPr>
        <w:t>C++</w:t>
      </w:r>
      <w:r w:rsidRPr="00814BC9">
        <w:rPr>
          <w:spacing w:val="-4"/>
          <w:w w:val="120"/>
          <w:lang w:val="en-GB"/>
          <w:rPrChange w:id="733" w:author="Christian PIEDALLU" w:date="2023-02-06T09:53:00Z">
            <w:rPr>
              <w:spacing w:val="-4"/>
              <w:w w:val="120"/>
            </w:rPr>
          </w:rPrChange>
        </w:rPr>
        <w:t xml:space="preserve"> </w:t>
      </w:r>
      <w:r w:rsidRPr="00814BC9">
        <w:rPr>
          <w:w w:val="105"/>
          <w:lang w:val="en-GB"/>
          <w:rPrChange w:id="734" w:author="Christian PIEDALLU" w:date="2023-02-06T09:53:00Z">
            <w:rPr>
              <w:w w:val="105"/>
            </w:rPr>
          </w:rPrChange>
        </w:rPr>
        <w:t>in</w:t>
      </w:r>
      <w:r w:rsidRPr="00814BC9">
        <w:rPr>
          <w:spacing w:val="2"/>
          <w:w w:val="105"/>
          <w:lang w:val="en-GB"/>
          <w:rPrChange w:id="735" w:author="Christian PIEDALLU" w:date="2023-02-06T09:53:00Z">
            <w:rPr>
              <w:spacing w:val="2"/>
              <w:w w:val="105"/>
            </w:rPr>
          </w:rPrChange>
        </w:rPr>
        <w:t xml:space="preserve"> </w:t>
      </w:r>
      <w:r w:rsidRPr="00814BC9">
        <w:rPr>
          <w:w w:val="105"/>
          <w:lang w:val="en-GB"/>
          <w:rPrChange w:id="736" w:author="Christian PIEDALLU" w:date="2023-02-06T09:53:00Z">
            <w:rPr>
              <w:w w:val="105"/>
            </w:rPr>
          </w:rPrChange>
        </w:rPr>
        <w:t>order</w:t>
      </w:r>
      <w:r w:rsidRPr="00814BC9">
        <w:rPr>
          <w:spacing w:val="3"/>
          <w:w w:val="105"/>
          <w:lang w:val="en-GB"/>
          <w:rPrChange w:id="737" w:author="Christian PIEDALLU" w:date="2023-02-06T09:53:00Z">
            <w:rPr>
              <w:spacing w:val="3"/>
              <w:w w:val="105"/>
            </w:rPr>
          </w:rPrChange>
        </w:rPr>
        <w:t xml:space="preserve"> </w:t>
      </w:r>
      <w:r w:rsidRPr="00814BC9">
        <w:rPr>
          <w:w w:val="105"/>
          <w:lang w:val="en-GB"/>
          <w:rPrChange w:id="738" w:author="Christian PIEDALLU" w:date="2023-02-06T09:53:00Z">
            <w:rPr>
              <w:w w:val="105"/>
            </w:rPr>
          </w:rPrChange>
        </w:rPr>
        <w:t>to</w:t>
      </w:r>
      <w:r w:rsidRPr="00814BC9">
        <w:rPr>
          <w:spacing w:val="2"/>
          <w:w w:val="105"/>
          <w:lang w:val="en-GB"/>
          <w:rPrChange w:id="739" w:author="Christian PIEDALLU" w:date="2023-02-06T09:53:00Z">
            <w:rPr>
              <w:spacing w:val="2"/>
              <w:w w:val="105"/>
            </w:rPr>
          </w:rPrChange>
        </w:rPr>
        <w:t xml:space="preserve"> </w:t>
      </w:r>
      <w:r w:rsidRPr="00814BC9">
        <w:rPr>
          <w:w w:val="105"/>
          <w:lang w:val="en-GB"/>
          <w:rPrChange w:id="740" w:author="Christian PIEDALLU" w:date="2023-02-06T09:53:00Z">
            <w:rPr>
              <w:w w:val="105"/>
            </w:rPr>
          </w:rPrChange>
        </w:rPr>
        <w:t>comply</w:t>
      </w:r>
      <w:r w:rsidRPr="00814BC9">
        <w:rPr>
          <w:spacing w:val="3"/>
          <w:w w:val="105"/>
          <w:lang w:val="en-GB"/>
          <w:rPrChange w:id="741" w:author="Christian PIEDALLU" w:date="2023-02-06T09:53:00Z">
            <w:rPr>
              <w:spacing w:val="3"/>
              <w:w w:val="105"/>
            </w:rPr>
          </w:rPrChange>
        </w:rPr>
        <w:t xml:space="preserve"> </w:t>
      </w:r>
      <w:r w:rsidRPr="00814BC9">
        <w:rPr>
          <w:w w:val="105"/>
          <w:lang w:val="en-GB"/>
          <w:rPrChange w:id="742" w:author="Christian PIEDALLU" w:date="2023-02-06T09:53:00Z">
            <w:rPr>
              <w:w w:val="105"/>
            </w:rPr>
          </w:rPrChange>
        </w:rPr>
        <w:t>with</w:t>
      </w:r>
      <w:r w:rsidRPr="00814BC9">
        <w:rPr>
          <w:spacing w:val="3"/>
          <w:w w:val="105"/>
          <w:lang w:val="en-GB"/>
          <w:rPrChange w:id="743" w:author="Christian PIEDALLU" w:date="2023-02-06T09:53:00Z">
            <w:rPr>
              <w:spacing w:val="3"/>
              <w:w w:val="105"/>
            </w:rPr>
          </w:rPrChange>
        </w:rPr>
        <w:t xml:space="preserve"> </w:t>
      </w:r>
      <w:r w:rsidRPr="00814BC9">
        <w:rPr>
          <w:w w:val="105"/>
          <w:lang w:val="en-GB"/>
          <w:rPrChange w:id="744" w:author="Christian PIEDALLU" w:date="2023-02-06T09:53:00Z">
            <w:rPr>
              <w:w w:val="105"/>
            </w:rPr>
          </w:rPrChange>
        </w:rPr>
        <w:t>our</w:t>
      </w:r>
      <w:r w:rsidRPr="00814BC9">
        <w:rPr>
          <w:spacing w:val="2"/>
          <w:w w:val="105"/>
          <w:lang w:val="en-GB"/>
          <w:rPrChange w:id="745" w:author="Christian PIEDALLU" w:date="2023-02-06T09:53:00Z">
            <w:rPr>
              <w:spacing w:val="2"/>
              <w:w w:val="105"/>
            </w:rPr>
          </w:rPrChange>
        </w:rPr>
        <w:t xml:space="preserve"> </w:t>
      </w:r>
      <w:r w:rsidRPr="00814BC9">
        <w:rPr>
          <w:w w:val="105"/>
          <w:lang w:val="en-GB"/>
          <w:rPrChange w:id="746" w:author="Christian PIEDALLU" w:date="2023-02-06T09:53:00Z">
            <w:rPr>
              <w:w w:val="105"/>
            </w:rPr>
          </w:rPrChange>
        </w:rPr>
        <w:t>specific</w:t>
      </w:r>
      <w:r w:rsidRPr="00814BC9">
        <w:rPr>
          <w:spacing w:val="3"/>
          <w:w w:val="105"/>
          <w:lang w:val="en-GB"/>
          <w:rPrChange w:id="747" w:author="Christian PIEDALLU" w:date="2023-02-06T09:53:00Z">
            <w:rPr>
              <w:spacing w:val="3"/>
              <w:w w:val="105"/>
            </w:rPr>
          </w:rPrChange>
        </w:rPr>
        <w:t xml:space="preserve"> </w:t>
      </w:r>
      <w:r w:rsidRPr="00814BC9">
        <w:rPr>
          <w:w w:val="105"/>
          <w:lang w:val="en-GB"/>
          <w:rPrChange w:id="748" w:author="Christian PIEDALLU" w:date="2023-02-06T09:53:00Z">
            <w:rPr>
              <w:w w:val="105"/>
            </w:rPr>
          </w:rPrChange>
        </w:rPr>
        <w:t>requirements</w:t>
      </w:r>
    </w:p>
    <w:p w14:paraId="08F12D46" w14:textId="77777777" w:rsidR="00B177F5" w:rsidRPr="00814BC9" w:rsidRDefault="00B553DB">
      <w:pPr>
        <w:pStyle w:val="Corpsdetexte"/>
        <w:ind w:left="163"/>
        <w:rPr>
          <w:lang w:val="en-GB"/>
          <w:rPrChange w:id="749" w:author="Christian PIEDALLU" w:date="2023-02-06T09:53:00Z">
            <w:rPr/>
          </w:rPrChange>
        </w:rPr>
      </w:pPr>
      <w:r w:rsidRPr="00814BC9">
        <w:rPr>
          <w:rFonts w:ascii="Trebuchet MS"/>
          <w:sz w:val="10"/>
          <w:lang w:val="en-GB"/>
          <w:rPrChange w:id="750" w:author="Christian PIEDALLU" w:date="2023-02-06T09:53:00Z">
            <w:rPr>
              <w:rFonts w:ascii="Trebuchet MS"/>
              <w:sz w:val="10"/>
            </w:rPr>
          </w:rPrChange>
        </w:rPr>
        <w:t xml:space="preserve">146     </w:t>
      </w:r>
      <w:r w:rsidRPr="00814BC9">
        <w:rPr>
          <w:rFonts w:ascii="Trebuchet MS"/>
          <w:spacing w:val="19"/>
          <w:sz w:val="10"/>
          <w:lang w:val="en-GB"/>
          <w:rPrChange w:id="751" w:author="Christian PIEDALLU" w:date="2023-02-06T09:53:00Z">
            <w:rPr>
              <w:rFonts w:ascii="Trebuchet MS"/>
              <w:spacing w:val="19"/>
              <w:sz w:val="10"/>
            </w:rPr>
          </w:rPrChange>
        </w:rPr>
        <w:t xml:space="preserve"> </w:t>
      </w:r>
      <w:r w:rsidRPr="00814BC9">
        <w:rPr>
          <w:w w:val="105"/>
          <w:lang w:val="en-GB"/>
          <w:rPrChange w:id="752" w:author="Christian PIEDALLU" w:date="2023-02-06T09:53:00Z">
            <w:rPr>
              <w:w w:val="105"/>
            </w:rPr>
          </w:rPrChange>
        </w:rPr>
        <w:t xml:space="preserve">(our  </w:t>
      </w:r>
      <w:r w:rsidRPr="00814BC9">
        <w:rPr>
          <w:spacing w:val="12"/>
          <w:w w:val="105"/>
          <w:lang w:val="en-GB"/>
          <w:rPrChange w:id="753" w:author="Christian PIEDALLU" w:date="2023-02-06T09:53:00Z">
            <w:rPr>
              <w:spacing w:val="12"/>
              <w:w w:val="105"/>
            </w:rPr>
          </w:rPrChange>
        </w:rPr>
        <w:t xml:space="preserve"> </w:t>
      </w:r>
      <w:r w:rsidRPr="00814BC9">
        <w:rPr>
          <w:w w:val="105"/>
          <w:lang w:val="en-GB"/>
          <w:rPrChange w:id="754" w:author="Christian PIEDALLU" w:date="2023-02-06T09:53:00Z">
            <w:rPr>
              <w:w w:val="105"/>
            </w:rPr>
          </w:rPrChange>
        </w:rPr>
        <w:t xml:space="preserve">code  </w:t>
      </w:r>
      <w:r w:rsidRPr="00814BC9">
        <w:rPr>
          <w:spacing w:val="9"/>
          <w:w w:val="105"/>
          <w:lang w:val="en-GB"/>
          <w:rPrChange w:id="755" w:author="Christian PIEDALLU" w:date="2023-02-06T09:53:00Z">
            <w:rPr>
              <w:spacing w:val="9"/>
              <w:w w:val="105"/>
            </w:rPr>
          </w:rPrChange>
        </w:rPr>
        <w:t xml:space="preserve"> </w:t>
      </w:r>
      <w:r w:rsidRPr="00814BC9">
        <w:rPr>
          <w:w w:val="105"/>
          <w:lang w:val="en-GB"/>
          <w:rPrChange w:id="756" w:author="Christian PIEDALLU" w:date="2023-02-06T09:53:00Z">
            <w:rPr>
              <w:w w:val="105"/>
            </w:rPr>
          </w:rPrChange>
        </w:rPr>
        <w:t xml:space="preserve">is  </w:t>
      </w:r>
      <w:r w:rsidRPr="00814BC9">
        <w:rPr>
          <w:spacing w:val="11"/>
          <w:w w:val="105"/>
          <w:lang w:val="en-GB"/>
          <w:rPrChange w:id="757" w:author="Christian PIEDALLU" w:date="2023-02-06T09:53:00Z">
            <w:rPr>
              <w:spacing w:val="11"/>
              <w:w w:val="105"/>
            </w:rPr>
          </w:rPrChange>
        </w:rPr>
        <w:t xml:space="preserve"> </w:t>
      </w:r>
      <w:r w:rsidRPr="00814BC9">
        <w:rPr>
          <w:w w:val="105"/>
          <w:lang w:val="en-GB"/>
          <w:rPrChange w:id="758" w:author="Christian PIEDALLU" w:date="2023-02-06T09:53:00Z">
            <w:rPr>
              <w:w w:val="105"/>
            </w:rPr>
          </w:rPrChange>
        </w:rPr>
        <w:t xml:space="preserve">online  </w:t>
      </w:r>
      <w:r w:rsidRPr="00814BC9">
        <w:rPr>
          <w:spacing w:val="10"/>
          <w:w w:val="105"/>
          <w:lang w:val="en-GB"/>
          <w:rPrChange w:id="759" w:author="Christian PIEDALLU" w:date="2023-02-06T09:53:00Z">
            <w:rPr>
              <w:spacing w:val="10"/>
              <w:w w:val="105"/>
            </w:rPr>
          </w:rPrChange>
        </w:rPr>
        <w:t xml:space="preserve"> </w:t>
      </w:r>
      <w:r w:rsidRPr="00814BC9">
        <w:rPr>
          <w:w w:val="105"/>
          <w:lang w:val="en-GB"/>
          <w:rPrChange w:id="760" w:author="Christian PIEDALLU" w:date="2023-02-06T09:53:00Z">
            <w:rPr>
              <w:w w:val="105"/>
            </w:rPr>
          </w:rPrChange>
        </w:rPr>
        <w:t xml:space="preserve">on  </w:t>
      </w:r>
      <w:r w:rsidRPr="00814BC9">
        <w:rPr>
          <w:spacing w:val="9"/>
          <w:w w:val="105"/>
          <w:lang w:val="en-GB"/>
          <w:rPrChange w:id="761" w:author="Christian PIEDALLU" w:date="2023-02-06T09:53:00Z">
            <w:rPr>
              <w:spacing w:val="9"/>
              <w:w w:val="105"/>
            </w:rPr>
          </w:rPrChange>
        </w:rPr>
        <w:t xml:space="preserve"> </w:t>
      </w:r>
      <w:r w:rsidRPr="00814BC9">
        <w:rPr>
          <w:w w:val="105"/>
          <w:lang w:val="en-GB"/>
          <w:rPrChange w:id="762" w:author="Christian PIEDALLU" w:date="2023-02-06T09:53:00Z">
            <w:rPr>
              <w:w w:val="105"/>
            </w:rPr>
          </w:rPrChange>
        </w:rPr>
        <w:t xml:space="preserve">github  </w:t>
      </w:r>
      <w:r w:rsidRPr="00814BC9">
        <w:rPr>
          <w:spacing w:val="11"/>
          <w:w w:val="105"/>
          <w:lang w:val="en-GB"/>
          <w:rPrChange w:id="763" w:author="Christian PIEDALLU" w:date="2023-02-06T09:53:00Z">
            <w:rPr>
              <w:spacing w:val="11"/>
              <w:w w:val="105"/>
            </w:rPr>
          </w:rPrChange>
        </w:rPr>
        <w:t xml:space="preserve"> </w:t>
      </w:r>
      <w:r w:rsidRPr="00814BC9">
        <w:rPr>
          <w:w w:val="105"/>
          <w:lang w:val="en-GB"/>
          <w:rPrChange w:id="764" w:author="Christian PIEDALLU" w:date="2023-02-06T09:53:00Z">
            <w:rPr>
              <w:w w:val="105"/>
            </w:rPr>
          </w:rPrChange>
        </w:rPr>
        <w:t xml:space="preserve">repository  </w:t>
      </w:r>
      <w:r w:rsidRPr="00814BC9">
        <w:rPr>
          <w:spacing w:val="15"/>
          <w:w w:val="105"/>
          <w:lang w:val="en-GB"/>
          <w:rPrChange w:id="765" w:author="Christian PIEDALLU" w:date="2023-02-06T09:53:00Z">
            <w:rPr>
              <w:spacing w:val="15"/>
              <w:w w:val="105"/>
            </w:rPr>
          </w:rPrChange>
        </w:rPr>
        <w:t xml:space="preserve"> </w:t>
      </w:r>
      <w:r w:rsidR="00F312A1" w:rsidRPr="00814BC9">
        <w:rPr>
          <w:lang w:val="en-GB"/>
          <w:rPrChange w:id="766" w:author="Christian PIEDALLU" w:date="2023-02-06T09:53:00Z">
            <w:rPr/>
          </w:rPrChange>
        </w:rPr>
        <w:fldChar w:fldCharType="begin"/>
      </w:r>
      <w:r w:rsidR="00F312A1" w:rsidRPr="00814BC9">
        <w:rPr>
          <w:lang w:val="en-GB"/>
          <w:rPrChange w:id="767" w:author="Christian PIEDALLU" w:date="2023-02-06T09:53:00Z">
            <w:rPr/>
          </w:rPrChange>
        </w:rPr>
        <w:instrText xml:space="preserve"> HYPERLINK "https://github.com/JoLeBelge/s2-spruce-dieback/" \h </w:instrText>
      </w:r>
      <w:r w:rsidR="00F312A1" w:rsidRPr="00814BC9">
        <w:rPr>
          <w:lang w:val="en-GB"/>
          <w:rPrChange w:id="768" w:author="Christian PIEDALLU" w:date="2023-02-06T09:53:00Z">
            <w:rPr>
              <w:w w:val="105"/>
            </w:rPr>
          </w:rPrChange>
        </w:rPr>
        <w:fldChar w:fldCharType="separate"/>
      </w:r>
      <w:r w:rsidRPr="00814BC9">
        <w:rPr>
          <w:w w:val="105"/>
          <w:lang w:val="en-GB"/>
          <w:rPrChange w:id="769" w:author="Christian PIEDALLU" w:date="2023-02-06T09:53:00Z">
            <w:rPr>
              <w:w w:val="105"/>
            </w:rPr>
          </w:rPrChange>
        </w:rPr>
        <w:t>https://github.com/JoLeBelge/s2-spruce-dieback/</w:t>
      </w:r>
      <w:r w:rsidR="00F312A1" w:rsidRPr="00814BC9">
        <w:rPr>
          <w:w w:val="105"/>
          <w:lang w:val="en-GB"/>
          <w:rPrChange w:id="770" w:author="Christian PIEDALLU" w:date="2023-02-06T09:53:00Z">
            <w:rPr>
              <w:w w:val="105"/>
            </w:rPr>
          </w:rPrChange>
        </w:rPr>
        <w:fldChar w:fldCharType="end"/>
      </w:r>
      <w:r w:rsidRPr="00814BC9">
        <w:rPr>
          <w:w w:val="105"/>
          <w:lang w:val="en-GB"/>
          <w:rPrChange w:id="771" w:author="Christian PIEDALLU" w:date="2023-02-06T09:53:00Z">
            <w:rPr>
              <w:w w:val="105"/>
            </w:rPr>
          </w:rPrChange>
        </w:rPr>
        <w:t>).</w:t>
      </w:r>
    </w:p>
    <w:p w14:paraId="27627A2C" w14:textId="77777777" w:rsidR="00B177F5" w:rsidRPr="00814BC9" w:rsidRDefault="00B553DB">
      <w:pPr>
        <w:pStyle w:val="Corpsdetexte"/>
        <w:ind w:left="163"/>
        <w:rPr>
          <w:lang w:val="en-GB"/>
          <w:rPrChange w:id="772" w:author="Christian PIEDALLU" w:date="2023-02-06T09:53:00Z">
            <w:rPr/>
          </w:rPrChange>
        </w:rPr>
      </w:pPr>
      <w:r w:rsidRPr="00814BC9">
        <w:rPr>
          <w:rFonts w:ascii="Trebuchet MS"/>
          <w:sz w:val="10"/>
          <w:lang w:val="en-GB"/>
          <w:rPrChange w:id="773" w:author="Christian PIEDALLU" w:date="2023-02-06T09:53:00Z">
            <w:rPr>
              <w:rFonts w:ascii="Trebuchet MS"/>
              <w:sz w:val="10"/>
            </w:rPr>
          </w:rPrChange>
        </w:rPr>
        <w:t xml:space="preserve">147     </w:t>
      </w:r>
      <w:r w:rsidRPr="00814BC9">
        <w:rPr>
          <w:rFonts w:ascii="Trebuchet MS"/>
          <w:spacing w:val="19"/>
          <w:sz w:val="10"/>
          <w:lang w:val="en-GB"/>
          <w:rPrChange w:id="774" w:author="Christian PIEDALLU" w:date="2023-02-06T09:53:00Z">
            <w:rPr>
              <w:rFonts w:ascii="Trebuchet MS"/>
              <w:spacing w:val="19"/>
              <w:sz w:val="10"/>
            </w:rPr>
          </w:rPrChange>
        </w:rPr>
        <w:t xml:space="preserve"> </w:t>
      </w:r>
      <w:r w:rsidRPr="00814BC9">
        <w:rPr>
          <w:w w:val="105"/>
          <w:lang w:val="en-GB"/>
          <w:rPrChange w:id="775" w:author="Christian PIEDALLU" w:date="2023-02-06T09:53:00Z">
            <w:rPr>
              <w:w w:val="105"/>
            </w:rPr>
          </w:rPrChange>
        </w:rPr>
        <w:t>We</w:t>
      </w:r>
      <w:r w:rsidRPr="00814BC9">
        <w:rPr>
          <w:spacing w:val="22"/>
          <w:w w:val="105"/>
          <w:lang w:val="en-GB"/>
          <w:rPrChange w:id="776" w:author="Christian PIEDALLU" w:date="2023-02-06T09:53:00Z">
            <w:rPr>
              <w:spacing w:val="22"/>
              <w:w w:val="105"/>
            </w:rPr>
          </w:rPrChange>
        </w:rPr>
        <w:t xml:space="preserve"> </w:t>
      </w:r>
      <w:r w:rsidRPr="00814BC9">
        <w:rPr>
          <w:w w:val="105"/>
          <w:lang w:val="en-GB"/>
          <w:rPrChange w:id="777" w:author="Christian PIEDALLU" w:date="2023-02-06T09:53:00Z">
            <w:rPr>
              <w:w w:val="105"/>
            </w:rPr>
          </w:rPrChange>
        </w:rPr>
        <w:t>made</w:t>
      </w:r>
      <w:r w:rsidRPr="00814BC9">
        <w:rPr>
          <w:spacing w:val="21"/>
          <w:w w:val="105"/>
          <w:lang w:val="en-GB"/>
          <w:rPrChange w:id="778" w:author="Christian PIEDALLU" w:date="2023-02-06T09:53:00Z">
            <w:rPr>
              <w:spacing w:val="21"/>
              <w:w w:val="105"/>
            </w:rPr>
          </w:rPrChange>
        </w:rPr>
        <w:t xml:space="preserve"> </w:t>
      </w:r>
      <w:r w:rsidRPr="00814BC9">
        <w:rPr>
          <w:w w:val="105"/>
          <w:lang w:val="en-GB"/>
          <w:rPrChange w:id="779" w:author="Christian PIEDALLU" w:date="2023-02-06T09:53:00Z">
            <w:rPr>
              <w:w w:val="105"/>
            </w:rPr>
          </w:rPrChange>
        </w:rPr>
        <w:t>use</w:t>
      </w:r>
      <w:r w:rsidRPr="00814BC9">
        <w:rPr>
          <w:spacing w:val="22"/>
          <w:w w:val="105"/>
          <w:lang w:val="en-GB"/>
          <w:rPrChange w:id="780" w:author="Christian PIEDALLU" w:date="2023-02-06T09:53:00Z">
            <w:rPr>
              <w:spacing w:val="22"/>
              <w:w w:val="105"/>
            </w:rPr>
          </w:rPrChange>
        </w:rPr>
        <w:t xml:space="preserve"> </w:t>
      </w:r>
      <w:r w:rsidRPr="00814BC9">
        <w:rPr>
          <w:w w:val="105"/>
          <w:lang w:val="en-GB"/>
          <w:rPrChange w:id="781" w:author="Christian PIEDALLU" w:date="2023-02-06T09:53:00Z">
            <w:rPr>
              <w:w w:val="105"/>
            </w:rPr>
          </w:rPrChange>
        </w:rPr>
        <w:t>of</w:t>
      </w:r>
      <w:r w:rsidRPr="00814BC9">
        <w:rPr>
          <w:spacing w:val="22"/>
          <w:w w:val="105"/>
          <w:lang w:val="en-GB"/>
          <w:rPrChange w:id="782" w:author="Christian PIEDALLU" w:date="2023-02-06T09:53:00Z">
            <w:rPr>
              <w:spacing w:val="22"/>
              <w:w w:val="105"/>
            </w:rPr>
          </w:rPrChange>
        </w:rPr>
        <w:t xml:space="preserve"> </w:t>
      </w:r>
      <w:r w:rsidRPr="00814BC9">
        <w:rPr>
          <w:w w:val="105"/>
          <w:lang w:val="en-GB"/>
          <w:rPrChange w:id="783" w:author="Christian PIEDALLU" w:date="2023-02-06T09:53:00Z">
            <w:rPr>
              <w:w w:val="105"/>
            </w:rPr>
          </w:rPrChange>
        </w:rPr>
        <w:t>OTB</w:t>
      </w:r>
      <w:r w:rsidRPr="00814BC9">
        <w:rPr>
          <w:spacing w:val="21"/>
          <w:w w:val="105"/>
          <w:lang w:val="en-GB"/>
          <w:rPrChange w:id="784" w:author="Christian PIEDALLU" w:date="2023-02-06T09:53:00Z">
            <w:rPr>
              <w:spacing w:val="21"/>
              <w:w w:val="105"/>
            </w:rPr>
          </w:rPrChange>
        </w:rPr>
        <w:t xml:space="preserve"> </w:t>
      </w:r>
      <w:r w:rsidRPr="00814BC9">
        <w:rPr>
          <w:w w:val="105"/>
          <w:lang w:val="en-GB"/>
          <w:rPrChange w:id="785" w:author="Christian PIEDALLU" w:date="2023-02-06T09:53:00Z">
            <w:rPr>
              <w:w w:val="105"/>
            </w:rPr>
          </w:rPrChange>
        </w:rPr>
        <w:t>toolbox</w:t>
      </w:r>
      <w:r w:rsidRPr="00814BC9">
        <w:rPr>
          <w:spacing w:val="22"/>
          <w:w w:val="105"/>
          <w:lang w:val="en-GB"/>
          <w:rPrChange w:id="786" w:author="Christian PIEDALLU" w:date="2023-02-06T09:53:00Z">
            <w:rPr>
              <w:spacing w:val="22"/>
              <w:w w:val="105"/>
            </w:rPr>
          </w:rPrChange>
        </w:rPr>
        <w:t xml:space="preserve"> </w:t>
      </w:r>
      <w:r w:rsidR="00F312A1" w:rsidRPr="00814BC9">
        <w:rPr>
          <w:lang w:val="en-GB"/>
          <w:rPrChange w:id="787" w:author="Christian PIEDALLU" w:date="2023-02-06T09:53:00Z">
            <w:rPr/>
          </w:rPrChange>
        </w:rPr>
        <w:fldChar w:fldCharType="begin"/>
      </w:r>
      <w:r w:rsidR="00F312A1" w:rsidRPr="00814BC9">
        <w:rPr>
          <w:lang w:val="en-GB"/>
          <w:rPrChange w:id="788" w:author="Christian PIEDALLU" w:date="2023-02-06T09:53:00Z">
            <w:rPr/>
          </w:rPrChange>
        </w:rPr>
        <w:instrText xml:space="preserve"> HYPERLINK \l "_bookmark26" </w:instrText>
      </w:r>
      <w:r w:rsidR="00F312A1" w:rsidRPr="00814BC9">
        <w:rPr>
          <w:lang w:val="en-GB"/>
          <w:rPrChange w:id="789" w:author="Christian PIEDALLU" w:date="2023-02-06T09:53:00Z">
            <w:rPr>
              <w:w w:val="105"/>
            </w:rPr>
          </w:rPrChange>
        </w:rPr>
        <w:fldChar w:fldCharType="separate"/>
      </w:r>
      <w:r w:rsidRPr="00814BC9">
        <w:rPr>
          <w:w w:val="105"/>
          <w:lang w:val="en-GB"/>
          <w:rPrChange w:id="790" w:author="Christian PIEDALLU" w:date="2023-02-06T09:53:00Z">
            <w:rPr>
              <w:w w:val="105"/>
            </w:rPr>
          </w:rPrChange>
        </w:rPr>
        <w:t>(Grizonnet</w:t>
      </w:r>
      <w:r w:rsidRPr="00814BC9">
        <w:rPr>
          <w:spacing w:val="22"/>
          <w:w w:val="105"/>
          <w:lang w:val="en-GB"/>
          <w:rPrChange w:id="791" w:author="Christian PIEDALLU" w:date="2023-02-06T09:53:00Z">
            <w:rPr>
              <w:spacing w:val="22"/>
              <w:w w:val="105"/>
            </w:rPr>
          </w:rPrChange>
        </w:rPr>
        <w:t xml:space="preserve"> </w:t>
      </w:r>
      <w:r w:rsidRPr="00814BC9">
        <w:rPr>
          <w:w w:val="105"/>
          <w:lang w:val="en-GB"/>
          <w:rPrChange w:id="792" w:author="Christian PIEDALLU" w:date="2023-02-06T09:53:00Z">
            <w:rPr>
              <w:w w:val="105"/>
            </w:rPr>
          </w:rPrChange>
        </w:rPr>
        <w:t>et</w:t>
      </w:r>
      <w:r w:rsidRPr="00814BC9">
        <w:rPr>
          <w:spacing w:val="21"/>
          <w:w w:val="105"/>
          <w:lang w:val="en-GB"/>
          <w:rPrChange w:id="793" w:author="Christian PIEDALLU" w:date="2023-02-06T09:53:00Z">
            <w:rPr>
              <w:spacing w:val="21"/>
              <w:w w:val="105"/>
            </w:rPr>
          </w:rPrChange>
        </w:rPr>
        <w:t xml:space="preserve"> </w:t>
      </w:r>
      <w:r w:rsidRPr="00814BC9">
        <w:rPr>
          <w:w w:val="105"/>
          <w:lang w:val="en-GB"/>
          <w:rPrChange w:id="794" w:author="Christian PIEDALLU" w:date="2023-02-06T09:53:00Z">
            <w:rPr>
              <w:w w:val="105"/>
            </w:rPr>
          </w:rPrChange>
        </w:rPr>
        <w:t>al.,</w:t>
      </w:r>
      <w:r w:rsidR="00F312A1" w:rsidRPr="00814BC9">
        <w:rPr>
          <w:w w:val="105"/>
          <w:lang w:val="en-GB"/>
          <w:rPrChange w:id="795" w:author="Christian PIEDALLU" w:date="2023-02-06T09:53:00Z">
            <w:rPr>
              <w:w w:val="105"/>
            </w:rPr>
          </w:rPrChange>
        </w:rPr>
        <w:fldChar w:fldCharType="end"/>
      </w:r>
      <w:r w:rsidRPr="00814BC9">
        <w:rPr>
          <w:spacing w:val="22"/>
          <w:w w:val="105"/>
          <w:lang w:val="en-GB"/>
          <w:rPrChange w:id="796" w:author="Christian PIEDALLU" w:date="2023-02-06T09:53:00Z">
            <w:rPr>
              <w:spacing w:val="22"/>
              <w:w w:val="105"/>
            </w:rPr>
          </w:rPrChange>
        </w:rPr>
        <w:t xml:space="preserve"> </w:t>
      </w:r>
      <w:r w:rsidR="00F312A1" w:rsidRPr="00814BC9">
        <w:rPr>
          <w:lang w:val="en-GB"/>
          <w:rPrChange w:id="797" w:author="Christian PIEDALLU" w:date="2023-02-06T09:53:00Z">
            <w:rPr/>
          </w:rPrChange>
        </w:rPr>
        <w:fldChar w:fldCharType="begin"/>
      </w:r>
      <w:r w:rsidR="00F312A1" w:rsidRPr="00814BC9">
        <w:rPr>
          <w:lang w:val="en-GB"/>
          <w:rPrChange w:id="798" w:author="Christian PIEDALLU" w:date="2023-02-06T09:53:00Z">
            <w:rPr/>
          </w:rPrChange>
        </w:rPr>
        <w:instrText xml:space="preserve"> HYPERLINK \l "_bookmark26" </w:instrText>
      </w:r>
      <w:r w:rsidR="00F312A1" w:rsidRPr="00814BC9">
        <w:rPr>
          <w:lang w:val="en-GB"/>
          <w:rPrChange w:id="799" w:author="Christian PIEDALLU" w:date="2023-02-06T09:53:00Z">
            <w:rPr>
              <w:w w:val="105"/>
            </w:rPr>
          </w:rPrChange>
        </w:rPr>
        <w:fldChar w:fldCharType="separate"/>
      </w:r>
      <w:r w:rsidRPr="00814BC9">
        <w:rPr>
          <w:w w:val="105"/>
          <w:lang w:val="en-GB"/>
          <w:rPrChange w:id="800" w:author="Christian PIEDALLU" w:date="2023-02-06T09:53:00Z">
            <w:rPr>
              <w:w w:val="105"/>
            </w:rPr>
          </w:rPrChange>
        </w:rPr>
        <w:t>2017)</w:t>
      </w:r>
      <w:r w:rsidR="00F312A1" w:rsidRPr="00814BC9">
        <w:rPr>
          <w:w w:val="105"/>
          <w:lang w:val="en-GB"/>
          <w:rPrChange w:id="801" w:author="Christian PIEDALLU" w:date="2023-02-06T09:53:00Z">
            <w:rPr>
              <w:w w:val="105"/>
            </w:rPr>
          </w:rPrChange>
        </w:rPr>
        <w:fldChar w:fldCharType="end"/>
      </w:r>
      <w:r w:rsidRPr="00814BC9">
        <w:rPr>
          <w:spacing w:val="22"/>
          <w:w w:val="105"/>
          <w:lang w:val="en-GB"/>
          <w:rPrChange w:id="802" w:author="Christian PIEDALLU" w:date="2023-02-06T09:53:00Z">
            <w:rPr>
              <w:spacing w:val="22"/>
              <w:w w:val="105"/>
            </w:rPr>
          </w:rPrChange>
        </w:rPr>
        <w:t xml:space="preserve"> </w:t>
      </w:r>
      <w:r w:rsidRPr="00814BC9">
        <w:rPr>
          <w:w w:val="105"/>
          <w:lang w:val="en-GB"/>
          <w:rPrChange w:id="803" w:author="Christian PIEDALLU" w:date="2023-02-06T09:53:00Z">
            <w:rPr>
              <w:w w:val="105"/>
            </w:rPr>
          </w:rPrChange>
        </w:rPr>
        <w:t>for</w:t>
      </w:r>
      <w:r w:rsidRPr="00814BC9">
        <w:rPr>
          <w:spacing w:val="21"/>
          <w:w w:val="105"/>
          <w:lang w:val="en-GB"/>
          <w:rPrChange w:id="804" w:author="Christian PIEDALLU" w:date="2023-02-06T09:53:00Z">
            <w:rPr>
              <w:spacing w:val="21"/>
              <w:w w:val="105"/>
            </w:rPr>
          </w:rPrChange>
        </w:rPr>
        <w:t xml:space="preserve"> </w:t>
      </w:r>
      <w:r w:rsidRPr="00814BC9">
        <w:rPr>
          <w:w w:val="105"/>
          <w:lang w:val="en-GB"/>
          <w:rPrChange w:id="805" w:author="Christian PIEDALLU" w:date="2023-02-06T09:53:00Z">
            <w:rPr>
              <w:w w:val="105"/>
            </w:rPr>
          </w:rPrChange>
        </w:rPr>
        <w:t>image</w:t>
      </w:r>
      <w:r w:rsidRPr="00814BC9">
        <w:rPr>
          <w:spacing w:val="22"/>
          <w:w w:val="105"/>
          <w:lang w:val="en-GB"/>
          <w:rPrChange w:id="806" w:author="Christian PIEDALLU" w:date="2023-02-06T09:53:00Z">
            <w:rPr>
              <w:spacing w:val="22"/>
              <w:w w:val="105"/>
            </w:rPr>
          </w:rPrChange>
        </w:rPr>
        <w:t xml:space="preserve"> </w:t>
      </w:r>
      <w:r w:rsidRPr="00814BC9">
        <w:rPr>
          <w:w w:val="105"/>
          <w:lang w:val="en-GB"/>
          <w:rPrChange w:id="807" w:author="Christian PIEDALLU" w:date="2023-02-06T09:53:00Z">
            <w:rPr>
              <w:w w:val="105"/>
            </w:rPr>
          </w:rPrChange>
        </w:rPr>
        <w:t>processing</w:t>
      </w:r>
      <w:r w:rsidRPr="00814BC9">
        <w:rPr>
          <w:spacing w:val="22"/>
          <w:w w:val="105"/>
          <w:lang w:val="en-GB"/>
          <w:rPrChange w:id="808" w:author="Christian PIEDALLU" w:date="2023-02-06T09:53:00Z">
            <w:rPr>
              <w:spacing w:val="22"/>
              <w:w w:val="105"/>
            </w:rPr>
          </w:rPrChange>
        </w:rPr>
        <w:t xml:space="preserve"> </w:t>
      </w:r>
      <w:r w:rsidRPr="00814BC9">
        <w:rPr>
          <w:w w:val="105"/>
          <w:lang w:val="en-GB"/>
          <w:rPrChange w:id="809" w:author="Christian PIEDALLU" w:date="2023-02-06T09:53:00Z">
            <w:rPr>
              <w:w w:val="105"/>
            </w:rPr>
          </w:rPrChange>
        </w:rPr>
        <w:t>and</w:t>
      </w:r>
      <w:r w:rsidRPr="00814BC9">
        <w:rPr>
          <w:spacing w:val="21"/>
          <w:w w:val="105"/>
          <w:lang w:val="en-GB"/>
          <w:rPrChange w:id="810" w:author="Christian PIEDALLU" w:date="2023-02-06T09:53:00Z">
            <w:rPr>
              <w:spacing w:val="21"/>
              <w:w w:val="105"/>
            </w:rPr>
          </w:rPrChange>
        </w:rPr>
        <w:t xml:space="preserve"> </w:t>
      </w:r>
      <w:r w:rsidRPr="00814BC9">
        <w:rPr>
          <w:w w:val="105"/>
          <w:lang w:val="en-GB"/>
          <w:rPrChange w:id="811" w:author="Christian PIEDALLU" w:date="2023-02-06T09:53:00Z">
            <w:rPr>
              <w:w w:val="105"/>
            </w:rPr>
          </w:rPrChange>
        </w:rPr>
        <w:t>the</w:t>
      </w:r>
      <w:r w:rsidRPr="00814BC9">
        <w:rPr>
          <w:spacing w:val="22"/>
          <w:w w:val="105"/>
          <w:lang w:val="en-GB"/>
          <w:rPrChange w:id="812" w:author="Christian PIEDALLU" w:date="2023-02-06T09:53:00Z">
            <w:rPr>
              <w:spacing w:val="22"/>
              <w:w w:val="105"/>
            </w:rPr>
          </w:rPrChange>
        </w:rPr>
        <w:t xml:space="preserve"> </w:t>
      </w:r>
      <w:r w:rsidRPr="00814BC9">
        <w:rPr>
          <w:w w:val="105"/>
          <w:lang w:val="en-GB"/>
          <w:rPrChange w:id="813" w:author="Christian PIEDALLU" w:date="2023-02-06T09:53:00Z">
            <w:rPr>
              <w:w w:val="105"/>
            </w:rPr>
          </w:rPrChange>
        </w:rPr>
        <w:t>health</w:t>
      </w:r>
      <w:r w:rsidRPr="00814BC9">
        <w:rPr>
          <w:spacing w:val="22"/>
          <w:w w:val="105"/>
          <w:lang w:val="en-GB"/>
          <w:rPrChange w:id="814" w:author="Christian PIEDALLU" w:date="2023-02-06T09:53:00Z">
            <w:rPr>
              <w:spacing w:val="22"/>
              <w:w w:val="105"/>
            </w:rPr>
          </w:rPrChange>
        </w:rPr>
        <w:t xml:space="preserve"> </w:t>
      </w:r>
      <w:r w:rsidRPr="00814BC9">
        <w:rPr>
          <w:w w:val="105"/>
          <w:lang w:val="en-GB"/>
          <w:rPrChange w:id="815" w:author="Christian PIEDALLU" w:date="2023-02-06T09:53:00Z">
            <w:rPr>
              <w:w w:val="105"/>
            </w:rPr>
          </w:rPrChange>
        </w:rPr>
        <w:t>status</w:t>
      </w:r>
    </w:p>
    <w:p w14:paraId="07F5B61E" w14:textId="77777777" w:rsidR="00B177F5" w:rsidRPr="00814BC9" w:rsidRDefault="00B553DB">
      <w:pPr>
        <w:pStyle w:val="Corpsdetexte"/>
        <w:ind w:left="163"/>
        <w:rPr>
          <w:lang w:val="en-GB"/>
          <w:rPrChange w:id="816" w:author="Christian PIEDALLU" w:date="2023-02-06T09:53:00Z">
            <w:rPr/>
          </w:rPrChange>
        </w:rPr>
      </w:pPr>
      <w:r w:rsidRPr="00814BC9">
        <w:rPr>
          <w:rFonts w:ascii="Trebuchet MS"/>
          <w:sz w:val="10"/>
          <w:lang w:val="en-GB"/>
          <w:rPrChange w:id="817" w:author="Christian PIEDALLU" w:date="2023-02-06T09:53:00Z">
            <w:rPr>
              <w:rFonts w:ascii="Trebuchet MS"/>
              <w:sz w:val="10"/>
            </w:rPr>
          </w:rPrChange>
        </w:rPr>
        <w:t xml:space="preserve">148     </w:t>
      </w:r>
      <w:r w:rsidRPr="00814BC9">
        <w:rPr>
          <w:rFonts w:ascii="Trebuchet MS"/>
          <w:spacing w:val="19"/>
          <w:sz w:val="10"/>
          <w:lang w:val="en-GB"/>
          <w:rPrChange w:id="818" w:author="Christian PIEDALLU" w:date="2023-02-06T09:53:00Z">
            <w:rPr>
              <w:rFonts w:ascii="Trebuchet MS"/>
              <w:spacing w:val="19"/>
              <w:sz w:val="10"/>
            </w:rPr>
          </w:rPrChange>
        </w:rPr>
        <w:t xml:space="preserve"> </w:t>
      </w:r>
      <w:r w:rsidRPr="00814BC9">
        <w:rPr>
          <w:w w:val="105"/>
          <w:lang w:val="en-GB"/>
          <w:rPrChange w:id="819" w:author="Christian PIEDALLU" w:date="2023-02-06T09:53:00Z">
            <w:rPr>
              <w:w w:val="105"/>
            </w:rPr>
          </w:rPrChange>
        </w:rPr>
        <w:t>was summarized by seasonnal annual</w:t>
      </w:r>
      <w:r w:rsidRPr="00814BC9">
        <w:rPr>
          <w:spacing w:val="1"/>
          <w:w w:val="105"/>
          <w:lang w:val="en-GB"/>
          <w:rPrChange w:id="820" w:author="Christian PIEDALLU" w:date="2023-02-06T09:53:00Z">
            <w:rPr>
              <w:spacing w:val="1"/>
              <w:w w:val="105"/>
            </w:rPr>
          </w:rPrChange>
        </w:rPr>
        <w:t xml:space="preserve"> </w:t>
      </w:r>
      <w:r w:rsidRPr="00814BC9">
        <w:rPr>
          <w:w w:val="105"/>
          <w:lang w:val="en-GB"/>
          <w:rPrChange w:id="821" w:author="Christian PIEDALLU" w:date="2023-02-06T09:53:00Z">
            <w:rPr>
              <w:w w:val="105"/>
            </w:rPr>
          </w:rPrChange>
        </w:rPr>
        <w:t>health maps (in raster format).</w:t>
      </w:r>
      <w:r w:rsidRPr="00814BC9">
        <w:rPr>
          <w:spacing w:val="32"/>
          <w:w w:val="105"/>
          <w:lang w:val="en-GB"/>
          <w:rPrChange w:id="822" w:author="Christian PIEDALLU" w:date="2023-02-06T09:53:00Z">
            <w:rPr>
              <w:spacing w:val="32"/>
              <w:w w:val="105"/>
            </w:rPr>
          </w:rPrChange>
        </w:rPr>
        <w:t xml:space="preserve"> </w:t>
      </w:r>
      <w:r w:rsidRPr="00814BC9">
        <w:rPr>
          <w:w w:val="105"/>
          <w:lang w:val="en-GB"/>
          <w:rPrChange w:id="823" w:author="Christian PIEDALLU" w:date="2023-02-06T09:53:00Z">
            <w:rPr>
              <w:w w:val="105"/>
            </w:rPr>
          </w:rPrChange>
        </w:rPr>
        <w:t>The annual health maps cover</w:t>
      </w:r>
    </w:p>
    <w:p w14:paraId="78583EFD" w14:textId="77777777" w:rsidR="00B177F5" w:rsidRPr="00814BC9" w:rsidRDefault="00B553DB">
      <w:pPr>
        <w:pStyle w:val="Corpsdetexte"/>
        <w:ind w:left="163"/>
        <w:rPr>
          <w:lang w:val="en-GB"/>
          <w:rPrChange w:id="824" w:author="Christian PIEDALLU" w:date="2023-02-06T09:53:00Z">
            <w:rPr/>
          </w:rPrChange>
        </w:rPr>
      </w:pPr>
      <w:r w:rsidRPr="00814BC9">
        <w:rPr>
          <w:rFonts w:ascii="Trebuchet MS"/>
          <w:sz w:val="10"/>
          <w:lang w:val="en-GB"/>
          <w:rPrChange w:id="825" w:author="Christian PIEDALLU" w:date="2023-02-06T09:53:00Z">
            <w:rPr>
              <w:rFonts w:ascii="Trebuchet MS"/>
              <w:sz w:val="10"/>
            </w:rPr>
          </w:rPrChange>
        </w:rPr>
        <w:t xml:space="preserve">149     </w:t>
      </w:r>
      <w:r w:rsidRPr="00814BC9">
        <w:rPr>
          <w:rFonts w:ascii="Trebuchet MS"/>
          <w:spacing w:val="19"/>
          <w:sz w:val="10"/>
          <w:lang w:val="en-GB"/>
          <w:rPrChange w:id="826" w:author="Christian PIEDALLU" w:date="2023-02-06T09:53:00Z">
            <w:rPr>
              <w:rFonts w:ascii="Trebuchet MS"/>
              <w:spacing w:val="19"/>
              <w:sz w:val="10"/>
            </w:rPr>
          </w:rPrChange>
        </w:rPr>
        <w:t xml:space="preserve"> </w:t>
      </w:r>
      <w:r w:rsidRPr="00814BC9">
        <w:rPr>
          <w:w w:val="105"/>
          <w:lang w:val="en-GB"/>
          <w:rPrChange w:id="827" w:author="Christian PIEDALLU" w:date="2023-02-06T09:53:00Z">
            <w:rPr>
              <w:w w:val="105"/>
            </w:rPr>
          </w:rPrChange>
        </w:rPr>
        <w:t>the</w:t>
      </w:r>
      <w:r w:rsidRPr="00814BC9">
        <w:rPr>
          <w:spacing w:val="8"/>
          <w:w w:val="105"/>
          <w:lang w:val="en-GB"/>
          <w:rPrChange w:id="828" w:author="Christian PIEDALLU" w:date="2023-02-06T09:53:00Z">
            <w:rPr>
              <w:spacing w:val="8"/>
              <w:w w:val="105"/>
            </w:rPr>
          </w:rPrChange>
        </w:rPr>
        <w:t xml:space="preserve"> </w:t>
      </w:r>
      <w:r w:rsidRPr="00814BC9">
        <w:rPr>
          <w:w w:val="105"/>
          <w:lang w:val="en-GB"/>
          <w:rPrChange w:id="829" w:author="Christian PIEDALLU" w:date="2023-02-06T09:53:00Z">
            <w:rPr>
              <w:w w:val="105"/>
            </w:rPr>
          </w:rPrChange>
        </w:rPr>
        <w:t>period</w:t>
      </w:r>
      <w:r w:rsidRPr="00814BC9">
        <w:rPr>
          <w:spacing w:val="8"/>
          <w:w w:val="105"/>
          <w:lang w:val="en-GB"/>
          <w:rPrChange w:id="830" w:author="Christian PIEDALLU" w:date="2023-02-06T09:53:00Z">
            <w:rPr>
              <w:spacing w:val="8"/>
              <w:w w:val="105"/>
            </w:rPr>
          </w:rPrChange>
        </w:rPr>
        <w:t xml:space="preserve"> </w:t>
      </w:r>
      <w:r w:rsidRPr="00814BC9">
        <w:rPr>
          <w:w w:val="105"/>
          <w:lang w:val="en-GB"/>
          <w:rPrChange w:id="831" w:author="Christian PIEDALLU" w:date="2023-02-06T09:53:00Z">
            <w:rPr>
              <w:w w:val="105"/>
            </w:rPr>
          </w:rPrChange>
        </w:rPr>
        <w:t>starting</w:t>
      </w:r>
      <w:r w:rsidRPr="00814BC9">
        <w:rPr>
          <w:spacing w:val="7"/>
          <w:w w:val="105"/>
          <w:lang w:val="en-GB"/>
          <w:rPrChange w:id="832" w:author="Christian PIEDALLU" w:date="2023-02-06T09:53:00Z">
            <w:rPr>
              <w:spacing w:val="7"/>
              <w:w w:val="105"/>
            </w:rPr>
          </w:rPrChange>
        </w:rPr>
        <w:t xml:space="preserve"> </w:t>
      </w:r>
      <w:r w:rsidRPr="00814BC9">
        <w:rPr>
          <w:w w:val="105"/>
          <w:lang w:val="en-GB"/>
          <w:rPrChange w:id="833" w:author="Christian PIEDALLU" w:date="2023-02-06T09:53:00Z">
            <w:rPr>
              <w:w w:val="105"/>
            </w:rPr>
          </w:rPrChange>
        </w:rPr>
        <w:t>from</w:t>
      </w:r>
      <w:r w:rsidRPr="00814BC9">
        <w:rPr>
          <w:spacing w:val="8"/>
          <w:w w:val="105"/>
          <w:lang w:val="en-GB"/>
          <w:rPrChange w:id="834" w:author="Christian PIEDALLU" w:date="2023-02-06T09:53:00Z">
            <w:rPr>
              <w:spacing w:val="8"/>
              <w:w w:val="105"/>
            </w:rPr>
          </w:rPrChange>
        </w:rPr>
        <w:t xml:space="preserve"> </w:t>
      </w:r>
      <w:r w:rsidRPr="00814BC9">
        <w:rPr>
          <w:w w:val="105"/>
          <w:lang w:val="en-GB"/>
          <w:rPrChange w:id="835" w:author="Christian PIEDALLU" w:date="2023-02-06T09:53:00Z">
            <w:rPr>
              <w:w w:val="105"/>
            </w:rPr>
          </w:rPrChange>
        </w:rPr>
        <w:t>may</w:t>
      </w:r>
      <w:r w:rsidRPr="00814BC9">
        <w:rPr>
          <w:spacing w:val="8"/>
          <w:w w:val="105"/>
          <w:lang w:val="en-GB"/>
          <w:rPrChange w:id="836" w:author="Christian PIEDALLU" w:date="2023-02-06T09:53:00Z">
            <w:rPr>
              <w:spacing w:val="8"/>
              <w:w w:val="105"/>
            </w:rPr>
          </w:rPrChange>
        </w:rPr>
        <w:t xml:space="preserve"> </w:t>
      </w:r>
      <w:r w:rsidRPr="00814BC9">
        <w:rPr>
          <w:w w:val="105"/>
          <w:lang w:val="en-GB"/>
          <w:rPrChange w:id="837" w:author="Christian PIEDALLU" w:date="2023-02-06T09:53:00Z">
            <w:rPr>
              <w:w w:val="105"/>
            </w:rPr>
          </w:rPrChange>
        </w:rPr>
        <w:t>and</w:t>
      </w:r>
      <w:r w:rsidRPr="00814BC9">
        <w:rPr>
          <w:spacing w:val="8"/>
          <w:w w:val="105"/>
          <w:lang w:val="en-GB"/>
          <w:rPrChange w:id="838" w:author="Christian PIEDALLU" w:date="2023-02-06T09:53:00Z">
            <w:rPr>
              <w:spacing w:val="8"/>
              <w:w w:val="105"/>
            </w:rPr>
          </w:rPrChange>
        </w:rPr>
        <w:t xml:space="preserve"> </w:t>
      </w:r>
      <w:r w:rsidRPr="00814BC9">
        <w:rPr>
          <w:w w:val="105"/>
          <w:lang w:val="en-GB"/>
          <w:rPrChange w:id="839" w:author="Christian PIEDALLU" w:date="2023-02-06T09:53:00Z">
            <w:rPr>
              <w:w w:val="105"/>
            </w:rPr>
          </w:rPrChange>
        </w:rPr>
        <w:t>finishing</w:t>
      </w:r>
      <w:r w:rsidRPr="00814BC9">
        <w:rPr>
          <w:spacing w:val="7"/>
          <w:w w:val="105"/>
          <w:lang w:val="en-GB"/>
          <w:rPrChange w:id="840" w:author="Christian PIEDALLU" w:date="2023-02-06T09:53:00Z">
            <w:rPr>
              <w:spacing w:val="7"/>
              <w:w w:val="105"/>
            </w:rPr>
          </w:rPrChange>
        </w:rPr>
        <w:t xml:space="preserve"> </w:t>
      </w:r>
      <w:r w:rsidRPr="00814BC9">
        <w:rPr>
          <w:w w:val="105"/>
          <w:lang w:val="en-GB"/>
          <w:rPrChange w:id="841" w:author="Christian PIEDALLU" w:date="2023-02-06T09:53:00Z">
            <w:rPr>
              <w:w w:val="105"/>
            </w:rPr>
          </w:rPrChange>
        </w:rPr>
        <w:t>in</w:t>
      </w:r>
      <w:r w:rsidRPr="00814BC9">
        <w:rPr>
          <w:spacing w:val="8"/>
          <w:w w:val="105"/>
          <w:lang w:val="en-GB"/>
          <w:rPrChange w:id="842" w:author="Christian PIEDALLU" w:date="2023-02-06T09:53:00Z">
            <w:rPr>
              <w:spacing w:val="8"/>
              <w:w w:val="105"/>
            </w:rPr>
          </w:rPrChange>
        </w:rPr>
        <w:t xml:space="preserve"> </w:t>
      </w:r>
      <w:r w:rsidRPr="00814BC9">
        <w:rPr>
          <w:w w:val="105"/>
          <w:lang w:val="en-GB"/>
          <w:rPrChange w:id="843" w:author="Christian PIEDALLU" w:date="2023-02-06T09:53:00Z">
            <w:rPr>
              <w:w w:val="105"/>
            </w:rPr>
          </w:rPrChange>
        </w:rPr>
        <w:t>april</w:t>
      </w:r>
      <w:r w:rsidRPr="00814BC9">
        <w:rPr>
          <w:spacing w:val="8"/>
          <w:w w:val="105"/>
          <w:lang w:val="en-GB"/>
          <w:rPrChange w:id="844" w:author="Christian PIEDALLU" w:date="2023-02-06T09:53:00Z">
            <w:rPr>
              <w:spacing w:val="8"/>
              <w:w w:val="105"/>
            </w:rPr>
          </w:rPrChange>
        </w:rPr>
        <w:t xml:space="preserve"> </w:t>
      </w:r>
      <w:r w:rsidRPr="00814BC9">
        <w:rPr>
          <w:w w:val="105"/>
          <w:lang w:val="en-GB"/>
          <w:rPrChange w:id="845" w:author="Christian PIEDALLU" w:date="2023-02-06T09:53:00Z">
            <w:rPr>
              <w:w w:val="105"/>
            </w:rPr>
          </w:rPrChange>
        </w:rPr>
        <w:t>of</w:t>
      </w:r>
      <w:r w:rsidRPr="00814BC9">
        <w:rPr>
          <w:spacing w:val="8"/>
          <w:w w:val="105"/>
          <w:lang w:val="en-GB"/>
          <w:rPrChange w:id="846" w:author="Christian PIEDALLU" w:date="2023-02-06T09:53:00Z">
            <w:rPr>
              <w:spacing w:val="8"/>
              <w:w w:val="105"/>
            </w:rPr>
          </w:rPrChange>
        </w:rPr>
        <w:t xml:space="preserve"> </w:t>
      </w:r>
      <w:r w:rsidRPr="00814BC9">
        <w:rPr>
          <w:w w:val="105"/>
          <w:lang w:val="en-GB"/>
          <w:rPrChange w:id="847" w:author="Christian PIEDALLU" w:date="2023-02-06T09:53:00Z">
            <w:rPr>
              <w:w w:val="105"/>
            </w:rPr>
          </w:rPrChange>
        </w:rPr>
        <w:t>the</w:t>
      </w:r>
      <w:r w:rsidRPr="00814BC9">
        <w:rPr>
          <w:spacing w:val="7"/>
          <w:w w:val="105"/>
          <w:lang w:val="en-GB"/>
          <w:rPrChange w:id="848" w:author="Christian PIEDALLU" w:date="2023-02-06T09:53:00Z">
            <w:rPr>
              <w:spacing w:val="7"/>
              <w:w w:val="105"/>
            </w:rPr>
          </w:rPrChange>
        </w:rPr>
        <w:t xml:space="preserve"> </w:t>
      </w:r>
      <w:r w:rsidRPr="00814BC9">
        <w:rPr>
          <w:w w:val="105"/>
          <w:lang w:val="en-GB"/>
          <w:rPrChange w:id="849" w:author="Christian PIEDALLU" w:date="2023-02-06T09:53:00Z">
            <w:rPr>
              <w:w w:val="105"/>
            </w:rPr>
          </w:rPrChange>
        </w:rPr>
        <w:t>next</w:t>
      </w:r>
      <w:r w:rsidRPr="00814BC9">
        <w:rPr>
          <w:spacing w:val="8"/>
          <w:w w:val="105"/>
          <w:lang w:val="en-GB"/>
          <w:rPrChange w:id="850" w:author="Christian PIEDALLU" w:date="2023-02-06T09:53:00Z">
            <w:rPr>
              <w:spacing w:val="8"/>
              <w:w w:val="105"/>
            </w:rPr>
          </w:rPrChange>
        </w:rPr>
        <w:t xml:space="preserve"> </w:t>
      </w:r>
      <w:r w:rsidRPr="00814BC9">
        <w:rPr>
          <w:w w:val="105"/>
          <w:lang w:val="en-GB"/>
          <w:rPrChange w:id="851" w:author="Christian PIEDALLU" w:date="2023-02-06T09:53:00Z">
            <w:rPr>
              <w:w w:val="105"/>
            </w:rPr>
          </w:rPrChange>
        </w:rPr>
        <w:t>calendar</w:t>
      </w:r>
      <w:r w:rsidRPr="00814BC9">
        <w:rPr>
          <w:spacing w:val="8"/>
          <w:w w:val="105"/>
          <w:lang w:val="en-GB"/>
          <w:rPrChange w:id="852" w:author="Christian PIEDALLU" w:date="2023-02-06T09:53:00Z">
            <w:rPr>
              <w:spacing w:val="8"/>
              <w:w w:val="105"/>
            </w:rPr>
          </w:rPrChange>
        </w:rPr>
        <w:t xml:space="preserve"> </w:t>
      </w:r>
      <w:r w:rsidRPr="00814BC9">
        <w:rPr>
          <w:w w:val="105"/>
          <w:lang w:val="en-GB"/>
          <w:rPrChange w:id="853" w:author="Christian PIEDALLU" w:date="2023-02-06T09:53:00Z">
            <w:rPr>
              <w:w w:val="105"/>
            </w:rPr>
          </w:rPrChange>
        </w:rPr>
        <w:t>year,</w:t>
      </w:r>
      <w:r w:rsidRPr="00814BC9">
        <w:rPr>
          <w:spacing w:val="9"/>
          <w:w w:val="105"/>
          <w:lang w:val="en-GB"/>
          <w:rPrChange w:id="854" w:author="Christian PIEDALLU" w:date="2023-02-06T09:53:00Z">
            <w:rPr>
              <w:spacing w:val="9"/>
              <w:w w:val="105"/>
            </w:rPr>
          </w:rPrChange>
        </w:rPr>
        <w:t xml:space="preserve"> </w:t>
      </w:r>
      <w:r w:rsidRPr="00814BC9">
        <w:rPr>
          <w:w w:val="105"/>
          <w:lang w:val="en-GB"/>
          <w:rPrChange w:id="855" w:author="Christian PIEDALLU" w:date="2023-02-06T09:53:00Z">
            <w:rPr>
              <w:w w:val="105"/>
            </w:rPr>
          </w:rPrChange>
        </w:rPr>
        <w:t>because</w:t>
      </w:r>
      <w:r w:rsidRPr="00814BC9">
        <w:rPr>
          <w:spacing w:val="7"/>
          <w:w w:val="105"/>
          <w:lang w:val="en-GB"/>
          <w:rPrChange w:id="856" w:author="Christian PIEDALLU" w:date="2023-02-06T09:53:00Z">
            <w:rPr>
              <w:spacing w:val="7"/>
              <w:w w:val="105"/>
            </w:rPr>
          </w:rPrChange>
        </w:rPr>
        <w:t xml:space="preserve"> </w:t>
      </w:r>
      <w:r w:rsidRPr="00814BC9">
        <w:rPr>
          <w:w w:val="105"/>
          <w:lang w:val="en-GB"/>
          <w:rPrChange w:id="857" w:author="Christian PIEDALLU" w:date="2023-02-06T09:53:00Z">
            <w:rPr>
              <w:w w:val="105"/>
            </w:rPr>
          </w:rPrChange>
        </w:rPr>
        <w:t>we</w:t>
      </w:r>
      <w:r w:rsidRPr="00814BC9">
        <w:rPr>
          <w:spacing w:val="8"/>
          <w:w w:val="105"/>
          <w:lang w:val="en-GB"/>
          <w:rPrChange w:id="858" w:author="Christian PIEDALLU" w:date="2023-02-06T09:53:00Z">
            <w:rPr>
              <w:spacing w:val="8"/>
              <w:w w:val="105"/>
            </w:rPr>
          </w:rPrChange>
        </w:rPr>
        <w:t xml:space="preserve"> </w:t>
      </w:r>
      <w:r w:rsidRPr="00814BC9">
        <w:rPr>
          <w:w w:val="105"/>
          <w:lang w:val="en-GB"/>
          <w:rPrChange w:id="859" w:author="Christian PIEDALLU" w:date="2023-02-06T09:53:00Z">
            <w:rPr>
              <w:w w:val="105"/>
            </w:rPr>
          </w:rPrChange>
        </w:rPr>
        <w:t>made</w:t>
      </w:r>
      <w:r w:rsidRPr="00814BC9">
        <w:rPr>
          <w:spacing w:val="8"/>
          <w:w w:val="105"/>
          <w:lang w:val="en-GB"/>
          <w:rPrChange w:id="860" w:author="Christian PIEDALLU" w:date="2023-02-06T09:53:00Z">
            <w:rPr>
              <w:spacing w:val="8"/>
              <w:w w:val="105"/>
            </w:rPr>
          </w:rPrChange>
        </w:rPr>
        <w:t xml:space="preserve"> </w:t>
      </w:r>
      <w:r w:rsidRPr="00814BC9">
        <w:rPr>
          <w:w w:val="105"/>
          <w:lang w:val="en-GB"/>
          <w:rPrChange w:id="861" w:author="Christian PIEDALLU" w:date="2023-02-06T09:53:00Z">
            <w:rPr>
              <w:w w:val="105"/>
            </w:rPr>
          </w:rPrChange>
        </w:rPr>
        <w:t>the</w:t>
      </w:r>
    </w:p>
    <w:p w14:paraId="6C75628C" w14:textId="77777777" w:rsidR="00B177F5" w:rsidRPr="00814BC9" w:rsidRDefault="00B553DB">
      <w:pPr>
        <w:pStyle w:val="Corpsdetexte"/>
        <w:ind w:left="163"/>
        <w:rPr>
          <w:lang w:val="en-GB"/>
          <w:rPrChange w:id="862" w:author="Christian PIEDALLU" w:date="2023-02-06T09:53:00Z">
            <w:rPr/>
          </w:rPrChange>
        </w:rPr>
      </w:pPr>
      <w:r w:rsidRPr="00814BC9">
        <w:rPr>
          <w:rFonts w:ascii="Trebuchet MS"/>
          <w:sz w:val="10"/>
          <w:lang w:val="en-GB"/>
          <w:rPrChange w:id="863" w:author="Christian PIEDALLU" w:date="2023-02-06T09:53:00Z">
            <w:rPr>
              <w:rFonts w:ascii="Trebuchet MS"/>
              <w:sz w:val="10"/>
            </w:rPr>
          </w:rPrChange>
        </w:rPr>
        <w:t xml:space="preserve">150     </w:t>
      </w:r>
      <w:r w:rsidRPr="00814BC9">
        <w:rPr>
          <w:rFonts w:ascii="Trebuchet MS"/>
          <w:spacing w:val="19"/>
          <w:sz w:val="10"/>
          <w:lang w:val="en-GB"/>
          <w:rPrChange w:id="864" w:author="Christian PIEDALLU" w:date="2023-02-06T09:53:00Z">
            <w:rPr>
              <w:rFonts w:ascii="Trebuchet MS"/>
              <w:spacing w:val="19"/>
              <w:sz w:val="10"/>
            </w:rPr>
          </w:rPrChange>
        </w:rPr>
        <w:t xml:space="preserve"> </w:t>
      </w:r>
      <w:r w:rsidRPr="00814BC9">
        <w:rPr>
          <w:w w:val="105"/>
          <w:lang w:val="en-GB"/>
          <w:rPrChange w:id="865" w:author="Christian PIEDALLU" w:date="2023-02-06T09:53:00Z">
            <w:rPr>
              <w:w w:val="105"/>
            </w:rPr>
          </w:rPrChange>
        </w:rPr>
        <w:t>assumption</w:t>
      </w:r>
      <w:r w:rsidRPr="00814BC9">
        <w:rPr>
          <w:spacing w:val="4"/>
          <w:w w:val="105"/>
          <w:lang w:val="en-GB"/>
          <w:rPrChange w:id="866" w:author="Christian PIEDALLU" w:date="2023-02-06T09:53:00Z">
            <w:rPr>
              <w:spacing w:val="4"/>
              <w:w w:val="105"/>
            </w:rPr>
          </w:rPrChange>
        </w:rPr>
        <w:t xml:space="preserve"> </w:t>
      </w:r>
      <w:r w:rsidRPr="00814BC9">
        <w:rPr>
          <w:w w:val="105"/>
          <w:lang w:val="en-GB"/>
          <w:rPrChange w:id="867" w:author="Christian PIEDALLU" w:date="2023-02-06T09:53:00Z">
            <w:rPr>
              <w:w w:val="105"/>
            </w:rPr>
          </w:rPrChange>
        </w:rPr>
        <w:t>that</w:t>
      </w:r>
      <w:r w:rsidRPr="00814BC9">
        <w:rPr>
          <w:spacing w:val="3"/>
          <w:w w:val="105"/>
          <w:lang w:val="en-GB"/>
          <w:rPrChange w:id="868" w:author="Christian PIEDALLU" w:date="2023-02-06T09:53:00Z">
            <w:rPr>
              <w:spacing w:val="3"/>
              <w:w w:val="105"/>
            </w:rPr>
          </w:rPrChange>
        </w:rPr>
        <w:t xml:space="preserve"> </w:t>
      </w:r>
      <w:r w:rsidRPr="00814BC9">
        <w:rPr>
          <w:w w:val="105"/>
          <w:lang w:val="en-GB"/>
          <w:rPrChange w:id="869" w:author="Christian PIEDALLU" w:date="2023-02-06T09:53:00Z">
            <w:rPr>
              <w:w w:val="105"/>
            </w:rPr>
          </w:rPrChange>
        </w:rPr>
        <w:t>Norway</w:t>
      </w:r>
      <w:r w:rsidRPr="00814BC9">
        <w:rPr>
          <w:spacing w:val="4"/>
          <w:w w:val="105"/>
          <w:lang w:val="en-GB"/>
          <w:rPrChange w:id="870" w:author="Christian PIEDALLU" w:date="2023-02-06T09:53:00Z">
            <w:rPr>
              <w:spacing w:val="4"/>
              <w:w w:val="105"/>
            </w:rPr>
          </w:rPrChange>
        </w:rPr>
        <w:t xml:space="preserve"> </w:t>
      </w:r>
      <w:r w:rsidRPr="00814BC9">
        <w:rPr>
          <w:w w:val="105"/>
          <w:lang w:val="en-GB"/>
          <w:rPrChange w:id="871" w:author="Christian PIEDALLU" w:date="2023-02-06T09:53:00Z">
            <w:rPr>
              <w:w w:val="105"/>
            </w:rPr>
          </w:rPrChange>
        </w:rPr>
        <w:t>spruce</w:t>
      </w:r>
      <w:r w:rsidRPr="00814BC9">
        <w:rPr>
          <w:spacing w:val="4"/>
          <w:w w:val="105"/>
          <w:lang w:val="en-GB"/>
          <w:rPrChange w:id="872" w:author="Christian PIEDALLU" w:date="2023-02-06T09:53:00Z">
            <w:rPr>
              <w:spacing w:val="4"/>
              <w:w w:val="105"/>
            </w:rPr>
          </w:rPrChange>
        </w:rPr>
        <w:t xml:space="preserve"> </w:t>
      </w:r>
      <w:r w:rsidRPr="00814BC9">
        <w:rPr>
          <w:w w:val="105"/>
          <w:lang w:val="en-GB"/>
          <w:rPrChange w:id="873" w:author="Christian PIEDALLU" w:date="2023-02-06T09:53:00Z">
            <w:rPr>
              <w:w w:val="105"/>
            </w:rPr>
          </w:rPrChange>
        </w:rPr>
        <w:t>dieback</w:t>
      </w:r>
      <w:r w:rsidRPr="00814BC9">
        <w:rPr>
          <w:spacing w:val="3"/>
          <w:w w:val="105"/>
          <w:lang w:val="en-GB"/>
          <w:rPrChange w:id="874" w:author="Christian PIEDALLU" w:date="2023-02-06T09:53:00Z">
            <w:rPr>
              <w:spacing w:val="3"/>
              <w:w w:val="105"/>
            </w:rPr>
          </w:rPrChange>
        </w:rPr>
        <w:t xml:space="preserve"> </w:t>
      </w:r>
      <w:r w:rsidRPr="00814BC9">
        <w:rPr>
          <w:w w:val="105"/>
          <w:lang w:val="en-GB"/>
          <w:rPrChange w:id="875" w:author="Christian PIEDALLU" w:date="2023-02-06T09:53:00Z">
            <w:rPr>
              <w:w w:val="105"/>
            </w:rPr>
          </w:rPrChange>
        </w:rPr>
        <w:t>detected</w:t>
      </w:r>
      <w:r w:rsidRPr="00814BC9">
        <w:rPr>
          <w:spacing w:val="4"/>
          <w:w w:val="105"/>
          <w:lang w:val="en-GB"/>
          <w:rPrChange w:id="876" w:author="Christian PIEDALLU" w:date="2023-02-06T09:53:00Z">
            <w:rPr>
              <w:spacing w:val="4"/>
              <w:w w:val="105"/>
            </w:rPr>
          </w:rPrChange>
        </w:rPr>
        <w:t xml:space="preserve"> </w:t>
      </w:r>
      <w:r w:rsidRPr="00814BC9">
        <w:rPr>
          <w:w w:val="105"/>
          <w:lang w:val="en-GB"/>
          <w:rPrChange w:id="877" w:author="Christian PIEDALLU" w:date="2023-02-06T09:53:00Z">
            <w:rPr>
              <w:w w:val="105"/>
            </w:rPr>
          </w:rPrChange>
        </w:rPr>
        <w:t>in</w:t>
      </w:r>
      <w:r w:rsidRPr="00814BC9">
        <w:rPr>
          <w:spacing w:val="4"/>
          <w:w w:val="105"/>
          <w:lang w:val="en-GB"/>
          <w:rPrChange w:id="878" w:author="Christian PIEDALLU" w:date="2023-02-06T09:53:00Z">
            <w:rPr>
              <w:spacing w:val="4"/>
              <w:w w:val="105"/>
            </w:rPr>
          </w:rPrChange>
        </w:rPr>
        <w:t xml:space="preserve"> </w:t>
      </w:r>
      <w:r w:rsidRPr="00814BC9">
        <w:rPr>
          <w:w w:val="105"/>
          <w:lang w:val="en-GB"/>
          <w:rPrChange w:id="879" w:author="Christian PIEDALLU" w:date="2023-02-06T09:53:00Z">
            <w:rPr>
              <w:w w:val="105"/>
            </w:rPr>
          </w:rPrChange>
        </w:rPr>
        <w:t>april</w:t>
      </w:r>
      <w:r w:rsidRPr="00814BC9">
        <w:rPr>
          <w:spacing w:val="4"/>
          <w:w w:val="105"/>
          <w:lang w:val="en-GB"/>
          <w:rPrChange w:id="880" w:author="Christian PIEDALLU" w:date="2023-02-06T09:53:00Z">
            <w:rPr>
              <w:spacing w:val="4"/>
              <w:w w:val="105"/>
            </w:rPr>
          </w:rPrChange>
        </w:rPr>
        <w:t xml:space="preserve"> </w:t>
      </w:r>
      <w:r w:rsidRPr="00814BC9">
        <w:rPr>
          <w:w w:val="105"/>
          <w:lang w:val="en-GB"/>
          <w:rPrChange w:id="881" w:author="Christian PIEDALLU" w:date="2023-02-06T09:53:00Z">
            <w:rPr>
              <w:w w:val="105"/>
            </w:rPr>
          </w:rPrChange>
        </w:rPr>
        <w:t>are</w:t>
      </w:r>
      <w:r w:rsidRPr="00814BC9">
        <w:rPr>
          <w:spacing w:val="3"/>
          <w:w w:val="105"/>
          <w:lang w:val="en-GB"/>
          <w:rPrChange w:id="882" w:author="Christian PIEDALLU" w:date="2023-02-06T09:53:00Z">
            <w:rPr>
              <w:spacing w:val="3"/>
              <w:w w:val="105"/>
            </w:rPr>
          </w:rPrChange>
        </w:rPr>
        <w:t xml:space="preserve"> </w:t>
      </w:r>
      <w:r w:rsidRPr="00814BC9">
        <w:rPr>
          <w:w w:val="105"/>
          <w:lang w:val="en-GB"/>
          <w:rPrChange w:id="883" w:author="Christian PIEDALLU" w:date="2023-02-06T09:53:00Z">
            <w:rPr>
              <w:w w:val="105"/>
            </w:rPr>
          </w:rPrChange>
        </w:rPr>
        <w:t>related</w:t>
      </w:r>
      <w:r w:rsidRPr="00814BC9">
        <w:rPr>
          <w:spacing w:val="4"/>
          <w:w w:val="105"/>
          <w:lang w:val="en-GB"/>
          <w:rPrChange w:id="884" w:author="Christian PIEDALLU" w:date="2023-02-06T09:53:00Z">
            <w:rPr>
              <w:spacing w:val="4"/>
              <w:w w:val="105"/>
            </w:rPr>
          </w:rPrChange>
        </w:rPr>
        <w:t xml:space="preserve"> </w:t>
      </w:r>
      <w:r w:rsidRPr="00814BC9">
        <w:rPr>
          <w:w w:val="105"/>
          <w:lang w:val="en-GB"/>
          <w:rPrChange w:id="885" w:author="Christian PIEDALLU" w:date="2023-02-06T09:53:00Z">
            <w:rPr>
              <w:w w:val="105"/>
            </w:rPr>
          </w:rPrChange>
        </w:rPr>
        <w:t>to</w:t>
      </w:r>
      <w:r w:rsidRPr="00814BC9">
        <w:rPr>
          <w:spacing w:val="4"/>
          <w:w w:val="105"/>
          <w:lang w:val="en-GB"/>
          <w:rPrChange w:id="886" w:author="Christian PIEDALLU" w:date="2023-02-06T09:53:00Z">
            <w:rPr>
              <w:spacing w:val="4"/>
              <w:w w:val="105"/>
            </w:rPr>
          </w:rPrChange>
        </w:rPr>
        <w:t xml:space="preserve"> </w:t>
      </w:r>
      <w:r w:rsidRPr="00814BC9">
        <w:rPr>
          <w:w w:val="105"/>
          <w:lang w:val="en-GB"/>
          <w:rPrChange w:id="887" w:author="Christian PIEDALLU" w:date="2023-02-06T09:53:00Z">
            <w:rPr>
              <w:w w:val="105"/>
            </w:rPr>
          </w:rPrChange>
        </w:rPr>
        <w:t>bark</w:t>
      </w:r>
      <w:r w:rsidRPr="00814BC9">
        <w:rPr>
          <w:spacing w:val="3"/>
          <w:w w:val="105"/>
          <w:lang w:val="en-GB"/>
          <w:rPrChange w:id="888" w:author="Christian PIEDALLU" w:date="2023-02-06T09:53:00Z">
            <w:rPr>
              <w:spacing w:val="3"/>
              <w:w w:val="105"/>
            </w:rPr>
          </w:rPrChange>
        </w:rPr>
        <w:t xml:space="preserve"> </w:t>
      </w:r>
      <w:r w:rsidRPr="00814BC9">
        <w:rPr>
          <w:w w:val="105"/>
          <w:lang w:val="en-GB"/>
          <w:rPrChange w:id="889" w:author="Christian PIEDALLU" w:date="2023-02-06T09:53:00Z">
            <w:rPr>
              <w:w w:val="105"/>
            </w:rPr>
          </w:rPrChange>
        </w:rPr>
        <w:t>beetle</w:t>
      </w:r>
      <w:r w:rsidRPr="00814BC9">
        <w:rPr>
          <w:spacing w:val="4"/>
          <w:w w:val="105"/>
          <w:lang w:val="en-GB"/>
          <w:rPrChange w:id="890" w:author="Christian PIEDALLU" w:date="2023-02-06T09:53:00Z">
            <w:rPr>
              <w:spacing w:val="4"/>
              <w:w w:val="105"/>
            </w:rPr>
          </w:rPrChange>
        </w:rPr>
        <w:t xml:space="preserve"> </w:t>
      </w:r>
      <w:r w:rsidRPr="00814BC9">
        <w:rPr>
          <w:w w:val="105"/>
          <w:lang w:val="en-GB"/>
          <w:rPrChange w:id="891" w:author="Christian PIEDALLU" w:date="2023-02-06T09:53:00Z">
            <w:rPr>
              <w:w w:val="105"/>
            </w:rPr>
          </w:rPrChange>
        </w:rPr>
        <w:t>attack</w:t>
      </w:r>
      <w:r w:rsidRPr="00814BC9">
        <w:rPr>
          <w:spacing w:val="4"/>
          <w:w w:val="105"/>
          <w:lang w:val="en-GB"/>
          <w:rPrChange w:id="892" w:author="Christian PIEDALLU" w:date="2023-02-06T09:53:00Z">
            <w:rPr>
              <w:spacing w:val="4"/>
              <w:w w:val="105"/>
            </w:rPr>
          </w:rPrChange>
        </w:rPr>
        <w:t xml:space="preserve"> </w:t>
      </w:r>
      <w:r w:rsidRPr="00814BC9">
        <w:rPr>
          <w:w w:val="105"/>
          <w:lang w:val="en-GB"/>
          <w:rPrChange w:id="893" w:author="Christian PIEDALLU" w:date="2023-02-06T09:53:00Z">
            <w:rPr>
              <w:w w:val="105"/>
            </w:rPr>
          </w:rPrChange>
        </w:rPr>
        <w:t>from</w:t>
      </w:r>
      <w:r w:rsidRPr="00814BC9">
        <w:rPr>
          <w:spacing w:val="3"/>
          <w:w w:val="105"/>
          <w:lang w:val="en-GB"/>
          <w:rPrChange w:id="894" w:author="Christian PIEDALLU" w:date="2023-02-06T09:53:00Z">
            <w:rPr>
              <w:spacing w:val="3"/>
              <w:w w:val="105"/>
            </w:rPr>
          </w:rPrChange>
        </w:rPr>
        <w:t xml:space="preserve"> </w:t>
      </w:r>
      <w:r w:rsidRPr="00814BC9">
        <w:rPr>
          <w:w w:val="105"/>
          <w:lang w:val="en-GB"/>
          <w:rPrChange w:id="895" w:author="Christian PIEDALLU" w:date="2023-02-06T09:53:00Z">
            <w:rPr>
              <w:w w:val="105"/>
            </w:rPr>
          </w:rPrChange>
        </w:rPr>
        <w:t>the</w:t>
      </w:r>
    </w:p>
    <w:p w14:paraId="6E5291C3" w14:textId="77777777" w:rsidR="00B177F5" w:rsidRPr="00814BC9" w:rsidRDefault="00B553DB">
      <w:pPr>
        <w:pStyle w:val="Corpsdetexte"/>
        <w:ind w:left="163"/>
        <w:rPr>
          <w:lang w:val="en-GB"/>
          <w:rPrChange w:id="896" w:author="Christian PIEDALLU" w:date="2023-02-06T09:53:00Z">
            <w:rPr/>
          </w:rPrChange>
        </w:rPr>
      </w:pPr>
      <w:r w:rsidRPr="00814BC9">
        <w:rPr>
          <w:rFonts w:ascii="Trebuchet MS" w:hAnsi="Trebuchet MS"/>
          <w:sz w:val="10"/>
          <w:lang w:val="en-GB"/>
          <w:rPrChange w:id="897" w:author="Christian PIEDALLU" w:date="2023-02-06T09:53:00Z">
            <w:rPr>
              <w:rFonts w:ascii="Trebuchet MS" w:hAnsi="Trebuchet MS"/>
              <w:sz w:val="10"/>
            </w:rPr>
          </w:rPrChange>
        </w:rPr>
        <w:t xml:space="preserve">151      </w:t>
      </w:r>
      <w:r w:rsidRPr="00814BC9">
        <w:rPr>
          <w:rFonts w:ascii="Trebuchet MS" w:hAnsi="Trebuchet MS"/>
          <w:spacing w:val="-12"/>
          <w:sz w:val="10"/>
          <w:lang w:val="en-GB"/>
          <w:rPrChange w:id="898" w:author="Christian PIEDALLU" w:date="2023-02-06T09:53:00Z">
            <w:rPr>
              <w:rFonts w:ascii="Trebuchet MS" w:hAnsi="Trebuchet MS"/>
              <w:spacing w:val="-12"/>
              <w:sz w:val="10"/>
            </w:rPr>
          </w:rPrChange>
        </w:rPr>
        <w:t xml:space="preserve"> </w:t>
      </w:r>
      <w:r w:rsidRPr="00814BC9">
        <w:rPr>
          <w:w w:val="103"/>
          <w:lang w:val="en-GB"/>
          <w:rPrChange w:id="899" w:author="Christian PIEDALLU" w:date="2023-02-06T09:53:00Z">
            <w:rPr>
              <w:w w:val="103"/>
            </w:rPr>
          </w:rPrChange>
        </w:rPr>
        <w:t>previous</w:t>
      </w:r>
      <w:r w:rsidRPr="00814BC9">
        <w:rPr>
          <w:lang w:val="en-GB"/>
          <w:rPrChange w:id="900" w:author="Christian PIEDALLU" w:date="2023-02-06T09:53:00Z">
            <w:rPr/>
          </w:rPrChange>
        </w:rPr>
        <w:t xml:space="preserve"> </w:t>
      </w:r>
      <w:r w:rsidRPr="00814BC9">
        <w:rPr>
          <w:spacing w:val="-13"/>
          <w:lang w:val="en-GB"/>
          <w:rPrChange w:id="901" w:author="Christian PIEDALLU" w:date="2023-02-06T09:53:00Z">
            <w:rPr>
              <w:spacing w:val="-13"/>
            </w:rPr>
          </w:rPrChange>
        </w:rPr>
        <w:t xml:space="preserve"> </w:t>
      </w:r>
      <w:r w:rsidRPr="00814BC9">
        <w:rPr>
          <w:w w:val="104"/>
          <w:lang w:val="en-GB"/>
          <w:rPrChange w:id="902" w:author="Christian PIEDALLU" w:date="2023-02-06T09:53:00Z">
            <w:rPr>
              <w:w w:val="104"/>
            </w:rPr>
          </w:rPrChange>
        </w:rPr>
        <w:t>calendar</w:t>
      </w:r>
      <w:r w:rsidRPr="00814BC9">
        <w:rPr>
          <w:lang w:val="en-GB"/>
          <w:rPrChange w:id="903" w:author="Christian PIEDALLU" w:date="2023-02-06T09:53:00Z">
            <w:rPr/>
          </w:rPrChange>
        </w:rPr>
        <w:t xml:space="preserve"> </w:t>
      </w:r>
      <w:r w:rsidRPr="00814BC9">
        <w:rPr>
          <w:spacing w:val="-13"/>
          <w:lang w:val="en-GB"/>
          <w:rPrChange w:id="904" w:author="Christian PIEDALLU" w:date="2023-02-06T09:53:00Z">
            <w:rPr>
              <w:spacing w:val="-13"/>
            </w:rPr>
          </w:rPrChange>
        </w:rPr>
        <w:t xml:space="preserve"> </w:t>
      </w:r>
      <w:r w:rsidRPr="00814BC9">
        <w:rPr>
          <w:spacing w:val="-6"/>
          <w:w w:val="115"/>
          <w:lang w:val="en-GB"/>
          <w:rPrChange w:id="905" w:author="Christian PIEDALLU" w:date="2023-02-06T09:53:00Z">
            <w:rPr>
              <w:spacing w:val="-6"/>
              <w:w w:val="115"/>
            </w:rPr>
          </w:rPrChange>
        </w:rPr>
        <w:t>y</w:t>
      </w:r>
      <w:r w:rsidRPr="00814BC9">
        <w:rPr>
          <w:lang w:val="en-GB"/>
          <w:rPrChange w:id="906" w:author="Christian PIEDALLU" w:date="2023-02-06T09:53:00Z">
            <w:rPr/>
          </w:rPrChange>
        </w:rPr>
        <w:t xml:space="preserve">ear </w:t>
      </w:r>
      <w:r w:rsidRPr="00814BC9">
        <w:rPr>
          <w:spacing w:val="-13"/>
          <w:lang w:val="en-GB"/>
          <w:rPrChange w:id="907" w:author="Christian PIEDALLU" w:date="2023-02-06T09:53:00Z">
            <w:rPr>
              <w:spacing w:val="-13"/>
            </w:rPr>
          </w:rPrChange>
        </w:rPr>
        <w:t xml:space="preserve"> </w:t>
      </w:r>
      <w:r w:rsidR="00F312A1" w:rsidRPr="00814BC9">
        <w:rPr>
          <w:lang w:val="en-GB"/>
          <w:rPrChange w:id="908" w:author="Christian PIEDALLU" w:date="2023-02-06T09:53:00Z">
            <w:rPr/>
          </w:rPrChange>
        </w:rPr>
        <w:fldChar w:fldCharType="begin"/>
      </w:r>
      <w:r w:rsidR="00F312A1" w:rsidRPr="00814BC9">
        <w:rPr>
          <w:lang w:val="en-GB"/>
          <w:rPrChange w:id="909" w:author="Christian PIEDALLU" w:date="2023-02-06T09:53:00Z">
            <w:rPr/>
          </w:rPrChange>
        </w:rPr>
        <w:instrText xml:space="preserve"> HYPERLINK \l "_bookmark45" </w:instrText>
      </w:r>
      <w:r w:rsidR="00F312A1" w:rsidRPr="00814BC9">
        <w:rPr>
          <w:lang w:val="en-GB"/>
          <w:rPrChange w:id="910" w:author="Christian PIEDALLU" w:date="2023-02-06T09:53:00Z">
            <w:rPr>
              <w:w w:val="109"/>
            </w:rPr>
          </w:rPrChange>
        </w:rPr>
        <w:fldChar w:fldCharType="separate"/>
      </w:r>
      <w:r w:rsidRPr="00814BC9">
        <w:rPr>
          <w:w w:val="112"/>
          <w:lang w:val="en-GB"/>
          <w:rPrChange w:id="911" w:author="Christian PIEDALLU" w:date="2023-02-06T09:53:00Z">
            <w:rPr>
              <w:w w:val="112"/>
            </w:rPr>
          </w:rPrChange>
        </w:rPr>
        <w:t>(M</w:t>
      </w:r>
      <w:r w:rsidRPr="00814BC9">
        <w:rPr>
          <w:spacing w:val="-105"/>
          <w:w w:val="105"/>
          <w:lang w:val="en-GB"/>
          <w:rPrChange w:id="912" w:author="Christian PIEDALLU" w:date="2023-02-06T09:53:00Z">
            <w:rPr>
              <w:spacing w:val="-105"/>
              <w:w w:val="105"/>
            </w:rPr>
          </w:rPrChange>
        </w:rPr>
        <w:t>u</w:t>
      </w:r>
      <w:r w:rsidRPr="00814BC9">
        <w:rPr>
          <w:spacing w:val="5"/>
          <w:w w:val="126"/>
          <w:lang w:val="en-GB"/>
          <w:rPrChange w:id="913" w:author="Christian PIEDALLU" w:date="2023-02-06T09:53:00Z">
            <w:rPr>
              <w:spacing w:val="5"/>
              <w:w w:val="126"/>
            </w:rPr>
          </w:rPrChange>
        </w:rPr>
        <w:t>¨</w:t>
      </w:r>
      <w:r w:rsidRPr="00814BC9">
        <w:rPr>
          <w:w w:val="106"/>
          <w:lang w:val="en-GB"/>
          <w:rPrChange w:id="914" w:author="Christian PIEDALLU" w:date="2023-02-06T09:53:00Z">
            <w:rPr>
              <w:w w:val="106"/>
            </w:rPr>
          </w:rPrChange>
        </w:rPr>
        <w:t>ller</w:t>
      </w:r>
      <w:r w:rsidRPr="00814BC9">
        <w:rPr>
          <w:lang w:val="en-GB"/>
          <w:rPrChange w:id="915" w:author="Christian PIEDALLU" w:date="2023-02-06T09:53:00Z">
            <w:rPr/>
          </w:rPrChange>
        </w:rPr>
        <w:t xml:space="preserve"> </w:t>
      </w:r>
      <w:r w:rsidRPr="00814BC9">
        <w:rPr>
          <w:spacing w:val="-13"/>
          <w:lang w:val="en-GB"/>
          <w:rPrChange w:id="916" w:author="Christian PIEDALLU" w:date="2023-02-06T09:53:00Z">
            <w:rPr>
              <w:spacing w:val="-13"/>
            </w:rPr>
          </w:rPrChange>
        </w:rPr>
        <w:t xml:space="preserve"> </w:t>
      </w:r>
      <w:r w:rsidRPr="00814BC9">
        <w:rPr>
          <w:w w:val="99"/>
          <w:lang w:val="en-GB"/>
          <w:rPrChange w:id="917" w:author="Christian PIEDALLU" w:date="2023-02-06T09:53:00Z">
            <w:rPr>
              <w:w w:val="99"/>
            </w:rPr>
          </w:rPrChange>
        </w:rPr>
        <w:t>et</w:t>
      </w:r>
      <w:r w:rsidRPr="00814BC9">
        <w:rPr>
          <w:lang w:val="en-GB"/>
          <w:rPrChange w:id="918" w:author="Christian PIEDALLU" w:date="2023-02-06T09:53:00Z">
            <w:rPr/>
          </w:rPrChange>
        </w:rPr>
        <w:t xml:space="preserve"> </w:t>
      </w:r>
      <w:r w:rsidRPr="00814BC9">
        <w:rPr>
          <w:spacing w:val="-13"/>
          <w:lang w:val="en-GB"/>
          <w:rPrChange w:id="919" w:author="Christian PIEDALLU" w:date="2023-02-06T09:53:00Z">
            <w:rPr>
              <w:spacing w:val="-13"/>
            </w:rPr>
          </w:rPrChange>
        </w:rPr>
        <w:t xml:space="preserve"> </w:t>
      </w:r>
      <w:r w:rsidRPr="00814BC9">
        <w:rPr>
          <w:w w:val="109"/>
          <w:lang w:val="en-GB"/>
          <w:rPrChange w:id="920" w:author="Christian PIEDALLU" w:date="2023-02-06T09:53:00Z">
            <w:rPr>
              <w:w w:val="109"/>
            </w:rPr>
          </w:rPrChange>
        </w:rPr>
        <w:t>al.,</w:t>
      </w:r>
      <w:r w:rsidR="00F312A1" w:rsidRPr="00814BC9">
        <w:rPr>
          <w:w w:val="109"/>
          <w:lang w:val="en-GB"/>
          <w:rPrChange w:id="921" w:author="Christian PIEDALLU" w:date="2023-02-06T09:53:00Z">
            <w:rPr>
              <w:w w:val="109"/>
            </w:rPr>
          </w:rPrChange>
        </w:rPr>
        <w:fldChar w:fldCharType="end"/>
      </w:r>
      <w:r w:rsidRPr="00814BC9">
        <w:rPr>
          <w:lang w:val="en-GB"/>
          <w:rPrChange w:id="922" w:author="Christian PIEDALLU" w:date="2023-02-06T09:53:00Z">
            <w:rPr/>
          </w:rPrChange>
        </w:rPr>
        <w:t xml:space="preserve"> </w:t>
      </w:r>
      <w:r w:rsidRPr="00814BC9">
        <w:rPr>
          <w:spacing w:val="-13"/>
          <w:lang w:val="en-GB"/>
          <w:rPrChange w:id="923" w:author="Christian PIEDALLU" w:date="2023-02-06T09:53:00Z">
            <w:rPr>
              <w:spacing w:val="-13"/>
            </w:rPr>
          </w:rPrChange>
        </w:rPr>
        <w:t xml:space="preserve"> </w:t>
      </w:r>
      <w:r w:rsidR="00F312A1" w:rsidRPr="00814BC9">
        <w:rPr>
          <w:lang w:val="en-GB"/>
          <w:rPrChange w:id="924" w:author="Christian PIEDALLU" w:date="2023-02-06T09:53:00Z">
            <w:rPr/>
          </w:rPrChange>
        </w:rPr>
        <w:fldChar w:fldCharType="begin"/>
      </w:r>
      <w:r w:rsidR="00F312A1" w:rsidRPr="00814BC9">
        <w:rPr>
          <w:lang w:val="en-GB"/>
          <w:rPrChange w:id="925" w:author="Christian PIEDALLU" w:date="2023-02-06T09:53:00Z">
            <w:rPr/>
          </w:rPrChange>
        </w:rPr>
        <w:instrText xml:space="preserve"> HYPERLINK \l "_bookmark45" </w:instrText>
      </w:r>
      <w:r w:rsidR="00F312A1" w:rsidRPr="00814BC9">
        <w:rPr>
          <w:lang w:val="en-GB"/>
          <w:rPrChange w:id="926" w:author="Christian PIEDALLU" w:date="2023-02-06T09:53:00Z">
            <w:rPr>
              <w:w w:val="102"/>
            </w:rPr>
          </w:rPrChange>
        </w:rPr>
        <w:fldChar w:fldCharType="separate"/>
      </w:r>
      <w:r w:rsidRPr="00814BC9">
        <w:rPr>
          <w:w w:val="102"/>
          <w:lang w:val="en-GB"/>
          <w:rPrChange w:id="927" w:author="Christian PIEDALLU" w:date="2023-02-06T09:53:00Z">
            <w:rPr>
              <w:w w:val="102"/>
            </w:rPr>
          </w:rPrChange>
        </w:rPr>
        <w:t>2022).</w:t>
      </w:r>
      <w:r w:rsidR="00F312A1" w:rsidRPr="00814BC9">
        <w:rPr>
          <w:w w:val="102"/>
          <w:lang w:val="en-GB"/>
          <w:rPrChange w:id="928" w:author="Christian PIEDALLU" w:date="2023-02-06T09:53:00Z">
            <w:rPr>
              <w:w w:val="102"/>
            </w:rPr>
          </w:rPrChange>
        </w:rPr>
        <w:fldChar w:fldCharType="end"/>
      </w:r>
      <w:r w:rsidRPr="00814BC9">
        <w:rPr>
          <w:lang w:val="en-GB"/>
          <w:rPrChange w:id="929" w:author="Christian PIEDALLU" w:date="2023-02-06T09:53:00Z">
            <w:rPr/>
          </w:rPrChange>
        </w:rPr>
        <w:t xml:space="preserve">  </w:t>
      </w:r>
      <w:r w:rsidRPr="00814BC9">
        <w:rPr>
          <w:spacing w:val="-13"/>
          <w:lang w:val="en-GB"/>
          <w:rPrChange w:id="930" w:author="Christian PIEDALLU" w:date="2023-02-06T09:53:00Z">
            <w:rPr>
              <w:spacing w:val="-13"/>
            </w:rPr>
          </w:rPrChange>
        </w:rPr>
        <w:t xml:space="preserve"> </w:t>
      </w:r>
      <w:r w:rsidRPr="00814BC9">
        <w:rPr>
          <w:spacing w:val="-17"/>
          <w:w w:val="141"/>
          <w:lang w:val="en-GB"/>
          <w:rPrChange w:id="931" w:author="Christian PIEDALLU" w:date="2023-02-06T09:53:00Z">
            <w:rPr>
              <w:spacing w:val="-17"/>
              <w:w w:val="141"/>
            </w:rPr>
          </w:rPrChange>
        </w:rPr>
        <w:t>F</w:t>
      </w:r>
      <w:r w:rsidRPr="00814BC9">
        <w:rPr>
          <w:w w:val="101"/>
          <w:lang w:val="en-GB"/>
          <w:rPrChange w:id="932" w:author="Christian PIEDALLU" w:date="2023-02-06T09:53:00Z">
            <w:rPr>
              <w:w w:val="101"/>
            </w:rPr>
          </w:rPrChange>
        </w:rPr>
        <w:t>or</w:t>
      </w:r>
      <w:r w:rsidRPr="00814BC9">
        <w:rPr>
          <w:lang w:val="en-GB"/>
          <w:rPrChange w:id="933" w:author="Christian PIEDALLU" w:date="2023-02-06T09:53:00Z">
            <w:rPr/>
          </w:rPrChange>
        </w:rPr>
        <w:t xml:space="preserve"> </w:t>
      </w:r>
      <w:r w:rsidRPr="00814BC9">
        <w:rPr>
          <w:spacing w:val="-13"/>
          <w:lang w:val="en-GB"/>
          <w:rPrChange w:id="934" w:author="Christian PIEDALLU" w:date="2023-02-06T09:53:00Z">
            <w:rPr>
              <w:spacing w:val="-13"/>
            </w:rPr>
          </w:rPrChange>
        </w:rPr>
        <w:t xml:space="preserve"> </w:t>
      </w:r>
      <w:r w:rsidRPr="00814BC9">
        <w:rPr>
          <w:w w:val="101"/>
          <w:lang w:val="en-GB"/>
          <w:rPrChange w:id="935" w:author="Christian PIEDALLU" w:date="2023-02-06T09:53:00Z">
            <w:rPr>
              <w:w w:val="101"/>
            </w:rPr>
          </w:rPrChange>
        </w:rPr>
        <w:t>e</w:t>
      </w:r>
      <w:r w:rsidRPr="00814BC9">
        <w:rPr>
          <w:spacing w:val="-6"/>
          <w:w w:val="101"/>
          <w:lang w:val="en-GB"/>
          <w:rPrChange w:id="936" w:author="Christian PIEDALLU" w:date="2023-02-06T09:53:00Z">
            <w:rPr>
              <w:spacing w:val="-6"/>
              <w:w w:val="101"/>
            </w:rPr>
          </w:rPrChange>
        </w:rPr>
        <w:t>v</w:t>
      </w:r>
      <w:r w:rsidRPr="00814BC9">
        <w:rPr>
          <w:w w:val="104"/>
          <w:lang w:val="en-GB"/>
          <w:rPrChange w:id="937" w:author="Christian PIEDALLU" w:date="2023-02-06T09:53:00Z">
            <w:rPr>
              <w:w w:val="104"/>
            </w:rPr>
          </w:rPrChange>
        </w:rPr>
        <w:t>ery</w:t>
      </w:r>
      <w:r w:rsidRPr="00814BC9">
        <w:rPr>
          <w:lang w:val="en-GB"/>
          <w:rPrChange w:id="938" w:author="Christian PIEDALLU" w:date="2023-02-06T09:53:00Z">
            <w:rPr/>
          </w:rPrChange>
        </w:rPr>
        <w:t xml:space="preserve"> </w:t>
      </w:r>
      <w:r w:rsidRPr="00814BC9">
        <w:rPr>
          <w:spacing w:val="-13"/>
          <w:lang w:val="en-GB"/>
          <w:rPrChange w:id="939" w:author="Christian PIEDALLU" w:date="2023-02-06T09:53:00Z">
            <w:rPr>
              <w:spacing w:val="-13"/>
            </w:rPr>
          </w:rPrChange>
        </w:rPr>
        <w:t xml:space="preserve"> </w:t>
      </w:r>
      <w:r w:rsidRPr="00814BC9">
        <w:rPr>
          <w:spacing w:val="-6"/>
          <w:w w:val="115"/>
          <w:lang w:val="en-GB"/>
          <w:rPrChange w:id="940" w:author="Christian PIEDALLU" w:date="2023-02-06T09:53:00Z">
            <w:rPr>
              <w:spacing w:val="-6"/>
              <w:w w:val="115"/>
            </w:rPr>
          </w:rPrChange>
        </w:rPr>
        <w:t>y</w:t>
      </w:r>
      <w:r w:rsidRPr="00814BC9">
        <w:rPr>
          <w:lang w:val="en-GB"/>
          <w:rPrChange w:id="941" w:author="Christian PIEDALLU" w:date="2023-02-06T09:53:00Z">
            <w:rPr/>
          </w:rPrChange>
        </w:rPr>
        <w:t>ear</w:t>
      </w:r>
      <w:del w:id="942" w:author="Christian PIEDALLU" w:date="2023-02-06T11:41:00Z">
        <w:r w:rsidRPr="00814BC9" w:rsidDel="00FF1ED1">
          <w:rPr>
            <w:lang w:val="en-GB"/>
            <w:rPrChange w:id="943" w:author="Christian PIEDALLU" w:date="2023-02-06T09:53:00Z">
              <w:rPr/>
            </w:rPrChange>
          </w:rPr>
          <w:delText>s</w:delText>
        </w:r>
      </w:del>
      <w:r w:rsidRPr="00814BC9">
        <w:rPr>
          <w:lang w:val="en-GB"/>
          <w:rPrChange w:id="944" w:author="Christian PIEDALLU" w:date="2023-02-06T09:53:00Z">
            <w:rPr/>
          </w:rPrChange>
        </w:rPr>
        <w:t xml:space="preserve"> </w:t>
      </w:r>
      <w:r w:rsidRPr="00814BC9">
        <w:rPr>
          <w:spacing w:val="-13"/>
          <w:lang w:val="en-GB"/>
          <w:rPrChange w:id="945" w:author="Christian PIEDALLU" w:date="2023-02-06T09:53:00Z">
            <w:rPr>
              <w:spacing w:val="-13"/>
            </w:rPr>
          </w:rPrChange>
        </w:rPr>
        <w:t xml:space="preserve"> </w:t>
      </w:r>
      <w:r w:rsidRPr="00814BC9">
        <w:rPr>
          <w:spacing w:val="5"/>
          <w:w w:val="105"/>
          <w:lang w:val="en-GB"/>
          <w:rPrChange w:id="946" w:author="Christian PIEDALLU" w:date="2023-02-06T09:53:00Z">
            <w:rPr>
              <w:spacing w:val="5"/>
              <w:w w:val="105"/>
            </w:rPr>
          </w:rPrChange>
        </w:rPr>
        <w:t>b</w:t>
      </w:r>
      <w:r w:rsidRPr="00814BC9">
        <w:rPr>
          <w:w w:val="99"/>
          <w:lang w:val="en-GB"/>
          <w:rPrChange w:id="947" w:author="Christian PIEDALLU" w:date="2023-02-06T09:53:00Z">
            <w:rPr>
              <w:w w:val="99"/>
            </w:rPr>
          </w:rPrChange>
        </w:rPr>
        <w:t>e</w:t>
      </w:r>
      <w:r w:rsidRPr="00814BC9">
        <w:rPr>
          <w:spacing w:val="-6"/>
          <w:w w:val="99"/>
          <w:lang w:val="en-GB"/>
          <w:rPrChange w:id="948" w:author="Christian PIEDALLU" w:date="2023-02-06T09:53:00Z">
            <w:rPr>
              <w:spacing w:val="-6"/>
              <w:w w:val="99"/>
            </w:rPr>
          </w:rPrChange>
        </w:rPr>
        <w:t>t</w:t>
      </w:r>
      <w:r w:rsidRPr="00814BC9">
        <w:rPr>
          <w:spacing w:val="-6"/>
          <w:lang w:val="en-GB"/>
          <w:rPrChange w:id="949" w:author="Christian PIEDALLU" w:date="2023-02-06T09:53:00Z">
            <w:rPr>
              <w:spacing w:val="-6"/>
            </w:rPr>
          </w:rPrChange>
        </w:rPr>
        <w:t>w</w:t>
      </w:r>
      <w:r w:rsidRPr="00814BC9">
        <w:rPr>
          <w:w w:val="94"/>
          <w:lang w:val="en-GB"/>
          <w:rPrChange w:id="950" w:author="Christian PIEDALLU" w:date="2023-02-06T09:53:00Z">
            <w:rPr>
              <w:w w:val="94"/>
            </w:rPr>
          </w:rPrChange>
        </w:rPr>
        <w:t>een</w:t>
      </w:r>
      <w:r w:rsidRPr="00814BC9">
        <w:rPr>
          <w:lang w:val="en-GB"/>
          <w:rPrChange w:id="951" w:author="Christian PIEDALLU" w:date="2023-02-06T09:53:00Z">
            <w:rPr/>
          </w:rPrChange>
        </w:rPr>
        <w:t xml:space="preserve"> </w:t>
      </w:r>
      <w:r w:rsidRPr="00814BC9">
        <w:rPr>
          <w:spacing w:val="-13"/>
          <w:lang w:val="en-GB"/>
          <w:rPrChange w:id="952" w:author="Christian PIEDALLU" w:date="2023-02-06T09:53:00Z">
            <w:rPr>
              <w:spacing w:val="-13"/>
            </w:rPr>
          </w:rPrChange>
        </w:rPr>
        <w:t xml:space="preserve"> </w:t>
      </w:r>
      <w:r w:rsidRPr="00814BC9">
        <w:rPr>
          <w:w w:val="98"/>
          <w:lang w:val="en-GB"/>
          <w:rPrChange w:id="953" w:author="Christian PIEDALLU" w:date="2023-02-06T09:53:00Z">
            <w:rPr>
              <w:w w:val="98"/>
            </w:rPr>
          </w:rPrChange>
        </w:rPr>
        <w:t>2018</w:t>
      </w:r>
      <w:r w:rsidRPr="00814BC9">
        <w:rPr>
          <w:lang w:val="en-GB"/>
          <w:rPrChange w:id="954" w:author="Christian PIEDALLU" w:date="2023-02-06T09:53:00Z">
            <w:rPr/>
          </w:rPrChange>
        </w:rPr>
        <w:t xml:space="preserve"> </w:t>
      </w:r>
      <w:r w:rsidRPr="00814BC9">
        <w:rPr>
          <w:spacing w:val="-13"/>
          <w:lang w:val="en-GB"/>
          <w:rPrChange w:id="955" w:author="Christian PIEDALLU" w:date="2023-02-06T09:53:00Z">
            <w:rPr>
              <w:spacing w:val="-13"/>
            </w:rPr>
          </w:rPrChange>
        </w:rPr>
        <w:t xml:space="preserve"> </w:t>
      </w:r>
      <w:r w:rsidRPr="00814BC9">
        <w:rPr>
          <w:w w:val="104"/>
          <w:lang w:val="en-GB"/>
          <w:rPrChange w:id="956" w:author="Christian PIEDALLU" w:date="2023-02-06T09:53:00Z">
            <w:rPr>
              <w:w w:val="104"/>
            </w:rPr>
          </w:rPrChange>
        </w:rPr>
        <w:t>and</w:t>
      </w:r>
      <w:r w:rsidRPr="00814BC9">
        <w:rPr>
          <w:lang w:val="en-GB"/>
          <w:rPrChange w:id="957" w:author="Christian PIEDALLU" w:date="2023-02-06T09:53:00Z">
            <w:rPr/>
          </w:rPrChange>
        </w:rPr>
        <w:t xml:space="preserve"> </w:t>
      </w:r>
      <w:r w:rsidRPr="00814BC9">
        <w:rPr>
          <w:spacing w:val="-13"/>
          <w:lang w:val="en-GB"/>
          <w:rPrChange w:id="958" w:author="Christian PIEDALLU" w:date="2023-02-06T09:53:00Z">
            <w:rPr>
              <w:spacing w:val="-13"/>
            </w:rPr>
          </w:rPrChange>
        </w:rPr>
        <w:t xml:space="preserve"> </w:t>
      </w:r>
      <w:r w:rsidRPr="00814BC9">
        <w:rPr>
          <w:w w:val="99"/>
          <w:lang w:val="en-GB"/>
          <w:rPrChange w:id="959" w:author="Christian PIEDALLU" w:date="2023-02-06T09:53:00Z">
            <w:rPr>
              <w:w w:val="99"/>
            </w:rPr>
          </w:rPrChange>
        </w:rPr>
        <w:t>2022,</w:t>
      </w:r>
      <w:r w:rsidRPr="00814BC9">
        <w:rPr>
          <w:lang w:val="en-GB"/>
          <w:rPrChange w:id="960" w:author="Christian PIEDALLU" w:date="2023-02-06T09:53:00Z">
            <w:rPr/>
          </w:rPrChange>
        </w:rPr>
        <w:t xml:space="preserve"> </w:t>
      </w:r>
      <w:r w:rsidRPr="00814BC9">
        <w:rPr>
          <w:spacing w:val="-10"/>
          <w:lang w:val="en-GB"/>
          <w:rPrChange w:id="961" w:author="Christian PIEDALLU" w:date="2023-02-06T09:53:00Z">
            <w:rPr>
              <w:spacing w:val="-10"/>
            </w:rPr>
          </w:rPrChange>
        </w:rPr>
        <w:t xml:space="preserve"> </w:t>
      </w:r>
      <w:r w:rsidRPr="00814BC9">
        <w:rPr>
          <w:w w:val="101"/>
          <w:lang w:val="en-GB"/>
          <w:rPrChange w:id="962" w:author="Christian PIEDALLU" w:date="2023-02-06T09:53:00Z">
            <w:rPr>
              <w:w w:val="101"/>
            </w:rPr>
          </w:rPrChange>
        </w:rPr>
        <w:t>the</w:t>
      </w:r>
      <w:r w:rsidRPr="00814BC9">
        <w:rPr>
          <w:lang w:val="en-GB"/>
          <w:rPrChange w:id="963" w:author="Christian PIEDALLU" w:date="2023-02-06T09:53:00Z">
            <w:rPr/>
          </w:rPrChange>
        </w:rPr>
        <w:t xml:space="preserve"> </w:t>
      </w:r>
      <w:r w:rsidRPr="00814BC9">
        <w:rPr>
          <w:spacing w:val="-13"/>
          <w:lang w:val="en-GB"/>
          <w:rPrChange w:id="964" w:author="Christian PIEDALLU" w:date="2023-02-06T09:53:00Z">
            <w:rPr>
              <w:spacing w:val="-13"/>
            </w:rPr>
          </w:rPrChange>
        </w:rPr>
        <w:t xml:space="preserve"> </w:t>
      </w:r>
      <w:r w:rsidRPr="00814BC9">
        <w:rPr>
          <w:w w:val="104"/>
          <w:lang w:val="en-GB"/>
          <w:rPrChange w:id="965" w:author="Christian PIEDALLU" w:date="2023-02-06T09:53:00Z">
            <w:rPr>
              <w:w w:val="104"/>
            </w:rPr>
          </w:rPrChange>
        </w:rPr>
        <w:t>health</w:t>
      </w:r>
    </w:p>
    <w:p w14:paraId="70AEDE3F" w14:textId="38D42EE2" w:rsidR="00B177F5" w:rsidRPr="00814BC9" w:rsidRDefault="00B553DB">
      <w:pPr>
        <w:pStyle w:val="Corpsdetexte"/>
        <w:ind w:left="163"/>
        <w:rPr>
          <w:lang w:val="en-GB"/>
          <w:rPrChange w:id="966" w:author="Christian PIEDALLU" w:date="2023-02-06T09:53:00Z">
            <w:rPr/>
          </w:rPrChange>
        </w:rPr>
      </w:pPr>
      <w:r w:rsidRPr="00814BC9">
        <w:rPr>
          <w:rFonts w:ascii="Trebuchet MS"/>
          <w:sz w:val="10"/>
          <w:lang w:val="en-GB"/>
          <w:rPrChange w:id="967" w:author="Christian PIEDALLU" w:date="2023-02-06T09:53:00Z">
            <w:rPr>
              <w:rFonts w:ascii="Trebuchet MS"/>
              <w:sz w:val="10"/>
            </w:rPr>
          </w:rPrChange>
        </w:rPr>
        <w:t xml:space="preserve">152     </w:t>
      </w:r>
      <w:r w:rsidRPr="00814BC9">
        <w:rPr>
          <w:rFonts w:ascii="Trebuchet MS"/>
          <w:spacing w:val="19"/>
          <w:sz w:val="10"/>
          <w:lang w:val="en-GB"/>
          <w:rPrChange w:id="968" w:author="Christian PIEDALLU" w:date="2023-02-06T09:53:00Z">
            <w:rPr>
              <w:rFonts w:ascii="Trebuchet MS"/>
              <w:spacing w:val="19"/>
              <w:sz w:val="10"/>
            </w:rPr>
          </w:rPrChange>
        </w:rPr>
        <w:t xml:space="preserve"> </w:t>
      </w:r>
      <w:r w:rsidRPr="00814BC9">
        <w:rPr>
          <w:w w:val="105"/>
          <w:lang w:val="en-GB"/>
          <w:rPrChange w:id="969" w:author="Christian PIEDALLU" w:date="2023-02-06T09:53:00Z">
            <w:rPr>
              <w:w w:val="105"/>
            </w:rPr>
          </w:rPrChange>
        </w:rPr>
        <w:t>status</w:t>
      </w:r>
      <w:r w:rsidRPr="00814BC9">
        <w:rPr>
          <w:spacing w:val="27"/>
          <w:w w:val="105"/>
          <w:lang w:val="en-GB"/>
          <w:rPrChange w:id="970" w:author="Christian PIEDALLU" w:date="2023-02-06T09:53:00Z">
            <w:rPr>
              <w:spacing w:val="27"/>
              <w:w w:val="105"/>
            </w:rPr>
          </w:rPrChange>
        </w:rPr>
        <w:t xml:space="preserve"> </w:t>
      </w:r>
      <w:r w:rsidRPr="00814BC9">
        <w:rPr>
          <w:w w:val="105"/>
          <w:lang w:val="en-GB"/>
          <w:rPrChange w:id="971" w:author="Christian PIEDALLU" w:date="2023-02-06T09:53:00Z">
            <w:rPr>
              <w:w w:val="105"/>
            </w:rPr>
          </w:rPrChange>
        </w:rPr>
        <w:t>of</w:t>
      </w:r>
      <w:r w:rsidRPr="00814BC9">
        <w:rPr>
          <w:spacing w:val="27"/>
          <w:w w:val="105"/>
          <w:lang w:val="en-GB"/>
          <w:rPrChange w:id="972" w:author="Christian PIEDALLU" w:date="2023-02-06T09:53:00Z">
            <w:rPr>
              <w:spacing w:val="27"/>
              <w:w w:val="105"/>
            </w:rPr>
          </w:rPrChange>
        </w:rPr>
        <w:t xml:space="preserve"> </w:t>
      </w:r>
      <w:r w:rsidRPr="00814BC9">
        <w:rPr>
          <w:w w:val="105"/>
          <w:lang w:val="en-GB"/>
          <w:rPrChange w:id="973" w:author="Christian PIEDALLU" w:date="2023-02-06T09:53:00Z">
            <w:rPr>
              <w:w w:val="105"/>
            </w:rPr>
          </w:rPrChange>
        </w:rPr>
        <w:t>every</w:t>
      </w:r>
      <w:r w:rsidRPr="00814BC9">
        <w:rPr>
          <w:spacing w:val="27"/>
          <w:w w:val="105"/>
          <w:lang w:val="en-GB"/>
          <w:rPrChange w:id="974" w:author="Christian PIEDALLU" w:date="2023-02-06T09:53:00Z">
            <w:rPr>
              <w:spacing w:val="27"/>
              <w:w w:val="105"/>
            </w:rPr>
          </w:rPrChange>
        </w:rPr>
        <w:t xml:space="preserve"> </w:t>
      </w:r>
      <w:del w:id="975" w:author="Christian PIEDALLU" w:date="2023-02-06T11:41:00Z">
        <w:r w:rsidRPr="00814BC9" w:rsidDel="00FF1ED1">
          <w:rPr>
            <w:w w:val="105"/>
            <w:lang w:val="en-GB"/>
            <w:rPrChange w:id="976" w:author="Christian PIEDALLU" w:date="2023-02-06T09:53:00Z">
              <w:rPr>
                <w:w w:val="105"/>
              </w:rPr>
            </w:rPrChange>
          </w:rPr>
          <w:delText>single</w:delText>
        </w:r>
        <w:r w:rsidRPr="00814BC9" w:rsidDel="00FF1ED1">
          <w:rPr>
            <w:spacing w:val="27"/>
            <w:w w:val="105"/>
            <w:lang w:val="en-GB"/>
            <w:rPrChange w:id="977" w:author="Christian PIEDALLU" w:date="2023-02-06T09:53:00Z">
              <w:rPr>
                <w:spacing w:val="27"/>
                <w:w w:val="105"/>
              </w:rPr>
            </w:rPrChange>
          </w:rPr>
          <w:delText xml:space="preserve"> </w:delText>
        </w:r>
      </w:del>
      <w:r w:rsidRPr="00814BC9">
        <w:rPr>
          <w:w w:val="105"/>
          <w:lang w:val="en-GB"/>
          <w:rPrChange w:id="978" w:author="Christian PIEDALLU" w:date="2023-02-06T09:53:00Z">
            <w:rPr>
              <w:w w:val="105"/>
            </w:rPr>
          </w:rPrChange>
        </w:rPr>
        <w:t>pixel</w:t>
      </w:r>
      <w:r w:rsidRPr="00814BC9">
        <w:rPr>
          <w:spacing w:val="27"/>
          <w:w w:val="105"/>
          <w:lang w:val="en-GB"/>
          <w:rPrChange w:id="979" w:author="Christian PIEDALLU" w:date="2023-02-06T09:53:00Z">
            <w:rPr>
              <w:spacing w:val="27"/>
              <w:w w:val="105"/>
            </w:rPr>
          </w:rPrChange>
        </w:rPr>
        <w:t xml:space="preserve"> </w:t>
      </w:r>
      <w:r w:rsidRPr="00814BC9">
        <w:rPr>
          <w:w w:val="105"/>
          <w:lang w:val="en-GB"/>
          <w:rPrChange w:id="980" w:author="Christian PIEDALLU" w:date="2023-02-06T09:53:00Z">
            <w:rPr>
              <w:w w:val="105"/>
            </w:rPr>
          </w:rPrChange>
        </w:rPr>
        <w:t>located</w:t>
      </w:r>
      <w:r w:rsidRPr="00814BC9">
        <w:rPr>
          <w:spacing w:val="27"/>
          <w:w w:val="105"/>
          <w:lang w:val="en-GB"/>
          <w:rPrChange w:id="981" w:author="Christian PIEDALLU" w:date="2023-02-06T09:53:00Z">
            <w:rPr>
              <w:spacing w:val="27"/>
              <w:w w:val="105"/>
            </w:rPr>
          </w:rPrChange>
        </w:rPr>
        <w:t xml:space="preserve"> </w:t>
      </w:r>
      <w:r w:rsidRPr="00814BC9">
        <w:rPr>
          <w:w w:val="105"/>
          <w:lang w:val="en-GB"/>
          <w:rPrChange w:id="982" w:author="Christian PIEDALLU" w:date="2023-02-06T09:53:00Z">
            <w:rPr>
              <w:w w:val="105"/>
            </w:rPr>
          </w:rPrChange>
        </w:rPr>
        <w:t>in</w:t>
      </w:r>
      <w:r w:rsidRPr="00814BC9">
        <w:rPr>
          <w:spacing w:val="28"/>
          <w:w w:val="105"/>
          <w:lang w:val="en-GB"/>
          <w:rPrChange w:id="983" w:author="Christian PIEDALLU" w:date="2023-02-06T09:53:00Z">
            <w:rPr>
              <w:spacing w:val="28"/>
              <w:w w:val="105"/>
            </w:rPr>
          </w:rPrChange>
        </w:rPr>
        <w:t xml:space="preserve"> </w:t>
      </w:r>
      <w:r w:rsidRPr="00814BC9">
        <w:rPr>
          <w:w w:val="105"/>
          <w:lang w:val="en-GB"/>
          <w:rPrChange w:id="984" w:author="Christian PIEDALLU" w:date="2023-02-06T09:53:00Z">
            <w:rPr>
              <w:w w:val="105"/>
            </w:rPr>
          </w:rPrChange>
        </w:rPr>
        <w:t>a</w:t>
      </w:r>
      <w:r w:rsidRPr="00814BC9">
        <w:rPr>
          <w:spacing w:val="27"/>
          <w:w w:val="105"/>
          <w:lang w:val="en-GB"/>
          <w:rPrChange w:id="985" w:author="Christian PIEDALLU" w:date="2023-02-06T09:53:00Z">
            <w:rPr>
              <w:spacing w:val="27"/>
              <w:w w:val="105"/>
            </w:rPr>
          </w:rPrChange>
        </w:rPr>
        <w:t xml:space="preserve"> </w:t>
      </w:r>
      <w:r w:rsidRPr="00814BC9">
        <w:rPr>
          <w:w w:val="105"/>
          <w:lang w:val="en-GB"/>
          <w:rPrChange w:id="986" w:author="Christian PIEDALLU" w:date="2023-02-06T09:53:00Z">
            <w:rPr>
              <w:w w:val="105"/>
            </w:rPr>
          </w:rPrChange>
        </w:rPr>
        <w:t>spruce</w:t>
      </w:r>
      <w:r w:rsidRPr="00814BC9">
        <w:rPr>
          <w:spacing w:val="27"/>
          <w:w w:val="105"/>
          <w:lang w:val="en-GB"/>
          <w:rPrChange w:id="987" w:author="Christian PIEDALLU" w:date="2023-02-06T09:53:00Z">
            <w:rPr>
              <w:spacing w:val="27"/>
              <w:w w:val="105"/>
            </w:rPr>
          </w:rPrChange>
        </w:rPr>
        <w:t xml:space="preserve"> </w:t>
      </w:r>
      <w:r w:rsidRPr="00814BC9">
        <w:rPr>
          <w:w w:val="105"/>
          <w:lang w:val="en-GB"/>
          <w:rPrChange w:id="988" w:author="Christian PIEDALLU" w:date="2023-02-06T09:53:00Z">
            <w:rPr>
              <w:w w:val="105"/>
            </w:rPr>
          </w:rPrChange>
        </w:rPr>
        <w:t>stand</w:t>
      </w:r>
      <w:r w:rsidRPr="00814BC9">
        <w:rPr>
          <w:spacing w:val="27"/>
          <w:w w:val="105"/>
          <w:lang w:val="en-GB"/>
          <w:rPrChange w:id="989" w:author="Christian PIEDALLU" w:date="2023-02-06T09:53:00Z">
            <w:rPr>
              <w:spacing w:val="27"/>
              <w:w w:val="105"/>
            </w:rPr>
          </w:rPrChange>
        </w:rPr>
        <w:t xml:space="preserve"> </w:t>
      </w:r>
      <w:r w:rsidRPr="00814BC9">
        <w:rPr>
          <w:w w:val="105"/>
          <w:lang w:val="en-GB"/>
          <w:rPrChange w:id="990" w:author="Christian PIEDALLU" w:date="2023-02-06T09:53:00Z">
            <w:rPr>
              <w:w w:val="105"/>
            </w:rPr>
          </w:rPrChange>
        </w:rPr>
        <w:t>is</w:t>
      </w:r>
      <w:r w:rsidRPr="00814BC9">
        <w:rPr>
          <w:spacing w:val="27"/>
          <w:w w:val="105"/>
          <w:lang w:val="en-GB"/>
          <w:rPrChange w:id="991" w:author="Christian PIEDALLU" w:date="2023-02-06T09:53:00Z">
            <w:rPr>
              <w:spacing w:val="27"/>
              <w:w w:val="105"/>
            </w:rPr>
          </w:rPrChange>
        </w:rPr>
        <w:t xml:space="preserve"> </w:t>
      </w:r>
      <w:r w:rsidRPr="00814BC9">
        <w:rPr>
          <w:w w:val="105"/>
          <w:lang w:val="en-GB"/>
          <w:rPrChange w:id="992" w:author="Christian PIEDALLU" w:date="2023-02-06T09:53:00Z">
            <w:rPr>
              <w:w w:val="105"/>
            </w:rPr>
          </w:rPrChange>
        </w:rPr>
        <w:t>summarized</w:t>
      </w:r>
      <w:r w:rsidRPr="00814BC9">
        <w:rPr>
          <w:spacing w:val="27"/>
          <w:w w:val="105"/>
          <w:lang w:val="en-GB"/>
          <w:rPrChange w:id="993" w:author="Christian PIEDALLU" w:date="2023-02-06T09:53:00Z">
            <w:rPr>
              <w:spacing w:val="27"/>
              <w:w w:val="105"/>
            </w:rPr>
          </w:rPrChange>
        </w:rPr>
        <w:t xml:space="preserve"> </w:t>
      </w:r>
      <w:r w:rsidRPr="00814BC9">
        <w:rPr>
          <w:w w:val="105"/>
          <w:lang w:val="en-GB"/>
          <w:rPrChange w:id="994" w:author="Christian PIEDALLU" w:date="2023-02-06T09:53:00Z">
            <w:rPr>
              <w:w w:val="105"/>
            </w:rPr>
          </w:rPrChange>
        </w:rPr>
        <w:t>in</w:t>
      </w:r>
      <w:r w:rsidRPr="00814BC9">
        <w:rPr>
          <w:spacing w:val="27"/>
          <w:w w:val="105"/>
          <w:lang w:val="en-GB"/>
          <w:rPrChange w:id="995" w:author="Christian PIEDALLU" w:date="2023-02-06T09:53:00Z">
            <w:rPr>
              <w:spacing w:val="27"/>
              <w:w w:val="105"/>
            </w:rPr>
          </w:rPrChange>
        </w:rPr>
        <w:t xml:space="preserve"> </w:t>
      </w:r>
      <w:del w:id="996" w:author="Christian PIEDALLU" w:date="2023-02-06T11:41:00Z">
        <w:r w:rsidRPr="00814BC9" w:rsidDel="00FF1ED1">
          <w:rPr>
            <w:w w:val="105"/>
            <w:lang w:val="en-GB"/>
            <w:rPrChange w:id="997" w:author="Christian PIEDALLU" w:date="2023-02-06T09:53:00Z">
              <w:rPr>
                <w:w w:val="105"/>
              </w:rPr>
            </w:rPrChange>
          </w:rPr>
          <w:delText>one</w:delText>
        </w:r>
        <w:r w:rsidRPr="00814BC9" w:rsidDel="00FF1ED1">
          <w:rPr>
            <w:spacing w:val="27"/>
            <w:w w:val="105"/>
            <w:lang w:val="en-GB"/>
            <w:rPrChange w:id="998" w:author="Christian PIEDALLU" w:date="2023-02-06T09:53:00Z">
              <w:rPr>
                <w:spacing w:val="27"/>
                <w:w w:val="105"/>
              </w:rPr>
            </w:rPrChange>
          </w:rPr>
          <w:delText xml:space="preserve"> </w:delText>
        </w:r>
        <w:r w:rsidRPr="00814BC9" w:rsidDel="00FF1ED1">
          <w:rPr>
            <w:w w:val="105"/>
            <w:lang w:val="en-GB"/>
            <w:rPrChange w:id="999" w:author="Christian PIEDALLU" w:date="2023-02-06T09:53:00Z">
              <w:rPr>
                <w:w w:val="105"/>
              </w:rPr>
            </w:rPrChange>
          </w:rPr>
          <w:delText>of</w:delText>
        </w:r>
        <w:r w:rsidRPr="00814BC9" w:rsidDel="00FF1ED1">
          <w:rPr>
            <w:spacing w:val="27"/>
            <w:w w:val="105"/>
            <w:lang w:val="en-GB"/>
            <w:rPrChange w:id="1000" w:author="Christian PIEDALLU" w:date="2023-02-06T09:53:00Z">
              <w:rPr>
                <w:spacing w:val="27"/>
                <w:w w:val="105"/>
              </w:rPr>
            </w:rPrChange>
          </w:rPr>
          <w:delText xml:space="preserve"> </w:delText>
        </w:r>
        <w:r w:rsidRPr="00814BC9" w:rsidDel="00FF1ED1">
          <w:rPr>
            <w:w w:val="105"/>
            <w:lang w:val="en-GB"/>
            <w:rPrChange w:id="1001" w:author="Christian PIEDALLU" w:date="2023-02-06T09:53:00Z">
              <w:rPr>
                <w:w w:val="105"/>
              </w:rPr>
            </w:rPrChange>
          </w:rPr>
          <w:delText>the</w:delText>
        </w:r>
        <w:r w:rsidRPr="00814BC9" w:rsidDel="00FF1ED1">
          <w:rPr>
            <w:spacing w:val="27"/>
            <w:w w:val="105"/>
            <w:lang w:val="en-GB"/>
            <w:rPrChange w:id="1002" w:author="Christian PIEDALLU" w:date="2023-02-06T09:53:00Z">
              <w:rPr>
                <w:spacing w:val="27"/>
                <w:w w:val="105"/>
              </w:rPr>
            </w:rPrChange>
          </w:rPr>
          <w:delText xml:space="preserve"> </w:delText>
        </w:r>
      </w:del>
      <w:r w:rsidRPr="00814BC9">
        <w:rPr>
          <w:w w:val="105"/>
          <w:lang w:val="en-GB"/>
          <w:rPrChange w:id="1003" w:author="Christian PIEDALLU" w:date="2023-02-06T09:53:00Z">
            <w:rPr>
              <w:w w:val="105"/>
            </w:rPr>
          </w:rPrChange>
        </w:rPr>
        <w:t>four</w:t>
      </w:r>
      <w:r w:rsidRPr="00814BC9">
        <w:rPr>
          <w:spacing w:val="27"/>
          <w:w w:val="105"/>
          <w:lang w:val="en-GB"/>
          <w:rPrChange w:id="1004" w:author="Christian PIEDALLU" w:date="2023-02-06T09:53:00Z">
            <w:rPr>
              <w:spacing w:val="27"/>
              <w:w w:val="105"/>
            </w:rPr>
          </w:rPrChange>
        </w:rPr>
        <w:t xml:space="preserve"> </w:t>
      </w:r>
      <w:del w:id="1005" w:author="Christian PIEDALLU" w:date="2023-02-06T11:41:00Z">
        <w:r w:rsidRPr="00814BC9" w:rsidDel="00FF1ED1">
          <w:rPr>
            <w:w w:val="105"/>
            <w:lang w:val="en-GB"/>
            <w:rPrChange w:id="1006" w:author="Christian PIEDALLU" w:date="2023-02-06T09:53:00Z">
              <w:rPr>
                <w:w w:val="105"/>
              </w:rPr>
            </w:rPrChange>
          </w:rPr>
          <w:delText>following</w:delText>
        </w:r>
      </w:del>
    </w:p>
    <w:p w14:paraId="7F911330" w14:textId="7193BF7D" w:rsidR="00B177F5" w:rsidRPr="00814BC9" w:rsidRDefault="00B553DB">
      <w:pPr>
        <w:pStyle w:val="Corpsdetexte"/>
        <w:ind w:left="163"/>
        <w:rPr>
          <w:lang w:val="en-GB"/>
          <w:rPrChange w:id="1007" w:author="Christian PIEDALLU" w:date="2023-02-06T09:53:00Z">
            <w:rPr/>
          </w:rPrChange>
        </w:rPr>
      </w:pPr>
      <w:r w:rsidRPr="00814BC9">
        <w:rPr>
          <w:rFonts w:ascii="Trebuchet MS"/>
          <w:sz w:val="10"/>
          <w:lang w:val="en-GB"/>
          <w:rPrChange w:id="1008" w:author="Christian PIEDALLU" w:date="2023-02-06T09:53:00Z">
            <w:rPr>
              <w:rFonts w:ascii="Trebuchet MS"/>
              <w:sz w:val="10"/>
            </w:rPr>
          </w:rPrChange>
        </w:rPr>
        <w:t xml:space="preserve">153     </w:t>
      </w:r>
      <w:r w:rsidRPr="00814BC9">
        <w:rPr>
          <w:rFonts w:ascii="Trebuchet MS"/>
          <w:spacing w:val="19"/>
          <w:sz w:val="10"/>
          <w:lang w:val="en-GB"/>
          <w:rPrChange w:id="1009" w:author="Christian PIEDALLU" w:date="2023-02-06T09:53:00Z">
            <w:rPr>
              <w:rFonts w:ascii="Trebuchet MS"/>
              <w:spacing w:val="19"/>
              <w:sz w:val="10"/>
            </w:rPr>
          </w:rPrChange>
        </w:rPr>
        <w:t xml:space="preserve"> </w:t>
      </w:r>
      <w:r w:rsidRPr="00814BC9">
        <w:rPr>
          <w:w w:val="105"/>
          <w:lang w:val="en-GB"/>
          <w:rPrChange w:id="1010" w:author="Christian PIEDALLU" w:date="2023-02-06T09:53:00Z">
            <w:rPr>
              <w:w w:val="105"/>
            </w:rPr>
          </w:rPrChange>
        </w:rPr>
        <w:t>classes</w:t>
      </w:r>
      <w:ins w:id="1011" w:author="Christian PIEDALLU" w:date="2023-02-06T11:41:00Z">
        <w:r w:rsidR="00FF1ED1">
          <w:rPr>
            <w:w w:val="105"/>
            <w:lang w:val="en-GB"/>
          </w:rPr>
          <w:t>:</w:t>
        </w:r>
      </w:ins>
      <w:del w:id="1012" w:author="Christian PIEDALLU" w:date="2023-02-06T11:41:00Z">
        <w:r w:rsidRPr="00814BC9" w:rsidDel="00FF1ED1">
          <w:rPr>
            <w:spacing w:val="23"/>
            <w:w w:val="105"/>
            <w:lang w:val="en-GB"/>
            <w:rPrChange w:id="1013" w:author="Christian PIEDALLU" w:date="2023-02-06T09:53:00Z">
              <w:rPr>
                <w:spacing w:val="23"/>
                <w:w w:val="105"/>
              </w:rPr>
            </w:rPrChange>
          </w:rPr>
          <w:delText xml:space="preserve"> </w:delText>
        </w:r>
        <w:r w:rsidRPr="00814BC9" w:rsidDel="00FF1ED1">
          <w:rPr>
            <w:w w:val="105"/>
            <w:lang w:val="en-GB"/>
            <w:rPrChange w:id="1014" w:author="Christian PIEDALLU" w:date="2023-02-06T09:53:00Z">
              <w:rPr>
                <w:w w:val="105"/>
              </w:rPr>
            </w:rPrChange>
          </w:rPr>
          <w:delText>;</w:delText>
        </w:r>
      </w:del>
      <w:r w:rsidRPr="00814BC9">
        <w:rPr>
          <w:spacing w:val="25"/>
          <w:w w:val="105"/>
          <w:lang w:val="en-GB"/>
          <w:rPrChange w:id="1015" w:author="Christian PIEDALLU" w:date="2023-02-06T09:53:00Z">
            <w:rPr>
              <w:spacing w:val="25"/>
              <w:w w:val="105"/>
            </w:rPr>
          </w:rPrChange>
        </w:rPr>
        <w:t xml:space="preserve"> </w:t>
      </w:r>
      <w:r w:rsidRPr="00814BC9">
        <w:rPr>
          <w:w w:val="105"/>
          <w:lang w:val="en-GB"/>
          <w:rPrChange w:id="1016" w:author="Christian PIEDALLU" w:date="2023-02-06T09:53:00Z">
            <w:rPr>
              <w:w w:val="105"/>
            </w:rPr>
          </w:rPrChange>
        </w:rPr>
        <w:t>healthy,</w:t>
      </w:r>
      <w:r w:rsidRPr="00814BC9">
        <w:rPr>
          <w:spacing w:val="24"/>
          <w:w w:val="105"/>
          <w:lang w:val="en-GB"/>
          <w:rPrChange w:id="1017" w:author="Christian PIEDALLU" w:date="2023-02-06T09:53:00Z">
            <w:rPr>
              <w:spacing w:val="24"/>
              <w:w w:val="105"/>
            </w:rPr>
          </w:rPrChange>
        </w:rPr>
        <w:t xml:space="preserve"> </w:t>
      </w:r>
      <w:r w:rsidRPr="00814BC9">
        <w:rPr>
          <w:w w:val="105"/>
          <w:lang w:val="en-GB"/>
          <w:rPrChange w:id="1018" w:author="Christian PIEDALLU" w:date="2023-02-06T09:53:00Z">
            <w:rPr>
              <w:w w:val="105"/>
            </w:rPr>
          </w:rPrChange>
        </w:rPr>
        <w:t>bark</w:t>
      </w:r>
      <w:r w:rsidRPr="00814BC9">
        <w:rPr>
          <w:spacing w:val="23"/>
          <w:w w:val="105"/>
          <w:lang w:val="en-GB"/>
          <w:rPrChange w:id="1019" w:author="Christian PIEDALLU" w:date="2023-02-06T09:53:00Z">
            <w:rPr>
              <w:spacing w:val="23"/>
              <w:w w:val="105"/>
            </w:rPr>
          </w:rPrChange>
        </w:rPr>
        <w:t xml:space="preserve"> </w:t>
      </w:r>
      <w:r w:rsidRPr="00814BC9">
        <w:rPr>
          <w:w w:val="105"/>
          <w:lang w:val="en-GB"/>
          <w:rPrChange w:id="1020" w:author="Christian PIEDALLU" w:date="2023-02-06T09:53:00Z">
            <w:rPr>
              <w:w w:val="105"/>
            </w:rPr>
          </w:rPrChange>
        </w:rPr>
        <w:t>beetle</w:t>
      </w:r>
      <w:r w:rsidRPr="00814BC9">
        <w:rPr>
          <w:spacing w:val="23"/>
          <w:w w:val="105"/>
          <w:lang w:val="en-GB"/>
          <w:rPrChange w:id="1021" w:author="Christian PIEDALLU" w:date="2023-02-06T09:53:00Z">
            <w:rPr>
              <w:spacing w:val="23"/>
              <w:w w:val="105"/>
            </w:rPr>
          </w:rPrChange>
        </w:rPr>
        <w:t xml:space="preserve"> </w:t>
      </w:r>
      <w:r w:rsidRPr="00814BC9">
        <w:rPr>
          <w:w w:val="105"/>
          <w:lang w:val="en-GB"/>
          <w:rPrChange w:id="1022" w:author="Christian PIEDALLU" w:date="2023-02-06T09:53:00Z">
            <w:rPr>
              <w:w w:val="105"/>
            </w:rPr>
          </w:rPrChange>
        </w:rPr>
        <w:t>attacked,</w:t>
      </w:r>
      <w:r w:rsidRPr="00814BC9">
        <w:rPr>
          <w:spacing w:val="24"/>
          <w:w w:val="105"/>
          <w:lang w:val="en-GB"/>
          <w:rPrChange w:id="1023" w:author="Christian PIEDALLU" w:date="2023-02-06T09:53:00Z">
            <w:rPr>
              <w:spacing w:val="24"/>
              <w:w w:val="105"/>
            </w:rPr>
          </w:rPrChange>
        </w:rPr>
        <w:t xml:space="preserve"> </w:t>
      </w:r>
      <w:r w:rsidRPr="00814BC9">
        <w:rPr>
          <w:w w:val="105"/>
          <w:lang w:val="en-GB"/>
          <w:rPrChange w:id="1024" w:author="Christian PIEDALLU" w:date="2023-02-06T09:53:00Z">
            <w:rPr>
              <w:w w:val="105"/>
            </w:rPr>
          </w:rPrChange>
        </w:rPr>
        <w:t>cutted</w:t>
      </w:r>
      <w:r w:rsidRPr="00814BC9">
        <w:rPr>
          <w:spacing w:val="22"/>
          <w:w w:val="105"/>
          <w:lang w:val="en-GB"/>
          <w:rPrChange w:id="1025" w:author="Christian PIEDALLU" w:date="2023-02-06T09:53:00Z">
            <w:rPr>
              <w:spacing w:val="22"/>
              <w:w w:val="105"/>
            </w:rPr>
          </w:rPrChange>
        </w:rPr>
        <w:t xml:space="preserve"> </w:t>
      </w:r>
      <w:r w:rsidRPr="00814BC9">
        <w:rPr>
          <w:w w:val="105"/>
          <w:lang w:val="en-GB"/>
          <w:rPrChange w:id="1026" w:author="Christian PIEDALLU" w:date="2023-02-06T09:53:00Z">
            <w:rPr>
              <w:w w:val="105"/>
            </w:rPr>
          </w:rPrChange>
        </w:rPr>
        <w:t>or</w:t>
      </w:r>
      <w:r w:rsidRPr="00814BC9">
        <w:rPr>
          <w:spacing w:val="23"/>
          <w:w w:val="105"/>
          <w:lang w:val="en-GB"/>
          <w:rPrChange w:id="1027" w:author="Christian PIEDALLU" w:date="2023-02-06T09:53:00Z">
            <w:rPr>
              <w:spacing w:val="23"/>
              <w:w w:val="105"/>
            </w:rPr>
          </w:rPrChange>
        </w:rPr>
        <w:t xml:space="preserve"> </w:t>
      </w:r>
      <w:r w:rsidRPr="00814BC9">
        <w:rPr>
          <w:w w:val="105"/>
          <w:lang w:val="en-GB"/>
          <w:rPrChange w:id="1028" w:author="Christian PIEDALLU" w:date="2023-02-06T09:53:00Z">
            <w:rPr>
              <w:w w:val="105"/>
            </w:rPr>
          </w:rPrChange>
        </w:rPr>
        <w:t>sanitary</w:t>
      </w:r>
      <w:r w:rsidRPr="00814BC9">
        <w:rPr>
          <w:spacing w:val="23"/>
          <w:w w:val="105"/>
          <w:lang w:val="en-GB"/>
          <w:rPrChange w:id="1029" w:author="Christian PIEDALLU" w:date="2023-02-06T09:53:00Z">
            <w:rPr>
              <w:spacing w:val="23"/>
              <w:w w:val="105"/>
            </w:rPr>
          </w:rPrChange>
        </w:rPr>
        <w:t xml:space="preserve"> </w:t>
      </w:r>
      <w:r w:rsidRPr="00814BC9">
        <w:rPr>
          <w:w w:val="105"/>
          <w:lang w:val="en-GB"/>
          <w:rPrChange w:id="1030" w:author="Christian PIEDALLU" w:date="2023-02-06T09:53:00Z">
            <w:rPr>
              <w:w w:val="105"/>
            </w:rPr>
          </w:rPrChange>
        </w:rPr>
        <w:t xml:space="preserve">thinning. </w:t>
      </w:r>
      <w:r w:rsidRPr="00814BC9">
        <w:rPr>
          <w:spacing w:val="8"/>
          <w:w w:val="105"/>
          <w:lang w:val="en-GB"/>
          <w:rPrChange w:id="1031" w:author="Christian PIEDALLU" w:date="2023-02-06T09:53:00Z">
            <w:rPr>
              <w:spacing w:val="8"/>
              <w:w w:val="105"/>
            </w:rPr>
          </w:rPrChange>
        </w:rPr>
        <w:t xml:space="preserve"> </w:t>
      </w:r>
      <w:commentRangeStart w:id="1032"/>
      <w:r w:rsidRPr="00814BC9">
        <w:rPr>
          <w:w w:val="105"/>
          <w:lang w:val="en-GB"/>
          <w:rPrChange w:id="1033" w:author="Christian PIEDALLU" w:date="2023-02-06T09:53:00Z">
            <w:rPr>
              <w:w w:val="105"/>
            </w:rPr>
          </w:rPrChange>
        </w:rPr>
        <w:t>In</w:t>
      </w:r>
      <w:r w:rsidRPr="00814BC9">
        <w:rPr>
          <w:spacing w:val="23"/>
          <w:w w:val="105"/>
          <w:lang w:val="en-GB"/>
          <w:rPrChange w:id="1034" w:author="Christian PIEDALLU" w:date="2023-02-06T09:53:00Z">
            <w:rPr>
              <w:spacing w:val="23"/>
              <w:w w:val="105"/>
            </w:rPr>
          </w:rPrChange>
        </w:rPr>
        <w:t xml:space="preserve"> </w:t>
      </w:r>
      <w:r w:rsidRPr="00814BC9">
        <w:rPr>
          <w:w w:val="105"/>
          <w:lang w:val="en-GB"/>
          <w:rPrChange w:id="1035" w:author="Christian PIEDALLU" w:date="2023-02-06T09:53:00Z">
            <w:rPr>
              <w:w w:val="105"/>
            </w:rPr>
          </w:rPrChange>
        </w:rPr>
        <w:t>view</w:t>
      </w:r>
      <w:r w:rsidRPr="00814BC9">
        <w:rPr>
          <w:spacing w:val="23"/>
          <w:w w:val="105"/>
          <w:lang w:val="en-GB"/>
          <w:rPrChange w:id="1036" w:author="Christian PIEDALLU" w:date="2023-02-06T09:53:00Z">
            <w:rPr>
              <w:spacing w:val="23"/>
              <w:w w:val="105"/>
            </w:rPr>
          </w:rPrChange>
        </w:rPr>
        <w:t xml:space="preserve"> </w:t>
      </w:r>
      <w:r w:rsidRPr="00814BC9">
        <w:rPr>
          <w:w w:val="105"/>
          <w:lang w:val="en-GB"/>
          <w:rPrChange w:id="1037" w:author="Christian PIEDALLU" w:date="2023-02-06T09:53:00Z">
            <w:rPr>
              <w:w w:val="105"/>
            </w:rPr>
          </w:rPrChange>
        </w:rPr>
        <w:t>of</w:t>
      </w:r>
      <w:r w:rsidRPr="00814BC9">
        <w:rPr>
          <w:spacing w:val="23"/>
          <w:w w:val="105"/>
          <w:lang w:val="en-GB"/>
          <w:rPrChange w:id="1038" w:author="Christian PIEDALLU" w:date="2023-02-06T09:53:00Z">
            <w:rPr>
              <w:spacing w:val="23"/>
              <w:w w:val="105"/>
            </w:rPr>
          </w:rPrChange>
        </w:rPr>
        <w:t xml:space="preserve"> </w:t>
      </w:r>
      <w:r w:rsidRPr="00814BC9">
        <w:rPr>
          <w:w w:val="105"/>
          <w:lang w:val="en-GB"/>
          <w:rPrChange w:id="1039" w:author="Christian PIEDALLU" w:date="2023-02-06T09:53:00Z">
            <w:rPr>
              <w:w w:val="105"/>
            </w:rPr>
          </w:rPrChange>
        </w:rPr>
        <w:t>the</w:t>
      </w:r>
      <w:r w:rsidRPr="00814BC9">
        <w:rPr>
          <w:spacing w:val="22"/>
          <w:w w:val="105"/>
          <w:lang w:val="en-GB"/>
          <w:rPrChange w:id="1040" w:author="Christian PIEDALLU" w:date="2023-02-06T09:53:00Z">
            <w:rPr>
              <w:spacing w:val="22"/>
              <w:w w:val="105"/>
            </w:rPr>
          </w:rPrChange>
        </w:rPr>
        <w:t xml:space="preserve"> </w:t>
      </w:r>
      <w:r w:rsidRPr="00814BC9">
        <w:rPr>
          <w:w w:val="105"/>
          <w:lang w:val="en-GB"/>
          <w:rPrChange w:id="1041" w:author="Christian PIEDALLU" w:date="2023-02-06T09:53:00Z">
            <w:rPr>
              <w:w w:val="105"/>
            </w:rPr>
          </w:rPrChange>
        </w:rPr>
        <w:t>rapid</w:t>
      </w:r>
      <w:r w:rsidRPr="00814BC9">
        <w:rPr>
          <w:spacing w:val="23"/>
          <w:w w:val="105"/>
          <w:lang w:val="en-GB"/>
          <w:rPrChange w:id="1042" w:author="Christian PIEDALLU" w:date="2023-02-06T09:53:00Z">
            <w:rPr>
              <w:spacing w:val="23"/>
              <w:w w:val="105"/>
            </w:rPr>
          </w:rPrChange>
        </w:rPr>
        <w:t xml:space="preserve"> </w:t>
      </w:r>
      <w:r w:rsidRPr="00814BC9">
        <w:rPr>
          <w:w w:val="105"/>
          <w:lang w:val="en-GB"/>
          <w:rPrChange w:id="1043" w:author="Christian PIEDALLU" w:date="2023-02-06T09:53:00Z">
            <w:rPr>
              <w:w w:val="105"/>
            </w:rPr>
          </w:rPrChange>
        </w:rPr>
        <w:t>death</w:t>
      </w:r>
      <w:r w:rsidRPr="00814BC9">
        <w:rPr>
          <w:spacing w:val="23"/>
          <w:w w:val="105"/>
          <w:lang w:val="en-GB"/>
          <w:rPrChange w:id="1044" w:author="Christian PIEDALLU" w:date="2023-02-06T09:53:00Z">
            <w:rPr>
              <w:spacing w:val="23"/>
              <w:w w:val="105"/>
            </w:rPr>
          </w:rPrChange>
        </w:rPr>
        <w:t xml:space="preserve"> </w:t>
      </w:r>
      <w:r w:rsidRPr="00814BC9">
        <w:rPr>
          <w:w w:val="105"/>
          <w:lang w:val="en-GB"/>
          <w:rPrChange w:id="1045" w:author="Christian PIEDALLU" w:date="2023-02-06T09:53:00Z">
            <w:rPr>
              <w:w w:val="105"/>
            </w:rPr>
          </w:rPrChange>
        </w:rPr>
        <w:t>of</w:t>
      </w:r>
    </w:p>
    <w:p w14:paraId="7B9A25D3" w14:textId="77777777" w:rsidR="00B177F5" w:rsidRPr="00814BC9" w:rsidRDefault="00B553DB">
      <w:pPr>
        <w:pStyle w:val="Corpsdetexte"/>
        <w:ind w:left="163"/>
        <w:rPr>
          <w:lang w:val="en-GB"/>
          <w:rPrChange w:id="1046" w:author="Christian PIEDALLU" w:date="2023-02-06T09:53:00Z">
            <w:rPr/>
          </w:rPrChange>
        </w:rPr>
      </w:pPr>
      <w:r w:rsidRPr="00814BC9">
        <w:rPr>
          <w:rFonts w:ascii="Trebuchet MS"/>
          <w:sz w:val="10"/>
          <w:lang w:val="en-GB"/>
          <w:rPrChange w:id="1047" w:author="Christian PIEDALLU" w:date="2023-02-06T09:53:00Z">
            <w:rPr>
              <w:rFonts w:ascii="Trebuchet MS"/>
              <w:sz w:val="10"/>
            </w:rPr>
          </w:rPrChange>
        </w:rPr>
        <w:t xml:space="preserve">154     </w:t>
      </w:r>
      <w:r w:rsidRPr="00814BC9">
        <w:rPr>
          <w:rFonts w:ascii="Trebuchet MS"/>
          <w:spacing w:val="19"/>
          <w:sz w:val="10"/>
          <w:lang w:val="en-GB"/>
          <w:rPrChange w:id="1048" w:author="Christian PIEDALLU" w:date="2023-02-06T09:53:00Z">
            <w:rPr>
              <w:rFonts w:ascii="Trebuchet MS"/>
              <w:spacing w:val="19"/>
              <w:sz w:val="10"/>
            </w:rPr>
          </w:rPrChange>
        </w:rPr>
        <w:t xml:space="preserve"> </w:t>
      </w:r>
      <w:r w:rsidRPr="00814BC9">
        <w:rPr>
          <w:w w:val="105"/>
          <w:lang w:val="en-GB"/>
          <w:rPrChange w:id="1049" w:author="Christian PIEDALLU" w:date="2023-02-06T09:53:00Z">
            <w:rPr>
              <w:w w:val="105"/>
            </w:rPr>
          </w:rPrChange>
        </w:rPr>
        <w:t>spruce</w:t>
      </w:r>
      <w:r w:rsidRPr="00814BC9">
        <w:rPr>
          <w:spacing w:val="6"/>
          <w:w w:val="105"/>
          <w:lang w:val="en-GB"/>
          <w:rPrChange w:id="1050" w:author="Christian PIEDALLU" w:date="2023-02-06T09:53:00Z">
            <w:rPr>
              <w:spacing w:val="6"/>
              <w:w w:val="105"/>
            </w:rPr>
          </w:rPrChange>
        </w:rPr>
        <w:t xml:space="preserve"> </w:t>
      </w:r>
      <w:r w:rsidRPr="00814BC9">
        <w:rPr>
          <w:w w:val="105"/>
          <w:lang w:val="en-GB"/>
          <w:rPrChange w:id="1051" w:author="Christian PIEDALLU" w:date="2023-02-06T09:53:00Z">
            <w:rPr>
              <w:w w:val="105"/>
            </w:rPr>
          </w:rPrChange>
        </w:rPr>
        <w:t>trees,</w:t>
      </w:r>
      <w:r w:rsidRPr="00814BC9">
        <w:rPr>
          <w:spacing w:val="8"/>
          <w:w w:val="105"/>
          <w:lang w:val="en-GB"/>
          <w:rPrChange w:id="1052" w:author="Christian PIEDALLU" w:date="2023-02-06T09:53:00Z">
            <w:rPr>
              <w:spacing w:val="8"/>
              <w:w w:val="105"/>
            </w:rPr>
          </w:rPrChange>
        </w:rPr>
        <w:t xml:space="preserve"> </w:t>
      </w:r>
      <w:r w:rsidRPr="00814BC9">
        <w:rPr>
          <w:w w:val="105"/>
          <w:lang w:val="en-GB"/>
          <w:rPrChange w:id="1053" w:author="Christian PIEDALLU" w:date="2023-02-06T09:53:00Z">
            <w:rPr>
              <w:w w:val="105"/>
            </w:rPr>
          </w:rPrChange>
        </w:rPr>
        <w:t>it</w:t>
      </w:r>
      <w:r w:rsidRPr="00814BC9">
        <w:rPr>
          <w:spacing w:val="6"/>
          <w:w w:val="105"/>
          <w:lang w:val="en-GB"/>
          <w:rPrChange w:id="1054" w:author="Christian PIEDALLU" w:date="2023-02-06T09:53:00Z">
            <w:rPr>
              <w:spacing w:val="6"/>
              <w:w w:val="105"/>
            </w:rPr>
          </w:rPrChange>
        </w:rPr>
        <w:t xml:space="preserve"> </w:t>
      </w:r>
      <w:r w:rsidRPr="00814BC9">
        <w:rPr>
          <w:w w:val="105"/>
          <w:lang w:val="en-GB"/>
          <w:rPrChange w:id="1055" w:author="Christian PIEDALLU" w:date="2023-02-06T09:53:00Z">
            <w:rPr>
              <w:w w:val="105"/>
            </w:rPr>
          </w:rPrChange>
        </w:rPr>
        <w:t>is</w:t>
      </w:r>
      <w:r w:rsidRPr="00814BC9">
        <w:rPr>
          <w:spacing w:val="6"/>
          <w:w w:val="105"/>
          <w:lang w:val="en-GB"/>
          <w:rPrChange w:id="1056" w:author="Christian PIEDALLU" w:date="2023-02-06T09:53:00Z">
            <w:rPr>
              <w:spacing w:val="6"/>
              <w:w w:val="105"/>
            </w:rPr>
          </w:rPrChange>
        </w:rPr>
        <w:t xml:space="preserve"> </w:t>
      </w:r>
      <w:r w:rsidRPr="00814BC9">
        <w:rPr>
          <w:w w:val="105"/>
          <w:lang w:val="en-GB"/>
          <w:rPrChange w:id="1057" w:author="Christian PIEDALLU" w:date="2023-02-06T09:53:00Z">
            <w:rPr>
              <w:w w:val="105"/>
            </w:rPr>
          </w:rPrChange>
        </w:rPr>
        <w:t>assumed</w:t>
      </w:r>
      <w:r w:rsidRPr="00814BC9">
        <w:rPr>
          <w:spacing w:val="7"/>
          <w:w w:val="105"/>
          <w:lang w:val="en-GB"/>
          <w:rPrChange w:id="1058" w:author="Christian PIEDALLU" w:date="2023-02-06T09:53:00Z">
            <w:rPr>
              <w:spacing w:val="7"/>
              <w:w w:val="105"/>
            </w:rPr>
          </w:rPrChange>
        </w:rPr>
        <w:t xml:space="preserve"> </w:t>
      </w:r>
      <w:r w:rsidRPr="00814BC9">
        <w:rPr>
          <w:w w:val="105"/>
          <w:lang w:val="en-GB"/>
          <w:rPrChange w:id="1059" w:author="Christian PIEDALLU" w:date="2023-02-06T09:53:00Z">
            <w:rPr>
              <w:w w:val="105"/>
            </w:rPr>
          </w:rPrChange>
        </w:rPr>
        <w:t>that</w:t>
      </w:r>
      <w:r w:rsidRPr="00814BC9">
        <w:rPr>
          <w:spacing w:val="6"/>
          <w:w w:val="105"/>
          <w:lang w:val="en-GB"/>
          <w:rPrChange w:id="1060" w:author="Christian PIEDALLU" w:date="2023-02-06T09:53:00Z">
            <w:rPr>
              <w:spacing w:val="6"/>
              <w:w w:val="105"/>
            </w:rPr>
          </w:rPrChange>
        </w:rPr>
        <w:t xml:space="preserve"> </w:t>
      </w:r>
      <w:r w:rsidRPr="00814BC9">
        <w:rPr>
          <w:w w:val="105"/>
          <w:lang w:val="en-GB"/>
          <w:rPrChange w:id="1061" w:author="Christian PIEDALLU" w:date="2023-02-06T09:53:00Z">
            <w:rPr>
              <w:w w:val="105"/>
            </w:rPr>
          </w:rPrChange>
        </w:rPr>
        <w:t>all</w:t>
      </w:r>
      <w:r w:rsidRPr="00814BC9">
        <w:rPr>
          <w:spacing w:val="6"/>
          <w:w w:val="105"/>
          <w:lang w:val="en-GB"/>
          <w:rPrChange w:id="1062" w:author="Christian PIEDALLU" w:date="2023-02-06T09:53:00Z">
            <w:rPr>
              <w:spacing w:val="6"/>
              <w:w w:val="105"/>
            </w:rPr>
          </w:rPrChange>
        </w:rPr>
        <w:t xml:space="preserve"> </w:t>
      </w:r>
      <w:r w:rsidRPr="00814BC9">
        <w:rPr>
          <w:w w:val="105"/>
          <w:lang w:val="en-GB"/>
          <w:rPrChange w:id="1063" w:author="Christian PIEDALLU" w:date="2023-02-06T09:53:00Z">
            <w:rPr>
              <w:w w:val="105"/>
            </w:rPr>
          </w:rPrChange>
        </w:rPr>
        <w:t>trees</w:t>
      </w:r>
      <w:r w:rsidRPr="00814BC9">
        <w:rPr>
          <w:spacing w:val="7"/>
          <w:w w:val="105"/>
          <w:lang w:val="en-GB"/>
          <w:rPrChange w:id="1064" w:author="Christian PIEDALLU" w:date="2023-02-06T09:53:00Z">
            <w:rPr>
              <w:spacing w:val="7"/>
              <w:w w:val="105"/>
            </w:rPr>
          </w:rPrChange>
        </w:rPr>
        <w:t xml:space="preserve"> </w:t>
      </w:r>
      <w:r w:rsidRPr="00814BC9">
        <w:rPr>
          <w:w w:val="105"/>
          <w:lang w:val="en-GB"/>
          <w:rPrChange w:id="1065" w:author="Christian PIEDALLU" w:date="2023-02-06T09:53:00Z">
            <w:rPr>
              <w:w w:val="105"/>
            </w:rPr>
          </w:rPrChange>
        </w:rPr>
        <w:t>detected</w:t>
      </w:r>
      <w:r w:rsidRPr="00814BC9">
        <w:rPr>
          <w:spacing w:val="6"/>
          <w:w w:val="105"/>
          <w:lang w:val="en-GB"/>
          <w:rPrChange w:id="1066" w:author="Christian PIEDALLU" w:date="2023-02-06T09:53:00Z">
            <w:rPr>
              <w:spacing w:val="6"/>
              <w:w w:val="105"/>
            </w:rPr>
          </w:rPrChange>
        </w:rPr>
        <w:t xml:space="preserve"> </w:t>
      </w:r>
      <w:r w:rsidRPr="00814BC9">
        <w:rPr>
          <w:w w:val="105"/>
          <w:lang w:val="en-GB"/>
          <w:rPrChange w:id="1067" w:author="Christian PIEDALLU" w:date="2023-02-06T09:53:00Z">
            <w:rPr>
              <w:w w:val="105"/>
            </w:rPr>
          </w:rPrChange>
        </w:rPr>
        <w:t>as</w:t>
      </w:r>
      <w:r w:rsidRPr="00814BC9">
        <w:rPr>
          <w:spacing w:val="6"/>
          <w:w w:val="105"/>
          <w:lang w:val="en-GB"/>
          <w:rPrChange w:id="1068" w:author="Christian PIEDALLU" w:date="2023-02-06T09:53:00Z">
            <w:rPr>
              <w:spacing w:val="6"/>
              <w:w w:val="105"/>
            </w:rPr>
          </w:rPrChange>
        </w:rPr>
        <w:t xml:space="preserve"> </w:t>
      </w:r>
      <w:r w:rsidRPr="00814BC9">
        <w:rPr>
          <w:w w:val="105"/>
          <w:lang w:val="en-GB"/>
          <w:rPrChange w:id="1069" w:author="Christian PIEDALLU" w:date="2023-02-06T09:53:00Z">
            <w:rPr>
              <w:w w:val="105"/>
            </w:rPr>
          </w:rPrChange>
        </w:rPr>
        <w:t>dead</w:t>
      </w:r>
      <w:r w:rsidRPr="00814BC9">
        <w:rPr>
          <w:spacing w:val="7"/>
          <w:w w:val="105"/>
          <w:lang w:val="en-GB"/>
          <w:rPrChange w:id="1070" w:author="Christian PIEDALLU" w:date="2023-02-06T09:53:00Z">
            <w:rPr>
              <w:spacing w:val="7"/>
              <w:w w:val="105"/>
            </w:rPr>
          </w:rPrChange>
        </w:rPr>
        <w:t xml:space="preserve"> </w:t>
      </w:r>
      <w:r w:rsidRPr="00814BC9">
        <w:rPr>
          <w:w w:val="105"/>
          <w:lang w:val="en-GB"/>
          <w:rPrChange w:id="1071" w:author="Christian PIEDALLU" w:date="2023-02-06T09:53:00Z">
            <w:rPr>
              <w:w w:val="105"/>
            </w:rPr>
          </w:rPrChange>
        </w:rPr>
        <w:t>are</w:t>
      </w:r>
      <w:r w:rsidRPr="00814BC9">
        <w:rPr>
          <w:spacing w:val="6"/>
          <w:w w:val="105"/>
          <w:lang w:val="en-GB"/>
          <w:rPrChange w:id="1072" w:author="Christian PIEDALLU" w:date="2023-02-06T09:53:00Z">
            <w:rPr>
              <w:spacing w:val="6"/>
              <w:w w:val="105"/>
            </w:rPr>
          </w:rPrChange>
        </w:rPr>
        <w:t xml:space="preserve"> </w:t>
      </w:r>
      <w:r w:rsidRPr="00814BC9">
        <w:rPr>
          <w:w w:val="105"/>
          <w:lang w:val="en-GB"/>
          <w:rPrChange w:id="1073" w:author="Christian PIEDALLU" w:date="2023-02-06T09:53:00Z">
            <w:rPr>
              <w:w w:val="105"/>
            </w:rPr>
          </w:rPrChange>
        </w:rPr>
        <w:t>due</w:t>
      </w:r>
      <w:r w:rsidRPr="00814BC9">
        <w:rPr>
          <w:spacing w:val="6"/>
          <w:w w:val="105"/>
          <w:lang w:val="en-GB"/>
          <w:rPrChange w:id="1074" w:author="Christian PIEDALLU" w:date="2023-02-06T09:53:00Z">
            <w:rPr>
              <w:spacing w:val="6"/>
              <w:w w:val="105"/>
            </w:rPr>
          </w:rPrChange>
        </w:rPr>
        <w:t xml:space="preserve"> </w:t>
      </w:r>
      <w:r w:rsidRPr="00814BC9">
        <w:rPr>
          <w:w w:val="105"/>
          <w:lang w:val="en-GB"/>
          <w:rPrChange w:id="1075" w:author="Christian PIEDALLU" w:date="2023-02-06T09:53:00Z">
            <w:rPr>
              <w:w w:val="105"/>
            </w:rPr>
          </w:rPrChange>
        </w:rPr>
        <w:t>to</w:t>
      </w:r>
      <w:r w:rsidRPr="00814BC9">
        <w:rPr>
          <w:spacing w:val="7"/>
          <w:w w:val="105"/>
          <w:lang w:val="en-GB"/>
          <w:rPrChange w:id="1076" w:author="Christian PIEDALLU" w:date="2023-02-06T09:53:00Z">
            <w:rPr>
              <w:spacing w:val="7"/>
              <w:w w:val="105"/>
            </w:rPr>
          </w:rPrChange>
        </w:rPr>
        <w:t xml:space="preserve"> </w:t>
      </w:r>
      <w:r w:rsidRPr="00814BC9">
        <w:rPr>
          <w:w w:val="105"/>
          <w:lang w:val="en-GB"/>
          <w:rPrChange w:id="1077" w:author="Christian PIEDALLU" w:date="2023-02-06T09:53:00Z">
            <w:rPr>
              <w:w w:val="105"/>
            </w:rPr>
          </w:rPrChange>
        </w:rPr>
        <w:t>bark</w:t>
      </w:r>
      <w:r w:rsidRPr="00814BC9">
        <w:rPr>
          <w:spacing w:val="6"/>
          <w:w w:val="105"/>
          <w:lang w:val="en-GB"/>
          <w:rPrChange w:id="1078" w:author="Christian PIEDALLU" w:date="2023-02-06T09:53:00Z">
            <w:rPr>
              <w:spacing w:val="6"/>
              <w:w w:val="105"/>
            </w:rPr>
          </w:rPrChange>
        </w:rPr>
        <w:t xml:space="preserve"> </w:t>
      </w:r>
      <w:r w:rsidRPr="00814BC9">
        <w:rPr>
          <w:w w:val="105"/>
          <w:lang w:val="en-GB"/>
          <w:rPrChange w:id="1079" w:author="Christian PIEDALLU" w:date="2023-02-06T09:53:00Z">
            <w:rPr>
              <w:w w:val="105"/>
            </w:rPr>
          </w:rPrChange>
        </w:rPr>
        <w:t>beetle</w:t>
      </w:r>
      <w:r w:rsidRPr="00814BC9">
        <w:rPr>
          <w:spacing w:val="7"/>
          <w:w w:val="105"/>
          <w:lang w:val="en-GB"/>
          <w:rPrChange w:id="1080" w:author="Christian PIEDALLU" w:date="2023-02-06T09:53:00Z">
            <w:rPr>
              <w:spacing w:val="7"/>
              <w:w w:val="105"/>
            </w:rPr>
          </w:rPrChange>
        </w:rPr>
        <w:t xml:space="preserve"> </w:t>
      </w:r>
      <w:r w:rsidRPr="00814BC9">
        <w:rPr>
          <w:w w:val="105"/>
          <w:lang w:val="en-GB"/>
          <w:rPrChange w:id="1081" w:author="Christian PIEDALLU" w:date="2023-02-06T09:53:00Z">
            <w:rPr>
              <w:w w:val="105"/>
            </w:rPr>
          </w:rPrChange>
        </w:rPr>
        <w:t>attack.</w:t>
      </w:r>
      <w:r w:rsidRPr="00814BC9">
        <w:rPr>
          <w:spacing w:val="28"/>
          <w:w w:val="105"/>
          <w:lang w:val="en-GB"/>
          <w:rPrChange w:id="1082" w:author="Christian PIEDALLU" w:date="2023-02-06T09:53:00Z">
            <w:rPr>
              <w:spacing w:val="28"/>
              <w:w w:val="105"/>
            </w:rPr>
          </w:rPrChange>
        </w:rPr>
        <w:t xml:space="preserve"> </w:t>
      </w:r>
      <w:commentRangeEnd w:id="1032"/>
      <w:r w:rsidR="00FF1ED1">
        <w:rPr>
          <w:rStyle w:val="Marquedecommentaire"/>
        </w:rPr>
        <w:commentReference w:id="1032"/>
      </w:r>
      <w:r w:rsidRPr="00814BC9">
        <w:rPr>
          <w:w w:val="105"/>
          <w:lang w:val="en-GB"/>
          <w:rPrChange w:id="1083" w:author="Christian PIEDALLU" w:date="2023-02-06T09:53:00Z">
            <w:rPr>
              <w:w w:val="105"/>
            </w:rPr>
          </w:rPrChange>
        </w:rPr>
        <w:t>The</w:t>
      </w:r>
      <w:r w:rsidRPr="00814BC9">
        <w:rPr>
          <w:spacing w:val="6"/>
          <w:w w:val="105"/>
          <w:lang w:val="en-GB"/>
          <w:rPrChange w:id="1084" w:author="Christian PIEDALLU" w:date="2023-02-06T09:53:00Z">
            <w:rPr>
              <w:spacing w:val="6"/>
              <w:w w:val="105"/>
            </w:rPr>
          </w:rPrChange>
        </w:rPr>
        <w:t xml:space="preserve"> </w:t>
      </w:r>
      <w:r w:rsidRPr="00814BC9">
        <w:rPr>
          <w:w w:val="105"/>
          <w:lang w:val="en-GB"/>
          <w:rPrChange w:id="1085" w:author="Christian PIEDALLU" w:date="2023-02-06T09:53:00Z">
            <w:rPr>
              <w:w w:val="105"/>
            </w:rPr>
          </w:rPrChange>
        </w:rPr>
        <w:t>dense</w:t>
      </w:r>
    </w:p>
    <w:p w14:paraId="63AA0690" w14:textId="77777777" w:rsidR="00B177F5" w:rsidRPr="00814BC9" w:rsidRDefault="00B553DB">
      <w:pPr>
        <w:pStyle w:val="Corpsdetexte"/>
        <w:ind w:left="163"/>
        <w:rPr>
          <w:lang w:val="en-GB"/>
          <w:rPrChange w:id="1086" w:author="Christian PIEDALLU" w:date="2023-02-06T09:53:00Z">
            <w:rPr/>
          </w:rPrChange>
        </w:rPr>
      </w:pPr>
      <w:r w:rsidRPr="00814BC9">
        <w:rPr>
          <w:rFonts w:ascii="Trebuchet MS"/>
          <w:sz w:val="10"/>
          <w:lang w:val="en-GB"/>
          <w:rPrChange w:id="1087" w:author="Christian PIEDALLU" w:date="2023-02-06T09:53:00Z">
            <w:rPr>
              <w:rFonts w:ascii="Trebuchet MS"/>
              <w:sz w:val="10"/>
            </w:rPr>
          </w:rPrChange>
        </w:rPr>
        <w:t xml:space="preserve">155     </w:t>
      </w:r>
      <w:r w:rsidRPr="00814BC9">
        <w:rPr>
          <w:rFonts w:ascii="Trebuchet MS"/>
          <w:spacing w:val="19"/>
          <w:sz w:val="10"/>
          <w:lang w:val="en-GB"/>
          <w:rPrChange w:id="1088" w:author="Christian PIEDALLU" w:date="2023-02-06T09:53:00Z">
            <w:rPr>
              <w:rFonts w:ascii="Trebuchet MS"/>
              <w:spacing w:val="19"/>
              <w:sz w:val="10"/>
            </w:rPr>
          </w:rPrChange>
        </w:rPr>
        <w:t xml:space="preserve"> </w:t>
      </w:r>
      <w:r w:rsidRPr="00814BC9">
        <w:rPr>
          <w:lang w:val="en-GB"/>
          <w:rPrChange w:id="1089" w:author="Christian PIEDALLU" w:date="2023-02-06T09:53:00Z">
            <w:rPr/>
          </w:rPrChange>
        </w:rPr>
        <w:t>time-serie</w:t>
      </w:r>
      <w:r w:rsidRPr="00814BC9">
        <w:rPr>
          <w:spacing w:val="32"/>
          <w:lang w:val="en-GB"/>
          <w:rPrChange w:id="1090" w:author="Christian PIEDALLU" w:date="2023-02-06T09:53:00Z">
            <w:rPr>
              <w:spacing w:val="32"/>
            </w:rPr>
          </w:rPrChange>
        </w:rPr>
        <w:t xml:space="preserve"> </w:t>
      </w:r>
      <w:r w:rsidRPr="00814BC9">
        <w:rPr>
          <w:lang w:val="en-GB"/>
          <w:rPrChange w:id="1091" w:author="Christian PIEDALLU" w:date="2023-02-06T09:53:00Z">
            <w:rPr/>
          </w:rPrChange>
        </w:rPr>
        <w:t>covers</w:t>
      </w:r>
      <w:r w:rsidRPr="00814BC9">
        <w:rPr>
          <w:spacing w:val="31"/>
          <w:lang w:val="en-GB"/>
          <w:rPrChange w:id="1092" w:author="Christian PIEDALLU" w:date="2023-02-06T09:53:00Z">
            <w:rPr>
              <w:spacing w:val="31"/>
            </w:rPr>
          </w:rPrChange>
        </w:rPr>
        <w:t xml:space="preserve"> </w:t>
      </w:r>
      <w:r w:rsidRPr="00814BC9">
        <w:rPr>
          <w:lang w:val="en-GB"/>
          <w:rPrChange w:id="1093" w:author="Christian PIEDALLU" w:date="2023-02-06T09:53:00Z">
            <w:rPr/>
          </w:rPrChange>
        </w:rPr>
        <w:t>the</w:t>
      </w:r>
      <w:r w:rsidRPr="00814BC9">
        <w:rPr>
          <w:spacing w:val="32"/>
          <w:lang w:val="en-GB"/>
          <w:rPrChange w:id="1094" w:author="Christian PIEDALLU" w:date="2023-02-06T09:53:00Z">
            <w:rPr>
              <w:spacing w:val="32"/>
            </w:rPr>
          </w:rPrChange>
        </w:rPr>
        <w:t xml:space="preserve"> </w:t>
      </w:r>
      <w:commentRangeStart w:id="1095"/>
      <w:r w:rsidRPr="00814BC9">
        <w:rPr>
          <w:lang w:val="en-GB"/>
          <w:rPrChange w:id="1096" w:author="Christian PIEDALLU" w:date="2023-02-06T09:53:00Z">
            <w:rPr/>
          </w:rPrChange>
        </w:rPr>
        <w:t>2017-2022</w:t>
      </w:r>
      <w:r w:rsidRPr="00814BC9">
        <w:rPr>
          <w:spacing w:val="32"/>
          <w:lang w:val="en-GB"/>
          <w:rPrChange w:id="1097" w:author="Christian PIEDALLU" w:date="2023-02-06T09:53:00Z">
            <w:rPr>
              <w:spacing w:val="32"/>
            </w:rPr>
          </w:rPrChange>
        </w:rPr>
        <w:t xml:space="preserve"> </w:t>
      </w:r>
      <w:commentRangeEnd w:id="1095"/>
      <w:r w:rsidR="00FF1ED1">
        <w:rPr>
          <w:rStyle w:val="Marquedecommentaire"/>
        </w:rPr>
        <w:commentReference w:id="1095"/>
      </w:r>
      <w:r w:rsidRPr="00814BC9">
        <w:rPr>
          <w:lang w:val="en-GB"/>
          <w:rPrChange w:id="1098" w:author="Christian PIEDALLU" w:date="2023-02-06T09:53:00Z">
            <w:rPr/>
          </w:rPrChange>
        </w:rPr>
        <w:t>period</w:t>
      </w:r>
      <w:r w:rsidRPr="00814BC9">
        <w:rPr>
          <w:spacing w:val="32"/>
          <w:lang w:val="en-GB"/>
          <w:rPrChange w:id="1099" w:author="Christian PIEDALLU" w:date="2023-02-06T09:53:00Z">
            <w:rPr>
              <w:spacing w:val="32"/>
            </w:rPr>
          </w:rPrChange>
        </w:rPr>
        <w:t xml:space="preserve"> </w:t>
      </w:r>
      <w:r w:rsidRPr="00814BC9">
        <w:rPr>
          <w:lang w:val="en-GB"/>
          <w:rPrChange w:id="1100" w:author="Christian PIEDALLU" w:date="2023-02-06T09:53:00Z">
            <w:rPr/>
          </w:rPrChange>
        </w:rPr>
        <w:t>and</w:t>
      </w:r>
      <w:r w:rsidRPr="00814BC9">
        <w:rPr>
          <w:spacing w:val="30"/>
          <w:lang w:val="en-GB"/>
          <w:rPrChange w:id="1101" w:author="Christian PIEDALLU" w:date="2023-02-06T09:53:00Z">
            <w:rPr>
              <w:spacing w:val="30"/>
            </w:rPr>
          </w:rPrChange>
        </w:rPr>
        <w:t xml:space="preserve"> </w:t>
      </w:r>
      <w:r w:rsidRPr="00814BC9">
        <w:rPr>
          <w:lang w:val="en-GB"/>
          <w:rPrChange w:id="1102" w:author="Christian PIEDALLU" w:date="2023-02-06T09:53:00Z">
            <w:rPr/>
          </w:rPrChange>
        </w:rPr>
        <w:t>count</w:t>
      </w:r>
      <w:r w:rsidRPr="00814BC9">
        <w:rPr>
          <w:spacing w:val="32"/>
          <w:lang w:val="en-GB"/>
          <w:rPrChange w:id="1103" w:author="Christian PIEDALLU" w:date="2023-02-06T09:53:00Z">
            <w:rPr>
              <w:spacing w:val="32"/>
            </w:rPr>
          </w:rPrChange>
        </w:rPr>
        <w:t xml:space="preserve"> </w:t>
      </w:r>
      <w:r w:rsidRPr="00814BC9">
        <w:rPr>
          <w:lang w:val="en-GB"/>
          <w:rPrChange w:id="1104" w:author="Christian PIEDALLU" w:date="2023-02-06T09:53:00Z">
            <w:rPr/>
          </w:rPrChange>
        </w:rPr>
        <w:t>a</w:t>
      </w:r>
      <w:r w:rsidRPr="00814BC9">
        <w:rPr>
          <w:spacing w:val="30"/>
          <w:lang w:val="en-GB"/>
          <w:rPrChange w:id="1105" w:author="Christian PIEDALLU" w:date="2023-02-06T09:53:00Z">
            <w:rPr>
              <w:spacing w:val="30"/>
            </w:rPr>
          </w:rPrChange>
        </w:rPr>
        <w:t xml:space="preserve"> </w:t>
      </w:r>
      <w:r w:rsidRPr="00814BC9">
        <w:rPr>
          <w:lang w:val="en-GB"/>
          <w:rPrChange w:id="1106" w:author="Christian PIEDALLU" w:date="2023-02-06T09:53:00Z">
            <w:rPr/>
          </w:rPrChange>
        </w:rPr>
        <w:t>minimum</w:t>
      </w:r>
      <w:r w:rsidRPr="00814BC9">
        <w:rPr>
          <w:spacing w:val="32"/>
          <w:lang w:val="en-GB"/>
          <w:rPrChange w:id="1107" w:author="Christian PIEDALLU" w:date="2023-02-06T09:53:00Z">
            <w:rPr>
              <w:spacing w:val="32"/>
            </w:rPr>
          </w:rPrChange>
        </w:rPr>
        <w:t xml:space="preserve"> </w:t>
      </w:r>
      <w:r w:rsidRPr="00814BC9">
        <w:rPr>
          <w:lang w:val="en-GB"/>
          <w:rPrChange w:id="1108" w:author="Christian PIEDALLU" w:date="2023-02-06T09:53:00Z">
            <w:rPr/>
          </w:rPrChange>
        </w:rPr>
        <w:t>of</w:t>
      </w:r>
      <w:r w:rsidRPr="00814BC9">
        <w:rPr>
          <w:spacing w:val="30"/>
          <w:lang w:val="en-GB"/>
          <w:rPrChange w:id="1109" w:author="Christian PIEDALLU" w:date="2023-02-06T09:53:00Z">
            <w:rPr>
              <w:spacing w:val="30"/>
            </w:rPr>
          </w:rPrChange>
        </w:rPr>
        <w:t xml:space="preserve"> </w:t>
      </w:r>
      <w:r w:rsidRPr="00814BC9">
        <w:rPr>
          <w:lang w:val="en-GB"/>
          <w:rPrChange w:id="1110" w:author="Christian PIEDALLU" w:date="2023-02-06T09:53:00Z">
            <w:rPr/>
          </w:rPrChange>
        </w:rPr>
        <w:t>126</w:t>
      </w:r>
      <w:r w:rsidRPr="00814BC9">
        <w:rPr>
          <w:spacing w:val="32"/>
          <w:lang w:val="en-GB"/>
          <w:rPrChange w:id="1111" w:author="Christian PIEDALLU" w:date="2023-02-06T09:53:00Z">
            <w:rPr>
              <w:spacing w:val="32"/>
            </w:rPr>
          </w:rPrChange>
        </w:rPr>
        <w:t xml:space="preserve"> </w:t>
      </w:r>
      <w:r w:rsidRPr="00814BC9">
        <w:rPr>
          <w:lang w:val="en-GB"/>
          <w:rPrChange w:id="1112" w:author="Christian PIEDALLU" w:date="2023-02-06T09:53:00Z">
            <w:rPr/>
          </w:rPrChange>
        </w:rPr>
        <w:t>and</w:t>
      </w:r>
      <w:r w:rsidRPr="00814BC9">
        <w:rPr>
          <w:spacing w:val="31"/>
          <w:lang w:val="en-GB"/>
          <w:rPrChange w:id="1113" w:author="Christian PIEDALLU" w:date="2023-02-06T09:53:00Z">
            <w:rPr>
              <w:spacing w:val="31"/>
            </w:rPr>
          </w:rPrChange>
        </w:rPr>
        <w:t xml:space="preserve"> </w:t>
      </w:r>
      <w:r w:rsidRPr="00814BC9">
        <w:rPr>
          <w:lang w:val="en-GB"/>
          <w:rPrChange w:id="1114" w:author="Christian PIEDALLU" w:date="2023-02-06T09:53:00Z">
            <w:rPr/>
          </w:rPrChange>
        </w:rPr>
        <w:t>maximum</w:t>
      </w:r>
      <w:r w:rsidRPr="00814BC9">
        <w:rPr>
          <w:spacing w:val="31"/>
          <w:lang w:val="en-GB"/>
          <w:rPrChange w:id="1115" w:author="Christian PIEDALLU" w:date="2023-02-06T09:53:00Z">
            <w:rPr>
              <w:spacing w:val="31"/>
            </w:rPr>
          </w:rPrChange>
        </w:rPr>
        <w:t xml:space="preserve"> </w:t>
      </w:r>
      <w:r w:rsidRPr="00814BC9">
        <w:rPr>
          <w:lang w:val="en-GB"/>
          <w:rPrChange w:id="1116" w:author="Christian PIEDALLU" w:date="2023-02-06T09:53:00Z">
            <w:rPr/>
          </w:rPrChange>
        </w:rPr>
        <w:t>260</w:t>
      </w:r>
      <w:r w:rsidRPr="00814BC9">
        <w:rPr>
          <w:spacing w:val="31"/>
          <w:lang w:val="en-GB"/>
          <w:rPrChange w:id="1117" w:author="Christian PIEDALLU" w:date="2023-02-06T09:53:00Z">
            <w:rPr>
              <w:spacing w:val="31"/>
            </w:rPr>
          </w:rPrChange>
        </w:rPr>
        <w:t xml:space="preserve"> </w:t>
      </w:r>
      <w:r w:rsidRPr="00814BC9">
        <w:rPr>
          <w:lang w:val="en-GB"/>
          <w:rPrChange w:id="1118" w:author="Christian PIEDALLU" w:date="2023-02-06T09:53:00Z">
            <w:rPr/>
          </w:rPrChange>
        </w:rPr>
        <w:t>acquisition</w:t>
      </w:r>
    </w:p>
    <w:p w14:paraId="0CCAA658" w14:textId="6F6B05DD" w:rsidR="00B177F5" w:rsidRPr="00814BC9" w:rsidRDefault="00B553DB">
      <w:pPr>
        <w:pStyle w:val="Corpsdetexte"/>
        <w:ind w:left="163"/>
        <w:rPr>
          <w:lang w:val="en-GB"/>
          <w:rPrChange w:id="1119" w:author="Christian PIEDALLU" w:date="2023-02-06T09:53:00Z">
            <w:rPr/>
          </w:rPrChange>
        </w:rPr>
      </w:pPr>
      <w:r w:rsidRPr="00814BC9">
        <w:rPr>
          <w:rFonts w:ascii="Trebuchet MS"/>
          <w:sz w:val="10"/>
          <w:lang w:val="en-GB"/>
          <w:rPrChange w:id="1120" w:author="Christian PIEDALLU" w:date="2023-02-06T09:53:00Z">
            <w:rPr>
              <w:rFonts w:ascii="Trebuchet MS"/>
              <w:sz w:val="10"/>
            </w:rPr>
          </w:rPrChange>
        </w:rPr>
        <w:t xml:space="preserve">156     </w:t>
      </w:r>
      <w:r w:rsidRPr="00814BC9">
        <w:rPr>
          <w:rFonts w:ascii="Trebuchet MS"/>
          <w:spacing w:val="19"/>
          <w:sz w:val="10"/>
          <w:lang w:val="en-GB"/>
          <w:rPrChange w:id="1121" w:author="Christian PIEDALLU" w:date="2023-02-06T09:53:00Z">
            <w:rPr>
              <w:rFonts w:ascii="Trebuchet MS"/>
              <w:spacing w:val="19"/>
              <w:sz w:val="10"/>
            </w:rPr>
          </w:rPrChange>
        </w:rPr>
        <w:t xml:space="preserve"> </w:t>
      </w:r>
      <w:r w:rsidRPr="00814BC9">
        <w:rPr>
          <w:w w:val="105"/>
          <w:lang w:val="en-GB"/>
          <w:rPrChange w:id="1122" w:author="Christian PIEDALLU" w:date="2023-02-06T09:53:00Z">
            <w:rPr>
              <w:w w:val="105"/>
            </w:rPr>
          </w:rPrChange>
        </w:rPr>
        <w:t>dates</w:t>
      </w:r>
      <w:ins w:id="1123" w:author="Christian PIEDALLU" w:date="2023-02-06T11:51:00Z">
        <w:r w:rsidR="00815DD2">
          <w:rPr>
            <w:w w:val="105"/>
            <w:lang w:val="en-GB"/>
          </w:rPr>
          <w:t xml:space="preserve"> according to the location</w:t>
        </w:r>
      </w:ins>
      <w:r w:rsidRPr="00814BC9">
        <w:rPr>
          <w:w w:val="105"/>
          <w:lang w:val="en-GB"/>
          <w:rPrChange w:id="1124" w:author="Christian PIEDALLU" w:date="2023-02-06T09:53:00Z">
            <w:rPr>
              <w:w w:val="105"/>
            </w:rPr>
          </w:rPrChange>
        </w:rPr>
        <w:t>.</w:t>
      </w:r>
      <w:r w:rsidRPr="00814BC9">
        <w:rPr>
          <w:spacing w:val="31"/>
          <w:w w:val="105"/>
          <w:lang w:val="en-GB"/>
          <w:rPrChange w:id="1125" w:author="Christian PIEDALLU" w:date="2023-02-06T09:53:00Z">
            <w:rPr>
              <w:spacing w:val="31"/>
              <w:w w:val="105"/>
            </w:rPr>
          </w:rPrChange>
        </w:rPr>
        <w:t xml:space="preserve"> </w:t>
      </w:r>
      <w:r w:rsidRPr="00814BC9">
        <w:rPr>
          <w:w w:val="105"/>
          <w:lang w:val="en-GB"/>
          <w:rPrChange w:id="1126" w:author="Christian PIEDALLU" w:date="2023-02-06T09:53:00Z">
            <w:rPr>
              <w:w w:val="105"/>
            </w:rPr>
          </w:rPrChange>
        </w:rPr>
        <w:t>The</w:t>
      </w:r>
      <w:r w:rsidRPr="00814BC9">
        <w:rPr>
          <w:spacing w:val="12"/>
          <w:w w:val="105"/>
          <w:lang w:val="en-GB"/>
          <w:rPrChange w:id="1127" w:author="Christian PIEDALLU" w:date="2023-02-06T09:53:00Z">
            <w:rPr>
              <w:spacing w:val="12"/>
              <w:w w:val="105"/>
            </w:rPr>
          </w:rPrChange>
        </w:rPr>
        <w:t xml:space="preserve"> </w:t>
      </w:r>
      <w:r w:rsidRPr="00814BC9">
        <w:rPr>
          <w:w w:val="105"/>
          <w:lang w:val="en-GB"/>
          <w:rPrChange w:id="1128" w:author="Christian PIEDALLU" w:date="2023-02-06T09:53:00Z">
            <w:rPr>
              <w:w w:val="105"/>
            </w:rPr>
          </w:rPrChange>
        </w:rPr>
        <w:t>annual</w:t>
      </w:r>
      <w:r w:rsidRPr="00814BC9">
        <w:rPr>
          <w:spacing w:val="12"/>
          <w:w w:val="105"/>
          <w:lang w:val="en-GB"/>
          <w:rPrChange w:id="1129" w:author="Christian PIEDALLU" w:date="2023-02-06T09:53:00Z">
            <w:rPr>
              <w:spacing w:val="12"/>
              <w:w w:val="105"/>
            </w:rPr>
          </w:rPrChange>
        </w:rPr>
        <w:t xml:space="preserve"> </w:t>
      </w:r>
      <w:r w:rsidRPr="00814BC9">
        <w:rPr>
          <w:w w:val="105"/>
          <w:lang w:val="en-GB"/>
          <w:rPrChange w:id="1130" w:author="Christian PIEDALLU" w:date="2023-02-06T09:53:00Z">
            <w:rPr>
              <w:w w:val="105"/>
            </w:rPr>
          </w:rPrChange>
        </w:rPr>
        <w:t>time-serie</w:t>
      </w:r>
      <w:r w:rsidRPr="00814BC9">
        <w:rPr>
          <w:spacing w:val="11"/>
          <w:w w:val="105"/>
          <w:lang w:val="en-GB"/>
          <w:rPrChange w:id="1131" w:author="Christian PIEDALLU" w:date="2023-02-06T09:53:00Z">
            <w:rPr>
              <w:spacing w:val="11"/>
              <w:w w:val="105"/>
            </w:rPr>
          </w:rPrChange>
        </w:rPr>
        <w:t xml:space="preserve"> </w:t>
      </w:r>
      <w:r w:rsidRPr="00814BC9">
        <w:rPr>
          <w:w w:val="105"/>
          <w:lang w:val="en-GB"/>
          <w:rPrChange w:id="1132" w:author="Christian PIEDALLU" w:date="2023-02-06T09:53:00Z">
            <w:rPr>
              <w:w w:val="105"/>
            </w:rPr>
          </w:rPrChange>
        </w:rPr>
        <w:t>enumerate</w:t>
      </w:r>
      <w:r w:rsidRPr="00814BC9">
        <w:rPr>
          <w:spacing w:val="12"/>
          <w:w w:val="105"/>
          <w:lang w:val="en-GB"/>
          <w:rPrChange w:id="1133" w:author="Christian PIEDALLU" w:date="2023-02-06T09:53:00Z">
            <w:rPr>
              <w:spacing w:val="12"/>
              <w:w w:val="105"/>
            </w:rPr>
          </w:rPrChange>
        </w:rPr>
        <w:t xml:space="preserve"> </w:t>
      </w:r>
      <w:r w:rsidRPr="00814BC9">
        <w:rPr>
          <w:w w:val="105"/>
          <w:lang w:val="en-GB"/>
          <w:rPrChange w:id="1134" w:author="Christian PIEDALLU" w:date="2023-02-06T09:53:00Z">
            <w:rPr>
              <w:w w:val="105"/>
            </w:rPr>
          </w:rPrChange>
        </w:rPr>
        <w:t>a</w:t>
      </w:r>
      <w:r w:rsidRPr="00814BC9">
        <w:rPr>
          <w:spacing w:val="12"/>
          <w:w w:val="105"/>
          <w:lang w:val="en-GB"/>
          <w:rPrChange w:id="1135" w:author="Christian PIEDALLU" w:date="2023-02-06T09:53:00Z">
            <w:rPr>
              <w:spacing w:val="12"/>
              <w:w w:val="105"/>
            </w:rPr>
          </w:rPrChange>
        </w:rPr>
        <w:t xml:space="preserve"> </w:t>
      </w:r>
      <w:r w:rsidRPr="00814BC9">
        <w:rPr>
          <w:w w:val="105"/>
          <w:lang w:val="en-GB"/>
          <w:rPrChange w:id="1136" w:author="Christian PIEDALLU" w:date="2023-02-06T09:53:00Z">
            <w:rPr>
              <w:w w:val="105"/>
            </w:rPr>
          </w:rPrChange>
        </w:rPr>
        <w:t>minimum</w:t>
      </w:r>
      <w:r w:rsidRPr="00814BC9">
        <w:rPr>
          <w:spacing w:val="11"/>
          <w:w w:val="105"/>
          <w:lang w:val="en-GB"/>
          <w:rPrChange w:id="1137" w:author="Christian PIEDALLU" w:date="2023-02-06T09:53:00Z">
            <w:rPr>
              <w:spacing w:val="11"/>
              <w:w w:val="105"/>
            </w:rPr>
          </w:rPrChange>
        </w:rPr>
        <w:t xml:space="preserve"> </w:t>
      </w:r>
      <w:r w:rsidRPr="00814BC9">
        <w:rPr>
          <w:w w:val="105"/>
          <w:lang w:val="en-GB"/>
          <w:rPrChange w:id="1138" w:author="Christian PIEDALLU" w:date="2023-02-06T09:53:00Z">
            <w:rPr>
              <w:w w:val="105"/>
            </w:rPr>
          </w:rPrChange>
        </w:rPr>
        <w:t>of</w:t>
      </w:r>
      <w:r w:rsidRPr="00814BC9">
        <w:rPr>
          <w:spacing w:val="12"/>
          <w:w w:val="105"/>
          <w:lang w:val="en-GB"/>
          <w:rPrChange w:id="1139" w:author="Christian PIEDALLU" w:date="2023-02-06T09:53:00Z">
            <w:rPr>
              <w:spacing w:val="12"/>
              <w:w w:val="105"/>
            </w:rPr>
          </w:rPrChange>
        </w:rPr>
        <w:t xml:space="preserve"> </w:t>
      </w:r>
      <w:r w:rsidRPr="00814BC9">
        <w:rPr>
          <w:w w:val="105"/>
          <w:lang w:val="en-GB"/>
          <w:rPrChange w:id="1140" w:author="Christian PIEDALLU" w:date="2023-02-06T09:53:00Z">
            <w:rPr>
              <w:w w:val="105"/>
            </w:rPr>
          </w:rPrChange>
        </w:rPr>
        <w:t>10</w:t>
      </w:r>
      <w:r w:rsidRPr="00814BC9">
        <w:rPr>
          <w:spacing w:val="12"/>
          <w:w w:val="105"/>
          <w:lang w:val="en-GB"/>
          <w:rPrChange w:id="1141" w:author="Christian PIEDALLU" w:date="2023-02-06T09:53:00Z">
            <w:rPr>
              <w:spacing w:val="12"/>
              <w:w w:val="105"/>
            </w:rPr>
          </w:rPrChange>
        </w:rPr>
        <w:t xml:space="preserve"> </w:t>
      </w:r>
      <w:r w:rsidRPr="00814BC9">
        <w:rPr>
          <w:w w:val="105"/>
          <w:lang w:val="en-GB"/>
          <w:rPrChange w:id="1142" w:author="Christian PIEDALLU" w:date="2023-02-06T09:53:00Z">
            <w:rPr>
              <w:w w:val="105"/>
            </w:rPr>
          </w:rPrChange>
        </w:rPr>
        <w:t>and</w:t>
      </w:r>
      <w:r w:rsidRPr="00814BC9">
        <w:rPr>
          <w:spacing w:val="11"/>
          <w:w w:val="105"/>
          <w:lang w:val="en-GB"/>
          <w:rPrChange w:id="1143" w:author="Christian PIEDALLU" w:date="2023-02-06T09:53:00Z">
            <w:rPr>
              <w:spacing w:val="11"/>
              <w:w w:val="105"/>
            </w:rPr>
          </w:rPrChange>
        </w:rPr>
        <w:t xml:space="preserve"> </w:t>
      </w:r>
      <w:r w:rsidRPr="00814BC9">
        <w:rPr>
          <w:w w:val="105"/>
          <w:lang w:val="en-GB"/>
          <w:rPrChange w:id="1144" w:author="Christian PIEDALLU" w:date="2023-02-06T09:53:00Z">
            <w:rPr>
              <w:w w:val="105"/>
            </w:rPr>
          </w:rPrChange>
        </w:rPr>
        <w:t>maximum</w:t>
      </w:r>
      <w:r w:rsidRPr="00814BC9">
        <w:rPr>
          <w:spacing w:val="12"/>
          <w:w w:val="105"/>
          <w:lang w:val="en-GB"/>
          <w:rPrChange w:id="1145" w:author="Christian PIEDALLU" w:date="2023-02-06T09:53:00Z">
            <w:rPr>
              <w:spacing w:val="12"/>
              <w:w w:val="105"/>
            </w:rPr>
          </w:rPrChange>
        </w:rPr>
        <w:t xml:space="preserve"> </w:t>
      </w:r>
      <w:r w:rsidRPr="00814BC9">
        <w:rPr>
          <w:w w:val="105"/>
          <w:lang w:val="en-GB"/>
          <w:rPrChange w:id="1146" w:author="Christian PIEDALLU" w:date="2023-02-06T09:53:00Z">
            <w:rPr>
              <w:w w:val="105"/>
            </w:rPr>
          </w:rPrChange>
        </w:rPr>
        <w:t>of</w:t>
      </w:r>
      <w:r w:rsidRPr="00814BC9">
        <w:rPr>
          <w:spacing w:val="11"/>
          <w:w w:val="105"/>
          <w:lang w:val="en-GB"/>
          <w:rPrChange w:id="1147" w:author="Christian PIEDALLU" w:date="2023-02-06T09:53:00Z">
            <w:rPr>
              <w:spacing w:val="11"/>
              <w:w w:val="105"/>
            </w:rPr>
          </w:rPrChange>
        </w:rPr>
        <w:t xml:space="preserve"> </w:t>
      </w:r>
      <w:r w:rsidRPr="00814BC9">
        <w:rPr>
          <w:w w:val="105"/>
          <w:lang w:val="en-GB"/>
          <w:rPrChange w:id="1148" w:author="Christian PIEDALLU" w:date="2023-02-06T09:53:00Z">
            <w:rPr>
              <w:w w:val="105"/>
            </w:rPr>
          </w:rPrChange>
        </w:rPr>
        <w:t>51</w:t>
      </w:r>
      <w:r w:rsidRPr="00814BC9">
        <w:rPr>
          <w:spacing w:val="12"/>
          <w:w w:val="105"/>
          <w:lang w:val="en-GB"/>
          <w:rPrChange w:id="1149" w:author="Christian PIEDALLU" w:date="2023-02-06T09:53:00Z">
            <w:rPr>
              <w:spacing w:val="12"/>
              <w:w w:val="105"/>
            </w:rPr>
          </w:rPrChange>
        </w:rPr>
        <w:t xml:space="preserve"> </w:t>
      </w:r>
      <w:r w:rsidRPr="00814BC9">
        <w:rPr>
          <w:w w:val="105"/>
          <w:lang w:val="en-GB"/>
          <w:rPrChange w:id="1150" w:author="Christian PIEDALLU" w:date="2023-02-06T09:53:00Z">
            <w:rPr>
              <w:w w:val="105"/>
            </w:rPr>
          </w:rPrChange>
        </w:rPr>
        <w:t>acquisition</w:t>
      </w:r>
      <w:r w:rsidRPr="00814BC9">
        <w:rPr>
          <w:spacing w:val="12"/>
          <w:w w:val="105"/>
          <w:lang w:val="en-GB"/>
          <w:rPrChange w:id="1151" w:author="Christian PIEDALLU" w:date="2023-02-06T09:53:00Z">
            <w:rPr>
              <w:spacing w:val="12"/>
              <w:w w:val="105"/>
            </w:rPr>
          </w:rPrChange>
        </w:rPr>
        <w:t xml:space="preserve"> </w:t>
      </w:r>
      <w:r w:rsidRPr="00814BC9">
        <w:rPr>
          <w:w w:val="105"/>
          <w:lang w:val="en-GB"/>
          <w:rPrChange w:id="1152" w:author="Christian PIEDALLU" w:date="2023-02-06T09:53:00Z">
            <w:rPr>
              <w:w w:val="105"/>
            </w:rPr>
          </w:rPrChange>
        </w:rPr>
        <w:t>dates.</w:t>
      </w:r>
      <w:ins w:id="1153" w:author="Christian PIEDALLU" w:date="2023-02-06T12:06:00Z">
        <w:r w:rsidR="00A81114">
          <w:rPr>
            <w:w w:val="105"/>
            <w:lang w:val="en-GB"/>
          </w:rPr>
          <w:t xml:space="preserve"> Introduce here the term of “</w:t>
        </w:r>
        <w:r w:rsidR="00A81114" w:rsidRPr="009D2DC4">
          <w:rPr>
            <w:w w:val="105"/>
            <w:lang w:val="en-GB"/>
          </w:rPr>
          <w:t>sanitary</w:t>
        </w:r>
        <w:r w:rsidR="00A81114" w:rsidRPr="009D2DC4">
          <w:rPr>
            <w:spacing w:val="-2"/>
            <w:w w:val="105"/>
            <w:lang w:val="en-GB"/>
          </w:rPr>
          <w:t xml:space="preserve"> </w:t>
        </w:r>
        <w:r w:rsidR="00A81114" w:rsidRPr="009D2DC4">
          <w:rPr>
            <w:w w:val="105"/>
            <w:lang w:val="en-GB"/>
          </w:rPr>
          <w:t>map</w:t>
        </w:r>
        <w:r w:rsidR="00A81114">
          <w:rPr>
            <w:w w:val="105"/>
            <w:lang w:val="en-GB"/>
          </w:rPr>
          <w:t>” you use after …</w:t>
        </w:r>
      </w:ins>
    </w:p>
    <w:p w14:paraId="555C4440" w14:textId="5D310372" w:rsidR="00B177F5" w:rsidRPr="00814BC9" w:rsidRDefault="00B553DB">
      <w:pPr>
        <w:pStyle w:val="Corpsdetexte"/>
        <w:tabs>
          <w:tab w:val="left" w:pos="820"/>
        </w:tabs>
        <w:ind w:left="163"/>
        <w:rPr>
          <w:lang w:val="en-GB"/>
          <w:rPrChange w:id="1154" w:author="Christian PIEDALLU" w:date="2023-02-06T09:53:00Z">
            <w:rPr/>
          </w:rPrChange>
        </w:rPr>
      </w:pPr>
      <w:r w:rsidRPr="00814BC9">
        <w:rPr>
          <w:rFonts w:ascii="Trebuchet MS"/>
          <w:w w:val="105"/>
          <w:sz w:val="10"/>
          <w:lang w:val="en-GB"/>
          <w:rPrChange w:id="1155" w:author="Christian PIEDALLU" w:date="2023-02-06T09:53:00Z">
            <w:rPr>
              <w:rFonts w:ascii="Trebuchet MS"/>
              <w:w w:val="105"/>
              <w:sz w:val="10"/>
            </w:rPr>
          </w:rPrChange>
        </w:rPr>
        <w:t>157</w:t>
      </w:r>
      <w:r w:rsidRPr="00814BC9">
        <w:rPr>
          <w:rFonts w:ascii="Trebuchet MS"/>
          <w:w w:val="105"/>
          <w:sz w:val="10"/>
          <w:lang w:val="en-GB"/>
          <w:rPrChange w:id="1156" w:author="Christian PIEDALLU" w:date="2023-02-06T09:53:00Z">
            <w:rPr>
              <w:rFonts w:ascii="Trebuchet MS"/>
              <w:w w:val="105"/>
              <w:sz w:val="10"/>
            </w:rPr>
          </w:rPrChange>
        </w:rPr>
        <w:tab/>
      </w:r>
      <w:commentRangeStart w:id="1157"/>
      <w:r w:rsidRPr="00814BC9">
        <w:rPr>
          <w:w w:val="105"/>
          <w:lang w:val="en-GB"/>
          <w:rPrChange w:id="1158" w:author="Christian PIEDALLU" w:date="2023-02-06T09:53:00Z">
            <w:rPr>
              <w:w w:val="105"/>
            </w:rPr>
          </w:rPrChange>
        </w:rPr>
        <w:t>The</w:t>
      </w:r>
      <w:r w:rsidRPr="00814BC9">
        <w:rPr>
          <w:spacing w:val="13"/>
          <w:w w:val="105"/>
          <w:lang w:val="en-GB"/>
          <w:rPrChange w:id="1159" w:author="Christian PIEDALLU" w:date="2023-02-06T09:53:00Z">
            <w:rPr>
              <w:spacing w:val="13"/>
              <w:w w:val="105"/>
            </w:rPr>
          </w:rPrChange>
        </w:rPr>
        <w:t xml:space="preserve"> </w:t>
      </w:r>
      <w:r w:rsidRPr="00814BC9">
        <w:rPr>
          <w:w w:val="105"/>
          <w:lang w:val="en-GB"/>
          <w:rPrChange w:id="1160" w:author="Christian PIEDALLU" w:date="2023-02-06T09:53:00Z">
            <w:rPr>
              <w:w w:val="105"/>
            </w:rPr>
          </w:rPrChange>
        </w:rPr>
        <w:t>maps</w:t>
      </w:r>
      <w:r w:rsidRPr="00814BC9">
        <w:rPr>
          <w:spacing w:val="13"/>
          <w:w w:val="105"/>
          <w:lang w:val="en-GB"/>
          <w:rPrChange w:id="1161" w:author="Christian PIEDALLU" w:date="2023-02-06T09:53:00Z">
            <w:rPr>
              <w:spacing w:val="13"/>
              <w:w w:val="105"/>
            </w:rPr>
          </w:rPrChange>
        </w:rPr>
        <w:t xml:space="preserve"> </w:t>
      </w:r>
      <w:r w:rsidRPr="00814BC9">
        <w:rPr>
          <w:w w:val="105"/>
          <w:lang w:val="en-GB"/>
          <w:rPrChange w:id="1162" w:author="Christian PIEDALLU" w:date="2023-02-06T09:53:00Z">
            <w:rPr>
              <w:w w:val="105"/>
            </w:rPr>
          </w:rPrChange>
        </w:rPr>
        <w:t>of</w:t>
      </w:r>
      <w:r w:rsidRPr="00814BC9">
        <w:rPr>
          <w:spacing w:val="13"/>
          <w:w w:val="105"/>
          <w:lang w:val="en-GB"/>
          <w:rPrChange w:id="1163" w:author="Christian PIEDALLU" w:date="2023-02-06T09:53:00Z">
            <w:rPr>
              <w:spacing w:val="13"/>
              <w:w w:val="105"/>
            </w:rPr>
          </w:rPrChange>
        </w:rPr>
        <w:t xml:space="preserve"> </w:t>
      </w:r>
      <w:r w:rsidRPr="00814BC9">
        <w:rPr>
          <w:w w:val="105"/>
          <w:lang w:val="en-GB"/>
          <w:rPrChange w:id="1164" w:author="Christian PIEDALLU" w:date="2023-02-06T09:53:00Z">
            <w:rPr>
              <w:w w:val="105"/>
            </w:rPr>
          </w:rPrChange>
        </w:rPr>
        <w:t>spruce</w:t>
      </w:r>
      <w:r w:rsidRPr="00814BC9">
        <w:rPr>
          <w:spacing w:val="14"/>
          <w:w w:val="105"/>
          <w:lang w:val="en-GB"/>
          <w:rPrChange w:id="1165" w:author="Christian PIEDALLU" w:date="2023-02-06T09:53:00Z">
            <w:rPr>
              <w:spacing w:val="14"/>
              <w:w w:val="105"/>
            </w:rPr>
          </w:rPrChange>
        </w:rPr>
        <w:t xml:space="preserve"> </w:t>
      </w:r>
      <w:commentRangeEnd w:id="1157"/>
      <w:r w:rsidR="008B141A">
        <w:rPr>
          <w:rStyle w:val="Marquedecommentaire"/>
        </w:rPr>
        <w:commentReference w:id="1157"/>
      </w:r>
      <w:r w:rsidRPr="00814BC9">
        <w:rPr>
          <w:w w:val="105"/>
          <w:lang w:val="en-GB"/>
          <w:rPrChange w:id="1166" w:author="Christian PIEDALLU" w:date="2023-02-06T09:53:00Z">
            <w:rPr>
              <w:w w:val="105"/>
            </w:rPr>
          </w:rPrChange>
        </w:rPr>
        <w:t>health</w:t>
      </w:r>
      <w:r w:rsidRPr="00814BC9">
        <w:rPr>
          <w:spacing w:val="13"/>
          <w:w w:val="105"/>
          <w:lang w:val="en-GB"/>
          <w:rPrChange w:id="1167" w:author="Christian PIEDALLU" w:date="2023-02-06T09:53:00Z">
            <w:rPr>
              <w:spacing w:val="13"/>
              <w:w w:val="105"/>
            </w:rPr>
          </w:rPrChange>
        </w:rPr>
        <w:t xml:space="preserve"> </w:t>
      </w:r>
      <w:r w:rsidRPr="00814BC9">
        <w:rPr>
          <w:w w:val="105"/>
          <w:lang w:val="en-GB"/>
          <w:rPrChange w:id="1168" w:author="Christian PIEDALLU" w:date="2023-02-06T09:53:00Z">
            <w:rPr>
              <w:w w:val="105"/>
            </w:rPr>
          </w:rPrChange>
        </w:rPr>
        <w:t>status</w:t>
      </w:r>
      <w:r w:rsidRPr="00814BC9">
        <w:rPr>
          <w:spacing w:val="13"/>
          <w:w w:val="105"/>
          <w:lang w:val="en-GB"/>
          <w:rPrChange w:id="1169" w:author="Christian PIEDALLU" w:date="2023-02-06T09:53:00Z">
            <w:rPr>
              <w:spacing w:val="13"/>
              <w:w w:val="105"/>
            </w:rPr>
          </w:rPrChange>
        </w:rPr>
        <w:t xml:space="preserve"> </w:t>
      </w:r>
      <w:r w:rsidRPr="00814BC9">
        <w:rPr>
          <w:w w:val="105"/>
          <w:lang w:val="en-GB"/>
          <w:rPrChange w:id="1170" w:author="Christian PIEDALLU" w:date="2023-02-06T09:53:00Z">
            <w:rPr>
              <w:w w:val="105"/>
            </w:rPr>
          </w:rPrChange>
        </w:rPr>
        <w:t>were</w:t>
      </w:r>
      <w:r w:rsidRPr="00814BC9">
        <w:rPr>
          <w:spacing w:val="14"/>
          <w:w w:val="105"/>
          <w:lang w:val="en-GB"/>
          <w:rPrChange w:id="1171" w:author="Christian PIEDALLU" w:date="2023-02-06T09:53:00Z">
            <w:rPr>
              <w:spacing w:val="14"/>
              <w:w w:val="105"/>
            </w:rPr>
          </w:rPrChange>
        </w:rPr>
        <w:t xml:space="preserve"> </w:t>
      </w:r>
      <w:r w:rsidRPr="00814BC9">
        <w:rPr>
          <w:w w:val="105"/>
          <w:lang w:val="en-GB"/>
          <w:rPrChange w:id="1172" w:author="Christian PIEDALLU" w:date="2023-02-06T09:53:00Z">
            <w:rPr>
              <w:w w:val="105"/>
            </w:rPr>
          </w:rPrChange>
        </w:rPr>
        <w:t>validated</w:t>
      </w:r>
      <w:r w:rsidRPr="00814BC9">
        <w:rPr>
          <w:spacing w:val="13"/>
          <w:w w:val="105"/>
          <w:lang w:val="en-GB"/>
          <w:rPrChange w:id="1173" w:author="Christian PIEDALLU" w:date="2023-02-06T09:53:00Z">
            <w:rPr>
              <w:spacing w:val="13"/>
              <w:w w:val="105"/>
            </w:rPr>
          </w:rPrChange>
        </w:rPr>
        <w:t xml:space="preserve"> </w:t>
      </w:r>
      <w:commentRangeStart w:id="1174"/>
      <w:r w:rsidRPr="00814BC9">
        <w:rPr>
          <w:w w:val="105"/>
          <w:lang w:val="en-GB"/>
          <w:rPrChange w:id="1175" w:author="Christian PIEDALLU" w:date="2023-02-06T09:53:00Z">
            <w:rPr>
              <w:w w:val="105"/>
            </w:rPr>
          </w:rPrChange>
        </w:rPr>
        <w:t>by</w:t>
      </w:r>
      <w:r w:rsidRPr="00814BC9">
        <w:rPr>
          <w:spacing w:val="13"/>
          <w:w w:val="105"/>
          <w:lang w:val="en-GB"/>
          <w:rPrChange w:id="1176" w:author="Christian PIEDALLU" w:date="2023-02-06T09:53:00Z">
            <w:rPr>
              <w:spacing w:val="13"/>
              <w:w w:val="105"/>
            </w:rPr>
          </w:rPrChange>
        </w:rPr>
        <w:t xml:space="preserve"> </w:t>
      </w:r>
      <w:r w:rsidRPr="00814BC9">
        <w:rPr>
          <w:w w:val="105"/>
          <w:lang w:val="en-GB"/>
          <w:rPrChange w:id="1177" w:author="Christian PIEDALLU" w:date="2023-02-06T09:53:00Z">
            <w:rPr>
              <w:w w:val="105"/>
            </w:rPr>
          </w:rPrChange>
        </w:rPr>
        <w:t>three</w:t>
      </w:r>
      <w:r w:rsidRPr="00814BC9">
        <w:rPr>
          <w:spacing w:val="14"/>
          <w:w w:val="105"/>
          <w:lang w:val="en-GB"/>
          <w:rPrChange w:id="1178" w:author="Christian PIEDALLU" w:date="2023-02-06T09:53:00Z">
            <w:rPr>
              <w:spacing w:val="14"/>
              <w:w w:val="105"/>
            </w:rPr>
          </w:rPrChange>
        </w:rPr>
        <w:t xml:space="preserve"> </w:t>
      </w:r>
      <w:r w:rsidRPr="00814BC9">
        <w:rPr>
          <w:w w:val="105"/>
          <w:lang w:val="en-GB"/>
          <w:rPrChange w:id="1179" w:author="Christian PIEDALLU" w:date="2023-02-06T09:53:00Z">
            <w:rPr>
              <w:w w:val="105"/>
            </w:rPr>
          </w:rPrChange>
        </w:rPr>
        <w:t>different</w:t>
      </w:r>
      <w:r w:rsidRPr="00814BC9">
        <w:rPr>
          <w:spacing w:val="13"/>
          <w:w w:val="105"/>
          <w:lang w:val="en-GB"/>
          <w:rPrChange w:id="1180" w:author="Christian PIEDALLU" w:date="2023-02-06T09:53:00Z">
            <w:rPr>
              <w:spacing w:val="13"/>
              <w:w w:val="105"/>
            </w:rPr>
          </w:rPrChange>
        </w:rPr>
        <w:t xml:space="preserve"> </w:t>
      </w:r>
      <w:r w:rsidRPr="00814BC9">
        <w:rPr>
          <w:w w:val="105"/>
          <w:lang w:val="en-GB"/>
          <w:rPrChange w:id="1181" w:author="Christian PIEDALLU" w:date="2023-02-06T09:53:00Z">
            <w:rPr>
              <w:w w:val="105"/>
            </w:rPr>
          </w:rPrChange>
        </w:rPr>
        <w:t>methods</w:t>
      </w:r>
      <w:commentRangeEnd w:id="1174"/>
      <w:r w:rsidR="008B141A">
        <w:rPr>
          <w:rStyle w:val="Marquedecommentaire"/>
        </w:rPr>
        <w:commentReference w:id="1174"/>
      </w:r>
      <w:r w:rsidRPr="00814BC9">
        <w:rPr>
          <w:w w:val="105"/>
          <w:lang w:val="en-GB"/>
          <w:rPrChange w:id="1182" w:author="Christian PIEDALLU" w:date="2023-02-06T09:53:00Z">
            <w:rPr>
              <w:w w:val="105"/>
            </w:rPr>
          </w:rPrChange>
        </w:rPr>
        <w:t>.</w:t>
      </w:r>
      <w:r w:rsidRPr="00814BC9">
        <w:rPr>
          <w:spacing w:val="34"/>
          <w:w w:val="105"/>
          <w:lang w:val="en-GB"/>
          <w:rPrChange w:id="1183" w:author="Christian PIEDALLU" w:date="2023-02-06T09:53:00Z">
            <w:rPr>
              <w:spacing w:val="34"/>
              <w:w w:val="105"/>
            </w:rPr>
          </w:rPrChange>
        </w:rPr>
        <w:t xml:space="preserve"> </w:t>
      </w:r>
      <w:del w:id="1184" w:author="Christian PIEDALLU" w:date="2023-02-06T11:52:00Z">
        <w:r w:rsidRPr="00814BC9" w:rsidDel="00815DD2">
          <w:rPr>
            <w:w w:val="105"/>
            <w:lang w:val="en-GB"/>
            <w:rPrChange w:id="1185" w:author="Christian PIEDALLU" w:date="2023-02-06T09:53:00Z">
              <w:rPr>
                <w:w w:val="105"/>
              </w:rPr>
            </w:rPrChange>
          </w:rPr>
          <w:delText>The</w:delText>
        </w:r>
        <w:r w:rsidRPr="00814BC9" w:rsidDel="00815DD2">
          <w:rPr>
            <w:spacing w:val="14"/>
            <w:w w:val="105"/>
            <w:lang w:val="en-GB"/>
            <w:rPrChange w:id="1186" w:author="Christian PIEDALLU" w:date="2023-02-06T09:53:00Z">
              <w:rPr>
                <w:spacing w:val="14"/>
                <w:w w:val="105"/>
              </w:rPr>
            </w:rPrChange>
          </w:rPr>
          <w:delText xml:space="preserve"> </w:delText>
        </w:r>
        <w:r w:rsidRPr="00814BC9" w:rsidDel="00815DD2">
          <w:rPr>
            <w:w w:val="105"/>
            <w:lang w:val="en-GB"/>
            <w:rPrChange w:id="1187" w:author="Christian PIEDALLU" w:date="2023-02-06T09:53:00Z">
              <w:rPr>
                <w:w w:val="105"/>
              </w:rPr>
            </w:rPrChange>
          </w:rPr>
          <w:delText>first</w:delText>
        </w:r>
        <w:r w:rsidRPr="00814BC9" w:rsidDel="00815DD2">
          <w:rPr>
            <w:spacing w:val="13"/>
            <w:w w:val="105"/>
            <w:lang w:val="en-GB"/>
            <w:rPrChange w:id="1188" w:author="Christian PIEDALLU" w:date="2023-02-06T09:53:00Z">
              <w:rPr>
                <w:spacing w:val="13"/>
                <w:w w:val="105"/>
              </w:rPr>
            </w:rPrChange>
          </w:rPr>
          <w:delText xml:space="preserve"> </w:delText>
        </w:r>
        <w:r w:rsidRPr="00814BC9" w:rsidDel="00815DD2">
          <w:rPr>
            <w:w w:val="105"/>
            <w:lang w:val="en-GB"/>
            <w:rPrChange w:id="1189" w:author="Christian PIEDALLU" w:date="2023-02-06T09:53:00Z">
              <w:rPr>
                <w:w w:val="105"/>
              </w:rPr>
            </w:rPrChange>
          </w:rPr>
          <w:delText>method</w:delText>
        </w:r>
      </w:del>
      <w:ins w:id="1190" w:author="Christian PIEDALLU" w:date="2023-02-06T11:52:00Z">
        <w:r w:rsidR="00815DD2">
          <w:rPr>
            <w:w w:val="105"/>
            <w:lang w:val="en-GB"/>
          </w:rPr>
          <w:t xml:space="preserve">Firstly, </w:t>
        </w:r>
      </w:ins>
    </w:p>
    <w:p w14:paraId="4FB333A0" w14:textId="792839B3" w:rsidR="00B177F5" w:rsidRPr="00814BC9" w:rsidRDefault="00B553DB">
      <w:pPr>
        <w:pStyle w:val="Corpsdetexte"/>
        <w:ind w:left="163"/>
        <w:rPr>
          <w:lang w:val="en-GB"/>
          <w:rPrChange w:id="1191" w:author="Christian PIEDALLU" w:date="2023-02-06T09:53:00Z">
            <w:rPr/>
          </w:rPrChange>
        </w:rPr>
      </w:pPr>
      <w:r w:rsidRPr="00814BC9">
        <w:rPr>
          <w:rFonts w:ascii="Trebuchet MS"/>
          <w:sz w:val="10"/>
          <w:lang w:val="en-GB"/>
          <w:rPrChange w:id="1192" w:author="Christian PIEDALLU" w:date="2023-02-06T09:53:00Z">
            <w:rPr>
              <w:rFonts w:ascii="Trebuchet MS"/>
              <w:sz w:val="10"/>
            </w:rPr>
          </w:rPrChange>
        </w:rPr>
        <w:t xml:space="preserve">158     </w:t>
      </w:r>
      <w:del w:id="1193" w:author="Christian PIEDALLU" w:date="2023-02-06T11:52:00Z">
        <w:r w:rsidRPr="00814BC9" w:rsidDel="00815DD2">
          <w:rPr>
            <w:rFonts w:ascii="Trebuchet MS"/>
            <w:spacing w:val="19"/>
            <w:sz w:val="10"/>
            <w:lang w:val="en-GB"/>
            <w:rPrChange w:id="1194" w:author="Christian PIEDALLU" w:date="2023-02-06T09:53:00Z">
              <w:rPr>
                <w:rFonts w:ascii="Trebuchet MS"/>
                <w:spacing w:val="19"/>
                <w:sz w:val="10"/>
              </w:rPr>
            </w:rPrChange>
          </w:rPr>
          <w:delText xml:space="preserve"> </w:delText>
        </w:r>
        <w:r w:rsidRPr="00814BC9" w:rsidDel="00815DD2">
          <w:rPr>
            <w:w w:val="105"/>
            <w:lang w:val="en-GB"/>
            <w:rPrChange w:id="1195" w:author="Christian PIEDALLU" w:date="2023-02-06T09:53:00Z">
              <w:rPr>
                <w:w w:val="105"/>
              </w:rPr>
            </w:rPrChange>
          </w:rPr>
          <w:delText>is</w:delText>
        </w:r>
        <w:r w:rsidRPr="00814BC9" w:rsidDel="00815DD2">
          <w:rPr>
            <w:spacing w:val="10"/>
            <w:w w:val="105"/>
            <w:lang w:val="en-GB"/>
            <w:rPrChange w:id="1196" w:author="Christian PIEDALLU" w:date="2023-02-06T09:53:00Z">
              <w:rPr>
                <w:spacing w:val="10"/>
                <w:w w:val="105"/>
              </w:rPr>
            </w:rPrChange>
          </w:rPr>
          <w:delText xml:space="preserve"> </w:delText>
        </w:r>
      </w:del>
      <w:ins w:id="1197" w:author="Christian PIEDALLU" w:date="2023-02-06T11:51:00Z">
        <w:r w:rsidR="00815DD2">
          <w:rPr>
            <w:spacing w:val="10"/>
            <w:w w:val="105"/>
            <w:lang w:val="en-GB"/>
          </w:rPr>
          <w:t>a</w:t>
        </w:r>
      </w:ins>
      <w:ins w:id="1198" w:author="Christian PIEDALLU" w:date="2023-02-06T11:52:00Z">
        <w:r w:rsidR="00815DD2">
          <w:rPr>
            <w:spacing w:val="10"/>
            <w:w w:val="105"/>
            <w:lang w:val="en-GB"/>
          </w:rPr>
          <w:t xml:space="preserve"> </w:t>
        </w:r>
      </w:ins>
      <w:r w:rsidRPr="00814BC9">
        <w:rPr>
          <w:w w:val="105"/>
          <w:lang w:val="en-GB"/>
          <w:rPrChange w:id="1199" w:author="Christian PIEDALLU" w:date="2023-02-06T09:53:00Z">
            <w:rPr>
              <w:w w:val="105"/>
            </w:rPr>
          </w:rPrChange>
        </w:rPr>
        <w:t>global</w:t>
      </w:r>
      <w:r w:rsidRPr="00814BC9">
        <w:rPr>
          <w:spacing w:val="11"/>
          <w:w w:val="105"/>
          <w:lang w:val="en-GB"/>
          <w:rPrChange w:id="1200" w:author="Christian PIEDALLU" w:date="2023-02-06T09:53:00Z">
            <w:rPr>
              <w:spacing w:val="11"/>
              <w:w w:val="105"/>
            </w:rPr>
          </w:rPrChange>
        </w:rPr>
        <w:t xml:space="preserve"> </w:t>
      </w:r>
      <w:r w:rsidRPr="00814BC9">
        <w:rPr>
          <w:w w:val="105"/>
          <w:lang w:val="en-GB"/>
          <w:rPrChange w:id="1201" w:author="Christian PIEDALLU" w:date="2023-02-06T09:53:00Z">
            <w:rPr>
              <w:w w:val="105"/>
            </w:rPr>
          </w:rPrChange>
        </w:rPr>
        <w:t>validation</w:t>
      </w:r>
      <w:r w:rsidRPr="00814BC9">
        <w:rPr>
          <w:spacing w:val="10"/>
          <w:w w:val="105"/>
          <w:lang w:val="en-GB"/>
          <w:rPrChange w:id="1202" w:author="Christian PIEDALLU" w:date="2023-02-06T09:53:00Z">
            <w:rPr>
              <w:spacing w:val="10"/>
              <w:w w:val="105"/>
            </w:rPr>
          </w:rPrChange>
        </w:rPr>
        <w:t xml:space="preserve"> </w:t>
      </w:r>
      <w:r w:rsidRPr="00814BC9">
        <w:rPr>
          <w:w w:val="105"/>
          <w:lang w:val="en-GB"/>
          <w:rPrChange w:id="1203" w:author="Christian PIEDALLU" w:date="2023-02-06T09:53:00Z">
            <w:rPr>
              <w:w w:val="105"/>
            </w:rPr>
          </w:rPrChange>
        </w:rPr>
        <w:t>with</w:t>
      </w:r>
      <w:r w:rsidRPr="00814BC9">
        <w:rPr>
          <w:spacing w:val="10"/>
          <w:w w:val="105"/>
          <w:lang w:val="en-GB"/>
          <w:rPrChange w:id="1204" w:author="Christian PIEDALLU" w:date="2023-02-06T09:53:00Z">
            <w:rPr>
              <w:spacing w:val="10"/>
              <w:w w:val="105"/>
            </w:rPr>
          </w:rPrChange>
        </w:rPr>
        <w:t xml:space="preserve"> </w:t>
      </w:r>
      <w:r w:rsidRPr="00814BC9">
        <w:rPr>
          <w:w w:val="105"/>
          <w:lang w:val="en-GB"/>
          <w:rPrChange w:id="1205" w:author="Christian PIEDALLU" w:date="2023-02-06T09:53:00Z">
            <w:rPr>
              <w:w w:val="105"/>
            </w:rPr>
          </w:rPrChange>
        </w:rPr>
        <w:t>annual</w:t>
      </w:r>
      <w:r w:rsidRPr="00814BC9">
        <w:rPr>
          <w:spacing w:val="11"/>
          <w:w w:val="105"/>
          <w:lang w:val="en-GB"/>
          <w:rPrChange w:id="1206" w:author="Christian PIEDALLU" w:date="2023-02-06T09:53:00Z">
            <w:rPr>
              <w:spacing w:val="11"/>
              <w:w w:val="105"/>
            </w:rPr>
          </w:rPrChange>
        </w:rPr>
        <w:t xml:space="preserve"> </w:t>
      </w:r>
      <w:commentRangeStart w:id="1207"/>
      <w:r w:rsidRPr="00814BC9">
        <w:rPr>
          <w:w w:val="105"/>
          <w:lang w:val="en-GB"/>
          <w:rPrChange w:id="1208" w:author="Christian PIEDALLU" w:date="2023-02-06T09:53:00Z">
            <w:rPr>
              <w:w w:val="105"/>
            </w:rPr>
          </w:rPrChange>
        </w:rPr>
        <w:t>orthophotoplan</w:t>
      </w:r>
      <w:r w:rsidRPr="00814BC9">
        <w:rPr>
          <w:spacing w:val="10"/>
          <w:w w:val="105"/>
          <w:lang w:val="en-GB"/>
          <w:rPrChange w:id="1209" w:author="Christian PIEDALLU" w:date="2023-02-06T09:53:00Z">
            <w:rPr>
              <w:spacing w:val="10"/>
              <w:w w:val="105"/>
            </w:rPr>
          </w:rPrChange>
        </w:rPr>
        <w:t xml:space="preserve"> </w:t>
      </w:r>
      <w:r w:rsidRPr="00814BC9">
        <w:rPr>
          <w:w w:val="105"/>
          <w:lang w:val="en-GB"/>
          <w:rPrChange w:id="1210" w:author="Christian PIEDALLU" w:date="2023-02-06T09:53:00Z">
            <w:rPr>
              <w:w w:val="105"/>
            </w:rPr>
          </w:rPrChange>
        </w:rPr>
        <w:t>on</w:t>
      </w:r>
      <w:r w:rsidRPr="00814BC9">
        <w:rPr>
          <w:spacing w:val="10"/>
          <w:w w:val="105"/>
          <w:lang w:val="en-GB"/>
          <w:rPrChange w:id="1211" w:author="Christian PIEDALLU" w:date="2023-02-06T09:53:00Z">
            <w:rPr>
              <w:spacing w:val="10"/>
              <w:w w:val="105"/>
            </w:rPr>
          </w:rPrChange>
        </w:rPr>
        <w:t xml:space="preserve"> </w:t>
      </w:r>
      <w:r w:rsidRPr="00814BC9">
        <w:rPr>
          <w:w w:val="105"/>
          <w:lang w:val="en-GB"/>
          <w:rPrChange w:id="1212" w:author="Christian PIEDALLU" w:date="2023-02-06T09:53:00Z">
            <w:rPr>
              <w:w w:val="105"/>
            </w:rPr>
          </w:rPrChange>
        </w:rPr>
        <w:t>random</w:t>
      </w:r>
      <w:r w:rsidRPr="00814BC9">
        <w:rPr>
          <w:spacing w:val="11"/>
          <w:w w:val="105"/>
          <w:lang w:val="en-GB"/>
          <w:rPrChange w:id="1213" w:author="Christian PIEDALLU" w:date="2023-02-06T09:53:00Z">
            <w:rPr>
              <w:spacing w:val="11"/>
              <w:w w:val="105"/>
            </w:rPr>
          </w:rPrChange>
        </w:rPr>
        <w:t xml:space="preserve"> </w:t>
      </w:r>
      <w:r w:rsidRPr="00814BC9">
        <w:rPr>
          <w:w w:val="105"/>
          <w:lang w:val="en-GB"/>
          <w:rPrChange w:id="1214" w:author="Christian PIEDALLU" w:date="2023-02-06T09:53:00Z">
            <w:rPr>
              <w:w w:val="105"/>
            </w:rPr>
          </w:rPrChange>
        </w:rPr>
        <w:t>spruce</w:t>
      </w:r>
      <w:r w:rsidRPr="00814BC9">
        <w:rPr>
          <w:spacing w:val="10"/>
          <w:w w:val="105"/>
          <w:lang w:val="en-GB"/>
          <w:rPrChange w:id="1215" w:author="Christian PIEDALLU" w:date="2023-02-06T09:53:00Z">
            <w:rPr>
              <w:spacing w:val="10"/>
              <w:w w:val="105"/>
            </w:rPr>
          </w:rPrChange>
        </w:rPr>
        <w:t xml:space="preserve"> </w:t>
      </w:r>
      <w:r w:rsidRPr="00814BC9">
        <w:rPr>
          <w:w w:val="105"/>
          <w:lang w:val="en-GB"/>
          <w:rPrChange w:id="1216" w:author="Christian PIEDALLU" w:date="2023-02-06T09:53:00Z">
            <w:rPr>
              <w:w w:val="105"/>
            </w:rPr>
          </w:rPrChange>
        </w:rPr>
        <w:t>stand</w:t>
      </w:r>
      <w:r w:rsidRPr="00814BC9">
        <w:rPr>
          <w:spacing w:val="11"/>
          <w:w w:val="105"/>
          <w:lang w:val="en-GB"/>
          <w:rPrChange w:id="1217" w:author="Christian PIEDALLU" w:date="2023-02-06T09:53:00Z">
            <w:rPr>
              <w:spacing w:val="11"/>
              <w:w w:val="105"/>
            </w:rPr>
          </w:rPrChange>
        </w:rPr>
        <w:t xml:space="preserve"> </w:t>
      </w:r>
      <w:r w:rsidRPr="00814BC9">
        <w:rPr>
          <w:w w:val="105"/>
          <w:lang w:val="en-GB"/>
          <w:rPrChange w:id="1218" w:author="Christian PIEDALLU" w:date="2023-02-06T09:53:00Z">
            <w:rPr>
              <w:w w:val="105"/>
            </w:rPr>
          </w:rPrChange>
        </w:rPr>
        <w:t>on</w:t>
      </w:r>
      <w:r w:rsidRPr="00814BC9">
        <w:rPr>
          <w:spacing w:val="10"/>
          <w:w w:val="105"/>
          <w:lang w:val="en-GB"/>
          <w:rPrChange w:id="1219" w:author="Christian PIEDALLU" w:date="2023-02-06T09:53:00Z">
            <w:rPr>
              <w:spacing w:val="10"/>
              <w:w w:val="105"/>
            </w:rPr>
          </w:rPrChange>
        </w:rPr>
        <w:t xml:space="preserve"> </w:t>
      </w:r>
      <w:r w:rsidRPr="00814BC9">
        <w:rPr>
          <w:w w:val="105"/>
          <w:lang w:val="en-GB"/>
          <w:rPrChange w:id="1220" w:author="Christian PIEDALLU" w:date="2023-02-06T09:53:00Z">
            <w:rPr>
              <w:w w:val="105"/>
            </w:rPr>
          </w:rPrChange>
        </w:rPr>
        <w:t>the</w:t>
      </w:r>
      <w:r w:rsidRPr="00814BC9">
        <w:rPr>
          <w:spacing w:val="10"/>
          <w:w w:val="105"/>
          <w:lang w:val="en-GB"/>
          <w:rPrChange w:id="1221" w:author="Christian PIEDALLU" w:date="2023-02-06T09:53:00Z">
            <w:rPr>
              <w:spacing w:val="10"/>
              <w:w w:val="105"/>
            </w:rPr>
          </w:rPrChange>
        </w:rPr>
        <w:t xml:space="preserve"> </w:t>
      </w:r>
      <w:r w:rsidRPr="00814BC9">
        <w:rPr>
          <w:w w:val="105"/>
          <w:lang w:val="en-GB"/>
          <w:rPrChange w:id="1222" w:author="Christian PIEDALLU" w:date="2023-02-06T09:53:00Z">
            <w:rPr>
              <w:w w:val="105"/>
            </w:rPr>
          </w:rPrChange>
        </w:rPr>
        <w:t>2018-2021</w:t>
      </w:r>
      <w:r w:rsidRPr="00814BC9">
        <w:rPr>
          <w:spacing w:val="11"/>
          <w:w w:val="105"/>
          <w:lang w:val="en-GB"/>
          <w:rPrChange w:id="1223" w:author="Christian PIEDALLU" w:date="2023-02-06T09:53:00Z">
            <w:rPr>
              <w:spacing w:val="11"/>
              <w:w w:val="105"/>
            </w:rPr>
          </w:rPrChange>
        </w:rPr>
        <w:t xml:space="preserve"> </w:t>
      </w:r>
      <w:r w:rsidRPr="00814BC9">
        <w:rPr>
          <w:w w:val="105"/>
          <w:lang w:val="en-GB"/>
          <w:rPrChange w:id="1224" w:author="Christian PIEDALLU" w:date="2023-02-06T09:53:00Z">
            <w:rPr>
              <w:w w:val="105"/>
            </w:rPr>
          </w:rPrChange>
        </w:rPr>
        <w:t>period.</w:t>
      </w:r>
      <w:commentRangeEnd w:id="1207"/>
      <w:r w:rsidR="00815DD2">
        <w:rPr>
          <w:rStyle w:val="Marquedecommentaire"/>
        </w:rPr>
        <w:commentReference w:id="1207"/>
      </w:r>
    </w:p>
    <w:p w14:paraId="28D05BF1" w14:textId="23A7A3F1" w:rsidR="00B177F5" w:rsidRPr="00814BC9" w:rsidRDefault="00B553DB">
      <w:pPr>
        <w:pStyle w:val="Corpsdetexte"/>
        <w:ind w:left="163"/>
        <w:rPr>
          <w:lang w:val="en-GB"/>
          <w:rPrChange w:id="1225" w:author="Christian PIEDALLU" w:date="2023-02-06T09:53:00Z">
            <w:rPr/>
          </w:rPrChange>
        </w:rPr>
      </w:pPr>
      <w:r w:rsidRPr="00814BC9">
        <w:rPr>
          <w:rFonts w:ascii="Trebuchet MS"/>
          <w:sz w:val="10"/>
          <w:lang w:val="en-GB"/>
          <w:rPrChange w:id="1226" w:author="Christian PIEDALLU" w:date="2023-02-06T09:53:00Z">
            <w:rPr>
              <w:rFonts w:ascii="Trebuchet MS"/>
              <w:sz w:val="10"/>
            </w:rPr>
          </w:rPrChange>
        </w:rPr>
        <w:t xml:space="preserve">159     </w:t>
      </w:r>
      <w:r w:rsidRPr="00814BC9">
        <w:rPr>
          <w:rFonts w:ascii="Trebuchet MS"/>
          <w:spacing w:val="19"/>
          <w:sz w:val="10"/>
          <w:lang w:val="en-GB"/>
          <w:rPrChange w:id="1227" w:author="Christian PIEDALLU" w:date="2023-02-06T09:53:00Z">
            <w:rPr>
              <w:rFonts w:ascii="Trebuchet MS"/>
              <w:spacing w:val="19"/>
              <w:sz w:val="10"/>
            </w:rPr>
          </w:rPrChange>
        </w:rPr>
        <w:t xml:space="preserve"> </w:t>
      </w:r>
      <w:r w:rsidRPr="00814BC9">
        <w:rPr>
          <w:lang w:val="en-GB"/>
          <w:rPrChange w:id="1228" w:author="Christian PIEDALLU" w:date="2023-02-06T09:53:00Z">
            <w:rPr/>
          </w:rPrChange>
        </w:rPr>
        <w:t>The</w:t>
      </w:r>
      <w:r w:rsidRPr="00814BC9">
        <w:rPr>
          <w:spacing w:val="59"/>
          <w:lang w:val="en-GB"/>
          <w:rPrChange w:id="1229" w:author="Christian PIEDALLU" w:date="2023-02-06T09:53:00Z">
            <w:rPr>
              <w:spacing w:val="59"/>
            </w:rPr>
          </w:rPrChange>
        </w:rPr>
        <w:t xml:space="preserve"> </w:t>
      </w:r>
      <w:r w:rsidRPr="00814BC9">
        <w:rPr>
          <w:lang w:val="en-GB"/>
          <w:rPrChange w:id="1230" w:author="Christian PIEDALLU" w:date="2023-02-06T09:53:00Z">
            <w:rPr/>
          </w:rPrChange>
        </w:rPr>
        <w:t>sanitary</w:t>
      </w:r>
      <w:r w:rsidRPr="00814BC9">
        <w:rPr>
          <w:spacing w:val="59"/>
          <w:lang w:val="en-GB"/>
          <w:rPrChange w:id="1231" w:author="Christian PIEDALLU" w:date="2023-02-06T09:53:00Z">
            <w:rPr>
              <w:spacing w:val="59"/>
            </w:rPr>
          </w:rPrChange>
        </w:rPr>
        <w:t xml:space="preserve"> </w:t>
      </w:r>
      <w:r w:rsidRPr="00814BC9">
        <w:rPr>
          <w:lang w:val="en-GB"/>
          <w:rPrChange w:id="1232" w:author="Christian PIEDALLU" w:date="2023-02-06T09:53:00Z">
            <w:rPr/>
          </w:rPrChange>
        </w:rPr>
        <w:t>level</w:t>
      </w:r>
      <w:r w:rsidRPr="00814BC9">
        <w:rPr>
          <w:spacing w:val="58"/>
          <w:lang w:val="en-GB"/>
          <w:rPrChange w:id="1233" w:author="Christian PIEDALLU" w:date="2023-02-06T09:53:00Z">
            <w:rPr>
              <w:spacing w:val="58"/>
            </w:rPr>
          </w:rPrChange>
        </w:rPr>
        <w:t xml:space="preserve"> </w:t>
      </w:r>
      <w:r w:rsidRPr="00814BC9">
        <w:rPr>
          <w:lang w:val="en-GB"/>
          <w:rPrChange w:id="1234" w:author="Christian PIEDALLU" w:date="2023-02-06T09:53:00Z">
            <w:rPr/>
          </w:rPrChange>
        </w:rPr>
        <w:t>of</w:t>
      </w:r>
      <w:r w:rsidRPr="00814BC9">
        <w:rPr>
          <w:spacing w:val="59"/>
          <w:lang w:val="en-GB"/>
          <w:rPrChange w:id="1235" w:author="Christian PIEDALLU" w:date="2023-02-06T09:53:00Z">
            <w:rPr>
              <w:spacing w:val="59"/>
            </w:rPr>
          </w:rPrChange>
        </w:rPr>
        <w:t xml:space="preserve"> </w:t>
      </w:r>
      <w:r w:rsidRPr="00814BC9">
        <w:rPr>
          <w:lang w:val="en-GB"/>
          <w:rPrChange w:id="1236" w:author="Christian PIEDALLU" w:date="2023-02-06T09:53:00Z">
            <w:rPr/>
          </w:rPrChange>
        </w:rPr>
        <w:t>the</w:t>
      </w:r>
      <w:r w:rsidRPr="00814BC9">
        <w:rPr>
          <w:spacing w:val="59"/>
          <w:lang w:val="en-GB"/>
          <w:rPrChange w:id="1237" w:author="Christian PIEDALLU" w:date="2023-02-06T09:53:00Z">
            <w:rPr>
              <w:spacing w:val="59"/>
            </w:rPr>
          </w:rPrChange>
        </w:rPr>
        <w:t xml:space="preserve"> </w:t>
      </w:r>
      <w:r w:rsidRPr="00814BC9">
        <w:rPr>
          <w:lang w:val="en-GB"/>
          <w:rPrChange w:id="1238" w:author="Christian PIEDALLU" w:date="2023-02-06T09:53:00Z">
            <w:rPr/>
          </w:rPrChange>
        </w:rPr>
        <w:t>spruce</w:t>
      </w:r>
      <w:r w:rsidRPr="00814BC9">
        <w:rPr>
          <w:spacing w:val="59"/>
          <w:lang w:val="en-GB"/>
          <w:rPrChange w:id="1239" w:author="Christian PIEDALLU" w:date="2023-02-06T09:53:00Z">
            <w:rPr>
              <w:spacing w:val="59"/>
            </w:rPr>
          </w:rPrChange>
        </w:rPr>
        <w:t xml:space="preserve"> </w:t>
      </w:r>
      <w:r w:rsidRPr="00814BC9">
        <w:rPr>
          <w:lang w:val="en-GB"/>
          <w:rPrChange w:id="1240" w:author="Christian PIEDALLU" w:date="2023-02-06T09:53:00Z">
            <w:rPr/>
          </w:rPrChange>
        </w:rPr>
        <w:t>stand</w:t>
      </w:r>
      <w:r w:rsidRPr="00814BC9">
        <w:rPr>
          <w:spacing w:val="59"/>
          <w:lang w:val="en-GB"/>
          <w:rPrChange w:id="1241" w:author="Christian PIEDALLU" w:date="2023-02-06T09:53:00Z">
            <w:rPr>
              <w:spacing w:val="59"/>
            </w:rPr>
          </w:rPrChange>
        </w:rPr>
        <w:t xml:space="preserve"> </w:t>
      </w:r>
      <w:r w:rsidRPr="00814BC9">
        <w:rPr>
          <w:lang w:val="en-GB"/>
          <w:rPrChange w:id="1242" w:author="Christian PIEDALLU" w:date="2023-02-06T09:53:00Z">
            <w:rPr/>
          </w:rPrChange>
        </w:rPr>
        <w:t>in</w:t>
      </w:r>
      <w:r w:rsidRPr="00814BC9">
        <w:rPr>
          <w:spacing w:val="58"/>
          <w:lang w:val="en-GB"/>
          <w:rPrChange w:id="1243" w:author="Christian PIEDALLU" w:date="2023-02-06T09:53:00Z">
            <w:rPr>
              <w:spacing w:val="58"/>
            </w:rPr>
          </w:rPrChange>
        </w:rPr>
        <w:t xml:space="preserve"> </w:t>
      </w:r>
      <w:r w:rsidRPr="00814BC9">
        <w:rPr>
          <w:lang w:val="en-GB"/>
          <w:rPrChange w:id="1244" w:author="Christian PIEDALLU" w:date="2023-02-06T09:53:00Z">
            <w:rPr/>
          </w:rPrChange>
        </w:rPr>
        <w:t>the</w:t>
      </w:r>
      <w:r w:rsidRPr="00814BC9">
        <w:rPr>
          <w:spacing w:val="59"/>
          <w:lang w:val="en-GB"/>
          <w:rPrChange w:id="1245" w:author="Christian PIEDALLU" w:date="2023-02-06T09:53:00Z">
            <w:rPr>
              <w:spacing w:val="59"/>
            </w:rPr>
          </w:rPrChange>
        </w:rPr>
        <w:t xml:space="preserve"> </w:t>
      </w:r>
      <w:r w:rsidRPr="00814BC9">
        <w:rPr>
          <w:lang w:val="en-GB"/>
          <w:rPrChange w:id="1246" w:author="Christian PIEDALLU" w:date="2023-02-06T09:53:00Z">
            <w:rPr/>
          </w:rPrChange>
        </w:rPr>
        <w:t>sanitary</w:t>
      </w:r>
      <w:r w:rsidRPr="00814BC9">
        <w:rPr>
          <w:spacing w:val="59"/>
          <w:lang w:val="en-GB"/>
          <w:rPrChange w:id="1247" w:author="Christian PIEDALLU" w:date="2023-02-06T09:53:00Z">
            <w:rPr>
              <w:spacing w:val="59"/>
            </w:rPr>
          </w:rPrChange>
        </w:rPr>
        <w:t xml:space="preserve"> </w:t>
      </w:r>
      <w:r w:rsidRPr="00814BC9">
        <w:rPr>
          <w:lang w:val="en-GB"/>
          <w:rPrChange w:id="1248" w:author="Christian PIEDALLU" w:date="2023-02-06T09:53:00Z">
            <w:rPr/>
          </w:rPrChange>
        </w:rPr>
        <w:t>map</w:t>
      </w:r>
      <w:commentRangeStart w:id="1249"/>
      <w:r w:rsidRPr="00814BC9">
        <w:rPr>
          <w:spacing w:val="59"/>
          <w:lang w:val="en-GB"/>
          <w:rPrChange w:id="1250" w:author="Christian PIEDALLU" w:date="2023-02-06T09:53:00Z">
            <w:rPr>
              <w:spacing w:val="59"/>
            </w:rPr>
          </w:rPrChange>
        </w:rPr>
        <w:t xml:space="preserve"> </w:t>
      </w:r>
      <w:r w:rsidRPr="00814BC9">
        <w:rPr>
          <w:lang w:val="en-GB"/>
          <w:rPrChange w:id="1251" w:author="Christian PIEDALLU" w:date="2023-02-06T09:53:00Z">
            <w:rPr/>
          </w:rPrChange>
        </w:rPr>
        <w:t>was</w:t>
      </w:r>
      <w:r w:rsidRPr="00814BC9">
        <w:rPr>
          <w:spacing w:val="59"/>
          <w:lang w:val="en-GB"/>
          <w:rPrChange w:id="1252" w:author="Christian PIEDALLU" w:date="2023-02-06T09:53:00Z">
            <w:rPr>
              <w:spacing w:val="59"/>
            </w:rPr>
          </w:rPrChange>
        </w:rPr>
        <w:t xml:space="preserve"> </w:t>
      </w:r>
      <w:r w:rsidRPr="00814BC9">
        <w:rPr>
          <w:lang w:val="en-GB"/>
          <w:rPrChange w:id="1253" w:author="Christian PIEDALLU" w:date="2023-02-06T09:53:00Z">
            <w:rPr/>
          </w:rPrChange>
        </w:rPr>
        <w:t>compared</w:t>
      </w:r>
      <w:commentRangeStart w:id="1254"/>
      <w:r w:rsidRPr="00814BC9">
        <w:rPr>
          <w:spacing w:val="58"/>
          <w:lang w:val="en-GB"/>
          <w:rPrChange w:id="1255" w:author="Christian PIEDALLU" w:date="2023-02-06T09:53:00Z">
            <w:rPr>
              <w:spacing w:val="58"/>
            </w:rPr>
          </w:rPrChange>
        </w:rPr>
        <w:t xml:space="preserve"> </w:t>
      </w:r>
      <w:r w:rsidRPr="00814BC9">
        <w:rPr>
          <w:lang w:val="en-GB"/>
          <w:rPrChange w:id="1256" w:author="Christian PIEDALLU" w:date="2023-02-06T09:53:00Z">
            <w:rPr/>
          </w:rPrChange>
        </w:rPr>
        <w:t>with</w:t>
      </w:r>
      <w:r w:rsidRPr="00814BC9">
        <w:rPr>
          <w:spacing w:val="59"/>
          <w:lang w:val="en-GB"/>
          <w:rPrChange w:id="1257" w:author="Christian PIEDALLU" w:date="2023-02-06T09:53:00Z">
            <w:rPr>
              <w:spacing w:val="59"/>
            </w:rPr>
          </w:rPrChange>
        </w:rPr>
        <w:t xml:space="preserve"> </w:t>
      </w:r>
      <w:del w:id="1258" w:author="Christian PIEDALLU" w:date="2023-02-06T11:55:00Z">
        <w:r w:rsidRPr="00814BC9" w:rsidDel="00815DD2">
          <w:rPr>
            <w:lang w:val="en-GB"/>
            <w:rPrChange w:id="1259" w:author="Christian PIEDALLU" w:date="2023-02-06T09:53:00Z">
              <w:rPr/>
            </w:rPrChange>
          </w:rPr>
          <w:delText>observed</w:delText>
        </w:r>
        <w:r w:rsidRPr="00814BC9" w:rsidDel="00815DD2">
          <w:rPr>
            <w:spacing w:val="59"/>
            <w:lang w:val="en-GB"/>
            <w:rPrChange w:id="1260" w:author="Christian PIEDALLU" w:date="2023-02-06T09:53:00Z">
              <w:rPr>
                <w:spacing w:val="59"/>
              </w:rPr>
            </w:rPrChange>
          </w:rPr>
          <w:delText xml:space="preserve"> </w:delText>
        </w:r>
      </w:del>
      <w:ins w:id="1261" w:author="Christian PIEDALLU" w:date="2023-02-06T11:55:00Z">
        <w:r w:rsidR="00815DD2">
          <w:rPr>
            <w:spacing w:val="59"/>
            <w:lang w:val="en-GB"/>
          </w:rPr>
          <w:t>the</w:t>
        </w:r>
      </w:ins>
      <w:r w:rsidRPr="00814BC9">
        <w:rPr>
          <w:lang w:val="en-GB"/>
          <w:rPrChange w:id="1262" w:author="Christian PIEDALLU" w:date="2023-02-06T09:53:00Z">
            <w:rPr/>
          </w:rPrChange>
        </w:rPr>
        <w:t>health</w:t>
      </w:r>
      <w:commentRangeEnd w:id="1249"/>
      <w:r w:rsidR="00815DD2">
        <w:rPr>
          <w:rStyle w:val="Marquedecommentaire"/>
        </w:rPr>
        <w:commentReference w:id="1249"/>
      </w:r>
    </w:p>
    <w:p w14:paraId="5C63E5B8" w14:textId="1DD511C0" w:rsidR="00B177F5" w:rsidRPr="00814BC9" w:rsidRDefault="00B553DB">
      <w:pPr>
        <w:pStyle w:val="Corpsdetexte"/>
        <w:ind w:left="163"/>
        <w:rPr>
          <w:lang w:val="en-GB"/>
          <w:rPrChange w:id="1263" w:author="Christian PIEDALLU" w:date="2023-02-06T09:53:00Z">
            <w:rPr/>
          </w:rPrChange>
        </w:rPr>
      </w:pPr>
      <w:r w:rsidRPr="00814BC9">
        <w:rPr>
          <w:rFonts w:ascii="Trebuchet MS"/>
          <w:sz w:val="10"/>
          <w:lang w:val="en-GB"/>
          <w:rPrChange w:id="1264" w:author="Christian PIEDALLU" w:date="2023-02-06T09:53:00Z">
            <w:rPr>
              <w:rFonts w:ascii="Trebuchet MS"/>
              <w:sz w:val="10"/>
            </w:rPr>
          </w:rPrChange>
        </w:rPr>
        <w:t xml:space="preserve">160     </w:t>
      </w:r>
      <w:r w:rsidRPr="00814BC9">
        <w:rPr>
          <w:rFonts w:ascii="Trebuchet MS"/>
          <w:spacing w:val="19"/>
          <w:sz w:val="10"/>
          <w:lang w:val="en-GB"/>
          <w:rPrChange w:id="1265" w:author="Christian PIEDALLU" w:date="2023-02-06T09:53:00Z">
            <w:rPr>
              <w:rFonts w:ascii="Trebuchet MS"/>
              <w:spacing w:val="19"/>
              <w:sz w:val="10"/>
            </w:rPr>
          </w:rPrChange>
        </w:rPr>
        <w:t xml:space="preserve"> </w:t>
      </w:r>
      <w:r w:rsidRPr="00814BC9">
        <w:rPr>
          <w:w w:val="105"/>
          <w:lang w:val="en-GB"/>
          <w:rPrChange w:id="1266" w:author="Christian PIEDALLU" w:date="2023-02-06T09:53:00Z">
            <w:rPr>
              <w:w w:val="105"/>
            </w:rPr>
          </w:rPrChange>
        </w:rPr>
        <w:t>status</w:t>
      </w:r>
      <w:r w:rsidRPr="00814BC9">
        <w:rPr>
          <w:spacing w:val="19"/>
          <w:w w:val="105"/>
          <w:lang w:val="en-GB"/>
          <w:rPrChange w:id="1267" w:author="Christian PIEDALLU" w:date="2023-02-06T09:53:00Z">
            <w:rPr>
              <w:spacing w:val="19"/>
              <w:w w:val="105"/>
            </w:rPr>
          </w:rPrChange>
        </w:rPr>
        <w:t xml:space="preserve"> </w:t>
      </w:r>
      <w:ins w:id="1268" w:author="Christian PIEDALLU" w:date="2023-02-06T11:55:00Z">
        <w:r w:rsidR="00815DD2" w:rsidRPr="009D2DC4">
          <w:rPr>
            <w:lang w:val="en-GB"/>
          </w:rPr>
          <w:t>observed</w:t>
        </w:r>
        <w:r w:rsidR="00815DD2" w:rsidRPr="009D2DC4">
          <w:rPr>
            <w:spacing w:val="59"/>
            <w:lang w:val="en-GB"/>
          </w:rPr>
          <w:t xml:space="preserve"> </w:t>
        </w:r>
      </w:ins>
      <w:commentRangeEnd w:id="1254"/>
      <w:ins w:id="1269" w:author="Christian PIEDALLU" w:date="2023-02-06T12:23:00Z">
        <w:r w:rsidR="005247DE">
          <w:rPr>
            <w:rStyle w:val="Marquedecommentaire"/>
          </w:rPr>
          <w:commentReference w:id="1254"/>
        </w:r>
      </w:ins>
      <w:r w:rsidRPr="00814BC9">
        <w:rPr>
          <w:w w:val="105"/>
          <w:lang w:val="en-GB"/>
          <w:rPrChange w:id="1270" w:author="Christian PIEDALLU" w:date="2023-02-06T09:53:00Z">
            <w:rPr>
              <w:w w:val="105"/>
            </w:rPr>
          </w:rPrChange>
        </w:rPr>
        <w:t>on</w:t>
      </w:r>
      <w:r w:rsidRPr="00814BC9">
        <w:rPr>
          <w:spacing w:val="21"/>
          <w:w w:val="105"/>
          <w:lang w:val="en-GB"/>
          <w:rPrChange w:id="1271" w:author="Christian PIEDALLU" w:date="2023-02-06T09:53:00Z">
            <w:rPr>
              <w:spacing w:val="21"/>
              <w:w w:val="105"/>
            </w:rPr>
          </w:rPrChange>
        </w:rPr>
        <w:t xml:space="preserve"> </w:t>
      </w:r>
      <w:r w:rsidRPr="00814BC9">
        <w:rPr>
          <w:w w:val="105"/>
          <w:lang w:val="en-GB"/>
          <w:rPrChange w:id="1272" w:author="Christian PIEDALLU" w:date="2023-02-06T09:53:00Z">
            <w:rPr>
              <w:w w:val="105"/>
            </w:rPr>
          </w:rPrChange>
        </w:rPr>
        <w:t>the</w:t>
      </w:r>
      <w:r w:rsidRPr="00814BC9">
        <w:rPr>
          <w:spacing w:val="20"/>
          <w:w w:val="105"/>
          <w:lang w:val="en-GB"/>
          <w:rPrChange w:id="1273" w:author="Christian PIEDALLU" w:date="2023-02-06T09:53:00Z">
            <w:rPr>
              <w:spacing w:val="20"/>
              <w:w w:val="105"/>
            </w:rPr>
          </w:rPrChange>
        </w:rPr>
        <w:t xml:space="preserve"> </w:t>
      </w:r>
      <w:r w:rsidRPr="00814BC9">
        <w:rPr>
          <w:w w:val="105"/>
          <w:lang w:val="en-GB"/>
          <w:rPrChange w:id="1274" w:author="Christian PIEDALLU" w:date="2023-02-06T09:53:00Z">
            <w:rPr>
              <w:w w:val="105"/>
            </w:rPr>
          </w:rPrChange>
        </w:rPr>
        <w:t xml:space="preserve">orthophotoplan. </w:t>
      </w:r>
      <w:r w:rsidRPr="00814BC9">
        <w:rPr>
          <w:spacing w:val="8"/>
          <w:w w:val="105"/>
          <w:lang w:val="en-GB"/>
          <w:rPrChange w:id="1275" w:author="Christian PIEDALLU" w:date="2023-02-06T09:53:00Z">
            <w:rPr>
              <w:spacing w:val="8"/>
              <w:w w:val="105"/>
            </w:rPr>
          </w:rPrChange>
        </w:rPr>
        <w:t xml:space="preserve"> </w:t>
      </w:r>
      <w:del w:id="1276" w:author="Christian PIEDALLU" w:date="2023-02-06T11:56:00Z">
        <w:r w:rsidRPr="00814BC9" w:rsidDel="00815DD2">
          <w:rPr>
            <w:w w:val="105"/>
            <w:lang w:val="en-GB"/>
            <w:rPrChange w:id="1277" w:author="Christian PIEDALLU" w:date="2023-02-06T09:53:00Z">
              <w:rPr>
                <w:w w:val="105"/>
              </w:rPr>
            </w:rPrChange>
          </w:rPr>
          <w:delText>For</w:delText>
        </w:r>
        <w:r w:rsidRPr="00814BC9" w:rsidDel="00815DD2">
          <w:rPr>
            <w:spacing w:val="20"/>
            <w:w w:val="105"/>
            <w:lang w:val="en-GB"/>
            <w:rPrChange w:id="1278" w:author="Christian PIEDALLU" w:date="2023-02-06T09:53:00Z">
              <w:rPr>
                <w:spacing w:val="20"/>
                <w:w w:val="105"/>
              </w:rPr>
            </w:rPrChange>
          </w:rPr>
          <w:delText xml:space="preserve"> </w:delText>
        </w:r>
        <w:r w:rsidRPr="00814BC9" w:rsidDel="00815DD2">
          <w:rPr>
            <w:w w:val="105"/>
            <w:lang w:val="en-GB"/>
            <w:rPrChange w:id="1279" w:author="Christian PIEDALLU" w:date="2023-02-06T09:53:00Z">
              <w:rPr>
                <w:w w:val="105"/>
              </w:rPr>
            </w:rPrChange>
          </w:rPr>
          <w:delText>the</w:delText>
        </w:r>
        <w:r w:rsidRPr="00814BC9" w:rsidDel="00815DD2">
          <w:rPr>
            <w:spacing w:val="20"/>
            <w:w w:val="105"/>
            <w:lang w:val="en-GB"/>
            <w:rPrChange w:id="1280" w:author="Christian PIEDALLU" w:date="2023-02-06T09:53:00Z">
              <w:rPr>
                <w:spacing w:val="20"/>
                <w:w w:val="105"/>
              </w:rPr>
            </w:rPrChange>
          </w:rPr>
          <w:delText xml:space="preserve"> </w:delText>
        </w:r>
        <w:r w:rsidRPr="00814BC9" w:rsidDel="00815DD2">
          <w:rPr>
            <w:w w:val="105"/>
            <w:lang w:val="en-GB"/>
            <w:rPrChange w:id="1281" w:author="Christian PIEDALLU" w:date="2023-02-06T09:53:00Z">
              <w:rPr>
                <w:w w:val="105"/>
              </w:rPr>
            </w:rPrChange>
          </w:rPr>
          <w:delText>second</w:delText>
        </w:r>
        <w:r w:rsidRPr="00814BC9" w:rsidDel="00815DD2">
          <w:rPr>
            <w:spacing w:val="20"/>
            <w:w w:val="105"/>
            <w:lang w:val="en-GB"/>
            <w:rPrChange w:id="1282" w:author="Christian PIEDALLU" w:date="2023-02-06T09:53:00Z">
              <w:rPr>
                <w:spacing w:val="20"/>
                <w:w w:val="105"/>
              </w:rPr>
            </w:rPrChange>
          </w:rPr>
          <w:delText xml:space="preserve"> </w:delText>
        </w:r>
        <w:r w:rsidRPr="00814BC9" w:rsidDel="00815DD2">
          <w:rPr>
            <w:w w:val="105"/>
            <w:lang w:val="en-GB"/>
            <w:rPrChange w:id="1283" w:author="Christian PIEDALLU" w:date="2023-02-06T09:53:00Z">
              <w:rPr>
                <w:w w:val="105"/>
              </w:rPr>
            </w:rPrChange>
          </w:rPr>
          <w:delText>method</w:delText>
        </w:r>
      </w:del>
      <w:ins w:id="1284" w:author="Christian PIEDALLU" w:date="2023-02-06T11:56:00Z">
        <w:r w:rsidR="00815DD2">
          <w:rPr>
            <w:w w:val="105"/>
            <w:lang w:val="en-GB"/>
          </w:rPr>
          <w:t>Secondly</w:t>
        </w:r>
      </w:ins>
      <w:r w:rsidRPr="00814BC9">
        <w:rPr>
          <w:w w:val="105"/>
          <w:lang w:val="en-GB"/>
          <w:rPrChange w:id="1285" w:author="Christian PIEDALLU" w:date="2023-02-06T09:53:00Z">
            <w:rPr>
              <w:w w:val="105"/>
            </w:rPr>
          </w:rPrChange>
        </w:rPr>
        <w:t>,</w:t>
      </w:r>
      <w:r w:rsidRPr="00814BC9">
        <w:rPr>
          <w:spacing w:val="22"/>
          <w:w w:val="105"/>
          <w:lang w:val="en-GB"/>
          <w:rPrChange w:id="1286" w:author="Christian PIEDALLU" w:date="2023-02-06T09:53:00Z">
            <w:rPr>
              <w:spacing w:val="22"/>
              <w:w w:val="105"/>
            </w:rPr>
          </w:rPrChange>
        </w:rPr>
        <w:t xml:space="preserve"> </w:t>
      </w:r>
      <w:r w:rsidRPr="00814BC9">
        <w:rPr>
          <w:w w:val="105"/>
          <w:lang w:val="en-GB"/>
          <w:rPrChange w:id="1287" w:author="Christian PIEDALLU" w:date="2023-02-06T09:53:00Z">
            <w:rPr>
              <w:w w:val="105"/>
            </w:rPr>
          </w:rPrChange>
        </w:rPr>
        <w:t>a</w:t>
      </w:r>
      <w:r w:rsidRPr="00814BC9">
        <w:rPr>
          <w:spacing w:val="19"/>
          <w:w w:val="105"/>
          <w:lang w:val="en-GB"/>
          <w:rPrChange w:id="1288" w:author="Christian PIEDALLU" w:date="2023-02-06T09:53:00Z">
            <w:rPr>
              <w:spacing w:val="19"/>
              <w:w w:val="105"/>
            </w:rPr>
          </w:rPrChange>
        </w:rPr>
        <w:t xml:space="preserve"> </w:t>
      </w:r>
      <w:commentRangeStart w:id="1289"/>
      <w:r w:rsidRPr="00814BC9">
        <w:rPr>
          <w:w w:val="105"/>
          <w:lang w:val="en-GB"/>
          <w:rPrChange w:id="1290" w:author="Christian PIEDALLU" w:date="2023-02-06T09:53:00Z">
            <w:rPr>
              <w:w w:val="105"/>
            </w:rPr>
          </w:rPrChange>
        </w:rPr>
        <w:t>stratified</w:t>
      </w:r>
      <w:r w:rsidRPr="00814BC9">
        <w:rPr>
          <w:spacing w:val="20"/>
          <w:w w:val="105"/>
          <w:lang w:val="en-GB"/>
          <w:rPrChange w:id="1291" w:author="Christian PIEDALLU" w:date="2023-02-06T09:53:00Z">
            <w:rPr>
              <w:spacing w:val="20"/>
              <w:w w:val="105"/>
            </w:rPr>
          </w:rPrChange>
        </w:rPr>
        <w:t xml:space="preserve"> </w:t>
      </w:r>
      <w:r w:rsidRPr="00814BC9">
        <w:rPr>
          <w:w w:val="105"/>
          <w:lang w:val="en-GB"/>
          <w:rPrChange w:id="1292" w:author="Christian PIEDALLU" w:date="2023-02-06T09:53:00Z">
            <w:rPr>
              <w:w w:val="105"/>
            </w:rPr>
          </w:rPrChange>
        </w:rPr>
        <w:t>random</w:t>
      </w:r>
      <w:r w:rsidRPr="00814BC9">
        <w:rPr>
          <w:spacing w:val="20"/>
          <w:w w:val="105"/>
          <w:lang w:val="en-GB"/>
          <w:rPrChange w:id="1293" w:author="Christian PIEDALLU" w:date="2023-02-06T09:53:00Z">
            <w:rPr>
              <w:spacing w:val="20"/>
              <w:w w:val="105"/>
            </w:rPr>
          </w:rPrChange>
        </w:rPr>
        <w:t xml:space="preserve"> </w:t>
      </w:r>
      <w:r w:rsidRPr="00814BC9">
        <w:rPr>
          <w:w w:val="105"/>
          <w:lang w:val="en-GB"/>
          <w:rPrChange w:id="1294" w:author="Christian PIEDALLU" w:date="2023-02-06T09:53:00Z">
            <w:rPr>
              <w:w w:val="105"/>
            </w:rPr>
          </w:rPrChange>
        </w:rPr>
        <w:t>sampling</w:t>
      </w:r>
      <w:r w:rsidRPr="00814BC9">
        <w:rPr>
          <w:spacing w:val="19"/>
          <w:w w:val="105"/>
          <w:lang w:val="en-GB"/>
          <w:rPrChange w:id="1295" w:author="Christian PIEDALLU" w:date="2023-02-06T09:53:00Z">
            <w:rPr>
              <w:spacing w:val="19"/>
              <w:w w:val="105"/>
            </w:rPr>
          </w:rPrChange>
        </w:rPr>
        <w:t xml:space="preserve"> </w:t>
      </w:r>
      <w:r w:rsidRPr="00814BC9">
        <w:rPr>
          <w:w w:val="105"/>
          <w:lang w:val="en-GB"/>
          <w:rPrChange w:id="1296" w:author="Christian PIEDALLU" w:date="2023-02-06T09:53:00Z">
            <w:rPr>
              <w:w w:val="105"/>
            </w:rPr>
          </w:rPrChange>
        </w:rPr>
        <w:t>base</w:t>
      </w:r>
      <w:ins w:id="1297" w:author="Christian PIEDALLU" w:date="2023-02-06T11:56:00Z">
        <w:r w:rsidR="00815DD2">
          <w:rPr>
            <w:w w:val="105"/>
            <w:lang w:val="en-GB"/>
          </w:rPr>
          <w:t>d</w:t>
        </w:r>
      </w:ins>
      <w:r w:rsidRPr="00814BC9">
        <w:rPr>
          <w:spacing w:val="21"/>
          <w:w w:val="105"/>
          <w:lang w:val="en-GB"/>
          <w:rPrChange w:id="1298" w:author="Christian PIEDALLU" w:date="2023-02-06T09:53:00Z">
            <w:rPr>
              <w:spacing w:val="21"/>
              <w:w w:val="105"/>
            </w:rPr>
          </w:rPrChange>
        </w:rPr>
        <w:t xml:space="preserve"> </w:t>
      </w:r>
      <w:r w:rsidRPr="00814BC9">
        <w:rPr>
          <w:w w:val="105"/>
          <w:lang w:val="en-GB"/>
          <w:rPrChange w:id="1299" w:author="Christian PIEDALLU" w:date="2023-02-06T09:53:00Z">
            <w:rPr>
              <w:w w:val="105"/>
            </w:rPr>
          </w:rPrChange>
        </w:rPr>
        <w:t>on</w:t>
      </w:r>
      <w:r w:rsidRPr="00814BC9">
        <w:rPr>
          <w:spacing w:val="19"/>
          <w:w w:val="105"/>
          <w:lang w:val="en-GB"/>
          <w:rPrChange w:id="1300" w:author="Christian PIEDALLU" w:date="2023-02-06T09:53:00Z">
            <w:rPr>
              <w:spacing w:val="19"/>
              <w:w w:val="105"/>
            </w:rPr>
          </w:rPrChange>
        </w:rPr>
        <w:t xml:space="preserve"> </w:t>
      </w:r>
      <w:r w:rsidRPr="00814BC9">
        <w:rPr>
          <w:w w:val="105"/>
          <w:lang w:val="en-GB"/>
          <w:rPrChange w:id="1301" w:author="Christian PIEDALLU" w:date="2023-02-06T09:53:00Z">
            <w:rPr>
              <w:w w:val="105"/>
            </w:rPr>
          </w:rPrChange>
        </w:rPr>
        <w:t>the</w:t>
      </w:r>
    </w:p>
    <w:p w14:paraId="7F70B462" w14:textId="77777777" w:rsidR="00B177F5" w:rsidRPr="00814BC9" w:rsidRDefault="00B553DB">
      <w:pPr>
        <w:pStyle w:val="Corpsdetexte"/>
        <w:ind w:left="163"/>
        <w:rPr>
          <w:lang w:val="en-GB"/>
          <w:rPrChange w:id="1302" w:author="Christian PIEDALLU" w:date="2023-02-06T09:53:00Z">
            <w:rPr/>
          </w:rPrChange>
        </w:rPr>
      </w:pPr>
      <w:r w:rsidRPr="00814BC9">
        <w:rPr>
          <w:rFonts w:ascii="Trebuchet MS"/>
          <w:sz w:val="10"/>
          <w:lang w:val="en-GB"/>
          <w:rPrChange w:id="1303" w:author="Christian PIEDALLU" w:date="2023-02-06T09:53:00Z">
            <w:rPr>
              <w:rFonts w:ascii="Trebuchet MS"/>
              <w:sz w:val="10"/>
            </w:rPr>
          </w:rPrChange>
        </w:rPr>
        <w:t xml:space="preserve">161     </w:t>
      </w:r>
      <w:r w:rsidRPr="00814BC9">
        <w:rPr>
          <w:rFonts w:ascii="Trebuchet MS"/>
          <w:spacing w:val="19"/>
          <w:sz w:val="10"/>
          <w:lang w:val="en-GB"/>
          <w:rPrChange w:id="1304" w:author="Christian PIEDALLU" w:date="2023-02-06T09:53:00Z">
            <w:rPr>
              <w:rFonts w:ascii="Trebuchet MS"/>
              <w:spacing w:val="19"/>
              <w:sz w:val="10"/>
            </w:rPr>
          </w:rPrChange>
        </w:rPr>
        <w:t xml:space="preserve"> </w:t>
      </w:r>
      <w:r w:rsidRPr="00814BC9">
        <w:rPr>
          <w:w w:val="105"/>
          <w:lang w:val="en-GB"/>
          <w:rPrChange w:id="1305" w:author="Christian PIEDALLU" w:date="2023-02-06T09:53:00Z">
            <w:rPr>
              <w:w w:val="105"/>
            </w:rPr>
          </w:rPrChange>
        </w:rPr>
        <w:t>size</w:t>
      </w:r>
      <w:r w:rsidRPr="00814BC9">
        <w:rPr>
          <w:spacing w:val="8"/>
          <w:w w:val="105"/>
          <w:lang w:val="en-GB"/>
          <w:rPrChange w:id="1306" w:author="Christian PIEDALLU" w:date="2023-02-06T09:53:00Z">
            <w:rPr>
              <w:spacing w:val="8"/>
              <w:w w:val="105"/>
            </w:rPr>
          </w:rPrChange>
        </w:rPr>
        <w:t xml:space="preserve"> </w:t>
      </w:r>
      <w:r w:rsidRPr="00814BC9">
        <w:rPr>
          <w:w w:val="105"/>
          <w:lang w:val="en-GB"/>
          <w:rPrChange w:id="1307" w:author="Christian PIEDALLU" w:date="2023-02-06T09:53:00Z">
            <w:rPr>
              <w:w w:val="105"/>
            </w:rPr>
          </w:rPrChange>
        </w:rPr>
        <w:t>of</w:t>
      </w:r>
      <w:r w:rsidRPr="00814BC9">
        <w:rPr>
          <w:spacing w:val="7"/>
          <w:w w:val="105"/>
          <w:lang w:val="en-GB"/>
          <w:rPrChange w:id="1308" w:author="Christian PIEDALLU" w:date="2023-02-06T09:53:00Z">
            <w:rPr>
              <w:spacing w:val="7"/>
              <w:w w:val="105"/>
            </w:rPr>
          </w:rPrChange>
        </w:rPr>
        <w:t xml:space="preserve"> </w:t>
      </w:r>
      <w:r w:rsidRPr="00814BC9">
        <w:rPr>
          <w:w w:val="105"/>
          <w:lang w:val="en-GB"/>
          <w:rPrChange w:id="1309" w:author="Christian PIEDALLU" w:date="2023-02-06T09:53:00Z">
            <w:rPr>
              <w:w w:val="105"/>
            </w:rPr>
          </w:rPrChange>
        </w:rPr>
        <w:t>the</w:t>
      </w:r>
      <w:r w:rsidRPr="00814BC9">
        <w:rPr>
          <w:spacing w:val="9"/>
          <w:w w:val="105"/>
          <w:lang w:val="en-GB"/>
          <w:rPrChange w:id="1310" w:author="Christian PIEDALLU" w:date="2023-02-06T09:53:00Z">
            <w:rPr>
              <w:spacing w:val="9"/>
              <w:w w:val="105"/>
            </w:rPr>
          </w:rPrChange>
        </w:rPr>
        <w:t xml:space="preserve"> </w:t>
      </w:r>
      <w:r w:rsidRPr="00814BC9">
        <w:rPr>
          <w:w w:val="105"/>
          <w:lang w:val="en-GB"/>
          <w:rPrChange w:id="1311" w:author="Christian PIEDALLU" w:date="2023-02-06T09:53:00Z">
            <w:rPr>
              <w:w w:val="105"/>
            </w:rPr>
          </w:rPrChange>
        </w:rPr>
        <w:t>dieback</w:t>
      </w:r>
      <w:r w:rsidRPr="00814BC9">
        <w:rPr>
          <w:spacing w:val="8"/>
          <w:w w:val="105"/>
          <w:lang w:val="en-GB"/>
          <w:rPrChange w:id="1312" w:author="Christian PIEDALLU" w:date="2023-02-06T09:53:00Z">
            <w:rPr>
              <w:spacing w:val="8"/>
              <w:w w:val="105"/>
            </w:rPr>
          </w:rPrChange>
        </w:rPr>
        <w:t xml:space="preserve"> </w:t>
      </w:r>
      <w:r w:rsidRPr="00814BC9">
        <w:rPr>
          <w:w w:val="105"/>
          <w:lang w:val="en-GB"/>
          <w:rPrChange w:id="1313" w:author="Christian PIEDALLU" w:date="2023-02-06T09:53:00Z">
            <w:rPr>
              <w:w w:val="105"/>
            </w:rPr>
          </w:rPrChange>
        </w:rPr>
        <w:t>area</w:t>
      </w:r>
      <w:r w:rsidRPr="00814BC9">
        <w:rPr>
          <w:spacing w:val="8"/>
          <w:w w:val="105"/>
          <w:lang w:val="en-GB"/>
          <w:rPrChange w:id="1314" w:author="Christian PIEDALLU" w:date="2023-02-06T09:53:00Z">
            <w:rPr>
              <w:spacing w:val="8"/>
              <w:w w:val="105"/>
            </w:rPr>
          </w:rPrChange>
        </w:rPr>
        <w:t xml:space="preserve"> </w:t>
      </w:r>
      <w:commentRangeEnd w:id="1289"/>
      <w:r w:rsidR="00815DD2">
        <w:rPr>
          <w:rStyle w:val="Marquedecommentaire"/>
        </w:rPr>
        <w:commentReference w:id="1289"/>
      </w:r>
      <w:r w:rsidRPr="00814BC9">
        <w:rPr>
          <w:w w:val="105"/>
          <w:lang w:val="en-GB"/>
          <w:rPrChange w:id="1315" w:author="Christian PIEDALLU" w:date="2023-02-06T09:53:00Z">
            <w:rPr>
              <w:w w:val="105"/>
            </w:rPr>
          </w:rPrChange>
        </w:rPr>
        <w:t>on</w:t>
      </w:r>
      <w:r w:rsidRPr="00814BC9">
        <w:rPr>
          <w:spacing w:val="7"/>
          <w:w w:val="105"/>
          <w:lang w:val="en-GB"/>
          <w:rPrChange w:id="1316" w:author="Christian PIEDALLU" w:date="2023-02-06T09:53:00Z">
            <w:rPr>
              <w:spacing w:val="7"/>
              <w:w w:val="105"/>
            </w:rPr>
          </w:rPrChange>
        </w:rPr>
        <w:t xml:space="preserve"> </w:t>
      </w:r>
      <w:r w:rsidRPr="00814BC9">
        <w:rPr>
          <w:w w:val="105"/>
          <w:lang w:val="en-GB"/>
          <w:rPrChange w:id="1317" w:author="Christian PIEDALLU" w:date="2023-02-06T09:53:00Z">
            <w:rPr>
              <w:w w:val="105"/>
            </w:rPr>
          </w:rPrChange>
        </w:rPr>
        <w:t>the</w:t>
      </w:r>
      <w:r w:rsidRPr="00814BC9">
        <w:rPr>
          <w:spacing w:val="8"/>
          <w:w w:val="105"/>
          <w:lang w:val="en-GB"/>
          <w:rPrChange w:id="1318" w:author="Christian PIEDALLU" w:date="2023-02-06T09:53:00Z">
            <w:rPr>
              <w:spacing w:val="8"/>
              <w:w w:val="105"/>
            </w:rPr>
          </w:rPrChange>
        </w:rPr>
        <w:t xml:space="preserve"> </w:t>
      </w:r>
      <w:r w:rsidRPr="00814BC9">
        <w:rPr>
          <w:w w:val="105"/>
          <w:lang w:val="en-GB"/>
          <w:rPrChange w:id="1319" w:author="Christian PIEDALLU" w:date="2023-02-06T09:53:00Z">
            <w:rPr>
              <w:w w:val="105"/>
            </w:rPr>
          </w:rPrChange>
        </w:rPr>
        <w:t>sanitary</w:t>
      </w:r>
      <w:r w:rsidRPr="00814BC9">
        <w:rPr>
          <w:spacing w:val="9"/>
          <w:w w:val="105"/>
          <w:lang w:val="en-GB"/>
          <w:rPrChange w:id="1320" w:author="Christian PIEDALLU" w:date="2023-02-06T09:53:00Z">
            <w:rPr>
              <w:spacing w:val="9"/>
              <w:w w:val="105"/>
            </w:rPr>
          </w:rPrChange>
        </w:rPr>
        <w:t xml:space="preserve"> </w:t>
      </w:r>
      <w:r w:rsidRPr="00814BC9">
        <w:rPr>
          <w:w w:val="105"/>
          <w:lang w:val="en-GB"/>
          <w:rPrChange w:id="1321" w:author="Christian PIEDALLU" w:date="2023-02-06T09:53:00Z">
            <w:rPr>
              <w:w w:val="105"/>
            </w:rPr>
          </w:rPrChange>
        </w:rPr>
        <w:t>map</w:t>
      </w:r>
      <w:r w:rsidRPr="00814BC9">
        <w:rPr>
          <w:spacing w:val="8"/>
          <w:w w:val="105"/>
          <w:lang w:val="en-GB"/>
          <w:rPrChange w:id="1322" w:author="Christian PIEDALLU" w:date="2023-02-06T09:53:00Z">
            <w:rPr>
              <w:spacing w:val="8"/>
              <w:w w:val="105"/>
            </w:rPr>
          </w:rPrChange>
        </w:rPr>
        <w:t xml:space="preserve"> </w:t>
      </w:r>
      <w:r w:rsidRPr="00814BC9">
        <w:rPr>
          <w:w w:val="105"/>
          <w:lang w:val="en-GB"/>
          <w:rPrChange w:id="1323" w:author="Christian PIEDALLU" w:date="2023-02-06T09:53:00Z">
            <w:rPr>
              <w:w w:val="105"/>
            </w:rPr>
          </w:rPrChange>
        </w:rPr>
        <w:t>was</w:t>
      </w:r>
      <w:r w:rsidRPr="00814BC9">
        <w:rPr>
          <w:spacing w:val="7"/>
          <w:w w:val="105"/>
          <w:lang w:val="en-GB"/>
          <w:rPrChange w:id="1324" w:author="Christian PIEDALLU" w:date="2023-02-06T09:53:00Z">
            <w:rPr>
              <w:spacing w:val="7"/>
              <w:w w:val="105"/>
            </w:rPr>
          </w:rPrChange>
        </w:rPr>
        <w:t xml:space="preserve"> </w:t>
      </w:r>
      <w:r w:rsidRPr="00814BC9">
        <w:rPr>
          <w:w w:val="105"/>
          <w:lang w:val="en-GB"/>
          <w:rPrChange w:id="1325" w:author="Christian PIEDALLU" w:date="2023-02-06T09:53:00Z">
            <w:rPr>
              <w:w w:val="105"/>
            </w:rPr>
          </w:rPrChange>
        </w:rPr>
        <w:t>used</w:t>
      </w:r>
      <w:r w:rsidRPr="00814BC9">
        <w:rPr>
          <w:spacing w:val="8"/>
          <w:w w:val="105"/>
          <w:lang w:val="en-GB"/>
          <w:rPrChange w:id="1326" w:author="Christian PIEDALLU" w:date="2023-02-06T09:53:00Z">
            <w:rPr>
              <w:spacing w:val="8"/>
              <w:w w:val="105"/>
            </w:rPr>
          </w:rPrChange>
        </w:rPr>
        <w:t xml:space="preserve"> </w:t>
      </w:r>
      <w:r w:rsidRPr="00814BC9">
        <w:rPr>
          <w:w w:val="105"/>
          <w:lang w:val="en-GB"/>
          <w:rPrChange w:id="1327" w:author="Christian PIEDALLU" w:date="2023-02-06T09:53:00Z">
            <w:rPr>
              <w:w w:val="105"/>
            </w:rPr>
          </w:rPrChange>
        </w:rPr>
        <w:t>for</w:t>
      </w:r>
      <w:r w:rsidRPr="00814BC9">
        <w:rPr>
          <w:spacing w:val="8"/>
          <w:w w:val="105"/>
          <w:lang w:val="en-GB"/>
          <w:rPrChange w:id="1328" w:author="Christian PIEDALLU" w:date="2023-02-06T09:53:00Z">
            <w:rPr>
              <w:spacing w:val="8"/>
              <w:w w:val="105"/>
            </w:rPr>
          </w:rPrChange>
        </w:rPr>
        <w:t xml:space="preserve"> </w:t>
      </w:r>
      <w:r w:rsidRPr="00814BC9">
        <w:rPr>
          <w:w w:val="105"/>
          <w:lang w:val="en-GB"/>
          <w:rPrChange w:id="1329" w:author="Christian PIEDALLU" w:date="2023-02-06T09:53:00Z">
            <w:rPr>
              <w:w w:val="105"/>
            </w:rPr>
          </w:rPrChange>
        </w:rPr>
        <w:t>2018.</w:t>
      </w:r>
      <w:r w:rsidRPr="00814BC9">
        <w:rPr>
          <w:spacing w:val="30"/>
          <w:w w:val="105"/>
          <w:lang w:val="en-GB"/>
          <w:rPrChange w:id="1330" w:author="Christian PIEDALLU" w:date="2023-02-06T09:53:00Z">
            <w:rPr>
              <w:spacing w:val="30"/>
              <w:w w:val="105"/>
            </w:rPr>
          </w:rPrChange>
        </w:rPr>
        <w:t xml:space="preserve"> </w:t>
      </w:r>
      <w:commentRangeStart w:id="1331"/>
      <w:r w:rsidRPr="00814BC9">
        <w:rPr>
          <w:w w:val="105"/>
          <w:lang w:val="en-GB"/>
          <w:rPrChange w:id="1332" w:author="Christian PIEDALLU" w:date="2023-02-06T09:53:00Z">
            <w:rPr>
              <w:w w:val="105"/>
            </w:rPr>
          </w:rPrChange>
        </w:rPr>
        <w:t>The</w:t>
      </w:r>
      <w:r w:rsidRPr="00814BC9">
        <w:rPr>
          <w:spacing w:val="8"/>
          <w:w w:val="105"/>
          <w:lang w:val="en-GB"/>
          <w:rPrChange w:id="1333" w:author="Christian PIEDALLU" w:date="2023-02-06T09:53:00Z">
            <w:rPr>
              <w:spacing w:val="8"/>
              <w:w w:val="105"/>
            </w:rPr>
          </w:rPrChange>
        </w:rPr>
        <w:t xml:space="preserve"> </w:t>
      </w:r>
      <w:r w:rsidRPr="00814BC9">
        <w:rPr>
          <w:w w:val="105"/>
          <w:lang w:val="en-GB"/>
          <w:rPrChange w:id="1334" w:author="Christian PIEDALLU" w:date="2023-02-06T09:53:00Z">
            <w:rPr>
              <w:w w:val="105"/>
            </w:rPr>
          </w:rPrChange>
        </w:rPr>
        <w:t>dieback</w:t>
      </w:r>
      <w:r w:rsidRPr="00814BC9">
        <w:rPr>
          <w:spacing w:val="8"/>
          <w:w w:val="105"/>
          <w:lang w:val="en-GB"/>
          <w:rPrChange w:id="1335" w:author="Christian PIEDALLU" w:date="2023-02-06T09:53:00Z">
            <w:rPr>
              <w:spacing w:val="8"/>
              <w:w w:val="105"/>
            </w:rPr>
          </w:rPrChange>
        </w:rPr>
        <w:t xml:space="preserve"> </w:t>
      </w:r>
      <w:r w:rsidRPr="00814BC9">
        <w:rPr>
          <w:w w:val="105"/>
          <w:lang w:val="en-GB"/>
          <w:rPrChange w:id="1336" w:author="Christian PIEDALLU" w:date="2023-02-06T09:53:00Z">
            <w:rPr>
              <w:w w:val="105"/>
            </w:rPr>
          </w:rPrChange>
        </w:rPr>
        <w:t>area</w:t>
      </w:r>
      <w:r w:rsidRPr="00814BC9">
        <w:rPr>
          <w:spacing w:val="8"/>
          <w:w w:val="105"/>
          <w:lang w:val="en-GB"/>
          <w:rPrChange w:id="1337" w:author="Christian PIEDALLU" w:date="2023-02-06T09:53:00Z">
            <w:rPr>
              <w:spacing w:val="8"/>
              <w:w w:val="105"/>
            </w:rPr>
          </w:rPrChange>
        </w:rPr>
        <w:t xml:space="preserve"> </w:t>
      </w:r>
      <w:r w:rsidRPr="00814BC9">
        <w:rPr>
          <w:w w:val="105"/>
          <w:lang w:val="en-GB"/>
          <w:rPrChange w:id="1338" w:author="Christian PIEDALLU" w:date="2023-02-06T09:53:00Z">
            <w:rPr>
              <w:w w:val="105"/>
            </w:rPr>
          </w:rPrChange>
        </w:rPr>
        <w:t>is</w:t>
      </w:r>
      <w:r w:rsidRPr="00814BC9">
        <w:rPr>
          <w:spacing w:val="8"/>
          <w:w w:val="105"/>
          <w:lang w:val="en-GB"/>
          <w:rPrChange w:id="1339" w:author="Christian PIEDALLU" w:date="2023-02-06T09:53:00Z">
            <w:rPr>
              <w:spacing w:val="8"/>
              <w:w w:val="105"/>
            </w:rPr>
          </w:rPrChange>
        </w:rPr>
        <w:t xml:space="preserve"> </w:t>
      </w:r>
      <w:r w:rsidRPr="00814BC9">
        <w:rPr>
          <w:w w:val="105"/>
          <w:lang w:val="en-GB"/>
          <w:rPrChange w:id="1340" w:author="Christian PIEDALLU" w:date="2023-02-06T09:53:00Z">
            <w:rPr>
              <w:w w:val="105"/>
            </w:rPr>
          </w:rPrChange>
        </w:rPr>
        <w:t>a</w:t>
      </w:r>
      <w:r w:rsidRPr="00814BC9">
        <w:rPr>
          <w:spacing w:val="7"/>
          <w:w w:val="105"/>
          <w:lang w:val="en-GB"/>
          <w:rPrChange w:id="1341" w:author="Christian PIEDALLU" w:date="2023-02-06T09:53:00Z">
            <w:rPr>
              <w:spacing w:val="7"/>
              <w:w w:val="105"/>
            </w:rPr>
          </w:rPrChange>
        </w:rPr>
        <w:t xml:space="preserve"> </w:t>
      </w:r>
      <w:r w:rsidRPr="00814BC9">
        <w:rPr>
          <w:w w:val="105"/>
          <w:lang w:val="en-GB"/>
          <w:rPrChange w:id="1342" w:author="Christian PIEDALLU" w:date="2023-02-06T09:53:00Z">
            <w:rPr>
              <w:w w:val="105"/>
            </w:rPr>
          </w:rPrChange>
        </w:rPr>
        <w:t>combination</w:t>
      </w:r>
    </w:p>
    <w:p w14:paraId="21C50D10" w14:textId="77777777" w:rsidR="00B177F5" w:rsidRPr="00814BC9" w:rsidRDefault="00B553DB">
      <w:pPr>
        <w:pStyle w:val="Corpsdetexte"/>
        <w:ind w:left="163"/>
        <w:rPr>
          <w:lang w:val="en-GB"/>
          <w:rPrChange w:id="1343" w:author="Christian PIEDALLU" w:date="2023-02-06T09:53:00Z">
            <w:rPr/>
          </w:rPrChange>
        </w:rPr>
      </w:pPr>
      <w:r w:rsidRPr="00814BC9">
        <w:rPr>
          <w:rFonts w:ascii="Trebuchet MS"/>
          <w:sz w:val="10"/>
          <w:lang w:val="en-GB"/>
          <w:rPrChange w:id="1344" w:author="Christian PIEDALLU" w:date="2023-02-06T09:53:00Z">
            <w:rPr>
              <w:rFonts w:ascii="Trebuchet MS"/>
              <w:sz w:val="10"/>
            </w:rPr>
          </w:rPrChange>
        </w:rPr>
        <w:t xml:space="preserve">162     </w:t>
      </w:r>
      <w:r w:rsidRPr="00814BC9">
        <w:rPr>
          <w:rFonts w:ascii="Trebuchet MS"/>
          <w:spacing w:val="19"/>
          <w:sz w:val="10"/>
          <w:lang w:val="en-GB"/>
          <w:rPrChange w:id="1345" w:author="Christian PIEDALLU" w:date="2023-02-06T09:53:00Z">
            <w:rPr>
              <w:rFonts w:ascii="Trebuchet MS"/>
              <w:spacing w:val="19"/>
              <w:sz w:val="10"/>
            </w:rPr>
          </w:rPrChange>
        </w:rPr>
        <w:t xml:space="preserve"> </w:t>
      </w:r>
      <w:r w:rsidRPr="00814BC9">
        <w:rPr>
          <w:w w:val="105"/>
          <w:lang w:val="en-GB"/>
          <w:rPrChange w:id="1346" w:author="Christian PIEDALLU" w:date="2023-02-06T09:53:00Z">
            <w:rPr>
              <w:w w:val="105"/>
            </w:rPr>
          </w:rPrChange>
        </w:rPr>
        <w:t>of</w:t>
      </w:r>
      <w:r w:rsidRPr="00814BC9">
        <w:rPr>
          <w:spacing w:val="5"/>
          <w:w w:val="105"/>
          <w:lang w:val="en-GB"/>
          <w:rPrChange w:id="1347" w:author="Christian PIEDALLU" w:date="2023-02-06T09:53:00Z">
            <w:rPr>
              <w:spacing w:val="5"/>
              <w:w w:val="105"/>
            </w:rPr>
          </w:rPrChange>
        </w:rPr>
        <w:t xml:space="preserve"> </w:t>
      </w:r>
      <w:r w:rsidRPr="00814BC9">
        <w:rPr>
          <w:w w:val="105"/>
          <w:lang w:val="en-GB"/>
          <w:rPrChange w:id="1348" w:author="Christian PIEDALLU" w:date="2023-02-06T09:53:00Z">
            <w:rPr>
              <w:w w:val="105"/>
            </w:rPr>
          </w:rPrChange>
        </w:rPr>
        <w:t>bark</w:t>
      </w:r>
      <w:r w:rsidRPr="00814BC9">
        <w:rPr>
          <w:spacing w:val="5"/>
          <w:w w:val="105"/>
          <w:lang w:val="en-GB"/>
          <w:rPrChange w:id="1349" w:author="Christian PIEDALLU" w:date="2023-02-06T09:53:00Z">
            <w:rPr>
              <w:spacing w:val="5"/>
              <w:w w:val="105"/>
            </w:rPr>
          </w:rPrChange>
        </w:rPr>
        <w:t xml:space="preserve"> </w:t>
      </w:r>
      <w:r w:rsidRPr="00814BC9">
        <w:rPr>
          <w:w w:val="105"/>
          <w:lang w:val="en-GB"/>
          <w:rPrChange w:id="1350" w:author="Christian PIEDALLU" w:date="2023-02-06T09:53:00Z">
            <w:rPr>
              <w:w w:val="105"/>
            </w:rPr>
          </w:rPrChange>
        </w:rPr>
        <w:t>beetle</w:t>
      </w:r>
      <w:r w:rsidRPr="00814BC9">
        <w:rPr>
          <w:spacing w:val="5"/>
          <w:w w:val="105"/>
          <w:lang w:val="en-GB"/>
          <w:rPrChange w:id="1351" w:author="Christian PIEDALLU" w:date="2023-02-06T09:53:00Z">
            <w:rPr>
              <w:spacing w:val="5"/>
              <w:w w:val="105"/>
            </w:rPr>
          </w:rPrChange>
        </w:rPr>
        <w:t xml:space="preserve"> </w:t>
      </w:r>
      <w:r w:rsidRPr="00814BC9">
        <w:rPr>
          <w:w w:val="105"/>
          <w:lang w:val="en-GB"/>
          <w:rPrChange w:id="1352" w:author="Christian PIEDALLU" w:date="2023-02-06T09:53:00Z">
            <w:rPr>
              <w:w w:val="105"/>
            </w:rPr>
          </w:rPrChange>
        </w:rPr>
        <w:t>attacked</w:t>
      </w:r>
      <w:r w:rsidRPr="00814BC9">
        <w:rPr>
          <w:spacing w:val="5"/>
          <w:w w:val="105"/>
          <w:lang w:val="en-GB"/>
          <w:rPrChange w:id="1353" w:author="Christian PIEDALLU" w:date="2023-02-06T09:53:00Z">
            <w:rPr>
              <w:spacing w:val="5"/>
              <w:w w:val="105"/>
            </w:rPr>
          </w:rPrChange>
        </w:rPr>
        <w:t xml:space="preserve"> </w:t>
      </w:r>
      <w:r w:rsidRPr="00814BC9">
        <w:rPr>
          <w:w w:val="105"/>
          <w:lang w:val="en-GB"/>
          <w:rPrChange w:id="1354" w:author="Christian PIEDALLU" w:date="2023-02-06T09:53:00Z">
            <w:rPr>
              <w:w w:val="105"/>
            </w:rPr>
          </w:rPrChange>
        </w:rPr>
        <w:t>area</w:t>
      </w:r>
      <w:r w:rsidRPr="00814BC9">
        <w:rPr>
          <w:spacing w:val="5"/>
          <w:w w:val="105"/>
          <w:lang w:val="en-GB"/>
          <w:rPrChange w:id="1355" w:author="Christian PIEDALLU" w:date="2023-02-06T09:53:00Z">
            <w:rPr>
              <w:spacing w:val="5"/>
              <w:w w:val="105"/>
            </w:rPr>
          </w:rPrChange>
        </w:rPr>
        <w:t xml:space="preserve"> </w:t>
      </w:r>
      <w:r w:rsidRPr="00814BC9">
        <w:rPr>
          <w:w w:val="105"/>
          <w:lang w:val="en-GB"/>
          <w:rPrChange w:id="1356" w:author="Christian PIEDALLU" w:date="2023-02-06T09:53:00Z">
            <w:rPr>
              <w:w w:val="105"/>
            </w:rPr>
          </w:rPrChange>
        </w:rPr>
        <w:t>and</w:t>
      </w:r>
      <w:r w:rsidRPr="00814BC9">
        <w:rPr>
          <w:spacing w:val="5"/>
          <w:w w:val="105"/>
          <w:lang w:val="en-GB"/>
          <w:rPrChange w:id="1357" w:author="Christian PIEDALLU" w:date="2023-02-06T09:53:00Z">
            <w:rPr>
              <w:spacing w:val="5"/>
              <w:w w:val="105"/>
            </w:rPr>
          </w:rPrChange>
        </w:rPr>
        <w:t xml:space="preserve"> </w:t>
      </w:r>
      <w:r w:rsidRPr="00814BC9">
        <w:rPr>
          <w:w w:val="105"/>
          <w:lang w:val="en-GB"/>
          <w:rPrChange w:id="1358" w:author="Christian PIEDALLU" w:date="2023-02-06T09:53:00Z">
            <w:rPr>
              <w:w w:val="105"/>
            </w:rPr>
          </w:rPrChange>
        </w:rPr>
        <w:t>sanitary</w:t>
      </w:r>
      <w:r w:rsidRPr="00814BC9">
        <w:rPr>
          <w:spacing w:val="5"/>
          <w:w w:val="105"/>
          <w:lang w:val="en-GB"/>
          <w:rPrChange w:id="1359" w:author="Christian PIEDALLU" w:date="2023-02-06T09:53:00Z">
            <w:rPr>
              <w:spacing w:val="5"/>
              <w:w w:val="105"/>
            </w:rPr>
          </w:rPrChange>
        </w:rPr>
        <w:t xml:space="preserve"> </w:t>
      </w:r>
      <w:r w:rsidRPr="00814BC9">
        <w:rPr>
          <w:w w:val="105"/>
          <w:lang w:val="en-GB"/>
          <w:rPrChange w:id="1360" w:author="Christian PIEDALLU" w:date="2023-02-06T09:53:00Z">
            <w:rPr>
              <w:w w:val="105"/>
            </w:rPr>
          </w:rPrChange>
        </w:rPr>
        <w:t>cutting</w:t>
      </w:r>
      <w:r w:rsidRPr="00814BC9">
        <w:rPr>
          <w:spacing w:val="5"/>
          <w:w w:val="105"/>
          <w:lang w:val="en-GB"/>
          <w:rPrChange w:id="1361" w:author="Christian PIEDALLU" w:date="2023-02-06T09:53:00Z">
            <w:rPr>
              <w:spacing w:val="5"/>
              <w:w w:val="105"/>
            </w:rPr>
          </w:rPrChange>
        </w:rPr>
        <w:t xml:space="preserve"> </w:t>
      </w:r>
      <w:r w:rsidRPr="00814BC9">
        <w:rPr>
          <w:w w:val="105"/>
          <w:lang w:val="en-GB"/>
          <w:rPrChange w:id="1362" w:author="Christian PIEDALLU" w:date="2023-02-06T09:53:00Z">
            <w:rPr>
              <w:w w:val="105"/>
            </w:rPr>
          </w:rPrChange>
        </w:rPr>
        <w:t>area.</w:t>
      </w:r>
      <w:r w:rsidRPr="00814BC9">
        <w:rPr>
          <w:spacing w:val="28"/>
          <w:w w:val="105"/>
          <w:lang w:val="en-GB"/>
          <w:rPrChange w:id="1363" w:author="Christian PIEDALLU" w:date="2023-02-06T09:53:00Z">
            <w:rPr>
              <w:spacing w:val="28"/>
              <w:w w:val="105"/>
            </w:rPr>
          </w:rPrChange>
        </w:rPr>
        <w:t xml:space="preserve"> </w:t>
      </w:r>
      <w:commentRangeEnd w:id="1331"/>
      <w:r w:rsidR="00815DD2">
        <w:rPr>
          <w:rStyle w:val="Marquedecommentaire"/>
        </w:rPr>
        <w:commentReference w:id="1331"/>
      </w:r>
      <w:r w:rsidRPr="00814BC9">
        <w:rPr>
          <w:w w:val="105"/>
          <w:lang w:val="en-GB"/>
          <w:rPrChange w:id="1364" w:author="Christian PIEDALLU" w:date="2023-02-06T09:53:00Z">
            <w:rPr>
              <w:w w:val="105"/>
            </w:rPr>
          </w:rPrChange>
        </w:rPr>
        <w:t>The</w:t>
      </w:r>
      <w:r w:rsidRPr="00814BC9">
        <w:rPr>
          <w:spacing w:val="5"/>
          <w:w w:val="105"/>
          <w:lang w:val="en-GB"/>
          <w:rPrChange w:id="1365" w:author="Christian PIEDALLU" w:date="2023-02-06T09:53:00Z">
            <w:rPr>
              <w:spacing w:val="5"/>
              <w:w w:val="105"/>
            </w:rPr>
          </w:rPrChange>
        </w:rPr>
        <w:t xml:space="preserve"> </w:t>
      </w:r>
      <w:commentRangeStart w:id="1366"/>
      <w:r w:rsidRPr="00814BC9">
        <w:rPr>
          <w:w w:val="105"/>
          <w:lang w:val="en-GB"/>
          <w:rPrChange w:id="1367" w:author="Christian PIEDALLU" w:date="2023-02-06T09:53:00Z">
            <w:rPr>
              <w:w w:val="105"/>
            </w:rPr>
          </w:rPrChange>
        </w:rPr>
        <w:t>selected</w:t>
      </w:r>
      <w:r w:rsidRPr="00814BC9">
        <w:rPr>
          <w:spacing w:val="5"/>
          <w:w w:val="105"/>
          <w:lang w:val="en-GB"/>
          <w:rPrChange w:id="1368" w:author="Christian PIEDALLU" w:date="2023-02-06T09:53:00Z">
            <w:rPr>
              <w:spacing w:val="5"/>
              <w:w w:val="105"/>
            </w:rPr>
          </w:rPrChange>
        </w:rPr>
        <w:t xml:space="preserve"> </w:t>
      </w:r>
      <w:r w:rsidRPr="00814BC9">
        <w:rPr>
          <w:w w:val="105"/>
          <w:lang w:val="en-GB"/>
          <w:rPrChange w:id="1369" w:author="Christian PIEDALLU" w:date="2023-02-06T09:53:00Z">
            <w:rPr>
              <w:w w:val="105"/>
            </w:rPr>
          </w:rPrChange>
        </w:rPr>
        <w:t>stands</w:t>
      </w:r>
      <w:r w:rsidRPr="00814BC9">
        <w:rPr>
          <w:spacing w:val="5"/>
          <w:w w:val="105"/>
          <w:lang w:val="en-GB"/>
          <w:rPrChange w:id="1370" w:author="Christian PIEDALLU" w:date="2023-02-06T09:53:00Z">
            <w:rPr>
              <w:spacing w:val="5"/>
              <w:w w:val="105"/>
            </w:rPr>
          </w:rPrChange>
        </w:rPr>
        <w:t xml:space="preserve"> </w:t>
      </w:r>
      <w:commentRangeEnd w:id="1366"/>
      <w:r w:rsidR="00A81114">
        <w:rPr>
          <w:rStyle w:val="Marquedecommentaire"/>
        </w:rPr>
        <w:commentReference w:id="1366"/>
      </w:r>
      <w:r w:rsidRPr="00814BC9">
        <w:rPr>
          <w:w w:val="105"/>
          <w:lang w:val="en-GB"/>
          <w:rPrChange w:id="1371" w:author="Christian PIEDALLU" w:date="2023-02-06T09:53:00Z">
            <w:rPr>
              <w:w w:val="105"/>
            </w:rPr>
          </w:rPrChange>
        </w:rPr>
        <w:t>were</w:t>
      </w:r>
      <w:r w:rsidRPr="00814BC9">
        <w:rPr>
          <w:spacing w:val="5"/>
          <w:w w:val="105"/>
          <w:lang w:val="en-GB"/>
          <w:rPrChange w:id="1372" w:author="Christian PIEDALLU" w:date="2023-02-06T09:53:00Z">
            <w:rPr>
              <w:spacing w:val="5"/>
              <w:w w:val="105"/>
            </w:rPr>
          </w:rPrChange>
        </w:rPr>
        <w:t xml:space="preserve"> </w:t>
      </w:r>
      <w:r w:rsidRPr="00814BC9">
        <w:rPr>
          <w:w w:val="105"/>
          <w:lang w:val="en-GB"/>
          <w:rPrChange w:id="1373" w:author="Christian PIEDALLU" w:date="2023-02-06T09:53:00Z">
            <w:rPr>
              <w:w w:val="105"/>
            </w:rPr>
          </w:rPrChange>
        </w:rPr>
        <w:t>photo-interpreted</w:t>
      </w:r>
    </w:p>
    <w:p w14:paraId="1F92E339" w14:textId="77777777" w:rsidR="00B177F5" w:rsidRPr="00814BC9" w:rsidRDefault="00B553DB">
      <w:pPr>
        <w:pStyle w:val="Corpsdetexte"/>
        <w:ind w:left="163"/>
        <w:rPr>
          <w:lang w:val="en-GB"/>
          <w:rPrChange w:id="1374" w:author="Christian PIEDALLU" w:date="2023-02-06T09:53:00Z">
            <w:rPr/>
          </w:rPrChange>
        </w:rPr>
      </w:pPr>
      <w:r w:rsidRPr="00814BC9">
        <w:rPr>
          <w:rFonts w:ascii="Trebuchet MS"/>
          <w:sz w:val="10"/>
          <w:lang w:val="en-GB"/>
          <w:rPrChange w:id="1375" w:author="Christian PIEDALLU" w:date="2023-02-06T09:53:00Z">
            <w:rPr>
              <w:rFonts w:ascii="Trebuchet MS"/>
              <w:sz w:val="10"/>
            </w:rPr>
          </w:rPrChange>
        </w:rPr>
        <w:t xml:space="preserve">163     </w:t>
      </w:r>
      <w:r w:rsidRPr="00814BC9">
        <w:rPr>
          <w:rFonts w:ascii="Trebuchet MS"/>
          <w:spacing w:val="19"/>
          <w:sz w:val="10"/>
          <w:lang w:val="en-GB"/>
          <w:rPrChange w:id="1376" w:author="Christian PIEDALLU" w:date="2023-02-06T09:53:00Z">
            <w:rPr>
              <w:rFonts w:ascii="Trebuchet MS"/>
              <w:spacing w:val="19"/>
              <w:sz w:val="10"/>
            </w:rPr>
          </w:rPrChange>
        </w:rPr>
        <w:t xml:space="preserve"> </w:t>
      </w:r>
      <w:r w:rsidRPr="00814BC9">
        <w:rPr>
          <w:w w:val="105"/>
          <w:lang w:val="en-GB"/>
          <w:rPrChange w:id="1377" w:author="Christian PIEDALLU" w:date="2023-02-06T09:53:00Z">
            <w:rPr>
              <w:w w:val="105"/>
            </w:rPr>
          </w:rPrChange>
        </w:rPr>
        <w:t>with</w:t>
      </w:r>
      <w:r w:rsidRPr="00814BC9">
        <w:rPr>
          <w:spacing w:val="6"/>
          <w:w w:val="105"/>
          <w:lang w:val="en-GB"/>
          <w:rPrChange w:id="1378" w:author="Christian PIEDALLU" w:date="2023-02-06T09:53:00Z">
            <w:rPr>
              <w:spacing w:val="6"/>
              <w:w w:val="105"/>
            </w:rPr>
          </w:rPrChange>
        </w:rPr>
        <w:t xml:space="preserve"> </w:t>
      </w:r>
      <w:commentRangeStart w:id="1379"/>
      <w:r w:rsidRPr="00814BC9">
        <w:rPr>
          <w:w w:val="105"/>
          <w:lang w:val="en-GB"/>
          <w:rPrChange w:id="1380" w:author="Christian PIEDALLU" w:date="2023-02-06T09:53:00Z">
            <w:rPr>
              <w:w w:val="105"/>
            </w:rPr>
          </w:rPrChange>
        </w:rPr>
        <w:t>the</w:t>
      </w:r>
      <w:r w:rsidRPr="00814BC9">
        <w:rPr>
          <w:spacing w:val="7"/>
          <w:w w:val="105"/>
          <w:lang w:val="en-GB"/>
          <w:rPrChange w:id="1381" w:author="Christian PIEDALLU" w:date="2023-02-06T09:53:00Z">
            <w:rPr>
              <w:spacing w:val="7"/>
              <w:w w:val="105"/>
            </w:rPr>
          </w:rPrChange>
        </w:rPr>
        <w:t xml:space="preserve"> </w:t>
      </w:r>
      <w:r w:rsidRPr="00814BC9">
        <w:rPr>
          <w:w w:val="105"/>
          <w:lang w:val="en-GB"/>
          <w:rPrChange w:id="1382" w:author="Christian PIEDALLU" w:date="2023-02-06T09:53:00Z">
            <w:rPr>
              <w:w w:val="105"/>
            </w:rPr>
          </w:rPrChange>
        </w:rPr>
        <w:t>annual</w:t>
      </w:r>
      <w:r w:rsidRPr="00814BC9">
        <w:rPr>
          <w:spacing w:val="6"/>
          <w:w w:val="105"/>
          <w:lang w:val="en-GB"/>
          <w:rPrChange w:id="1383" w:author="Christian PIEDALLU" w:date="2023-02-06T09:53:00Z">
            <w:rPr>
              <w:spacing w:val="6"/>
              <w:w w:val="105"/>
            </w:rPr>
          </w:rPrChange>
        </w:rPr>
        <w:t xml:space="preserve"> </w:t>
      </w:r>
      <w:r w:rsidRPr="00814BC9">
        <w:rPr>
          <w:w w:val="105"/>
          <w:lang w:val="en-GB"/>
          <w:rPrChange w:id="1384" w:author="Christian PIEDALLU" w:date="2023-02-06T09:53:00Z">
            <w:rPr>
              <w:w w:val="105"/>
            </w:rPr>
          </w:rPrChange>
        </w:rPr>
        <w:t>orthophotoplan</w:t>
      </w:r>
      <w:r w:rsidRPr="00814BC9">
        <w:rPr>
          <w:spacing w:val="5"/>
          <w:w w:val="105"/>
          <w:lang w:val="en-GB"/>
          <w:rPrChange w:id="1385" w:author="Christian PIEDALLU" w:date="2023-02-06T09:53:00Z">
            <w:rPr>
              <w:spacing w:val="5"/>
              <w:w w:val="105"/>
            </w:rPr>
          </w:rPrChange>
        </w:rPr>
        <w:t xml:space="preserve"> </w:t>
      </w:r>
      <w:r w:rsidRPr="00814BC9">
        <w:rPr>
          <w:w w:val="105"/>
          <w:lang w:val="en-GB"/>
          <w:rPrChange w:id="1386" w:author="Christian PIEDALLU" w:date="2023-02-06T09:53:00Z">
            <w:rPr>
              <w:w w:val="105"/>
            </w:rPr>
          </w:rPrChange>
        </w:rPr>
        <w:t>of</w:t>
      </w:r>
      <w:r w:rsidRPr="00814BC9">
        <w:rPr>
          <w:spacing w:val="6"/>
          <w:w w:val="105"/>
          <w:lang w:val="en-GB"/>
          <w:rPrChange w:id="1387" w:author="Christian PIEDALLU" w:date="2023-02-06T09:53:00Z">
            <w:rPr>
              <w:spacing w:val="6"/>
              <w:w w:val="105"/>
            </w:rPr>
          </w:rPrChange>
        </w:rPr>
        <w:t xml:space="preserve"> </w:t>
      </w:r>
      <w:r w:rsidRPr="00814BC9">
        <w:rPr>
          <w:w w:val="105"/>
          <w:lang w:val="en-GB"/>
          <w:rPrChange w:id="1388" w:author="Christian PIEDALLU" w:date="2023-02-06T09:53:00Z">
            <w:rPr>
              <w:w w:val="105"/>
            </w:rPr>
          </w:rPrChange>
        </w:rPr>
        <w:t>the</w:t>
      </w:r>
      <w:r w:rsidRPr="00814BC9">
        <w:rPr>
          <w:spacing w:val="7"/>
          <w:w w:val="105"/>
          <w:lang w:val="en-GB"/>
          <w:rPrChange w:id="1389" w:author="Christian PIEDALLU" w:date="2023-02-06T09:53:00Z">
            <w:rPr>
              <w:spacing w:val="7"/>
              <w:w w:val="105"/>
            </w:rPr>
          </w:rPrChange>
        </w:rPr>
        <w:t xml:space="preserve"> </w:t>
      </w:r>
      <w:r w:rsidRPr="00814BC9">
        <w:rPr>
          <w:w w:val="105"/>
          <w:lang w:val="en-GB"/>
          <w:rPrChange w:id="1390" w:author="Christian PIEDALLU" w:date="2023-02-06T09:53:00Z">
            <w:rPr>
              <w:w w:val="105"/>
            </w:rPr>
          </w:rPrChange>
        </w:rPr>
        <w:t>Wallonia</w:t>
      </w:r>
      <w:commentRangeEnd w:id="1379"/>
      <w:r w:rsidR="00A81114">
        <w:rPr>
          <w:rStyle w:val="Marquedecommentaire"/>
        </w:rPr>
        <w:commentReference w:id="1379"/>
      </w:r>
      <w:r w:rsidRPr="00814BC9">
        <w:rPr>
          <w:w w:val="105"/>
          <w:lang w:val="en-GB"/>
          <w:rPrChange w:id="1391" w:author="Christian PIEDALLU" w:date="2023-02-06T09:53:00Z">
            <w:rPr>
              <w:w w:val="105"/>
            </w:rPr>
          </w:rPrChange>
        </w:rPr>
        <w:t>.</w:t>
      </w:r>
      <w:r w:rsidRPr="00814BC9">
        <w:rPr>
          <w:spacing w:val="30"/>
          <w:w w:val="105"/>
          <w:lang w:val="en-GB"/>
          <w:rPrChange w:id="1392" w:author="Christian PIEDALLU" w:date="2023-02-06T09:53:00Z">
            <w:rPr>
              <w:spacing w:val="30"/>
              <w:w w:val="105"/>
            </w:rPr>
          </w:rPrChange>
        </w:rPr>
        <w:t xml:space="preserve"> </w:t>
      </w:r>
      <w:r w:rsidRPr="00814BC9">
        <w:rPr>
          <w:w w:val="105"/>
          <w:lang w:val="en-GB"/>
          <w:rPrChange w:id="1393" w:author="Christian PIEDALLU" w:date="2023-02-06T09:53:00Z">
            <w:rPr>
              <w:w w:val="105"/>
            </w:rPr>
          </w:rPrChange>
        </w:rPr>
        <w:t>A</w:t>
      </w:r>
      <w:r w:rsidRPr="00814BC9">
        <w:rPr>
          <w:spacing w:val="6"/>
          <w:w w:val="105"/>
          <w:lang w:val="en-GB"/>
          <w:rPrChange w:id="1394" w:author="Christian PIEDALLU" w:date="2023-02-06T09:53:00Z">
            <w:rPr>
              <w:spacing w:val="6"/>
              <w:w w:val="105"/>
            </w:rPr>
          </w:rPrChange>
        </w:rPr>
        <w:t xml:space="preserve"> </w:t>
      </w:r>
      <w:r w:rsidRPr="00814BC9">
        <w:rPr>
          <w:w w:val="105"/>
          <w:lang w:val="en-GB"/>
          <w:rPrChange w:id="1395" w:author="Christian PIEDALLU" w:date="2023-02-06T09:53:00Z">
            <w:rPr>
              <w:w w:val="105"/>
            </w:rPr>
          </w:rPrChange>
        </w:rPr>
        <w:t>field</w:t>
      </w:r>
      <w:r w:rsidRPr="00814BC9">
        <w:rPr>
          <w:spacing w:val="7"/>
          <w:w w:val="105"/>
          <w:lang w:val="en-GB"/>
          <w:rPrChange w:id="1396" w:author="Christian PIEDALLU" w:date="2023-02-06T09:53:00Z">
            <w:rPr>
              <w:spacing w:val="7"/>
              <w:w w:val="105"/>
            </w:rPr>
          </w:rPrChange>
        </w:rPr>
        <w:t xml:space="preserve"> </w:t>
      </w:r>
      <w:r w:rsidRPr="00814BC9">
        <w:rPr>
          <w:w w:val="105"/>
          <w:lang w:val="en-GB"/>
          <w:rPrChange w:id="1397" w:author="Christian PIEDALLU" w:date="2023-02-06T09:53:00Z">
            <w:rPr>
              <w:w w:val="105"/>
            </w:rPr>
          </w:rPrChange>
        </w:rPr>
        <w:t>validation</w:t>
      </w:r>
      <w:r w:rsidRPr="00814BC9">
        <w:rPr>
          <w:spacing w:val="6"/>
          <w:w w:val="105"/>
          <w:lang w:val="en-GB"/>
          <w:rPrChange w:id="1398" w:author="Christian PIEDALLU" w:date="2023-02-06T09:53:00Z">
            <w:rPr>
              <w:spacing w:val="6"/>
              <w:w w:val="105"/>
            </w:rPr>
          </w:rPrChange>
        </w:rPr>
        <w:t xml:space="preserve"> </w:t>
      </w:r>
      <w:r w:rsidRPr="00814BC9">
        <w:rPr>
          <w:w w:val="105"/>
          <w:lang w:val="en-GB"/>
          <w:rPrChange w:id="1399" w:author="Christian PIEDALLU" w:date="2023-02-06T09:53:00Z">
            <w:rPr>
              <w:w w:val="105"/>
            </w:rPr>
          </w:rPrChange>
        </w:rPr>
        <w:t>on</w:t>
      </w:r>
      <w:r w:rsidRPr="00814BC9">
        <w:rPr>
          <w:spacing w:val="6"/>
          <w:w w:val="105"/>
          <w:lang w:val="en-GB"/>
          <w:rPrChange w:id="1400" w:author="Christian PIEDALLU" w:date="2023-02-06T09:53:00Z">
            <w:rPr>
              <w:spacing w:val="6"/>
              <w:w w:val="105"/>
            </w:rPr>
          </w:rPrChange>
        </w:rPr>
        <w:t xml:space="preserve"> </w:t>
      </w:r>
      <w:r w:rsidRPr="00814BC9">
        <w:rPr>
          <w:w w:val="105"/>
          <w:lang w:val="en-GB"/>
          <w:rPrChange w:id="1401" w:author="Christian PIEDALLU" w:date="2023-02-06T09:53:00Z">
            <w:rPr>
              <w:w w:val="105"/>
            </w:rPr>
          </w:rPrChange>
        </w:rPr>
        <w:t>the</w:t>
      </w:r>
      <w:r w:rsidRPr="00814BC9">
        <w:rPr>
          <w:spacing w:val="6"/>
          <w:w w:val="105"/>
          <w:lang w:val="en-GB"/>
          <w:rPrChange w:id="1402" w:author="Christian PIEDALLU" w:date="2023-02-06T09:53:00Z">
            <w:rPr>
              <w:spacing w:val="6"/>
              <w:w w:val="105"/>
            </w:rPr>
          </w:rPrChange>
        </w:rPr>
        <w:t xml:space="preserve"> </w:t>
      </w:r>
      <w:r w:rsidRPr="00814BC9">
        <w:rPr>
          <w:w w:val="105"/>
          <w:lang w:val="en-GB"/>
          <w:rPrChange w:id="1403" w:author="Christian PIEDALLU" w:date="2023-02-06T09:53:00Z">
            <w:rPr>
              <w:w w:val="105"/>
            </w:rPr>
          </w:rPrChange>
        </w:rPr>
        <w:t>Vosges</w:t>
      </w:r>
      <w:r w:rsidRPr="00814BC9">
        <w:rPr>
          <w:spacing w:val="6"/>
          <w:w w:val="105"/>
          <w:lang w:val="en-GB"/>
          <w:rPrChange w:id="1404" w:author="Christian PIEDALLU" w:date="2023-02-06T09:53:00Z">
            <w:rPr>
              <w:spacing w:val="6"/>
              <w:w w:val="105"/>
            </w:rPr>
          </w:rPrChange>
        </w:rPr>
        <w:t xml:space="preserve"> </w:t>
      </w:r>
      <w:r w:rsidRPr="00814BC9">
        <w:rPr>
          <w:w w:val="105"/>
          <w:lang w:val="en-GB"/>
          <w:rPrChange w:id="1405" w:author="Christian PIEDALLU" w:date="2023-02-06T09:53:00Z">
            <w:rPr>
              <w:w w:val="105"/>
            </w:rPr>
          </w:rPrChange>
        </w:rPr>
        <w:t>massif</w:t>
      </w:r>
      <w:r w:rsidRPr="00814BC9">
        <w:rPr>
          <w:spacing w:val="6"/>
          <w:w w:val="105"/>
          <w:lang w:val="en-GB"/>
          <w:rPrChange w:id="1406" w:author="Christian PIEDALLU" w:date="2023-02-06T09:53:00Z">
            <w:rPr>
              <w:spacing w:val="6"/>
              <w:w w:val="105"/>
            </w:rPr>
          </w:rPrChange>
        </w:rPr>
        <w:t xml:space="preserve"> </w:t>
      </w:r>
      <w:r w:rsidRPr="00814BC9">
        <w:rPr>
          <w:w w:val="105"/>
          <w:lang w:val="en-GB"/>
          <w:rPrChange w:id="1407" w:author="Christian PIEDALLU" w:date="2023-02-06T09:53:00Z">
            <w:rPr>
              <w:w w:val="105"/>
            </w:rPr>
          </w:rPrChange>
        </w:rPr>
        <w:t>have</w:t>
      </w:r>
      <w:r w:rsidRPr="00814BC9">
        <w:rPr>
          <w:spacing w:val="5"/>
          <w:w w:val="105"/>
          <w:lang w:val="en-GB"/>
          <w:rPrChange w:id="1408" w:author="Christian PIEDALLU" w:date="2023-02-06T09:53:00Z">
            <w:rPr>
              <w:spacing w:val="5"/>
              <w:w w:val="105"/>
            </w:rPr>
          </w:rPrChange>
        </w:rPr>
        <w:t xml:space="preserve"> </w:t>
      </w:r>
      <w:r w:rsidRPr="00814BC9">
        <w:rPr>
          <w:w w:val="105"/>
          <w:lang w:val="en-GB"/>
          <w:rPrChange w:id="1409" w:author="Christian PIEDALLU" w:date="2023-02-06T09:53:00Z">
            <w:rPr>
              <w:w w:val="105"/>
            </w:rPr>
          </w:rPrChange>
        </w:rPr>
        <w:t>been</w:t>
      </w:r>
    </w:p>
    <w:p w14:paraId="6123D553" w14:textId="77777777" w:rsidR="00B177F5" w:rsidRPr="00814BC9" w:rsidRDefault="00B553DB">
      <w:pPr>
        <w:pStyle w:val="Corpsdetexte"/>
        <w:ind w:left="163"/>
        <w:rPr>
          <w:lang w:val="en-GB"/>
          <w:rPrChange w:id="1410" w:author="Christian PIEDALLU" w:date="2023-02-06T09:53:00Z">
            <w:rPr/>
          </w:rPrChange>
        </w:rPr>
      </w:pPr>
      <w:r w:rsidRPr="00814BC9">
        <w:rPr>
          <w:rFonts w:ascii="Trebuchet MS"/>
          <w:sz w:val="10"/>
          <w:lang w:val="en-GB"/>
          <w:rPrChange w:id="1411" w:author="Christian PIEDALLU" w:date="2023-02-06T09:53:00Z">
            <w:rPr>
              <w:rFonts w:ascii="Trebuchet MS"/>
              <w:sz w:val="10"/>
            </w:rPr>
          </w:rPrChange>
        </w:rPr>
        <w:t xml:space="preserve">164     </w:t>
      </w:r>
      <w:r w:rsidRPr="00814BC9">
        <w:rPr>
          <w:rFonts w:ascii="Trebuchet MS"/>
          <w:spacing w:val="19"/>
          <w:sz w:val="10"/>
          <w:lang w:val="en-GB"/>
          <w:rPrChange w:id="1412" w:author="Christian PIEDALLU" w:date="2023-02-06T09:53:00Z">
            <w:rPr>
              <w:rFonts w:ascii="Trebuchet MS"/>
              <w:spacing w:val="19"/>
              <w:sz w:val="10"/>
            </w:rPr>
          </w:rPrChange>
        </w:rPr>
        <w:t xml:space="preserve"> </w:t>
      </w:r>
      <w:r w:rsidRPr="00814BC9">
        <w:rPr>
          <w:w w:val="105"/>
          <w:lang w:val="en-GB"/>
          <w:rPrChange w:id="1413" w:author="Christian PIEDALLU" w:date="2023-02-06T09:53:00Z">
            <w:rPr>
              <w:w w:val="105"/>
            </w:rPr>
          </w:rPrChange>
        </w:rPr>
        <w:t>realized</w:t>
      </w:r>
      <w:r w:rsidRPr="00814BC9">
        <w:rPr>
          <w:spacing w:val="-1"/>
          <w:w w:val="105"/>
          <w:lang w:val="en-GB"/>
          <w:rPrChange w:id="1414" w:author="Christian PIEDALLU" w:date="2023-02-06T09:53:00Z">
            <w:rPr>
              <w:spacing w:val="-1"/>
              <w:w w:val="105"/>
            </w:rPr>
          </w:rPrChange>
        </w:rPr>
        <w:t xml:space="preserve"> </w:t>
      </w:r>
      <w:r w:rsidRPr="00814BC9">
        <w:rPr>
          <w:w w:val="105"/>
          <w:lang w:val="en-GB"/>
          <w:rPrChange w:id="1415" w:author="Christian PIEDALLU" w:date="2023-02-06T09:53:00Z">
            <w:rPr>
              <w:w w:val="105"/>
            </w:rPr>
          </w:rPrChange>
        </w:rPr>
        <w:t>on 95</w:t>
      </w:r>
      <w:r w:rsidRPr="00814BC9">
        <w:rPr>
          <w:spacing w:val="-1"/>
          <w:w w:val="105"/>
          <w:lang w:val="en-GB"/>
          <w:rPrChange w:id="1416" w:author="Christian PIEDALLU" w:date="2023-02-06T09:53:00Z">
            <w:rPr>
              <w:spacing w:val="-1"/>
              <w:w w:val="105"/>
            </w:rPr>
          </w:rPrChange>
        </w:rPr>
        <w:t xml:space="preserve"> </w:t>
      </w:r>
      <w:r w:rsidRPr="00814BC9">
        <w:rPr>
          <w:w w:val="105"/>
          <w:lang w:val="en-GB"/>
          <w:rPrChange w:id="1417" w:author="Christian PIEDALLU" w:date="2023-02-06T09:53:00Z">
            <w:rPr>
              <w:w w:val="105"/>
            </w:rPr>
          </w:rPrChange>
        </w:rPr>
        <w:t>stands</w:t>
      </w:r>
      <w:r w:rsidRPr="00814BC9">
        <w:rPr>
          <w:spacing w:val="-1"/>
          <w:w w:val="105"/>
          <w:lang w:val="en-GB"/>
          <w:rPrChange w:id="1418" w:author="Christian PIEDALLU" w:date="2023-02-06T09:53:00Z">
            <w:rPr>
              <w:spacing w:val="-1"/>
              <w:w w:val="105"/>
            </w:rPr>
          </w:rPrChange>
        </w:rPr>
        <w:t xml:space="preserve"> </w:t>
      </w:r>
      <w:r w:rsidRPr="00814BC9">
        <w:rPr>
          <w:w w:val="105"/>
          <w:lang w:val="en-GB"/>
          <w:rPrChange w:id="1419" w:author="Christian PIEDALLU" w:date="2023-02-06T09:53:00Z">
            <w:rPr>
              <w:w w:val="105"/>
            </w:rPr>
          </w:rPrChange>
        </w:rPr>
        <w:t>in</w:t>
      </w:r>
      <w:r w:rsidRPr="00814BC9">
        <w:rPr>
          <w:spacing w:val="-1"/>
          <w:w w:val="105"/>
          <w:lang w:val="en-GB"/>
          <w:rPrChange w:id="1420" w:author="Christian PIEDALLU" w:date="2023-02-06T09:53:00Z">
            <w:rPr>
              <w:spacing w:val="-1"/>
              <w:w w:val="105"/>
            </w:rPr>
          </w:rPrChange>
        </w:rPr>
        <w:t xml:space="preserve"> </w:t>
      </w:r>
      <w:r w:rsidRPr="00814BC9">
        <w:rPr>
          <w:w w:val="105"/>
          <w:lang w:val="en-GB"/>
          <w:rPrChange w:id="1421" w:author="Christian PIEDALLU" w:date="2023-02-06T09:53:00Z">
            <w:rPr>
              <w:w w:val="105"/>
            </w:rPr>
          </w:rPrChange>
        </w:rPr>
        <w:t>winter 2020-2021.</w:t>
      </w:r>
      <w:r w:rsidRPr="00814BC9">
        <w:rPr>
          <w:spacing w:val="21"/>
          <w:w w:val="105"/>
          <w:lang w:val="en-GB"/>
          <w:rPrChange w:id="1422" w:author="Christian PIEDALLU" w:date="2023-02-06T09:53:00Z">
            <w:rPr>
              <w:spacing w:val="21"/>
              <w:w w:val="105"/>
            </w:rPr>
          </w:rPrChange>
        </w:rPr>
        <w:t xml:space="preserve"> </w:t>
      </w:r>
      <w:commentRangeStart w:id="1423"/>
      <w:r w:rsidRPr="00814BC9">
        <w:rPr>
          <w:w w:val="105"/>
          <w:lang w:val="en-GB"/>
          <w:rPrChange w:id="1424" w:author="Christian PIEDALLU" w:date="2023-02-06T09:53:00Z">
            <w:rPr>
              <w:w w:val="105"/>
            </w:rPr>
          </w:rPrChange>
        </w:rPr>
        <w:t>Each stand</w:t>
      </w:r>
      <w:r w:rsidRPr="00814BC9">
        <w:rPr>
          <w:spacing w:val="-1"/>
          <w:w w:val="105"/>
          <w:lang w:val="en-GB"/>
          <w:rPrChange w:id="1425" w:author="Christian PIEDALLU" w:date="2023-02-06T09:53:00Z">
            <w:rPr>
              <w:spacing w:val="-1"/>
              <w:w w:val="105"/>
            </w:rPr>
          </w:rPrChange>
        </w:rPr>
        <w:t xml:space="preserve"> </w:t>
      </w:r>
      <w:r w:rsidRPr="00814BC9">
        <w:rPr>
          <w:w w:val="105"/>
          <w:lang w:val="en-GB"/>
          <w:rPrChange w:id="1426" w:author="Christian PIEDALLU" w:date="2023-02-06T09:53:00Z">
            <w:rPr>
              <w:w w:val="105"/>
            </w:rPr>
          </w:rPrChange>
        </w:rPr>
        <w:t>have been</w:t>
      </w:r>
      <w:r w:rsidRPr="00814BC9">
        <w:rPr>
          <w:spacing w:val="-1"/>
          <w:w w:val="105"/>
          <w:lang w:val="en-GB"/>
          <w:rPrChange w:id="1427" w:author="Christian PIEDALLU" w:date="2023-02-06T09:53:00Z">
            <w:rPr>
              <w:spacing w:val="-1"/>
              <w:w w:val="105"/>
            </w:rPr>
          </w:rPrChange>
        </w:rPr>
        <w:t xml:space="preserve"> </w:t>
      </w:r>
      <w:r w:rsidRPr="00814BC9">
        <w:rPr>
          <w:w w:val="105"/>
          <w:lang w:val="en-GB"/>
          <w:rPrChange w:id="1428" w:author="Christian PIEDALLU" w:date="2023-02-06T09:53:00Z">
            <w:rPr>
              <w:w w:val="105"/>
            </w:rPr>
          </w:rPrChange>
        </w:rPr>
        <w:t>inspected</w:t>
      </w:r>
      <w:r w:rsidRPr="00814BC9">
        <w:rPr>
          <w:spacing w:val="-1"/>
          <w:w w:val="105"/>
          <w:lang w:val="en-GB"/>
          <w:rPrChange w:id="1429" w:author="Christian PIEDALLU" w:date="2023-02-06T09:53:00Z">
            <w:rPr>
              <w:spacing w:val="-1"/>
              <w:w w:val="105"/>
            </w:rPr>
          </w:rPrChange>
        </w:rPr>
        <w:t xml:space="preserve"> </w:t>
      </w:r>
      <w:r w:rsidRPr="00814BC9">
        <w:rPr>
          <w:w w:val="105"/>
          <w:lang w:val="en-GB"/>
          <w:rPrChange w:id="1430" w:author="Christian PIEDALLU" w:date="2023-02-06T09:53:00Z">
            <w:rPr>
              <w:w w:val="105"/>
            </w:rPr>
          </w:rPrChange>
        </w:rPr>
        <w:t>for the</w:t>
      </w:r>
      <w:r w:rsidRPr="00814BC9">
        <w:rPr>
          <w:spacing w:val="-1"/>
          <w:w w:val="105"/>
          <w:lang w:val="en-GB"/>
          <w:rPrChange w:id="1431" w:author="Christian PIEDALLU" w:date="2023-02-06T09:53:00Z">
            <w:rPr>
              <w:spacing w:val="-1"/>
              <w:w w:val="105"/>
            </w:rPr>
          </w:rPrChange>
        </w:rPr>
        <w:t xml:space="preserve"> </w:t>
      </w:r>
      <w:r w:rsidRPr="00814BC9">
        <w:rPr>
          <w:w w:val="105"/>
          <w:lang w:val="en-GB"/>
          <w:rPrChange w:id="1432" w:author="Christian PIEDALLU" w:date="2023-02-06T09:53:00Z">
            <w:rPr>
              <w:w w:val="105"/>
            </w:rPr>
          </w:rPrChange>
        </w:rPr>
        <w:t>presence of</w:t>
      </w:r>
      <w:r w:rsidRPr="00814BC9">
        <w:rPr>
          <w:spacing w:val="-1"/>
          <w:w w:val="105"/>
          <w:lang w:val="en-GB"/>
          <w:rPrChange w:id="1433" w:author="Christian PIEDALLU" w:date="2023-02-06T09:53:00Z">
            <w:rPr>
              <w:spacing w:val="-1"/>
              <w:w w:val="105"/>
            </w:rPr>
          </w:rPrChange>
        </w:rPr>
        <w:t xml:space="preserve"> </w:t>
      </w:r>
      <w:r w:rsidRPr="00814BC9">
        <w:rPr>
          <w:w w:val="105"/>
          <w:lang w:val="en-GB"/>
          <w:rPrChange w:id="1434" w:author="Christian PIEDALLU" w:date="2023-02-06T09:53:00Z">
            <w:rPr>
              <w:w w:val="105"/>
            </w:rPr>
          </w:rPrChange>
        </w:rPr>
        <w:t>bark</w:t>
      </w:r>
    </w:p>
    <w:p w14:paraId="36BBC644" w14:textId="77777777" w:rsidR="00B177F5" w:rsidRPr="00814BC9" w:rsidRDefault="00B553DB">
      <w:pPr>
        <w:pStyle w:val="Corpsdetexte"/>
        <w:spacing w:line="242" w:lineRule="exact"/>
        <w:ind w:left="163"/>
        <w:rPr>
          <w:lang w:val="en-GB"/>
          <w:rPrChange w:id="1435" w:author="Christian PIEDALLU" w:date="2023-02-06T09:53:00Z">
            <w:rPr/>
          </w:rPrChange>
        </w:rPr>
      </w:pPr>
      <w:r w:rsidRPr="00814BC9">
        <w:rPr>
          <w:rFonts w:ascii="Trebuchet MS"/>
          <w:sz w:val="10"/>
          <w:lang w:val="en-GB"/>
          <w:rPrChange w:id="1436" w:author="Christian PIEDALLU" w:date="2023-02-06T09:53:00Z">
            <w:rPr>
              <w:rFonts w:ascii="Trebuchet MS"/>
              <w:sz w:val="10"/>
            </w:rPr>
          </w:rPrChange>
        </w:rPr>
        <w:t xml:space="preserve">165     </w:t>
      </w:r>
      <w:r w:rsidRPr="00814BC9">
        <w:rPr>
          <w:rFonts w:ascii="Trebuchet MS"/>
          <w:spacing w:val="19"/>
          <w:sz w:val="10"/>
          <w:lang w:val="en-GB"/>
          <w:rPrChange w:id="1437" w:author="Christian PIEDALLU" w:date="2023-02-06T09:53:00Z">
            <w:rPr>
              <w:rFonts w:ascii="Trebuchet MS"/>
              <w:spacing w:val="19"/>
              <w:sz w:val="10"/>
            </w:rPr>
          </w:rPrChange>
        </w:rPr>
        <w:t xml:space="preserve"> </w:t>
      </w:r>
      <w:r w:rsidRPr="00814BC9">
        <w:rPr>
          <w:w w:val="105"/>
          <w:lang w:val="en-GB"/>
          <w:rPrChange w:id="1438" w:author="Christian PIEDALLU" w:date="2023-02-06T09:53:00Z">
            <w:rPr>
              <w:w w:val="105"/>
            </w:rPr>
          </w:rPrChange>
        </w:rPr>
        <w:t>beetles</w:t>
      </w:r>
      <w:r w:rsidRPr="00814BC9">
        <w:rPr>
          <w:spacing w:val="-1"/>
          <w:w w:val="105"/>
          <w:lang w:val="en-GB"/>
          <w:rPrChange w:id="1439" w:author="Christian PIEDALLU" w:date="2023-02-06T09:53:00Z">
            <w:rPr>
              <w:spacing w:val="-1"/>
              <w:w w:val="105"/>
            </w:rPr>
          </w:rPrChange>
        </w:rPr>
        <w:t xml:space="preserve"> </w:t>
      </w:r>
      <w:r w:rsidRPr="00814BC9">
        <w:rPr>
          <w:w w:val="105"/>
          <w:lang w:val="en-GB"/>
          <w:rPrChange w:id="1440" w:author="Christian PIEDALLU" w:date="2023-02-06T09:53:00Z">
            <w:rPr>
              <w:w w:val="105"/>
            </w:rPr>
          </w:rPrChange>
        </w:rPr>
        <w:t>or</w:t>
      </w:r>
      <w:r w:rsidRPr="00814BC9">
        <w:rPr>
          <w:spacing w:val="-2"/>
          <w:w w:val="105"/>
          <w:lang w:val="en-GB"/>
          <w:rPrChange w:id="1441" w:author="Christian PIEDALLU" w:date="2023-02-06T09:53:00Z">
            <w:rPr>
              <w:spacing w:val="-2"/>
              <w:w w:val="105"/>
            </w:rPr>
          </w:rPrChange>
        </w:rPr>
        <w:t xml:space="preserve"> </w:t>
      </w:r>
      <w:r w:rsidRPr="00814BC9">
        <w:rPr>
          <w:w w:val="105"/>
          <w:lang w:val="en-GB"/>
          <w:rPrChange w:id="1442" w:author="Christian PIEDALLU" w:date="2023-02-06T09:53:00Z">
            <w:rPr>
              <w:w w:val="105"/>
            </w:rPr>
          </w:rPrChange>
        </w:rPr>
        <w:t>dead</w:t>
      </w:r>
      <w:r w:rsidRPr="00814BC9">
        <w:rPr>
          <w:spacing w:val="-1"/>
          <w:w w:val="105"/>
          <w:lang w:val="en-GB"/>
          <w:rPrChange w:id="1443" w:author="Christian PIEDALLU" w:date="2023-02-06T09:53:00Z">
            <w:rPr>
              <w:spacing w:val="-1"/>
              <w:w w:val="105"/>
            </w:rPr>
          </w:rPrChange>
        </w:rPr>
        <w:t xml:space="preserve"> </w:t>
      </w:r>
      <w:r w:rsidRPr="00814BC9">
        <w:rPr>
          <w:w w:val="105"/>
          <w:lang w:val="en-GB"/>
          <w:rPrChange w:id="1444" w:author="Christian PIEDALLU" w:date="2023-02-06T09:53:00Z">
            <w:rPr>
              <w:w w:val="105"/>
            </w:rPr>
          </w:rPrChange>
        </w:rPr>
        <w:t>trees.</w:t>
      </w:r>
      <w:r w:rsidRPr="00814BC9">
        <w:rPr>
          <w:spacing w:val="25"/>
          <w:w w:val="105"/>
          <w:lang w:val="en-GB"/>
          <w:rPrChange w:id="1445" w:author="Christian PIEDALLU" w:date="2023-02-06T09:53:00Z">
            <w:rPr>
              <w:spacing w:val="25"/>
              <w:w w:val="105"/>
            </w:rPr>
          </w:rPrChange>
        </w:rPr>
        <w:t xml:space="preserve"> </w:t>
      </w:r>
      <w:commentRangeEnd w:id="1423"/>
      <w:r w:rsidR="00A81114">
        <w:rPr>
          <w:rStyle w:val="Marquedecommentaire"/>
        </w:rPr>
        <w:commentReference w:id="1423"/>
      </w:r>
      <w:r w:rsidRPr="00814BC9">
        <w:rPr>
          <w:w w:val="105"/>
          <w:lang w:val="en-GB"/>
          <w:rPrChange w:id="1446" w:author="Christian PIEDALLU" w:date="2023-02-06T09:53:00Z">
            <w:rPr>
              <w:w w:val="105"/>
            </w:rPr>
          </w:rPrChange>
        </w:rPr>
        <w:t>The</w:t>
      </w:r>
      <w:r w:rsidRPr="00814BC9">
        <w:rPr>
          <w:spacing w:val="-1"/>
          <w:w w:val="105"/>
          <w:lang w:val="en-GB"/>
          <w:rPrChange w:id="1447" w:author="Christian PIEDALLU" w:date="2023-02-06T09:53:00Z">
            <w:rPr>
              <w:spacing w:val="-1"/>
              <w:w w:val="105"/>
            </w:rPr>
          </w:rPrChange>
        </w:rPr>
        <w:t xml:space="preserve"> </w:t>
      </w:r>
      <w:r w:rsidRPr="00814BC9">
        <w:rPr>
          <w:w w:val="105"/>
          <w:lang w:val="en-GB"/>
          <w:rPrChange w:id="1448" w:author="Christian PIEDALLU" w:date="2023-02-06T09:53:00Z">
            <w:rPr>
              <w:w w:val="105"/>
            </w:rPr>
          </w:rPrChange>
        </w:rPr>
        <w:t>result</w:t>
      </w:r>
      <w:r w:rsidRPr="00814BC9">
        <w:rPr>
          <w:spacing w:val="-1"/>
          <w:w w:val="105"/>
          <w:lang w:val="en-GB"/>
          <w:rPrChange w:id="1449" w:author="Christian PIEDALLU" w:date="2023-02-06T09:53:00Z">
            <w:rPr>
              <w:spacing w:val="-1"/>
              <w:w w:val="105"/>
            </w:rPr>
          </w:rPrChange>
        </w:rPr>
        <w:t xml:space="preserve"> </w:t>
      </w:r>
      <w:r w:rsidRPr="00814BC9">
        <w:rPr>
          <w:w w:val="105"/>
          <w:lang w:val="en-GB"/>
          <w:rPrChange w:id="1450" w:author="Christian PIEDALLU" w:date="2023-02-06T09:53:00Z">
            <w:rPr>
              <w:w w:val="105"/>
            </w:rPr>
          </w:rPrChange>
        </w:rPr>
        <w:t>of</w:t>
      </w:r>
      <w:r w:rsidRPr="00814BC9">
        <w:rPr>
          <w:spacing w:val="-1"/>
          <w:w w:val="105"/>
          <w:lang w:val="en-GB"/>
          <w:rPrChange w:id="1451" w:author="Christian PIEDALLU" w:date="2023-02-06T09:53:00Z">
            <w:rPr>
              <w:spacing w:val="-1"/>
              <w:w w:val="105"/>
            </w:rPr>
          </w:rPrChange>
        </w:rPr>
        <w:t xml:space="preserve"> </w:t>
      </w:r>
      <w:r w:rsidRPr="00814BC9">
        <w:rPr>
          <w:w w:val="105"/>
          <w:lang w:val="en-GB"/>
          <w:rPrChange w:id="1452" w:author="Christian PIEDALLU" w:date="2023-02-06T09:53:00Z">
            <w:rPr>
              <w:w w:val="105"/>
            </w:rPr>
          </w:rPrChange>
        </w:rPr>
        <w:t>this</w:t>
      </w:r>
      <w:r w:rsidRPr="00814BC9">
        <w:rPr>
          <w:spacing w:val="-1"/>
          <w:w w:val="105"/>
          <w:lang w:val="en-GB"/>
          <w:rPrChange w:id="1453" w:author="Christian PIEDALLU" w:date="2023-02-06T09:53:00Z">
            <w:rPr>
              <w:spacing w:val="-1"/>
              <w:w w:val="105"/>
            </w:rPr>
          </w:rPrChange>
        </w:rPr>
        <w:t xml:space="preserve"> </w:t>
      </w:r>
      <w:r w:rsidRPr="00814BC9">
        <w:rPr>
          <w:w w:val="105"/>
          <w:lang w:val="en-GB"/>
          <w:rPrChange w:id="1454" w:author="Christian PIEDALLU" w:date="2023-02-06T09:53:00Z">
            <w:rPr>
              <w:w w:val="105"/>
            </w:rPr>
          </w:rPrChange>
        </w:rPr>
        <w:t>field</w:t>
      </w:r>
      <w:r w:rsidRPr="00814BC9">
        <w:rPr>
          <w:spacing w:val="-2"/>
          <w:w w:val="105"/>
          <w:lang w:val="en-GB"/>
          <w:rPrChange w:id="1455" w:author="Christian PIEDALLU" w:date="2023-02-06T09:53:00Z">
            <w:rPr>
              <w:spacing w:val="-2"/>
              <w:w w:val="105"/>
            </w:rPr>
          </w:rPrChange>
        </w:rPr>
        <w:t xml:space="preserve"> </w:t>
      </w:r>
      <w:r w:rsidRPr="00814BC9">
        <w:rPr>
          <w:w w:val="105"/>
          <w:lang w:val="en-GB"/>
          <w:rPrChange w:id="1456" w:author="Christian PIEDALLU" w:date="2023-02-06T09:53:00Z">
            <w:rPr>
              <w:w w:val="105"/>
            </w:rPr>
          </w:rPrChange>
        </w:rPr>
        <w:t>inspection</w:t>
      </w:r>
      <w:r w:rsidRPr="00814BC9">
        <w:rPr>
          <w:spacing w:val="-1"/>
          <w:w w:val="105"/>
          <w:lang w:val="en-GB"/>
          <w:rPrChange w:id="1457" w:author="Christian PIEDALLU" w:date="2023-02-06T09:53:00Z">
            <w:rPr>
              <w:spacing w:val="-1"/>
              <w:w w:val="105"/>
            </w:rPr>
          </w:rPrChange>
        </w:rPr>
        <w:t xml:space="preserve"> </w:t>
      </w:r>
      <w:r w:rsidRPr="00814BC9">
        <w:rPr>
          <w:w w:val="105"/>
          <w:lang w:val="en-GB"/>
          <w:rPrChange w:id="1458" w:author="Christian PIEDALLU" w:date="2023-02-06T09:53:00Z">
            <w:rPr>
              <w:w w:val="105"/>
            </w:rPr>
          </w:rPrChange>
        </w:rPr>
        <w:t>have</w:t>
      </w:r>
      <w:r w:rsidRPr="00814BC9">
        <w:rPr>
          <w:spacing w:val="-2"/>
          <w:w w:val="105"/>
          <w:lang w:val="en-GB"/>
          <w:rPrChange w:id="1459" w:author="Christian PIEDALLU" w:date="2023-02-06T09:53:00Z">
            <w:rPr>
              <w:spacing w:val="-2"/>
              <w:w w:val="105"/>
            </w:rPr>
          </w:rPrChange>
        </w:rPr>
        <w:t xml:space="preserve"> </w:t>
      </w:r>
      <w:r w:rsidRPr="00814BC9">
        <w:rPr>
          <w:w w:val="105"/>
          <w:lang w:val="en-GB"/>
          <w:rPrChange w:id="1460" w:author="Christian PIEDALLU" w:date="2023-02-06T09:53:00Z">
            <w:rPr>
              <w:w w:val="105"/>
            </w:rPr>
          </w:rPrChange>
        </w:rPr>
        <w:t>been</w:t>
      </w:r>
      <w:r w:rsidRPr="00814BC9">
        <w:rPr>
          <w:spacing w:val="-1"/>
          <w:w w:val="105"/>
          <w:lang w:val="en-GB"/>
          <w:rPrChange w:id="1461" w:author="Christian PIEDALLU" w:date="2023-02-06T09:53:00Z">
            <w:rPr>
              <w:spacing w:val="-1"/>
              <w:w w:val="105"/>
            </w:rPr>
          </w:rPrChange>
        </w:rPr>
        <w:t xml:space="preserve"> </w:t>
      </w:r>
      <w:r w:rsidRPr="00814BC9">
        <w:rPr>
          <w:w w:val="105"/>
          <w:lang w:val="en-GB"/>
          <w:rPrChange w:id="1462" w:author="Christian PIEDALLU" w:date="2023-02-06T09:53:00Z">
            <w:rPr>
              <w:w w:val="105"/>
            </w:rPr>
          </w:rPrChange>
        </w:rPr>
        <w:t>compared with</w:t>
      </w:r>
      <w:r w:rsidRPr="00814BC9">
        <w:rPr>
          <w:spacing w:val="-2"/>
          <w:w w:val="105"/>
          <w:lang w:val="en-GB"/>
          <w:rPrChange w:id="1463" w:author="Christian PIEDALLU" w:date="2023-02-06T09:53:00Z">
            <w:rPr>
              <w:spacing w:val="-2"/>
              <w:w w:val="105"/>
            </w:rPr>
          </w:rPrChange>
        </w:rPr>
        <w:t xml:space="preserve"> </w:t>
      </w:r>
      <w:r w:rsidRPr="00814BC9">
        <w:rPr>
          <w:w w:val="105"/>
          <w:lang w:val="en-GB"/>
          <w:rPrChange w:id="1464" w:author="Christian PIEDALLU" w:date="2023-02-06T09:53:00Z">
            <w:rPr>
              <w:w w:val="105"/>
            </w:rPr>
          </w:rPrChange>
        </w:rPr>
        <w:t>the</w:t>
      </w:r>
      <w:r w:rsidRPr="00814BC9">
        <w:rPr>
          <w:spacing w:val="-1"/>
          <w:w w:val="105"/>
          <w:lang w:val="en-GB"/>
          <w:rPrChange w:id="1465" w:author="Christian PIEDALLU" w:date="2023-02-06T09:53:00Z">
            <w:rPr>
              <w:spacing w:val="-1"/>
              <w:w w:val="105"/>
            </w:rPr>
          </w:rPrChange>
        </w:rPr>
        <w:t xml:space="preserve"> </w:t>
      </w:r>
      <w:r w:rsidRPr="00814BC9">
        <w:rPr>
          <w:w w:val="105"/>
          <w:lang w:val="en-GB"/>
          <w:rPrChange w:id="1466" w:author="Christian PIEDALLU" w:date="2023-02-06T09:53:00Z">
            <w:rPr>
              <w:w w:val="105"/>
            </w:rPr>
          </w:rPrChange>
        </w:rPr>
        <w:t>sanitary</w:t>
      </w:r>
      <w:r w:rsidRPr="00814BC9">
        <w:rPr>
          <w:spacing w:val="-2"/>
          <w:w w:val="105"/>
          <w:lang w:val="en-GB"/>
          <w:rPrChange w:id="1467" w:author="Christian PIEDALLU" w:date="2023-02-06T09:53:00Z">
            <w:rPr>
              <w:spacing w:val="-2"/>
              <w:w w:val="105"/>
            </w:rPr>
          </w:rPrChange>
        </w:rPr>
        <w:t xml:space="preserve"> </w:t>
      </w:r>
      <w:r w:rsidRPr="00814BC9">
        <w:rPr>
          <w:w w:val="105"/>
          <w:lang w:val="en-GB"/>
          <w:rPrChange w:id="1468" w:author="Christian PIEDALLU" w:date="2023-02-06T09:53:00Z">
            <w:rPr>
              <w:w w:val="105"/>
            </w:rPr>
          </w:rPrChange>
        </w:rPr>
        <w:t>map.</w:t>
      </w:r>
    </w:p>
    <w:p w14:paraId="5CB1F4DF" w14:textId="77777777" w:rsidR="00B177F5" w:rsidRPr="00814BC9" w:rsidRDefault="00B177F5">
      <w:pPr>
        <w:spacing w:line="242" w:lineRule="exact"/>
        <w:rPr>
          <w:lang w:val="en-GB"/>
          <w:rPrChange w:id="1469" w:author="Christian PIEDALLU" w:date="2023-02-06T09:53:00Z">
            <w:rPr/>
          </w:rPrChange>
        </w:rPr>
        <w:sectPr w:rsidR="00B177F5" w:rsidRPr="00814BC9">
          <w:pgSz w:w="11910" w:h="16840"/>
          <w:pgMar w:top="2000" w:right="1480" w:bottom="280" w:left="1160" w:header="1813" w:footer="0" w:gutter="0"/>
          <w:cols w:space="720"/>
        </w:sectPr>
      </w:pPr>
    </w:p>
    <w:p w14:paraId="320BE482" w14:textId="77777777" w:rsidR="00B177F5" w:rsidRPr="00814BC9" w:rsidRDefault="00B177F5">
      <w:pPr>
        <w:pStyle w:val="Corpsdetexte"/>
        <w:spacing w:line="240" w:lineRule="auto"/>
        <w:rPr>
          <w:lang w:val="en-GB"/>
          <w:rPrChange w:id="1470" w:author="Christian PIEDALLU" w:date="2023-02-06T09:53:00Z">
            <w:rPr/>
          </w:rPrChange>
        </w:rPr>
      </w:pPr>
    </w:p>
    <w:p w14:paraId="0D4A0C5F" w14:textId="77777777" w:rsidR="00B177F5" w:rsidRPr="00814BC9" w:rsidRDefault="00B177F5">
      <w:pPr>
        <w:pStyle w:val="Corpsdetexte"/>
        <w:spacing w:before="2" w:line="240" w:lineRule="auto"/>
        <w:rPr>
          <w:sz w:val="12"/>
          <w:lang w:val="en-GB"/>
          <w:rPrChange w:id="1471" w:author="Christian PIEDALLU" w:date="2023-02-06T09:53:00Z">
            <w:rPr>
              <w:sz w:val="12"/>
            </w:rPr>
          </w:rPrChange>
        </w:rPr>
      </w:pPr>
    </w:p>
    <w:p w14:paraId="6CC95461" w14:textId="77777777" w:rsidR="00B177F5" w:rsidRPr="00814BC9" w:rsidRDefault="00B553DB">
      <w:pPr>
        <w:pStyle w:val="Corpsdetexte"/>
        <w:spacing w:line="240" w:lineRule="auto"/>
        <w:ind w:left="1499"/>
        <w:rPr>
          <w:lang w:val="en-GB"/>
          <w:rPrChange w:id="1472" w:author="Christian PIEDALLU" w:date="2023-02-06T09:53:00Z">
            <w:rPr/>
          </w:rPrChange>
        </w:rPr>
      </w:pPr>
      <w:r w:rsidRPr="00814BC9">
        <w:rPr>
          <w:noProof/>
          <w:lang w:val="en-GB"/>
          <w:rPrChange w:id="1473" w:author="Christian PIEDALLU" w:date="2023-02-06T09:53:00Z">
            <w:rPr>
              <w:noProof/>
            </w:rPr>
          </w:rPrChange>
        </w:rPr>
        <w:drawing>
          <wp:inline distT="0" distB="0" distL="0" distR="0" wp14:anchorId="18A3EB7E" wp14:editId="638DF778">
            <wp:extent cx="4202525" cy="296408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4202525" cy="2964084"/>
                    </a:xfrm>
                    <a:prstGeom prst="rect">
                      <a:avLst/>
                    </a:prstGeom>
                  </pic:spPr>
                </pic:pic>
              </a:graphicData>
            </a:graphic>
          </wp:inline>
        </w:drawing>
      </w:r>
    </w:p>
    <w:p w14:paraId="02B6EC1A" w14:textId="77777777" w:rsidR="00B177F5" w:rsidRPr="00814BC9" w:rsidRDefault="00B177F5">
      <w:pPr>
        <w:pStyle w:val="Corpsdetexte"/>
        <w:spacing w:before="4" w:line="240" w:lineRule="auto"/>
        <w:rPr>
          <w:sz w:val="19"/>
          <w:lang w:val="en-GB"/>
          <w:rPrChange w:id="1474" w:author="Christian PIEDALLU" w:date="2023-02-06T09:53:00Z">
            <w:rPr>
              <w:sz w:val="19"/>
            </w:rPr>
          </w:rPrChange>
        </w:rPr>
      </w:pPr>
    </w:p>
    <w:p w14:paraId="3E8C536C" w14:textId="1768FB54" w:rsidR="00B177F5" w:rsidRPr="00814BC9" w:rsidRDefault="00B553DB">
      <w:pPr>
        <w:spacing w:before="72" w:line="232" w:lineRule="auto"/>
        <w:ind w:left="521" w:right="199"/>
        <w:jc w:val="both"/>
        <w:rPr>
          <w:sz w:val="16"/>
          <w:lang w:val="en-GB"/>
          <w:rPrChange w:id="1475" w:author="Christian PIEDALLU" w:date="2023-02-06T09:53:00Z">
            <w:rPr>
              <w:sz w:val="16"/>
            </w:rPr>
          </w:rPrChange>
        </w:rPr>
      </w:pPr>
      <w:bookmarkStart w:id="1476" w:name="_bookmark2"/>
      <w:bookmarkEnd w:id="1476"/>
      <w:r w:rsidRPr="00814BC9">
        <w:rPr>
          <w:w w:val="115"/>
          <w:sz w:val="16"/>
          <w:lang w:val="en-GB"/>
          <w:rPrChange w:id="1477" w:author="Christian PIEDALLU" w:date="2023-02-06T09:53:00Z">
            <w:rPr>
              <w:w w:val="115"/>
              <w:sz w:val="16"/>
            </w:rPr>
          </w:rPrChange>
        </w:rPr>
        <w:t>Fig. 3</w:t>
      </w:r>
      <w:commentRangeStart w:id="1478"/>
      <w:r w:rsidRPr="00814BC9">
        <w:rPr>
          <w:w w:val="115"/>
          <w:sz w:val="16"/>
          <w:lang w:val="en-GB"/>
          <w:rPrChange w:id="1479" w:author="Christian PIEDALLU" w:date="2023-02-06T09:53:00Z">
            <w:rPr>
              <w:w w:val="115"/>
              <w:sz w:val="16"/>
            </w:rPr>
          </w:rPrChange>
        </w:rPr>
        <w:t xml:space="preserve">:  Bark beetle infestation map are computed by detecting change in the </w:t>
      </w:r>
      <w:r w:rsidRPr="00814BC9">
        <w:rPr>
          <w:i/>
          <w:w w:val="125"/>
          <w:sz w:val="16"/>
          <w:lang w:val="en-GB"/>
          <w:rPrChange w:id="1480" w:author="Christian PIEDALLU" w:date="2023-02-06T09:53:00Z">
            <w:rPr>
              <w:i/>
              <w:w w:val="125"/>
              <w:sz w:val="16"/>
            </w:rPr>
          </w:rPrChange>
        </w:rPr>
        <w:t>SWIR</w:t>
      </w:r>
      <w:r w:rsidRPr="00814BC9">
        <w:rPr>
          <w:rFonts w:ascii="Arial"/>
          <w:i/>
          <w:w w:val="125"/>
          <w:sz w:val="16"/>
          <w:vertAlign w:val="subscript"/>
          <w:lang w:val="en-GB"/>
          <w:rPrChange w:id="1481" w:author="Christian PIEDALLU" w:date="2023-02-06T09:53:00Z">
            <w:rPr>
              <w:rFonts w:ascii="Arial"/>
              <w:i/>
              <w:w w:val="125"/>
              <w:sz w:val="16"/>
              <w:vertAlign w:val="subscript"/>
            </w:rPr>
          </w:rPrChange>
        </w:rPr>
        <w:t>CR</w:t>
      </w:r>
      <w:r w:rsidRPr="00814BC9">
        <w:rPr>
          <w:rFonts w:ascii="Arial"/>
          <w:i/>
          <w:w w:val="125"/>
          <w:sz w:val="16"/>
          <w:lang w:val="en-GB"/>
          <w:rPrChange w:id="1482" w:author="Christian PIEDALLU" w:date="2023-02-06T09:53:00Z">
            <w:rPr>
              <w:rFonts w:ascii="Arial"/>
              <w:i/>
              <w:w w:val="125"/>
              <w:sz w:val="16"/>
            </w:rPr>
          </w:rPrChange>
        </w:rPr>
        <w:t xml:space="preserve"> </w:t>
      </w:r>
      <w:r w:rsidRPr="00814BC9">
        <w:rPr>
          <w:w w:val="115"/>
          <w:sz w:val="16"/>
          <w:lang w:val="en-GB"/>
          <w:rPrChange w:id="1483" w:author="Christian PIEDALLU" w:date="2023-02-06T09:53:00Z">
            <w:rPr>
              <w:w w:val="115"/>
              <w:sz w:val="16"/>
            </w:rPr>
          </w:rPrChange>
        </w:rPr>
        <w:t>phenology metric.   The</w:t>
      </w:r>
      <w:r w:rsidRPr="00814BC9">
        <w:rPr>
          <w:spacing w:val="1"/>
          <w:w w:val="115"/>
          <w:sz w:val="16"/>
          <w:lang w:val="en-GB"/>
          <w:rPrChange w:id="1484" w:author="Christian PIEDALLU" w:date="2023-02-06T09:53:00Z">
            <w:rPr>
              <w:spacing w:val="1"/>
              <w:w w:val="115"/>
              <w:sz w:val="16"/>
            </w:rPr>
          </w:rPrChange>
        </w:rPr>
        <w:t xml:space="preserve"> </w:t>
      </w:r>
      <w:r w:rsidRPr="00814BC9">
        <w:rPr>
          <w:i/>
          <w:w w:val="115"/>
          <w:sz w:val="16"/>
          <w:lang w:val="en-GB"/>
          <w:rPrChange w:id="1485" w:author="Christian PIEDALLU" w:date="2023-02-06T09:53:00Z">
            <w:rPr>
              <w:i/>
              <w:w w:val="115"/>
              <w:sz w:val="16"/>
            </w:rPr>
          </w:rPrChange>
        </w:rPr>
        <w:t xml:space="preserve">SWIR Continuum Removal </w:t>
      </w:r>
      <w:r w:rsidRPr="00814BC9">
        <w:rPr>
          <w:w w:val="115"/>
          <w:sz w:val="16"/>
          <w:lang w:val="en-GB"/>
          <w:rPrChange w:id="1486" w:author="Christian PIEDALLU" w:date="2023-02-06T09:53:00Z">
            <w:rPr>
              <w:w w:val="115"/>
              <w:sz w:val="16"/>
            </w:rPr>
          </w:rPrChange>
        </w:rPr>
        <w:t>is computed using three bands from Sentinel-2 imagery for every single acquisition date</w:t>
      </w:r>
      <w:r w:rsidRPr="00814BC9">
        <w:rPr>
          <w:spacing w:val="-40"/>
          <w:w w:val="115"/>
          <w:sz w:val="16"/>
          <w:lang w:val="en-GB"/>
          <w:rPrChange w:id="1487" w:author="Christian PIEDALLU" w:date="2023-02-06T09:53:00Z">
            <w:rPr>
              <w:spacing w:val="-40"/>
              <w:w w:val="115"/>
              <w:sz w:val="16"/>
            </w:rPr>
          </w:rPrChange>
        </w:rPr>
        <w:t xml:space="preserve"> </w:t>
      </w:r>
      <w:r w:rsidRPr="00814BC9">
        <w:rPr>
          <w:w w:val="115"/>
          <w:sz w:val="16"/>
          <w:lang w:val="en-GB"/>
          <w:rPrChange w:id="1488" w:author="Christian PIEDALLU" w:date="2023-02-06T09:53:00Z">
            <w:rPr>
              <w:w w:val="115"/>
              <w:sz w:val="16"/>
            </w:rPr>
          </w:rPrChange>
        </w:rPr>
        <w:t xml:space="preserve">and </w:t>
      </w:r>
      <w:del w:id="1489" w:author="Christian PIEDALLU" w:date="2023-02-06T12:07:00Z">
        <w:r w:rsidRPr="00814BC9" w:rsidDel="00A81114">
          <w:rPr>
            <w:w w:val="115"/>
            <w:sz w:val="16"/>
            <w:lang w:val="en-GB"/>
            <w:rPrChange w:id="1490" w:author="Christian PIEDALLU" w:date="2023-02-06T09:53:00Z">
              <w:rPr>
                <w:w w:val="115"/>
                <w:sz w:val="16"/>
              </w:rPr>
            </w:rPrChange>
          </w:rPr>
          <w:delText xml:space="preserve">his </w:delText>
        </w:r>
      </w:del>
      <w:ins w:id="1491" w:author="Christian PIEDALLU" w:date="2023-02-06T12:07:00Z">
        <w:r w:rsidR="00A81114">
          <w:rPr>
            <w:w w:val="115"/>
            <w:sz w:val="16"/>
            <w:lang w:val="en-GB"/>
          </w:rPr>
          <w:t>its</w:t>
        </w:r>
        <w:r w:rsidR="00A81114" w:rsidRPr="00814BC9">
          <w:rPr>
            <w:w w:val="115"/>
            <w:sz w:val="16"/>
            <w:lang w:val="en-GB"/>
            <w:rPrChange w:id="1492" w:author="Christian PIEDALLU" w:date="2023-02-06T09:53:00Z">
              <w:rPr>
                <w:w w:val="115"/>
                <w:sz w:val="16"/>
              </w:rPr>
            </w:rPrChange>
          </w:rPr>
          <w:t xml:space="preserve"> </w:t>
        </w:r>
      </w:ins>
      <w:r w:rsidRPr="00814BC9">
        <w:rPr>
          <w:w w:val="115"/>
          <w:sz w:val="16"/>
          <w:lang w:val="en-GB"/>
          <w:rPrChange w:id="1493" w:author="Christian PIEDALLU" w:date="2023-02-06T09:53:00Z">
            <w:rPr>
              <w:w w:val="115"/>
              <w:sz w:val="16"/>
            </w:rPr>
          </w:rPrChange>
        </w:rPr>
        <w:t>value is compared to a threshold (purple dashed line) in order to detect vegetation stress.</w:t>
      </w:r>
      <w:r w:rsidRPr="00814BC9">
        <w:rPr>
          <w:spacing w:val="1"/>
          <w:w w:val="115"/>
          <w:sz w:val="16"/>
          <w:lang w:val="en-GB"/>
          <w:rPrChange w:id="1494" w:author="Christian PIEDALLU" w:date="2023-02-06T09:53:00Z">
            <w:rPr>
              <w:spacing w:val="1"/>
              <w:w w:val="115"/>
              <w:sz w:val="16"/>
            </w:rPr>
          </w:rPrChange>
        </w:rPr>
        <w:t xml:space="preserve"> </w:t>
      </w:r>
      <w:r w:rsidRPr="00814BC9">
        <w:rPr>
          <w:w w:val="115"/>
          <w:sz w:val="16"/>
          <w:lang w:val="en-GB"/>
          <w:rPrChange w:id="1495" w:author="Christian PIEDALLU" w:date="2023-02-06T09:53:00Z">
            <w:rPr>
              <w:w w:val="115"/>
              <w:sz w:val="16"/>
            </w:rPr>
          </w:rPrChange>
        </w:rPr>
        <w:t>If a stress is</w:t>
      </w:r>
      <w:r w:rsidRPr="00814BC9">
        <w:rPr>
          <w:spacing w:val="1"/>
          <w:w w:val="115"/>
          <w:sz w:val="16"/>
          <w:lang w:val="en-GB"/>
          <w:rPrChange w:id="1496" w:author="Christian PIEDALLU" w:date="2023-02-06T09:53:00Z">
            <w:rPr>
              <w:spacing w:val="1"/>
              <w:w w:val="115"/>
              <w:sz w:val="16"/>
            </w:rPr>
          </w:rPrChange>
        </w:rPr>
        <w:t xml:space="preserve"> </w:t>
      </w:r>
      <w:r w:rsidRPr="00814BC9">
        <w:rPr>
          <w:w w:val="115"/>
          <w:sz w:val="16"/>
          <w:lang w:val="en-GB"/>
          <w:rPrChange w:id="1497" w:author="Christian PIEDALLU" w:date="2023-02-06T09:53:00Z">
            <w:rPr>
              <w:w w:val="115"/>
              <w:sz w:val="16"/>
            </w:rPr>
          </w:rPrChange>
        </w:rPr>
        <w:t>detected</w:t>
      </w:r>
      <w:r w:rsidRPr="00814BC9">
        <w:rPr>
          <w:spacing w:val="9"/>
          <w:w w:val="115"/>
          <w:sz w:val="16"/>
          <w:lang w:val="en-GB"/>
          <w:rPrChange w:id="1498" w:author="Christian PIEDALLU" w:date="2023-02-06T09:53:00Z">
            <w:rPr>
              <w:spacing w:val="9"/>
              <w:w w:val="115"/>
              <w:sz w:val="16"/>
            </w:rPr>
          </w:rPrChange>
        </w:rPr>
        <w:t xml:space="preserve"> </w:t>
      </w:r>
      <w:r w:rsidRPr="00814BC9">
        <w:rPr>
          <w:w w:val="115"/>
          <w:sz w:val="16"/>
          <w:lang w:val="en-GB"/>
          <w:rPrChange w:id="1499" w:author="Christian PIEDALLU" w:date="2023-02-06T09:53:00Z">
            <w:rPr>
              <w:w w:val="115"/>
              <w:sz w:val="16"/>
            </w:rPr>
          </w:rPrChange>
        </w:rPr>
        <w:t>three</w:t>
      </w:r>
      <w:r w:rsidRPr="00814BC9">
        <w:rPr>
          <w:spacing w:val="9"/>
          <w:w w:val="115"/>
          <w:sz w:val="16"/>
          <w:lang w:val="en-GB"/>
          <w:rPrChange w:id="1500" w:author="Christian PIEDALLU" w:date="2023-02-06T09:53:00Z">
            <w:rPr>
              <w:spacing w:val="9"/>
              <w:w w:val="115"/>
              <w:sz w:val="16"/>
            </w:rPr>
          </w:rPrChange>
        </w:rPr>
        <w:t xml:space="preserve"> </w:t>
      </w:r>
      <w:r w:rsidRPr="00814BC9">
        <w:rPr>
          <w:w w:val="115"/>
          <w:sz w:val="16"/>
          <w:lang w:val="en-GB"/>
          <w:rPrChange w:id="1501" w:author="Christian PIEDALLU" w:date="2023-02-06T09:53:00Z">
            <w:rPr>
              <w:w w:val="115"/>
              <w:sz w:val="16"/>
            </w:rPr>
          </w:rPrChange>
        </w:rPr>
        <w:t>consecutive</w:t>
      </w:r>
      <w:r w:rsidRPr="00814BC9">
        <w:rPr>
          <w:spacing w:val="9"/>
          <w:w w:val="115"/>
          <w:sz w:val="16"/>
          <w:lang w:val="en-GB"/>
          <w:rPrChange w:id="1502" w:author="Christian PIEDALLU" w:date="2023-02-06T09:53:00Z">
            <w:rPr>
              <w:spacing w:val="9"/>
              <w:w w:val="115"/>
              <w:sz w:val="16"/>
            </w:rPr>
          </w:rPrChange>
        </w:rPr>
        <w:t xml:space="preserve"> </w:t>
      </w:r>
      <w:r w:rsidRPr="00814BC9">
        <w:rPr>
          <w:w w:val="115"/>
          <w:sz w:val="16"/>
          <w:lang w:val="en-GB"/>
          <w:rPrChange w:id="1503" w:author="Christian PIEDALLU" w:date="2023-02-06T09:53:00Z">
            <w:rPr>
              <w:w w:val="115"/>
              <w:sz w:val="16"/>
            </w:rPr>
          </w:rPrChange>
        </w:rPr>
        <w:t>times,</w:t>
      </w:r>
      <w:r w:rsidRPr="00814BC9">
        <w:rPr>
          <w:spacing w:val="9"/>
          <w:w w:val="115"/>
          <w:sz w:val="16"/>
          <w:lang w:val="en-GB"/>
          <w:rPrChange w:id="1504" w:author="Christian PIEDALLU" w:date="2023-02-06T09:53:00Z">
            <w:rPr>
              <w:spacing w:val="9"/>
              <w:w w:val="115"/>
              <w:sz w:val="16"/>
            </w:rPr>
          </w:rPrChange>
        </w:rPr>
        <w:t xml:space="preserve"> </w:t>
      </w:r>
      <w:r w:rsidRPr="00814BC9">
        <w:rPr>
          <w:w w:val="115"/>
          <w:sz w:val="16"/>
          <w:lang w:val="en-GB"/>
          <w:rPrChange w:id="1505" w:author="Christian PIEDALLU" w:date="2023-02-06T09:53:00Z">
            <w:rPr>
              <w:w w:val="115"/>
              <w:sz w:val="16"/>
            </w:rPr>
          </w:rPrChange>
        </w:rPr>
        <w:t>we</w:t>
      </w:r>
      <w:r w:rsidRPr="00814BC9">
        <w:rPr>
          <w:spacing w:val="9"/>
          <w:w w:val="115"/>
          <w:sz w:val="16"/>
          <w:lang w:val="en-GB"/>
          <w:rPrChange w:id="1506" w:author="Christian PIEDALLU" w:date="2023-02-06T09:53:00Z">
            <w:rPr>
              <w:spacing w:val="9"/>
              <w:w w:val="115"/>
              <w:sz w:val="16"/>
            </w:rPr>
          </w:rPrChange>
        </w:rPr>
        <w:t xml:space="preserve"> </w:t>
      </w:r>
      <w:r w:rsidRPr="00814BC9">
        <w:rPr>
          <w:w w:val="115"/>
          <w:sz w:val="16"/>
          <w:lang w:val="en-GB"/>
          <w:rPrChange w:id="1507" w:author="Christian PIEDALLU" w:date="2023-02-06T09:53:00Z">
            <w:rPr>
              <w:w w:val="115"/>
              <w:sz w:val="16"/>
            </w:rPr>
          </w:rPrChange>
        </w:rPr>
        <w:t>assume</w:t>
      </w:r>
      <w:r w:rsidRPr="00814BC9">
        <w:rPr>
          <w:spacing w:val="9"/>
          <w:w w:val="115"/>
          <w:sz w:val="16"/>
          <w:lang w:val="en-GB"/>
          <w:rPrChange w:id="1508" w:author="Christian PIEDALLU" w:date="2023-02-06T09:53:00Z">
            <w:rPr>
              <w:spacing w:val="9"/>
              <w:w w:val="115"/>
              <w:sz w:val="16"/>
            </w:rPr>
          </w:rPrChange>
        </w:rPr>
        <w:t xml:space="preserve"> </w:t>
      </w:r>
      <w:del w:id="1509" w:author="Christian PIEDALLU" w:date="2023-02-06T12:07:00Z">
        <w:r w:rsidRPr="00814BC9" w:rsidDel="00A81114">
          <w:rPr>
            <w:w w:val="115"/>
            <w:sz w:val="16"/>
            <w:lang w:val="en-GB"/>
            <w:rPrChange w:id="1510" w:author="Christian PIEDALLU" w:date="2023-02-06T09:53:00Z">
              <w:rPr>
                <w:w w:val="115"/>
                <w:sz w:val="16"/>
              </w:rPr>
            </w:rPrChange>
          </w:rPr>
          <w:delText>that</w:delText>
        </w:r>
        <w:r w:rsidRPr="00814BC9" w:rsidDel="00A81114">
          <w:rPr>
            <w:spacing w:val="9"/>
            <w:w w:val="115"/>
            <w:sz w:val="16"/>
            <w:lang w:val="en-GB"/>
            <w:rPrChange w:id="1511" w:author="Christian PIEDALLU" w:date="2023-02-06T09:53:00Z">
              <w:rPr>
                <w:spacing w:val="9"/>
                <w:w w:val="115"/>
                <w:sz w:val="16"/>
              </w:rPr>
            </w:rPrChange>
          </w:rPr>
          <w:delText xml:space="preserve"> </w:delText>
        </w:r>
        <w:r w:rsidRPr="00814BC9" w:rsidDel="00A81114">
          <w:rPr>
            <w:w w:val="115"/>
            <w:sz w:val="16"/>
            <w:lang w:val="en-GB"/>
            <w:rPrChange w:id="1512" w:author="Christian PIEDALLU" w:date="2023-02-06T09:53:00Z">
              <w:rPr>
                <w:w w:val="115"/>
                <w:sz w:val="16"/>
              </w:rPr>
            </w:rPrChange>
          </w:rPr>
          <w:delText>a</w:delText>
        </w:r>
        <w:r w:rsidRPr="00814BC9" w:rsidDel="00A81114">
          <w:rPr>
            <w:spacing w:val="9"/>
            <w:w w:val="115"/>
            <w:sz w:val="16"/>
            <w:lang w:val="en-GB"/>
            <w:rPrChange w:id="1513" w:author="Christian PIEDALLU" w:date="2023-02-06T09:53:00Z">
              <w:rPr>
                <w:spacing w:val="9"/>
                <w:w w:val="115"/>
                <w:sz w:val="16"/>
              </w:rPr>
            </w:rPrChange>
          </w:rPr>
          <w:delText xml:space="preserve"> </w:delText>
        </w:r>
        <w:r w:rsidRPr="00814BC9" w:rsidDel="00A81114">
          <w:rPr>
            <w:w w:val="115"/>
            <w:sz w:val="16"/>
            <w:lang w:val="en-GB"/>
            <w:rPrChange w:id="1514" w:author="Christian PIEDALLU" w:date="2023-02-06T09:53:00Z">
              <w:rPr>
                <w:w w:val="115"/>
                <w:sz w:val="16"/>
              </w:rPr>
            </w:rPrChange>
          </w:rPr>
          <w:delText>bark</w:delText>
        </w:r>
        <w:r w:rsidRPr="00814BC9" w:rsidDel="00A81114">
          <w:rPr>
            <w:spacing w:val="9"/>
            <w:w w:val="115"/>
            <w:sz w:val="16"/>
            <w:lang w:val="en-GB"/>
            <w:rPrChange w:id="1515" w:author="Christian PIEDALLU" w:date="2023-02-06T09:53:00Z">
              <w:rPr>
                <w:spacing w:val="9"/>
                <w:w w:val="115"/>
                <w:sz w:val="16"/>
              </w:rPr>
            </w:rPrChange>
          </w:rPr>
          <w:delText xml:space="preserve"> </w:delText>
        </w:r>
        <w:r w:rsidRPr="00814BC9" w:rsidDel="00A81114">
          <w:rPr>
            <w:w w:val="115"/>
            <w:sz w:val="16"/>
            <w:lang w:val="en-GB"/>
            <w:rPrChange w:id="1516" w:author="Christian PIEDALLU" w:date="2023-02-06T09:53:00Z">
              <w:rPr>
                <w:w w:val="115"/>
                <w:sz w:val="16"/>
              </w:rPr>
            </w:rPrChange>
          </w:rPr>
          <w:delText>beetle</w:delText>
        </w:r>
        <w:r w:rsidRPr="00814BC9" w:rsidDel="00A81114">
          <w:rPr>
            <w:spacing w:val="10"/>
            <w:w w:val="115"/>
            <w:sz w:val="16"/>
            <w:lang w:val="en-GB"/>
            <w:rPrChange w:id="1517" w:author="Christian PIEDALLU" w:date="2023-02-06T09:53:00Z">
              <w:rPr>
                <w:spacing w:val="10"/>
                <w:w w:val="115"/>
                <w:sz w:val="16"/>
              </w:rPr>
            </w:rPrChange>
          </w:rPr>
          <w:delText xml:space="preserve"> </w:delText>
        </w:r>
        <w:r w:rsidRPr="00814BC9" w:rsidDel="00A81114">
          <w:rPr>
            <w:w w:val="115"/>
            <w:sz w:val="16"/>
            <w:lang w:val="en-GB"/>
            <w:rPrChange w:id="1518" w:author="Christian PIEDALLU" w:date="2023-02-06T09:53:00Z">
              <w:rPr>
                <w:w w:val="115"/>
                <w:sz w:val="16"/>
              </w:rPr>
            </w:rPrChange>
          </w:rPr>
          <w:delText>infection</w:delText>
        </w:r>
      </w:del>
      <w:ins w:id="1519" w:author="Christian PIEDALLU" w:date="2023-02-06T12:07:00Z">
        <w:r w:rsidR="00A81114">
          <w:rPr>
            <w:w w:val="115"/>
            <w:sz w:val="16"/>
            <w:lang w:val="en-GB"/>
          </w:rPr>
          <w:t>dieback</w:t>
        </w:r>
      </w:ins>
      <w:r w:rsidRPr="00814BC9">
        <w:rPr>
          <w:spacing w:val="9"/>
          <w:w w:val="115"/>
          <w:sz w:val="16"/>
          <w:lang w:val="en-GB"/>
          <w:rPrChange w:id="1520" w:author="Christian PIEDALLU" w:date="2023-02-06T09:53:00Z">
            <w:rPr>
              <w:spacing w:val="9"/>
              <w:w w:val="115"/>
              <w:sz w:val="16"/>
            </w:rPr>
          </w:rPrChange>
        </w:rPr>
        <w:t xml:space="preserve"> </w:t>
      </w:r>
      <w:r w:rsidRPr="00814BC9">
        <w:rPr>
          <w:w w:val="115"/>
          <w:sz w:val="16"/>
          <w:lang w:val="en-GB"/>
          <w:rPrChange w:id="1521" w:author="Christian PIEDALLU" w:date="2023-02-06T09:53:00Z">
            <w:rPr>
              <w:w w:val="115"/>
              <w:sz w:val="16"/>
            </w:rPr>
          </w:rPrChange>
        </w:rPr>
        <w:t>occured.</w:t>
      </w:r>
      <w:commentRangeEnd w:id="1478"/>
      <w:r w:rsidR="00A81114">
        <w:rPr>
          <w:rStyle w:val="Marquedecommentaire"/>
        </w:rPr>
        <w:commentReference w:id="1478"/>
      </w:r>
    </w:p>
    <w:p w14:paraId="286935FF" w14:textId="77777777" w:rsidR="00B177F5" w:rsidRPr="00814BC9" w:rsidRDefault="00B177F5">
      <w:pPr>
        <w:pStyle w:val="Corpsdetexte"/>
        <w:spacing w:before="8" w:line="240" w:lineRule="auto"/>
        <w:rPr>
          <w:sz w:val="28"/>
          <w:lang w:val="en-GB"/>
          <w:rPrChange w:id="1522" w:author="Christian PIEDALLU" w:date="2023-02-06T09:53:00Z">
            <w:rPr>
              <w:sz w:val="28"/>
            </w:rPr>
          </w:rPrChange>
        </w:rPr>
      </w:pPr>
    </w:p>
    <w:p w14:paraId="6749475C" w14:textId="77777777" w:rsidR="00B177F5" w:rsidRPr="00814BC9" w:rsidRDefault="00B553DB">
      <w:pPr>
        <w:spacing w:before="59"/>
        <w:ind w:left="163"/>
        <w:rPr>
          <w:i/>
          <w:sz w:val="20"/>
          <w:lang w:val="en-GB"/>
          <w:rPrChange w:id="1523" w:author="Christian PIEDALLU" w:date="2023-02-06T09:53:00Z">
            <w:rPr>
              <w:i/>
              <w:sz w:val="20"/>
            </w:rPr>
          </w:rPrChange>
        </w:rPr>
      </w:pPr>
      <w:r w:rsidRPr="00814BC9">
        <w:rPr>
          <w:rFonts w:ascii="Trebuchet MS"/>
          <w:sz w:val="10"/>
          <w:lang w:val="en-GB"/>
          <w:rPrChange w:id="1524" w:author="Christian PIEDALLU" w:date="2023-02-06T09:53:00Z">
            <w:rPr>
              <w:rFonts w:ascii="Trebuchet MS"/>
              <w:sz w:val="10"/>
            </w:rPr>
          </w:rPrChange>
        </w:rPr>
        <w:t xml:space="preserve">166     </w:t>
      </w:r>
      <w:r w:rsidRPr="00814BC9">
        <w:rPr>
          <w:rFonts w:ascii="Trebuchet MS"/>
          <w:spacing w:val="19"/>
          <w:sz w:val="10"/>
          <w:lang w:val="en-GB"/>
          <w:rPrChange w:id="1525" w:author="Christian PIEDALLU" w:date="2023-02-06T09:53:00Z">
            <w:rPr>
              <w:rFonts w:ascii="Trebuchet MS"/>
              <w:spacing w:val="19"/>
              <w:sz w:val="10"/>
            </w:rPr>
          </w:rPrChange>
        </w:rPr>
        <w:t xml:space="preserve"> </w:t>
      </w:r>
      <w:bookmarkStart w:id="1526" w:name="Relation_between_bark_beetle_attack_and_"/>
      <w:bookmarkEnd w:id="1526"/>
      <w:r w:rsidRPr="00814BC9">
        <w:rPr>
          <w:i/>
          <w:sz w:val="20"/>
          <w:lang w:val="en-GB"/>
          <w:rPrChange w:id="1527" w:author="Christian PIEDALLU" w:date="2023-02-06T09:53:00Z">
            <w:rPr>
              <w:i/>
              <w:sz w:val="20"/>
            </w:rPr>
          </w:rPrChange>
        </w:rPr>
        <w:t>2.3.</w:t>
      </w:r>
      <w:r w:rsidRPr="00814BC9">
        <w:rPr>
          <w:i/>
          <w:spacing w:val="59"/>
          <w:sz w:val="20"/>
          <w:lang w:val="en-GB"/>
          <w:rPrChange w:id="1528" w:author="Christian PIEDALLU" w:date="2023-02-06T09:53:00Z">
            <w:rPr>
              <w:i/>
              <w:spacing w:val="59"/>
              <w:sz w:val="20"/>
            </w:rPr>
          </w:rPrChange>
        </w:rPr>
        <w:t xml:space="preserve"> </w:t>
      </w:r>
      <w:r w:rsidRPr="00814BC9">
        <w:rPr>
          <w:i/>
          <w:sz w:val="20"/>
          <w:lang w:val="en-GB"/>
          <w:rPrChange w:id="1529" w:author="Christian PIEDALLU" w:date="2023-02-06T09:53:00Z">
            <w:rPr>
              <w:i/>
              <w:sz w:val="20"/>
            </w:rPr>
          </w:rPrChange>
        </w:rPr>
        <w:t>Relation</w:t>
      </w:r>
      <w:r w:rsidRPr="00814BC9">
        <w:rPr>
          <w:i/>
          <w:spacing w:val="26"/>
          <w:sz w:val="20"/>
          <w:lang w:val="en-GB"/>
          <w:rPrChange w:id="1530" w:author="Christian PIEDALLU" w:date="2023-02-06T09:53:00Z">
            <w:rPr>
              <w:i/>
              <w:spacing w:val="26"/>
              <w:sz w:val="20"/>
            </w:rPr>
          </w:rPrChange>
        </w:rPr>
        <w:t xml:space="preserve"> </w:t>
      </w:r>
      <w:r w:rsidRPr="00814BC9">
        <w:rPr>
          <w:i/>
          <w:sz w:val="20"/>
          <w:lang w:val="en-GB"/>
          <w:rPrChange w:id="1531" w:author="Christian PIEDALLU" w:date="2023-02-06T09:53:00Z">
            <w:rPr>
              <w:i/>
              <w:sz w:val="20"/>
            </w:rPr>
          </w:rPrChange>
        </w:rPr>
        <w:t>between</w:t>
      </w:r>
      <w:r w:rsidRPr="00814BC9">
        <w:rPr>
          <w:i/>
          <w:spacing w:val="27"/>
          <w:sz w:val="20"/>
          <w:lang w:val="en-GB"/>
          <w:rPrChange w:id="1532" w:author="Christian PIEDALLU" w:date="2023-02-06T09:53:00Z">
            <w:rPr>
              <w:i/>
              <w:spacing w:val="27"/>
              <w:sz w:val="20"/>
            </w:rPr>
          </w:rPrChange>
        </w:rPr>
        <w:t xml:space="preserve"> </w:t>
      </w:r>
      <w:r w:rsidRPr="00814BC9">
        <w:rPr>
          <w:i/>
          <w:sz w:val="20"/>
          <w:lang w:val="en-GB"/>
          <w:rPrChange w:id="1533" w:author="Christian PIEDALLU" w:date="2023-02-06T09:53:00Z">
            <w:rPr>
              <w:i/>
              <w:sz w:val="20"/>
            </w:rPr>
          </w:rPrChange>
        </w:rPr>
        <w:t>bark</w:t>
      </w:r>
      <w:r w:rsidRPr="00814BC9">
        <w:rPr>
          <w:i/>
          <w:spacing w:val="27"/>
          <w:sz w:val="20"/>
          <w:lang w:val="en-GB"/>
          <w:rPrChange w:id="1534" w:author="Christian PIEDALLU" w:date="2023-02-06T09:53:00Z">
            <w:rPr>
              <w:i/>
              <w:spacing w:val="27"/>
              <w:sz w:val="20"/>
            </w:rPr>
          </w:rPrChange>
        </w:rPr>
        <w:t xml:space="preserve"> </w:t>
      </w:r>
      <w:r w:rsidRPr="00814BC9">
        <w:rPr>
          <w:i/>
          <w:sz w:val="20"/>
          <w:lang w:val="en-GB"/>
          <w:rPrChange w:id="1535" w:author="Christian PIEDALLU" w:date="2023-02-06T09:53:00Z">
            <w:rPr>
              <w:i/>
              <w:sz w:val="20"/>
            </w:rPr>
          </w:rPrChange>
        </w:rPr>
        <w:t>beetle</w:t>
      </w:r>
      <w:r w:rsidRPr="00814BC9">
        <w:rPr>
          <w:i/>
          <w:spacing w:val="27"/>
          <w:sz w:val="20"/>
          <w:lang w:val="en-GB"/>
          <w:rPrChange w:id="1536" w:author="Christian PIEDALLU" w:date="2023-02-06T09:53:00Z">
            <w:rPr>
              <w:i/>
              <w:spacing w:val="27"/>
              <w:sz w:val="20"/>
            </w:rPr>
          </w:rPrChange>
        </w:rPr>
        <w:t xml:space="preserve"> </w:t>
      </w:r>
      <w:r w:rsidRPr="00814BC9">
        <w:rPr>
          <w:i/>
          <w:sz w:val="20"/>
          <w:lang w:val="en-GB"/>
          <w:rPrChange w:id="1537" w:author="Christian PIEDALLU" w:date="2023-02-06T09:53:00Z">
            <w:rPr>
              <w:i/>
              <w:sz w:val="20"/>
            </w:rPr>
          </w:rPrChange>
        </w:rPr>
        <w:t>attack</w:t>
      </w:r>
      <w:r w:rsidRPr="00814BC9">
        <w:rPr>
          <w:i/>
          <w:spacing w:val="27"/>
          <w:sz w:val="20"/>
          <w:lang w:val="en-GB"/>
          <w:rPrChange w:id="1538" w:author="Christian PIEDALLU" w:date="2023-02-06T09:53:00Z">
            <w:rPr>
              <w:i/>
              <w:spacing w:val="27"/>
              <w:sz w:val="20"/>
            </w:rPr>
          </w:rPrChange>
        </w:rPr>
        <w:t xml:space="preserve"> </w:t>
      </w:r>
      <w:r w:rsidRPr="00814BC9">
        <w:rPr>
          <w:i/>
          <w:sz w:val="20"/>
          <w:lang w:val="en-GB"/>
          <w:rPrChange w:id="1539" w:author="Christian PIEDALLU" w:date="2023-02-06T09:53:00Z">
            <w:rPr>
              <w:i/>
              <w:sz w:val="20"/>
            </w:rPr>
          </w:rPrChange>
        </w:rPr>
        <w:t>and</w:t>
      </w:r>
      <w:r w:rsidRPr="00814BC9">
        <w:rPr>
          <w:i/>
          <w:spacing w:val="27"/>
          <w:sz w:val="20"/>
          <w:lang w:val="en-GB"/>
          <w:rPrChange w:id="1540" w:author="Christian PIEDALLU" w:date="2023-02-06T09:53:00Z">
            <w:rPr>
              <w:i/>
              <w:spacing w:val="27"/>
              <w:sz w:val="20"/>
            </w:rPr>
          </w:rPrChange>
        </w:rPr>
        <w:t xml:space="preserve"> </w:t>
      </w:r>
      <w:r w:rsidRPr="00814BC9">
        <w:rPr>
          <w:i/>
          <w:sz w:val="20"/>
          <w:lang w:val="en-GB"/>
          <w:rPrChange w:id="1541" w:author="Christian PIEDALLU" w:date="2023-02-06T09:53:00Z">
            <w:rPr>
              <w:i/>
              <w:sz w:val="20"/>
            </w:rPr>
          </w:rPrChange>
        </w:rPr>
        <w:t>topographical</w:t>
      </w:r>
      <w:r w:rsidRPr="00814BC9">
        <w:rPr>
          <w:i/>
          <w:spacing w:val="27"/>
          <w:sz w:val="20"/>
          <w:lang w:val="en-GB"/>
          <w:rPrChange w:id="1542" w:author="Christian PIEDALLU" w:date="2023-02-06T09:53:00Z">
            <w:rPr>
              <w:i/>
              <w:spacing w:val="27"/>
              <w:sz w:val="20"/>
            </w:rPr>
          </w:rPrChange>
        </w:rPr>
        <w:t xml:space="preserve"> </w:t>
      </w:r>
      <w:r w:rsidRPr="00814BC9">
        <w:rPr>
          <w:i/>
          <w:sz w:val="20"/>
          <w:lang w:val="en-GB"/>
          <w:rPrChange w:id="1543" w:author="Christian PIEDALLU" w:date="2023-02-06T09:53:00Z">
            <w:rPr>
              <w:i/>
              <w:sz w:val="20"/>
            </w:rPr>
          </w:rPrChange>
        </w:rPr>
        <w:t>conditions</w:t>
      </w:r>
    </w:p>
    <w:p w14:paraId="01437875" w14:textId="77777777" w:rsidR="00B177F5" w:rsidRPr="00814BC9" w:rsidRDefault="00B553DB">
      <w:pPr>
        <w:pStyle w:val="Corpsdetexte"/>
        <w:tabs>
          <w:tab w:val="left" w:pos="820"/>
        </w:tabs>
        <w:spacing w:before="44" w:line="242" w:lineRule="exact"/>
        <w:ind w:left="163"/>
        <w:rPr>
          <w:lang w:val="en-GB"/>
          <w:rPrChange w:id="1544" w:author="Christian PIEDALLU" w:date="2023-02-06T09:53:00Z">
            <w:rPr/>
          </w:rPrChange>
        </w:rPr>
      </w:pPr>
      <w:r w:rsidRPr="00814BC9">
        <w:rPr>
          <w:rFonts w:ascii="Trebuchet MS"/>
          <w:w w:val="105"/>
          <w:sz w:val="10"/>
          <w:lang w:val="en-GB"/>
          <w:rPrChange w:id="1545" w:author="Christian PIEDALLU" w:date="2023-02-06T09:53:00Z">
            <w:rPr>
              <w:rFonts w:ascii="Trebuchet MS"/>
              <w:w w:val="105"/>
              <w:sz w:val="10"/>
            </w:rPr>
          </w:rPrChange>
        </w:rPr>
        <w:t>167</w:t>
      </w:r>
      <w:r w:rsidRPr="00814BC9">
        <w:rPr>
          <w:rFonts w:ascii="Trebuchet MS"/>
          <w:w w:val="105"/>
          <w:sz w:val="10"/>
          <w:lang w:val="en-GB"/>
          <w:rPrChange w:id="1546" w:author="Christian PIEDALLU" w:date="2023-02-06T09:53:00Z">
            <w:rPr>
              <w:rFonts w:ascii="Trebuchet MS"/>
              <w:w w:val="105"/>
              <w:sz w:val="10"/>
            </w:rPr>
          </w:rPrChange>
        </w:rPr>
        <w:tab/>
      </w:r>
      <w:r w:rsidRPr="00814BC9">
        <w:rPr>
          <w:w w:val="105"/>
          <w:lang w:val="en-GB"/>
          <w:rPrChange w:id="1547" w:author="Christian PIEDALLU" w:date="2023-02-06T09:53:00Z">
            <w:rPr>
              <w:w w:val="105"/>
            </w:rPr>
          </w:rPrChange>
        </w:rPr>
        <w:t>The</w:t>
      </w:r>
      <w:r w:rsidRPr="00814BC9">
        <w:rPr>
          <w:spacing w:val="19"/>
          <w:w w:val="105"/>
          <w:lang w:val="en-GB"/>
          <w:rPrChange w:id="1548" w:author="Christian PIEDALLU" w:date="2023-02-06T09:53:00Z">
            <w:rPr>
              <w:spacing w:val="19"/>
              <w:w w:val="105"/>
            </w:rPr>
          </w:rPrChange>
        </w:rPr>
        <w:t xml:space="preserve"> </w:t>
      </w:r>
      <w:r w:rsidRPr="00814BC9">
        <w:rPr>
          <w:w w:val="105"/>
          <w:lang w:val="en-GB"/>
          <w:rPrChange w:id="1549" w:author="Christian PIEDALLU" w:date="2023-02-06T09:53:00Z">
            <w:rPr>
              <w:w w:val="105"/>
            </w:rPr>
          </w:rPrChange>
        </w:rPr>
        <w:t>forest</w:t>
      </w:r>
      <w:r w:rsidRPr="00814BC9">
        <w:rPr>
          <w:spacing w:val="20"/>
          <w:w w:val="105"/>
          <w:lang w:val="en-GB"/>
          <w:rPrChange w:id="1550" w:author="Christian PIEDALLU" w:date="2023-02-06T09:53:00Z">
            <w:rPr>
              <w:spacing w:val="20"/>
              <w:w w:val="105"/>
            </w:rPr>
          </w:rPrChange>
        </w:rPr>
        <w:t xml:space="preserve"> </w:t>
      </w:r>
      <w:r w:rsidRPr="00814BC9">
        <w:rPr>
          <w:w w:val="105"/>
          <w:lang w:val="en-GB"/>
          <w:rPrChange w:id="1551" w:author="Christian PIEDALLU" w:date="2023-02-06T09:53:00Z">
            <w:rPr>
              <w:w w:val="105"/>
            </w:rPr>
          </w:rPrChange>
        </w:rPr>
        <w:t>practitioners</w:t>
      </w:r>
      <w:r w:rsidRPr="00814BC9">
        <w:rPr>
          <w:spacing w:val="20"/>
          <w:w w:val="105"/>
          <w:lang w:val="en-GB"/>
          <w:rPrChange w:id="1552" w:author="Christian PIEDALLU" w:date="2023-02-06T09:53:00Z">
            <w:rPr>
              <w:spacing w:val="20"/>
              <w:w w:val="105"/>
            </w:rPr>
          </w:rPrChange>
        </w:rPr>
        <w:t xml:space="preserve"> </w:t>
      </w:r>
      <w:r w:rsidRPr="00814BC9">
        <w:rPr>
          <w:w w:val="105"/>
          <w:lang w:val="en-GB"/>
          <w:rPrChange w:id="1553" w:author="Christian PIEDALLU" w:date="2023-02-06T09:53:00Z">
            <w:rPr>
              <w:w w:val="105"/>
            </w:rPr>
          </w:rPrChange>
        </w:rPr>
        <w:t>of</w:t>
      </w:r>
      <w:r w:rsidRPr="00814BC9">
        <w:rPr>
          <w:spacing w:val="19"/>
          <w:w w:val="105"/>
          <w:lang w:val="en-GB"/>
          <w:rPrChange w:id="1554" w:author="Christian PIEDALLU" w:date="2023-02-06T09:53:00Z">
            <w:rPr>
              <w:spacing w:val="19"/>
              <w:w w:val="105"/>
            </w:rPr>
          </w:rPrChange>
        </w:rPr>
        <w:t xml:space="preserve"> </w:t>
      </w:r>
      <w:r w:rsidRPr="00814BC9">
        <w:rPr>
          <w:w w:val="105"/>
          <w:lang w:val="en-GB"/>
          <w:rPrChange w:id="1555" w:author="Christian PIEDALLU" w:date="2023-02-06T09:53:00Z">
            <w:rPr>
              <w:w w:val="105"/>
            </w:rPr>
          </w:rPrChange>
        </w:rPr>
        <w:t>the</w:t>
      </w:r>
      <w:r w:rsidRPr="00814BC9">
        <w:rPr>
          <w:spacing w:val="20"/>
          <w:w w:val="105"/>
          <w:lang w:val="en-GB"/>
          <w:rPrChange w:id="1556" w:author="Christian PIEDALLU" w:date="2023-02-06T09:53:00Z">
            <w:rPr>
              <w:spacing w:val="20"/>
              <w:w w:val="105"/>
            </w:rPr>
          </w:rPrChange>
        </w:rPr>
        <w:t xml:space="preserve"> </w:t>
      </w:r>
      <w:r w:rsidRPr="00814BC9">
        <w:rPr>
          <w:w w:val="105"/>
          <w:lang w:val="en-GB"/>
          <w:rPrChange w:id="1557" w:author="Christian PIEDALLU" w:date="2023-02-06T09:53:00Z">
            <w:rPr>
              <w:w w:val="105"/>
            </w:rPr>
          </w:rPrChange>
        </w:rPr>
        <w:t>two</w:t>
      </w:r>
      <w:r w:rsidRPr="00814BC9">
        <w:rPr>
          <w:spacing w:val="20"/>
          <w:w w:val="105"/>
          <w:lang w:val="en-GB"/>
          <w:rPrChange w:id="1558" w:author="Christian PIEDALLU" w:date="2023-02-06T09:53:00Z">
            <w:rPr>
              <w:spacing w:val="20"/>
              <w:w w:val="105"/>
            </w:rPr>
          </w:rPrChange>
        </w:rPr>
        <w:t xml:space="preserve"> </w:t>
      </w:r>
      <w:r w:rsidRPr="00814BC9">
        <w:rPr>
          <w:w w:val="105"/>
          <w:lang w:val="en-GB"/>
          <w:rPrChange w:id="1559" w:author="Christian PIEDALLU" w:date="2023-02-06T09:53:00Z">
            <w:rPr>
              <w:w w:val="105"/>
            </w:rPr>
          </w:rPrChange>
        </w:rPr>
        <w:t>countries</w:t>
      </w:r>
      <w:r w:rsidRPr="00814BC9">
        <w:rPr>
          <w:spacing w:val="20"/>
          <w:w w:val="105"/>
          <w:lang w:val="en-GB"/>
          <w:rPrChange w:id="1560" w:author="Christian PIEDALLU" w:date="2023-02-06T09:53:00Z">
            <w:rPr>
              <w:spacing w:val="20"/>
              <w:w w:val="105"/>
            </w:rPr>
          </w:rPrChange>
        </w:rPr>
        <w:t xml:space="preserve"> </w:t>
      </w:r>
      <w:r w:rsidRPr="00814BC9">
        <w:rPr>
          <w:w w:val="105"/>
          <w:lang w:val="en-GB"/>
          <w:rPrChange w:id="1561" w:author="Christian PIEDALLU" w:date="2023-02-06T09:53:00Z">
            <w:rPr>
              <w:w w:val="105"/>
            </w:rPr>
          </w:rPrChange>
        </w:rPr>
        <w:t>drew</w:t>
      </w:r>
      <w:r w:rsidRPr="00814BC9">
        <w:rPr>
          <w:spacing w:val="19"/>
          <w:w w:val="105"/>
          <w:lang w:val="en-GB"/>
          <w:rPrChange w:id="1562" w:author="Christian PIEDALLU" w:date="2023-02-06T09:53:00Z">
            <w:rPr>
              <w:spacing w:val="19"/>
              <w:w w:val="105"/>
            </w:rPr>
          </w:rPrChange>
        </w:rPr>
        <w:t xml:space="preserve"> </w:t>
      </w:r>
      <w:r w:rsidRPr="00814BC9">
        <w:rPr>
          <w:w w:val="105"/>
          <w:lang w:val="en-GB"/>
          <w:rPrChange w:id="1563" w:author="Christian PIEDALLU" w:date="2023-02-06T09:53:00Z">
            <w:rPr>
              <w:w w:val="105"/>
            </w:rPr>
          </w:rPrChange>
        </w:rPr>
        <w:t>our</w:t>
      </w:r>
      <w:r w:rsidRPr="00814BC9">
        <w:rPr>
          <w:spacing w:val="20"/>
          <w:w w:val="105"/>
          <w:lang w:val="en-GB"/>
          <w:rPrChange w:id="1564" w:author="Christian PIEDALLU" w:date="2023-02-06T09:53:00Z">
            <w:rPr>
              <w:spacing w:val="20"/>
              <w:w w:val="105"/>
            </w:rPr>
          </w:rPrChange>
        </w:rPr>
        <w:t xml:space="preserve"> </w:t>
      </w:r>
      <w:r w:rsidRPr="00814BC9">
        <w:rPr>
          <w:w w:val="105"/>
          <w:lang w:val="en-GB"/>
          <w:rPrChange w:id="1565" w:author="Christian PIEDALLU" w:date="2023-02-06T09:53:00Z">
            <w:rPr>
              <w:w w:val="105"/>
            </w:rPr>
          </w:rPrChange>
        </w:rPr>
        <w:t>attention</w:t>
      </w:r>
      <w:r w:rsidRPr="00814BC9">
        <w:rPr>
          <w:spacing w:val="20"/>
          <w:w w:val="105"/>
          <w:lang w:val="en-GB"/>
          <w:rPrChange w:id="1566" w:author="Christian PIEDALLU" w:date="2023-02-06T09:53:00Z">
            <w:rPr>
              <w:spacing w:val="20"/>
              <w:w w:val="105"/>
            </w:rPr>
          </w:rPrChange>
        </w:rPr>
        <w:t xml:space="preserve"> </w:t>
      </w:r>
      <w:r w:rsidRPr="00814BC9">
        <w:rPr>
          <w:w w:val="105"/>
          <w:lang w:val="en-GB"/>
          <w:rPrChange w:id="1567" w:author="Christian PIEDALLU" w:date="2023-02-06T09:53:00Z">
            <w:rPr>
              <w:w w:val="105"/>
            </w:rPr>
          </w:rPrChange>
        </w:rPr>
        <w:t>to</w:t>
      </w:r>
      <w:r w:rsidRPr="00814BC9">
        <w:rPr>
          <w:spacing w:val="20"/>
          <w:w w:val="105"/>
          <w:lang w:val="en-GB"/>
          <w:rPrChange w:id="1568" w:author="Christian PIEDALLU" w:date="2023-02-06T09:53:00Z">
            <w:rPr>
              <w:spacing w:val="20"/>
              <w:w w:val="105"/>
            </w:rPr>
          </w:rPrChange>
        </w:rPr>
        <w:t xml:space="preserve"> </w:t>
      </w:r>
      <w:r w:rsidRPr="00814BC9">
        <w:rPr>
          <w:w w:val="105"/>
          <w:lang w:val="en-GB"/>
          <w:rPrChange w:id="1569" w:author="Christian PIEDALLU" w:date="2023-02-06T09:53:00Z">
            <w:rPr>
              <w:w w:val="105"/>
            </w:rPr>
          </w:rPrChange>
        </w:rPr>
        <w:t>the</w:t>
      </w:r>
      <w:r w:rsidRPr="00814BC9">
        <w:rPr>
          <w:spacing w:val="19"/>
          <w:w w:val="105"/>
          <w:lang w:val="en-GB"/>
          <w:rPrChange w:id="1570" w:author="Christian PIEDALLU" w:date="2023-02-06T09:53:00Z">
            <w:rPr>
              <w:spacing w:val="19"/>
              <w:w w:val="105"/>
            </w:rPr>
          </w:rPrChange>
        </w:rPr>
        <w:t xml:space="preserve"> </w:t>
      </w:r>
      <w:r w:rsidRPr="00814BC9">
        <w:rPr>
          <w:w w:val="105"/>
          <w:lang w:val="en-GB"/>
          <w:rPrChange w:id="1571" w:author="Christian PIEDALLU" w:date="2023-02-06T09:53:00Z">
            <w:rPr>
              <w:w w:val="105"/>
            </w:rPr>
          </w:rPrChange>
        </w:rPr>
        <w:t>variables</w:t>
      </w:r>
      <w:r w:rsidRPr="00814BC9">
        <w:rPr>
          <w:spacing w:val="20"/>
          <w:w w:val="105"/>
          <w:lang w:val="en-GB"/>
          <w:rPrChange w:id="1572" w:author="Christian PIEDALLU" w:date="2023-02-06T09:53:00Z">
            <w:rPr>
              <w:spacing w:val="20"/>
              <w:w w:val="105"/>
            </w:rPr>
          </w:rPrChange>
        </w:rPr>
        <w:t xml:space="preserve"> </w:t>
      </w:r>
      <w:r w:rsidRPr="00814BC9">
        <w:rPr>
          <w:w w:val="105"/>
          <w:lang w:val="en-GB"/>
          <w:rPrChange w:id="1573" w:author="Christian PIEDALLU" w:date="2023-02-06T09:53:00Z">
            <w:rPr>
              <w:w w:val="105"/>
            </w:rPr>
          </w:rPrChange>
        </w:rPr>
        <w:t>that</w:t>
      </w:r>
      <w:r w:rsidRPr="00814BC9">
        <w:rPr>
          <w:spacing w:val="20"/>
          <w:w w:val="105"/>
          <w:lang w:val="en-GB"/>
          <w:rPrChange w:id="1574" w:author="Christian PIEDALLU" w:date="2023-02-06T09:53:00Z">
            <w:rPr>
              <w:spacing w:val="20"/>
              <w:w w:val="105"/>
            </w:rPr>
          </w:rPrChange>
        </w:rPr>
        <w:t xml:space="preserve"> </w:t>
      </w:r>
      <w:r w:rsidRPr="00814BC9">
        <w:rPr>
          <w:w w:val="105"/>
          <w:lang w:val="en-GB"/>
          <w:rPrChange w:id="1575" w:author="Christian PIEDALLU" w:date="2023-02-06T09:53:00Z">
            <w:rPr>
              <w:w w:val="105"/>
            </w:rPr>
          </w:rPrChange>
        </w:rPr>
        <w:t>seemed</w:t>
      </w:r>
    </w:p>
    <w:p w14:paraId="1470C06D" w14:textId="77777777" w:rsidR="00B177F5" w:rsidRPr="00814BC9" w:rsidRDefault="00B553DB">
      <w:pPr>
        <w:pStyle w:val="Corpsdetexte"/>
        <w:ind w:left="163"/>
        <w:rPr>
          <w:lang w:val="en-GB"/>
          <w:rPrChange w:id="1576" w:author="Christian PIEDALLU" w:date="2023-02-06T09:53:00Z">
            <w:rPr/>
          </w:rPrChange>
        </w:rPr>
      </w:pPr>
      <w:r w:rsidRPr="00814BC9">
        <w:rPr>
          <w:rFonts w:ascii="Trebuchet MS"/>
          <w:sz w:val="10"/>
          <w:lang w:val="en-GB"/>
          <w:rPrChange w:id="1577" w:author="Christian PIEDALLU" w:date="2023-02-06T09:53:00Z">
            <w:rPr>
              <w:rFonts w:ascii="Trebuchet MS"/>
              <w:sz w:val="10"/>
            </w:rPr>
          </w:rPrChange>
        </w:rPr>
        <w:t xml:space="preserve">168     </w:t>
      </w:r>
      <w:r w:rsidRPr="00814BC9">
        <w:rPr>
          <w:rFonts w:ascii="Trebuchet MS"/>
          <w:spacing w:val="19"/>
          <w:sz w:val="10"/>
          <w:lang w:val="en-GB"/>
          <w:rPrChange w:id="1578" w:author="Christian PIEDALLU" w:date="2023-02-06T09:53:00Z">
            <w:rPr>
              <w:rFonts w:ascii="Trebuchet MS"/>
              <w:spacing w:val="19"/>
              <w:sz w:val="10"/>
            </w:rPr>
          </w:rPrChange>
        </w:rPr>
        <w:t xml:space="preserve"> </w:t>
      </w:r>
      <w:r w:rsidRPr="00814BC9">
        <w:rPr>
          <w:w w:val="105"/>
          <w:lang w:val="en-GB"/>
          <w:rPrChange w:id="1579" w:author="Christian PIEDALLU" w:date="2023-02-06T09:53:00Z">
            <w:rPr>
              <w:w w:val="105"/>
            </w:rPr>
          </w:rPrChange>
        </w:rPr>
        <w:t>to</w:t>
      </w:r>
      <w:r w:rsidRPr="00814BC9">
        <w:rPr>
          <w:spacing w:val="34"/>
          <w:w w:val="105"/>
          <w:lang w:val="en-GB"/>
          <w:rPrChange w:id="1580" w:author="Christian PIEDALLU" w:date="2023-02-06T09:53:00Z">
            <w:rPr>
              <w:spacing w:val="34"/>
              <w:w w:val="105"/>
            </w:rPr>
          </w:rPrChange>
        </w:rPr>
        <w:t xml:space="preserve"> </w:t>
      </w:r>
      <w:r w:rsidRPr="00814BC9">
        <w:rPr>
          <w:w w:val="105"/>
          <w:lang w:val="en-GB"/>
          <w:rPrChange w:id="1581" w:author="Christian PIEDALLU" w:date="2023-02-06T09:53:00Z">
            <w:rPr>
              <w:w w:val="105"/>
            </w:rPr>
          </w:rPrChange>
        </w:rPr>
        <w:t>influence</w:t>
      </w:r>
      <w:r w:rsidRPr="00814BC9">
        <w:rPr>
          <w:spacing w:val="34"/>
          <w:w w:val="105"/>
          <w:lang w:val="en-GB"/>
          <w:rPrChange w:id="1582" w:author="Christian PIEDALLU" w:date="2023-02-06T09:53:00Z">
            <w:rPr>
              <w:spacing w:val="34"/>
              <w:w w:val="105"/>
            </w:rPr>
          </w:rPrChange>
        </w:rPr>
        <w:t xml:space="preserve"> </w:t>
      </w:r>
      <w:r w:rsidRPr="00814BC9">
        <w:rPr>
          <w:w w:val="105"/>
          <w:lang w:val="en-GB"/>
          <w:rPrChange w:id="1583" w:author="Christian PIEDALLU" w:date="2023-02-06T09:53:00Z">
            <w:rPr>
              <w:w w:val="105"/>
            </w:rPr>
          </w:rPrChange>
        </w:rPr>
        <w:t>spruce</w:t>
      </w:r>
      <w:r w:rsidRPr="00814BC9">
        <w:rPr>
          <w:spacing w:val="34"/>
          <w:w w:val="105"/>
          <w:lang w:val="en-GB"/>
          <w:rPrChange w:id="1584" w:author="Christian PIEDALLU" w:date="2023-02-06T09:53:00Z">
            <w:rPr>
              <w:spacing w:val="34"/>
              <w:w w:val="105"/>
            </w:rPr>
          </w:rPrChange>
        </w:rPr>
        <w:t xml:space="preserve"> </w:t>
      </w:r>
      <w:r w:rsidRPr="00814BC9">
        <w:rPr>
          <w:w w:val="105"/>
          <w:lang w:val="en-GB"/>
          <w:rPrChange w:id="1585" w:author="Christian PIEDALLU" w:date="2023-02-06T09:53:00Z">
            <w:rPr>
              <w:w w:val="105"/>
            </w:rPr>
          </w:rPrChange>
        </w:rPr>
        <w:t xml:space="preserve">dieback. </w:t>
      </w:r>
      <w:r w:rsidRPr="00814BC9">
        <w:rPr>
          <w:spacing w:val="46"/>
          <w:w w:val="105"/>
          <w:lang w:val="en-GB"/>
          <w:rPrChange w:id="1586" w:author="Christian PIEDALLU" w:date="2023-02-06T09:53:00Z">
            <w:rPr>
              <w:spacing w:val="46"/>
              <w:w w:val="105"/>
            </w:rPr>
          </w:rPrChange>
        </w:rPr>
        <w:t xml:space="preserve"> </w:t>
      </w:r>
      <w:r w:rsidRPr="00814BC9">
        <w:rPr>
          <w:w w:val="105"/>
          <w:lang w:val="en-GB"/>
          <w:rPrChange w:id="1587" w:author="Christian PIEDALLU" w:date="2023-02-06T09:53:00Z">
            <w:rPr>
              <w:w w:val="105"/>
            </w:rPr>
          </w:rPrChange>
        </w:rPr>
        <w:t>According</w:t>
      </w:r>
      <w:r w:rsidRPr="00814BC9">
        <w:rPr>
          <w:spacing w:val="34"/>
          <w:w w:val="105"/>
          <w:lang w:val="en-GB"/>
          <w:rPrChange w:id="1588" w:author="Christian PIEDALLU" w:date="2023-02-06T09:53:00Z">
            <w:rPr>
              <w:spacing w:val="34"/>
              <w:w w:val="105"/>
            </w:rPr>
          </w:rPrChange>
        </w:rPr>
        <w:t xml:space="preserve"> </w:t>
      </w:r>
      <w:r w:rsidRPr="00814BC9">
        <w:rPr>
          <w:w w:val="105"/>
          <w:lang w:val="en-GB"/>
          <w:rPrChange w:id="1589" w:author="Christian PIEDALLU" w:date="2023-02-06T09:53:00Z">
            <w:rPr>
              <w:w w:val="105"/>
            </w:rPr>
          </w:rPrChange>
        </w:rPr>
        <w:t>to</w:t>
      </w:r>
      <w:r w:rsidRPr="00814BC9">
        <w:rPr>
          <w:spacing w:val="34"/>
          <w:w w:val="105"/>
          <w:lang w:val="en-GB"/>
          <w:rPrChange w:id="1590" w:author="Christian PIEDALLU" w:date="2023-02-06T09:53:00Z">
            <w:rPr>
              <w:spacing w:val="34"/>
              <w:w w:val="105"/>
            </w:rPr>
          </w:rPrChange>
        </w:rPr>
        <w:t xml:space="preserve"> </w:t>
      </w:r>
      <w:r w:rsidRPr="00814BC9">
        <w:rPr>
          <w:w w:val="105"/>
          <w:lang w:val="en-GB"/>
          <w:rPrChange w:id="1591" w:author="Christian PIEDALLU" w:date="2023-02-06T09:53:00Z">
            <w:rPr>
              <w:w w:val="105"/>
            </w:rPr>
          </w:rPrChange>
        </w:rPr>
        <w:t>them,</w:t>
      </w:r>
      <w:r w:rsidRPr="00814BC9">
        <w:rPr>
          <w:spacing w:val="39"/>
          <w:w w:val="105"/>
          <w:lang w:val="en-GB"/>
          <w:rPrChange w:id="1592" w:author="Christian PIEDALLU" w:date="2023-02-06T09:53:00Z">
            <w:rPr>
              <w:spacing w:val="39"/>
              <w:w w:val="105"/>
            </w:rPr>
          </w:rPrChange>
        </w:rPr>
        <w:t xml:space="preserve"> </w:t>
      </w:r>
      <w:r w:rsidRPr="00814BC9">
        <w:rPr>
          <w:w w:val="105"/>
          <w:lang w:val="en-GB"/>
          <w:rPrChange w:id="1593" w:author="Christian PIEDALLU" w:date="2023-02-06T09:53:00Z">
            <w:rPr>
              <w:w w:val="105"/>
            </w:rPr>
          </w:rPrChange>
        </w:rPr>
        <w:t>the</w:t>
      </w:r>
      <w:r w:rsidRPr="00814BC9">
        <w:rPr>
          <w:spacing w:val="34"/>
          <w:w w:val="105"/>
          <w:lang w:val="en-GB"/>
          <w:rPrChange w:id="1594" w:author="Christian PIEDALLU" w:date="2023-02-06T09:53:00Z">
            <w:rPr>
              <w:spacing w:val="34"/>
              <w:w w:val="105"/>
            </w:rPr>
          </w:rPrChange>
        </w:rPr>
        <w:t xml:space="preserve"> </w:t>
      </w:r>
      <w:r w:rsidRPr="00814BC9">
        <w:rPr>
          <w:w w:val="105"/>
          <w:lang w:val="en-GB"/>
          <w:rPrChange w:id="1595" w:author="Christian PIEDALLU" w:date="2023-02-06T09:53:00Z">
            <w:rPr>
              <w:w w:val="105"/>
            </w:rPr>
          </w:rPrChange>
        </w:rPr>
        <w:t>south-facing</w:t>
      </w:r>
      <w:r w:rsidRPr="00814BC9">
        <w:rPr>
          <w:spacing w:val="34"/>
          <w:w w:val="105"/>
          <w:lang w:val="en-GB"/>
          <w:rPrChange w:id="1596" w:author="Christian PIEDALLU" w:date="2023-02-06T09:53:00Z">
            <w:rPr>
              <w:spacing w:val="34"/>
              <w:w w:val="105"/>
            </w:rPr>
          </w:rPrChange>
        </w:rPr>
        <w:t xml:space="preserve"> </w:t>
      </w:r>
      <w:r w:rsidRPr="00814BC9">
        <w:rPr>
          <w:w w:val="105"/>
          <w:lang w:val="en-GB"/>
          <w:rPrChange w:id="1597" w:author="Christian PIEDALLU" w:date="2023-02-06T09:53:00Z">
            <w:rPr>
              <w:w w:val="105"/>
            </w:rPr>
          </w:rPrChange>
        </w:rPr>
        <w:t>slopes</w:t>
      </w:r>
      <w:r w:rsidRPr="00814BC9">
        <w:rPr>
          <w:spacing w:val="34"/>
          <w:w w:val="105"/>
          <w:lang w:val="en-GB"/>
          <w:rPrChange w:id="1598" w:author="Christian PIEDALLU" w:date="2023-02-06T09:53:00Z">
            <w:rPr>
              <w:spacing w:val="34"/>
              <w:w w:val="105"/>
            </w:rPr>
          </w:rPrChange>
        </w:rPr>
        <w:t xml:space="preserve"> </w:t>
      </w:r>
      <w:r w:rsidRPr="00814BC9">
        <w:rPr>
          <w:w w:val="105"/>
          <w:lang w:val="en-GB"/>
          <w:rPrChange w:id="1599" w:author="Christian PIEDALLU" w:date="2023-02-06T09:53:00Z">
            <w:rPr>
              <w:w w:val="105"/>
            </w:rPr>
          </w:rPrChange>
        </w:rPr>
        <w:t>and</w:t>
      </w:r>
      <w:r w:rsidRPr="00814BC9">
        <w:rPr>
          <w:spacing w:val="33"/>
          <w:w w:val="105"/>
          <w:lang w:val="en-GB"/>
          <w:rPrChange w:id="1600" w:author="Christian PIEDALLU" w:date="2023-02-06T09:53:00Z">
            <w:rPr>
              <w:spacing w:val="33"/>
              <w:w w:val="105"/>
            </w:rPr>
          </w:rPrChange>
        </w:rPr>
        <w:t xml:space="preserve"> </w:t>
      </w:r>
      <w:r w:rsidRPr="00814BC9">
        <w:rPr>
          <w:w w:val="105"/>
          <w:lang w:val="en-GB"/>
          <w:rPrChange w:id="1601" w:author="Christian PIEDALLU" w:date="2023-02-06T09:53:00Z">
            <w:rPr>
              <w:w w:val="105"/>
            </w:rPr>
          </w:rPrChange>
        </w:rPr>
        <w:t>low</w:t>
      </w:r>
      <w:r w:rsidRPr="00814BC9">
        <w:rPr>
          <w:spacing w:val="34"/>
          <w:w w:val="105"/>
          <w:lang w:val="en-GB"/>
          <w:rPrChange w:id="1602" w:author="Christian PIEDALLU" w:date="2023-02-06T09:53:00Z">
            <w:rPr>
              <w:spacing w:val="34"/>
              <w:w w:val="105"/>
            </w:rPr>
          </w:rPrChange>
        </w:rPr>
        <w:t xml:space="preserve"> </w:t>
      </w:r>
      <w:r w:rsidRPr="00814BC9">
        <w:rPr>
          <w:w w:val="105"/>
          <w:lang w:val="en-GB"/>
          <w:rPrChange w:id="1603" w:author="Christian PIEDALLU" w:date="2023-02-06T09:53:00Z">
            <w:rPr>
              <w:w w:val="105"/>
            </w:rPr>
          </w:rPrChange>
        </w:rPr>
        <w:t>altitude</w:t>
      </w:r>
      <w:r w:rsidRPr="00814BC9">
        <w:rPr>
          <w:spacing w:val="34"/>
          <w:w w:val="105"/>
          <w:lang w:val="en-GB"/>
          <w:rPrChange w:id="1604" w:author="Christian PIEDALLU" w:date="2023-02-06T09:53:00Z">
            <w:rPr>
              <w:spacing w:val="34"/>
              <w:w w:val="105"/>
            </w:rPr>
          </w:rPrChange>
        </w:rPr>
        <w:t xml:space="preserve"> </w:t>
      </w:r>
      <w:r w:rsidRPr="00814BC9">
        <w:rPr>
          <w:w w:val="105"/>
          <w:lang w:val="en-GB"/>
          <w:rPrChange w:id="1605" w:author="Christian PIEDALLU" w:date="2023-02-06T09:53:00Z">
            <w:rPr>
              <w:w w:val="105"/>
            </w:rPr>
          </w:rPrChange>
        </w:rPr>
        <w:t>favor</w:t>
      </w:r>
    </w:p>
    <w:p w14:paraId="4492D79C" w14:textId="77777777" w:rsidR="00B177F5" w:rsidRPr="00814BC9" w:rsidRDefault="00B553DB">
      <w:pPr>
        <w:pStyle w:val="Corpsdetexte"/>
        <w:ind w:left="163"/>
        <w:rPr>
          <w:lang w:val="en-GB"/>
          <w:rPrChange w:id="1606" w:author="Christian PIEDALLU" w:date="2023-02-06T09:53:00Z">
            <w:rPr/>
          </w:rPrChange>
        </w:rPr>
      </w:pPr>
      <w:r w:rsidRPr="00814BC9">
        <w:rPr>
          <w:rFonts w:ascii="Trebuchet MS"/>
          <w:sz w:val="10"/>
          <w:lang w:val="en-GB"/>
          <w:rPrChange w:id="1607" w:author="Christian PIEDALLU" w:date="2023-02-06T09:53:00Z">
            <w:rPr>
              <w:rFonts w:ascii="Trebuchet MS"/>
              <w:sz w:val="10"/>
            </w:rPr>
          </w:rPrChange>
        </w:rPr>
        <w:t xml:space="preserve">169     </w:t>
      </w:r>
      <w:r w:rsidRPr="00814BC9">
        <w:rPr>
          <w:rFonts w:ascii="Trebuchet MS"/>
          <w:spacing w:val="19"/>
          <w:sz w:val="10"/>
          <w:lang w:val="en-GB"/>
          <w:rPrChange w:id="1608" w:author="Christian PIEDALLU" w:date="2023-02-06T09:53:00Z">
            <w:rPr>
              <w:rFonts w:ascii="Trebuchet MS"/>
              <w:spacing w:val="19"/>
              <w:sz w:val="10"/>
            </w:rPr>
          </w:rPrChange>
        </w:rPr>
        <w:t xml:space="preserve"> </w:t>
      </w:r>
      <w:r w:rsidRPr="00814BC9">
        <w:rPr>
          <w:w w:val="105"/>
          <w:lang w:val="en-GB"/>
          <w:rPrChange w:id="1609" w:author="Christian PIEDALLU" w:date="2023-02-06T09:53:00Z">
            <w:rPr>
              <w:w w:val="105"/>
            </w:rPr>
          </w:rPrChange>
        </w:rPr>
        <w:t>the</w:t>
      </w:r>
      <w:r w:rsidRPr="00814BC9">
        <w:rPr>
          <w:spacing w:val="40"/>
          <w:w w:val="105"/>
          <w:lang w:val="en-GB"/>
          <w:rPrChange w:id="1610" w:author="Christian PIEDALLU" w:date="2023-02-06T09:53:00Z">
            <w:rPr>
              <w:spacing w:val="40"/>
              <w:w w:val="105"/>
            </w:rPr>
          </w:rPrChange>
        </w:rPr>
        <w:t xml:space="preserve"> </w:t>
      </w:r>
      <w:r w:rsidRPr="00814BC9">
        <w:rPr>
          <w:w w:val="105"/>
          <w:lang w:val="en-GB"/>
          <w:rPrChange w:id="1611" w:author="Christian PIEDALLU" w:date="2023-02-06T09:53:00Z">
            <w:rPr>
              <w:w w:val="105"/>
            </w:rPr>
          </w:rPrChange>
        </w:rPr>
        <w:t>spruce</w:t>
      </w:r>
      <w:r w:rsidRPr="00814BC9">
        <w:rPr>
          <w:spacing w:val="40"/>
          <w:w w:val="105"/>
          <w:lang w:val="en-GB"/>
          <w:rPrChange w:id="1612" w:author="Christian PIEDALLU" w:date="2023-02-06T09:53:00Z">
            <w:rPr>
              <w:spacing w:val="40"/>
              <w:w w:val="105"/>
            </w:rPr>
          </w:rPrChange>
        </w:rPr>
        <w:t xml:space="preserve"> </w:t>
      </w:r>
      <w:r w:rsidRPr="00814BC9">
        <w:rPr>
          <w:w w:val="105"/>
          <w:lang w:val="en-GB"/>
          <w:rPrChange w:id="1613" w:author="Christian PIEDALLU" w:date="2023-02-06T09:53:00Z">
            <w:rPr>
              <w:w w:val="105"/>
            </w:rPr>
          </w:rPrChange>
        </w:rPr>
        <w:t xml:space="preserve">dieback.  </w:t>
      </w:r>
      <w:r w:rsidRPr="00814BC9">
        <w:rPr>
          <w:spacing w:val="16"/>
          <w:w w:val="105"/>
          <w:lang w:val="en-GB"/>
          <w:rPrChange w:id="1614" w:author="Christian PIEDALLU" w:date="2023-02-06T09:53:00Z">
            <w:rPr>
              <w:spacing w:val="16"/>
              <w:w w:val="105"/>
            </w:rPr>
          </w:rPrChange>
        </w:rPr>
        <w:t xml:space="preserve"> </w:t>
      </w:r>
      <w:r w:rsidRPr="00814BC9">
        <w:rPr>
          <w:w w:val="105"/>
          <w:lang w:val="en-GB"/>
          <w:rPrChange w:id="1615" w:author="Christian PIEDALLU" w:date="2023-02-06T09:53:00Z">
            <w:rPr>
              <w:w w:val="105"/>
            </w:rPr>
          </w:rPrChange>
        </w:rPr>
        <w:t>This</w:t>
      </w:r>
      <w:r w:rsidRPr="00814BC9">
        <w:rPr>
          <w:spacing w:val="40"/>
          <w:w w:val="105"/>
          <w:lang w:val="en-GB"/>
          <w:rPrChange w:id="1616" w:author="Christian PIEDALLU" w:date="2023-02-06T09:53:00Z">
            <w:rPr>
              <w:spacing w:val="40"/>
              <w:w w:val="105"/>
            </w:rPr>
          </w:rPrChange>
        </w:rPr>
        <w:t xml:space="preserve"> </w:t>
      </w:r>
      <w:r w:rsidRPr="00814BC9">
        <w:rPr>
          <w:w w:val="105"/>
          <w:lang w:val="en-GB"/>
          <w:rPrChange w:id="1617" w:author="Christian PIEDALLU" w:date="2023-02-06T09:53:00Z">
            <w:rPr>
              <w:w w:val="105"/>
            </w:rPr>
          </w:rPrChange>
        </w:rPr>
        <w:t>hypothesis</w:t>
      </w:r>
      <w:r w:rsidRPr="00814BC9">
        <w:rPr>
          <w:spacing w:val="41"/>
          <w:w w:val="105"/>
          <w:lang w:val="en-GB"/>
          <w:rPrChange w:id="1618" w:author="Christian PIEDALLU" w:date="2023-02-06T09:53:00Z">
            <w:rPr>
              <w:spacing w:val="41"/>
              <w:w w:val="105"/>
            </w:rPr>
          </w:rPrChange>
        </w:rPr>
        <w:t xml:space="preserve"> </w:t>
      </w:r>
      <w:r w:rsidRPr="00814BC9">
        <w:rPr>
          <w:w w:val="105"/>
          <w:lang w:val="en-GB"/>
          <w:rPrChange w:id="1619" w:author="Christian PIEDALLU" w:date="2023-02-06T09:53:00Z">
            <w:rPr>
              <w:w w:val="105"/>
            </w:rPr>
          </w:rPrChange>
        </w:rPr>
        <w:t>match</w:t>
      </w:r>
      <w:r w:rsidRPr="00814BC9">
        <w:rPr>
          <w:spacing w:val="40"/>
          <w:w w:val="105"/>
          <w:lang w:val="en-GB"/>
          <w:rPrChange w:id="1620" w:author="Christian PIEDALLU" w:date="2023-02-06T09:53:00Z">
            <w:rPr>
              <w:spacing w:val="40"/>
              <w:w w:val="105"/>
            </w:rPr>
          </w:rPrChange>
        </w:rPr>
        <w:t xml:space="preserve"> </w:t>
      </w:r>
      <w:r w:rsidRPr="00814BC9">
        <w:rPr>
          <w:w w:val="105"/>
          <w:lang w:val="en-GB"/>
          <w:rPrChange w:id="1621" w:author="Christian PIEDALLU" w:date="2023-02-06T09:53:00Z">
            <w:rPr>
              <w:w w:val="105"/>
            </w:rPr>
          </w:rPrChange>
        </w:rPr>
        <w:t>with</w:t>
      </w:r>
      <w:r w:rsidRPr="00814BC9">
        <w:rPr>
          <w:spacing w:val="40"/>
          <w:w w:val="105"/>
          <w:lang w:val="en-GB"/>
          <w:rPrChange w:id="1622" w:author="Christian PIEDALLU" w:date="2023-02-06T09:53:00Z">
            <w:rPr>
              <w:spacing w:val="40"/>
              <w:w w:val="105"/>
            </w:rPr>
          </w:rPrChange>
        </w:rPr>
        <w:t xml:space="preserve"> </w:t>
      </w:r>
      <w:r w:rsidRPr="00814BC9">
        <w:rPr>
          <w:w w:val="105"/>
          <w:lang w:val="en-GB"/>
          <w:rPrChange w:id="1623" w:author="Christian PIEDALLU" w:date="2023-02-06T09:53:00Z">
            <w:rPr>
              <w:w w:val="105"/>
            </w:rPr>
          </w:rPrChange>
        </w:rPr>
        <w:t>autecology</w:t>
      </w:r>
      <w:r w:rsidRPr="00814BC9">
        <w:rPr>
          <w:spacing w:val="40"/>
          <w:w w:val="105"/>
          <w:lang w:val="en-GB"/>
          <w:rPrChange w:id="1624" w:author="Christian PIEDALLU" w:date="2023-02-06T09:53:00Z">
            <w:rPr>
              <w:spacing w:val="40"/>
              <w:w w:val="105"/>
            </w:rPr>
          </w:rPrChange>
        </w:rPr>
        <w:t xml:space="preserve"> </w:t>
      </w:r>
      <w:r w:rsidRPr="00814BC9">
        <w:rPr>
          <w:w w:val="105"/>
          <w:lang w:val="en-GB"/>
          <w:rPrChange w:id="1625" w:author="Christian PIEDALLU" w:date="2023-02-06T09:53:00Z">
            <w:rPr>
              <w:w w:val="105"/>
            </w:rPr>
          </w:rPrChange>
        </w:rPr>
        <w:t>of</w:t>
      </w:r>
      <w:r w:rsidRPr="00814BC9">
        <w:rPr>
          <w:spacing w:val="40"/>
          <w:w w:val="105"/>
          <w:lang w:val="en-GB"/>
          <w:rPrChange w:id="1626" w:author="Christian PIEDALLU" w:date="2023-02-06T09:53:00Z">
            <w:rPr>
              <w:spacing w:val="40"/>
              <w:w w:val="105"/>
            </w:rPr>
          </w:rPrChange>
        </w:rPr>
        <w:t xml:space="preserve"> </w:t>
      </w:r>
      <w:r w:rsidRPr="00814BC9">
        <w:rPr>
          <w:w w:val="105"/>
          <w:lang w:val="en-GB"/>
          <w:rPrChange w:id="1627" w:author="Christian PIEDALLU" w:date="2023-02-06T09:53:00Z">
            <w:rPr>
              <w:w w:val="105"/>
            </w:rPr>
          </w:rPrChange>
        </w:rPr>
        <w:t>spruce,</w:t>
      </w:r>
      <w:r w:rsidRPr="00814BC9">
        <w:rPr>
          <w:spacing w:val="46"/>
          <w:w w:val="105"/>
          <w:lang w:val="en-GB"/>
          <w:rPrChange w:id="1628" w:author="Christian PIEDALLU" w:date="2023-02-06T09:53:00Z">
            <w:rPr>
              <w:spacing w:val="46"/>
              <w:w w:val="105"/>
            </w:rPr>
          </w:rPrChange>
        </w:rPr>
        <w:t xml:space="preserve"> </w:t>
      </w:r>
      <w:r w:rsidRPr="00814BC9">
        <w:rPr>
          <w:w w:val="105"/>
          <w:lang w:val="en-GB"/>
          <w:rPrChange w:id="1629" w:author="Christian PIEDALLU" w:date="2023-02-06T09:53:00Z">
            <w:rPr>
              <w:w w:val="105"/>
            </w:rPr>
          </w:rPrChange>
        </w:rPr>
        <w:t>that</w:t>
      </w:r>
      <w:r w:rsidRPr="00814BC9">
        <w:rPr>
          <w:spacing w:val="41"/>
          <w:w w:val="105"/>
          <w:lang w:val="en-GB"/>
          <w:rPrChange w:id="1630" w:author="Christian PIEDALLU" w:date="2023-02-06T09:53:00Z">
            <w:rPr>
              <w:spacing w:val="41"/>
              <w:w w:val="105"/>
            </w:rPr>
          </w:rPrChange>
        </w:rPr>
        <w:t xml:space="preserve"> </w:t>
      </w:r>
      <w:r w:rsidRPr="00814BC9">
        <w:rPr>
          <w:w w:val="105"/>
          <w:lang w:val="en-GB"/>
          <w:rPrChange w:id="1631" w:author="Christian PIEDALLU" w:date="2023-02-06T09:53:00Z">
            <w:rPr>
              <w:w w:val="105"/>
            </w:rPr>
          </w:rPrChange>
        </w:rPr>
        <w:t>is</w:t>
      </w:r>
      <w:r w:rsidRPr="00814BC9">
        <w:rPr>
          <w:spacing w:val="40"/>
          <w:w w:val="105"/>
          <w:lang w:val="en-GB"/>
          <w:rPrChange w:id="1632" w:author="Christian PIEDALLU" w:date="2023-02-06T09:53:00Z">
            <w:rPr>
              <w:spacing w:val="40"/>
              <w:w w:val="105"/>
            </w:rPr>
          </w:rPrChange>
        </w:rPr>
        <w:t xml:space="preserve"> </w:t>
      </w:r>
      <w:r w:rsidRPr="00814BC9">
        <w:rPr>
          <w:w w:val="105"/>
          <w:lang w:val="en-GB"/>
          <w:rPrChange w:id="1633" w:author="Christian PIEDALLU" w:date="2023-02-06T09:53:00Z">
            <w:rPr>
              <w:w w:val="105"/>
            </w:rPr>
          </w:rPrChange>
        </w:rPr>
        <w:t>known</w:t>
      </w:r>
      <w:r w:rsidRPr="00814BC9">
        <w:rPr>
          <w:spacing w:val="40"/>
          <w:w w:val="105"/>
          <w:lang w:val="en-GB"/>
          <w:rPrChange w:id="1634" w:author="Christian PIEDALLU" w:date="2023-02-06T09:53:00Z">
            <w:rPr>
              <w:spacing w:val="40"/>
              <w:w w:val="105"/>
            </w:rPr>
          </w:rPrChange>
        </w:rPr>
        <w:t xml:space="preserve"> </w:t>
      </w:r>
      <w:r w:rsidRPr="00814BC9">
        <w:rPr>
          <w:w w:val="105"/>
          <w:lang w:val="en-GB"/>
          <w:rPrChange w:id="1635" w:author="Christian PIEDALLU" w:date="2023-02-06T09:53:00Z">
            <w:rPr>
              <w:w w:val="105"/>
            </w:rPr>
          </w:rPrChange>
        </w:rPr>
        <w:t>to</w:t>
      </w:r>
      <w:r w:rsidRPr="00814BC9">
        <w:rPr>
          <w:spacing w:val="40"/>
          <w:w w:val="105"/>
          <w:lang w:val="en-GB"/>
          <w:rPrChange w:id="1636" w:author="Christian PIEDALLU" w:date="2023-02-06T09:53:00Z">
            <w:rPr>
              <w:spacing w:val="40"/>
              <w:w w:val="105"/>
            </w:rPr>
          </w:rPrChange>
        </w:rPr>
        <w:t xml:space="preserve"> </w:t>
      </w:r>
      <w:r w:rsidRPr="00814BC9">
        <w:rPr>
          <w:w w:val="105"/>
          <w:lang w:val="en-GB"/>
          <w:rPrChange w:id="1637" w:author="Christian PIEDALLU" w:date="2023-02-06T09:53:00Z">
            <w:rPr>
              <w:w w:val="105"/>
            </w:rPr>
          </w:rPrChange>
        </w:rPr>
        <w:t>suffer</w:t>
      </w:r>
    </w:p>
    <w:p w14:paraId="506661FC" w14:textId="77777777" w:rsidR="00B177F5" w:rsidRPr="00814BC9" w:rsidRDefault="00B553DB">
      <w:pPr>
        <w:pStyle w:val="Corpsdetexte"/>
        <w:ind w:left="163"/>
        <w:rPr>
          <w:lang w:val="en-GB"/>
          <w:rPrChange w:id="1638" w:author="Christian PIEDALLU" w:date="2023-02-06T09:53:00Z">
            <w:rPr/>
          </w:rPrChange>
        </w:rPr>
      </w:pPr>
      <w:commentRangeStart w:id="1639"/>
      <w:r w:rsidRPr="00814BC9">
        <w:rPr>
          <w:rFonts w:ascii="Trebuchet MS"/>
          <w:sz w:val="10"/>
          <w:lang w:val="en-GB"/>
          <w:rPrChange w:id="1640" w:author="Christian PIEDALLU" w:date="2023-02-06T09:53:00Z">
            <w:rPr>
              <w:rFonts w:ascii="Trebuchet MS"/>
              <w:sz w:val="10"/>
            </w:rPr>
          </w:rPrChange>
        </w:rPr>
        <w:t xml:space="preserve">170     </w:t>
      </w:r>
      <w:r w:rsidRPr="00814BC9">
        <w:rPr>
          <w:rFonts w:ascii="Trebuchet MS"/>
          <w:spacing w:val="19"/>
          <w:sz w:val="10"/>
          <w:lang w:val="en-GB"/>
          <w:rPrChange w:id="1641" w:author="Christian PIEDALLU" w:date="2023-02-06T09:53:00Z">
            <w:rPr>
              <w:rFonts w:ascii="Trebuchet MS"/>
              <w:spacing w:val="19"/>
              <w:sz w:val="10"/>
            </w:rPr>
          </w:rPrChange>
        </w:rPr>
        <w:t xml:space="preserve"> </w:t>
      </w:r>
      <w:r w:rsidRPr="00814BC9">
        <w:rPr>
          <w:w w:val="105"/>
          <w:lang w:val="en-GB"/>
          <w:rPrChange w:id="1642" w:author="Christian PIEDALLU" w:date="2023-02-06T09:53:00Z">
            <w:rPr>
              <w:w w:val="105"/>
            </w:rPr>
          </w:rPrChange>
        </w:rPr>
        <w:t>from</w:t>
      </w:r>
      <w:r w:rsidRPr="00814BC9">
        <w:rPr>
          <w:spacing w:val="21"/>
          <w:w w:val="105"/>
          <w:lang w:val="en-GB"/>
          <w:rPrChange w:id="1643" w:author="Christian PIEDALLU" w:date="2023-02-06T09:53:00Z">
            <w:rPr>
              <w:spacing w:val="21"/>
              <w:w w:val="105"/>
            </w:rPr>
          </w:rPrChange>
        </w:rPr>
        <w:t xml:space="preserve"> </w:t>
      </w:r>
      <w:r w:rsidRPr="00814BC9">
        <w:rPr>
          <w:w w:val="105"/>
          <w:lang w:val="en-GB"/>
          <w:rPrChange w:id="1644" w:author="Christian PIEDALLU" w:date="2023-02-06T09:53:00Z">
            <w:rPr>
              <w:w w:val="105"/>
            </w:rPr>
          </w:rPrChange>
        </w:rPr>
        <w:t>heatwaves</w:t>
      </w:r>
      <w:r w:rsidRPr="00814BC9">
        <w:rPr>
          <w:spacing w:val="20"/>
          <w:w w:val="105"/>
          <w:lang w:val="en-GB"/>
          <w:rPrChange w:id="1645" w:author="Christian PIEDALLU" w:date="2023-02-06T09:53:00Z">
            <w:rPr>
              <w:spacing w:val="20"/>
              <w:w w:val="105"/>
            </w:rPr>
          </w:rPrChange>
        </w:rPr>
        <w:t xml:space="preserve"> </w:t>
      </w:r>
      <w:r w:rsidRPr="00814BC9">
        <w:rPr>
          <w:w w:val="105"/>
          <w:lang w:val="en-GB"/>
          <w:rPrChange w:id="1646" w:author="Christian PIEDALLU" w:date="2023-02-06T09:53:00Z">
            <w:rPr>
              <w:w w:val="105"/>
            </w:rPr>
          </w:rPrChange>
        </w:rPr>
        <w:t>and</w:t>
      </w:r>
      <w:r w:rsidRPr="00814BC9">
        <w:rPr>
          <w:spacing w:val="21"/>
          <w:w w:val="105"/>
          <w:lang w:val="en-GB"/>
          <w:rPrChange w:id="1647" w:author="Christian PIEDALLU" w:date="2023-02-06T09:53:00Z">
            <w:rPr>
              <w:spacing w:val="21"/>
              <w:w w:val="105"/>
            </w:rPr>
          </w:rPrChange>
        </w:rPr>
        <w:t xml:space="preserve"> </w:t>
      </w:r>
      <w:r w:rsidRPr="00814BC9">
        <w:rPr>
          <w:w w:val="105"/>
          <w:lang w:val="en-GB"/>
          <w:rPrChange w:id="1648" w:author="Christian PIEDALLU" w:date="2023-02-06T09:53:00Z">
            <w:rPr>
              <w:w w:val="105"/>
            </w:rPr>
          </w:rPrChange>
        </w:rPr>
        <w:t>low</w:t>
      </w:r>
      <w:r w:rsidRPr="00814BC9">
        <w:rPr>
          <w:spacing w:val="20"/>
          <w:w w:val="105"/>
          <w:lang w:val="en-GB"/>
          <w:rPrChange w:id="1649" w:author="Christian PIEDALLU" w:date="2023-02-06T09:53:00Z">
            <w:rPr>
              <w:spacing w:val="20"/>
              <w:w w:val="105"/>
            </w:rPr>
          </w:rPrChange>
        </w:rPr>
        <w:t xml:space="preserve"> </w:t>
      </w:r>
      <w:r w:rsidRPr="00814BC9">
        <w:rPr>
          <w:w w:val="105"/>
          <w:lang w:val="en-GB"/>
          <w:rPrChange w:id="1650" w:author="Christian PIEDALLU" w:date="2023-02-06T09:53:00Z">
            <w:rPr>
              <w:w w:val="105"/>
            </w:rPr>
          </w:rPrChange>
        </w:rPr>
        <w:t>water</w:t>
      </w:r>
      <w:r w:rsidRPr="00814BC9">
        <w:rPr>
          <w:spacing w:val="21"/>
          <w:w w:val="105"/>
          <w:lang w:val="en-GB"/>
          <w:rPrChange w:id="1651" w:author="Christian PIEDALLU" w:date="2023-02-06T09:53:00Z">
            <w:rPr>
              <w:spacing w:val="21"/>
              <w:w w:val="105"/>
            </w:rPr>
          </w:rPrChange>
        </w:rPr>
        <w:t xml:space="preserve"> </w:t>
      </w:r>
      <w:r w:rsidRPr="00814BC9">
        <w:rPr>
          <w:w w:val="105"/>
          <w:lang w:val="en-GB"/>
          <w:rPrChange w:id="1652" w:author="Christian PIEDALLU" w:date="2023-02-06T09:53:00Z">
            <w:rPr>
              <w:w w:val="105"/>
            </w:rPr>
          </w:rPrChange>
        </w:rPr>
        <w:t xml:space="preserve">availability. </w:t>
      </w:r>
      <w:r w:rsidRPr="00814BC9">
        <w:rPr>
          <w:spacing w:val="8"/>
          <w:w w:val="105"/>
          <w:lang w:val="en-GB"/>
          <w:rPrChange w:id="1653" w:author="Christian PIEDALLU" w:date="2023-02-06T09:53:00Z">
            <w:rPr>
              <w:spacing w:val="8"/>
              <w:w w:val="105"/>
            </w:rPr>
          </w:rPrChange>
        </w:rPr>
        <w:t xml:space="preserve"> </w:t>
      </w:r>
      <w:commentRangeEnd w:id="1639"/>
      <w:r w:rsidR="008507B5">
        <w:rPr>
          <w:rStyle w:val="Marquedecommentaire"/>
        </w:rPr>
        <w:commentReference w:id="1639"/>
      </w:r>
      <w:r w:rsidRPr="00814BC9">
        <w:rPr>
          <w:w w:val="105"/>
          <w:lang w:val="en-GB"/>
          <w:rPrChange w:id="1654" w:author="Christian PIEDALLU" w:date="2023-02-06T09:53:00Z">
            <w:rPr>
              <w:w w:val="105"/>
            </w:rPr>
          </w:rPrChange>
        </w:rPr>
        <w:t>Indeed,</w:t>
      </w:r>
      <w:r w:rsidRPr="00814BC9">
        <w:rPr>
          <w:spacing w:val="23"/>
          <w:w w:val="105"/>
          <w:lang w:val="en-GB"/>
          <w:rPrChange w:id="1655" w:author="Christian PIEDALLU" w:date="2023-02-06T09:53:00Z">
            <w:rPr>
              <w:spacing w:val="23"/>
              <w:w w:val="105"/>
            </w:rPr>
          </w:rPrChange>
        </w:rPr>
        <w:t xml:space="preserve"> </w:t>
      </w:r>
      <w:r w:rsidRPr="00814BC9">
        <w:rPr>
          <w:w w:val="105"/>
          <w:lang w:val="en-GB"/>
          <w:rPrChange w:id="1656" w:author="Christian PIEDALLU" w:date="2023-02-06T09:53:00Z">
            <w:rPr>
              <w:w w:val="105"/>
            </w:rPr>
          </w:rPrChange>
        </w:rPr>
        <w:t>in</w:t>
      </w:r>
      <w:r w:rsidRPr="00814BC9">
        <w:rPr>
          <w:spacing w:val="20"/>
          <w:w w:val="105"/>
          <w:lang w:val="en-GB"/>
          <w:rPrChange w:id="1657" w:author="Christian PIEDALLU" w:date="2023-02-06T09:53:00Z">
            <w:rPr>
              <w:spacing w:val="20"/>
              <w:w w:val="105"/>
            </w:rPr>
          </w:rPrChange>
        </w:rPr>
        <w:t xml:space="preserve"> </w:t>
      </w:r>
      <w:r w:rsidRPr="00814BC9">
        <w:rPr>
          <w:w w:val="105"/>
          <w:lang w:val="en-GB"/>
          <w:rPrChange w:id="1658" w:author="Christian PIEDALLU" w:date="2023-02-06T09:53:00Z">
            <w:rPr>
              <w:w w:val="105"/>
            </w:rPr>
          </w:rPrChange>
        </w:rPr>
        <w:t>the</w:t>
      </w:r>
      <w:r w:rsidRPr="00814BC9">
        <w:rPr>
          <w:spacing w:val="21"/>
          <w:w w:val="105"/>
          <w:lang w:val="en-GB"/>
          <w:rPrChange w:id="1659" w:author="Christian PIEDALLU" w:date="2023-02-06T09:53:00Z">
            <w:rPr>
              <w:spacing w:val="21"/>
              <w:w w:val="105"/>
            </w:rPr>
          </w:rPrChange>
        </w:rPr>
        <w:t xml:space="preserve"> </w:t>
      </w:r>
      <w:r w:rsidRPr="00814BC9">
        <w:rPr>
          <w:w w:val="105"/>
          <w:lang w:val="en-GB"/>
          <w:rPrChange w:id="1660" w:author="Christian PIEDALLU" w:date="2023-02-06T09:53:00Z">
            <w:rPr>
              <w:w w:val="105"/>
            </w:rPr>
          </w:rPrChange>
        </w:rPr>
        <w:t>study</w:t>
      </w:r>
      <w:r w:rsidRPr="00814BC9">
        <w:rPr>
          <w:spacing w:val="20"/>
          <w:w w:val="105"/>
          <w:lang w:val="en-GB"/>
          <w:rPrChange w:id="1661" w:author="Christian PIEDALLU" w:date="2023-02-06T09:53:00Z">
            <w:rPr>
              <w:spacing w:val="20"/>
              <w:w w:val="105"/>
            </w:rPr>
          </w:rPrChange>
        </w:rPr>
        <w:t xml:space="preserve"> </w:t>
      </w:r>
      <w:r w:rsidRPr="00814BC9">
        <w:rPr>
          <w:w w:val="105"/>
          <w:lang w:val="en-GB"/>
          <w:rPrChange w:id="1662" w:author="Christian PIEDALLU" w:date="2023-02-06T09:53:00Z">
            <w:rPr>
              <w:w w:val="105"/>
            </w:rPr>
          </w:rPrChange>
        </w:rPr>
        <w:t>area,</w:t>
      </w:r>
      <w:r w:rsidRPr="00814BC9">
        <w:rPr>
          <w:spacing w:val="23"/>
          <w:w w:val="105"/>
          <w:lang w:val="en-GB"/>
          <w:rPrChange w:id="1663" w:author="Christian PIEDALLU" w:date="2023-02-06T09:53:00Z">
            <w:rPr>
              <w:spacing w:val="23"/>
              <w:w w:val="105"/>
            </w:rPr>
          </w:rPrChange>
        </w:rPr>
        <w:t xml:space="preserve"> </w:t>
      </w:r>
      <w:r w:rsidRPr="00814BC9">
        <w:rPr>
          <w:w w:val="105"/>
          <w:lang w:val="en-GB"/>
          <w:rPrChange w:id="1664" w:author="Christian PIEDALLU" w:date="2023-02-06T09:53:00Z">
            <w:rPr>
              <w:w w:val="105"/>
            </w:rPr>
          </w:rPrChange>
        </w:rPr>
        <w:t>precipitation</w:t>
      </w:r>
      <w:r w:rsidRPr="00814BC9">
        <w:rPr>
          <w:spacing w:val="20"/>
          <w:w w:val="105"/>
          <w:lang w:val="en-GB"/>
          <w:rPrChange w:id="1665" w:author="Christian PIEDALLU" w:date="2023-02-06T09:53:00Z">
            <w:rPr>
              <w:spacing w:val="20"/>
              <w:w w:val="105"/>
            </w:rPr>
          </w:rPrChange>
        </w:rPr>
        <w:t xml:space="preserve"> </w:t>
      </w:r>
      <w:r w:rsidRPr="00814BC9">
        <w:rPr>
          <w:w w:val="105"/>
          <w:lang w:val="en-GB"/>
          <w:rPrChange w:id="1666" w:author="Christian PIEDALLU" w:date="2023-02-06T09:53:00Z">
            <w:rPr>
              <w:w w:val="105"/>
            </w:rPr>
          </w:rPrChange>
        </w:rPr>
        <w:t>increase</w:t>
      </w:r>
      <w:r w:rsidRPr="00814BC9">
        <w:rPr>
          <w:spacing w:val="21"/>
          <w:w w:val="105"/>
          <w:lang w:val="en-GB"/>
          <w:rPrChange w:id="1667" w:author="Christian PIEDALLU" w:date="2023-02-06T09:53:00Z">
            <w:rPr>
              <w:spacing w:val="21"/>
              <w:w w:val="105"/>
            </w:rPr>
          </w:rPrChange>
        </w:rPr>
        <w:t xml:space="preserve"> </w:t>
      </w:r>
      <w:r w:rsidRPr="00814BC9">
        <w:rPr>
          <w:w w:val="105"/>
          <w:lang w:val="en-GB"/>
          <w:rPrChange w:id="1668" w:author="Christian PIEDALLU" w:date="2023-02-06T09:53:00Z">
            <w:rPr>
              <w:w w:val="105"/>
            </w:rPr>
          </w:rPrChange>
        </w:rPr>
        <w:t>with</w:t>
      </w:r>
    </w:p>
    <w:p w14:paraId="02C9EEB2" w14:textId="77777777" w:rsidR="00B177F5" w:rsidRPr="00814BC9" w:rsidRDefault="00B553DB">
      <w:pPr>
        <w:pStyle w:val="Corpsdetexte"/>
        <w:ind w:left="163"/>
        <w:rPr>
          <w:lang w:val="en-GB"/>
          <w:rPrChange w:id="1669" w:author="Christian PIEDALLU" w:date="2023-02-06T09:53:00Z">
            <w:rPr/>
          </w:rPrChange>
        </w:rPr>
      </w:pPr>
      <w:r w:rsidRPr="00814BC9">
        <w:rPr>
          <w:rFonts w:ascii="Trebuchet MS"/>
          <w:sz w:val="10"/>
          <w:lang w:val="en-GB"/>
          <w:rPrChange w:id="1670" w:author="Christian PIEDALLU" w:date="2023-02-06T09:53:00Z">
            <w:rPr>
              <w:rFonts w:ascii="Trebuchet MS"/>
              <w:sz w:val="10"/>
            </w:rPr>
          </w:rPrChange>
        </w:rPr>
        <w:t xml:space="preserve">171     </w:t>
      </w:r>
      <w:r w:rsidRPr="00814BC9">
        <w:rPr>
          <w:rFonts w:ascii="Trebuchet MS"/>
          <w:spacing w:val="19"/>
          <w:sz w:val="10"/>
          <w:lang w:val="en-GB"/>
          <w:rPrChange w:id="1671" w:author="Christian PIEDALLU" w:date="2023-02-06T09:53:00Z">
            <w:rPr>
              <w:rFonts w:ascii="Trebuchet MS"/>
              <w:spacing w:val="19"/>
              <w:sz w:val="10"/>
            </w:rPr>
          </w:rPrChange>
        </w:rPr>
        <w:t xml:space="preserve"> </w:t>
      </w:r>
      <w:r w:rsidRPr="00814BC9">
        <w:rPr>
          <w:w w:val="105"/>
          <w:lang w:val="en-GB"/>
          <w:rPrChange w:id="1672" w:author="Christian PIEDALLU" w:date="2023-02-06T09:53:00Z">
            <w:rPr>
              <w:w w:val="105"/>
            </w:rPr>
          </w:rPrChange>
        </w:rPr>
        <w:t>altitude,</w:t>
      </w:r>
      <w:r w:rsidRPr="00814BC9">
        <w:rPr>
          <w:spacing w:val="27"/>
          <w:w w:val="105"/>
          <w:lang w:val="en-GB"/>
          <w:rPrChange w:id="1673" w:author="Christian PIEDALLU" w:date="2023-02-06T09:53:00Z">
            <w:rPr>
              <w:spacing w:val="27"/>
              <w:w w:val="105"/>
            </w:rPr>
          </w:rPrChange>
        </w:rPr>
        <w:t xml:space="preserve"> </w:t>
      </w:r>
      <w:r w:rsidRPr="00814BC9">
        <w:rPr>
          <w:w w:val="105"/>
          <w:lang w:val="en-GB"/>
          <w:rPrChange w:id="1674" w:author="Christian PIEDALLU" w:date="2023-02-06T09:53:00Z">
            <w:rPr>
              <w:w w:val="105"/>
            </w:rPr>
          </w:rPrChange>
        </w:rPr>
        <w:t>temperatures</w:t>
      </w:r>
      <w:r w:rsidRPr="00814BC9">
        <w:rPr>
          <w:spacing w:val="24"/>
          <w:w w:val="105"/>
          <w:lang w:val="en-GB"/>
          <w:rPrChange w:id="1675" w:author="Christian PIEDALLU" w:date="2023-02-06T09:53:00Z">
            <w:rPr>
              <w:spacing w:val="24"/>
              <w:w w:val="105"/>
            </w:rPr>
          </w:rPrChange>
        </w:rPr>
        <w:t xml:space="preserve"> </w:t>
      </w:r>
      <w:r w:rsidRPr="00814BC9">
        <w:rPr>
          <w:w w:val="105"/>
          <w:lang w:val="en-GB"/>
          <w:rPrChange w:id="1676" w:author="Christian PIEDALLU" w:date="2023-02-06T09:53:00Z">
            <w:rPr>
              <w:w w:val="105"/>
            </w:rPr>
          </w:rPrChange>
        </w:rPr>
        <w:t>decrease</w:t>
      </w:r>
      <w:r w:rsidRPr="00814BC9">
        <w:rPr>
          <w:spacing w:val="23"/>
          <w:w w:val="105"/>
          <w:lang w:val="en-GB"/>
          <w:rPrChange w:id="1677" w:author="Christian PIEDALLU" w:date="2023-02-06T09:53:00Z">
            <w:rPr>
              <w:spacing w:val="23"/>
              <w:w w:val="105"/>
            </w:rPr>
          </w:rPrChange>
        </w:rPr>
        <w:t xml:space="preserve"> </w:t>
      </w:r>
      <w:r w:rsidRPr="00814BC9">
        <w:rPr>
          <w:w w:val="105"/>
          <w:lang w:val="en-GB"/>
          <w:rPrChange w:id="1678" w:author="Christian PIEDALLU" w:date="2023-02-06T09:53:00Z">
            <w:rPr>
              <w:w w:val="105"/>
            </w:rPr>
          </w:rPrChange>
        </w:rPr>
        <w:t>the</w:t>
      </w:r>
      <w:r w:rsidRPr="00814BC9">
        <w:rPr>
          <w:spacing w:val="24"/>
          <w:w w:val="105"/>
          <w:lang w:val="en-GB"/>
          <w:rPrChange w:id="1679" w:author="Christian PIEDALLU" w:date="2023-02-06T09:53:00Z">
            <w:rPr>
              <w:spacing w:val="24"/>
              <w:w w:val="105"/>
            </w:rPr>
          </w:rPrChange>
        </w:rPr>
        <w:t xml:space="preserve"> </w:t>
      </w:r>
      <w:r w:rsidRPr="00814BC9">
        <w:rPr>
          <w:w w:val="105"/>
          <w:lang w:val="en-GB"/>
          <w:rPrChange w:id="1680" w:author="Christian PIEDALLU" w:date="2023-02-06T09:53:00Z">
            <w:rPr>
              <w:w w:val="105"/>
            </w:rPr>
          </w:rPrChange>
        </w:rPr>
        <w:t>higher</w:t>
      </w:r>
      <w:r w:rsidRPr="00814BC9">
        <w:rPr>
          <w:spacing w:val="23"/>
          <w:w w:val="105"/>
          <w:lang w:val="en-GB"/>
          <w:rPrChange w:id="1681" w:author="Christian PIEDALLU" w:date="2023-02-06T09:53:00Z">
            <w:rPr>
              <w:spacing w:val="23"/>
              <w:w w:val="105"/>
            </w:rPr>
          </w:rPrChange>
        </w:rPr>
        <w:t xml:space="preserve"> </w:t>
      </w:r>
      <w:r w:rsidRPr="00814BC9">
        <w:rPr>
          <w:w w:val="105"/>
          <w:lang w:val="en-GB"/>
          <w:rPrChange w:id="1682" w:author="Christian PIEDALLU" w:date="2023-02-06T09:53:00Z">
            <w:rPr>
              <w:w w:val="105"/>
            </w:rPr>
          </w:rPrChange>
        </w:rPr>
        <w:t>the</w:t>
      </w:r>
      <w:r w:rsidRPr="00814BC9">
        <w:rPr>
          <w:spacing w:val="24"/>
          <w:w w:val="105"/>
          <w:lang w:val="en-GB"/>
          <w:rPrChange w:id="1683" w:author="Christian PIEDALLU" w:date="2023-02-06T09:53:00Z">
            <w:rPr>
              <w:spacing w:val="24"/>
              <w:w w:val="105"/>
            </w:rPr>
          </w:rPrChange>
        </w:rPr>
        <w:t xml:space="preserve"> </w:t>
      </w:r>
      <w:r w:rsidRPr="00814BC9">
        <w:rPr>
          <w:w w:val="105"/>
          <w:lang w:val="en-GB"/>
          <w:rPrChange w:id="1684" w:author="Christian PIEDALLU" w:date="2023-02-06T09:53:00Z">
            <w:rPr>
              <w:w w:val="105"/>
            </w:rPr>
          </w:rPrChange>
        </w:rPr>
        <w:t>altitude</w:t>
      </w:r>
      <w:r w:rsidRPr="00814BC9">
        <w:rPr>
          <w:spacing w:val="23"/>
          <w:w w:val="105"/>
          <w:lang w:val="en-GB"/>
          <w:rPrChange w:id="1685" w:author="Christian PIEDALLU" w:date="2023-02-06T09:53:00Z">
            <w:rPr>
              <w:spacing w:val="23"/>
              <w:w w:val="105"/>
            </w:rPr>
          </w:rPrChange>
        </w:rPr>
        <w:t xml:space="preserve"> </w:t>
      </w:r>
      <w:r w:rsidRPr="00814BC9">
        <w:rPr>
          <w:w w:val="105"/>
          <w:lang w:val="en-GB"/>
          <w:rPrChange w:id="1686" w:author="Christian PIEDALLU" w:date="2023-02-06T09:53:00Z">
            <w:rPr>
              <w:w w:val="105"/>
            </w:rPr>
          </w:rPrChange>
        </w:rPr>
        <w:t>at</w:t>
      </w:r>
      <w:r w:rsidRPr="00814BC9">
        <w:rPr>
          <w:spacing w:val="24"/>
          <w:w w:val="105"/>
          <w:lang w:val="en-GB"/>
          <w:rPrChange w:id="1687" w:author="Christian PIEDALLU" w:date="2023-02-06T09:53:00Z">
            <w:rPr>
              <w:spacing w:val="24"/>
              <w:w w:val="105"/>
            </w:rPr>
          </w:rPrChange>
        </w:rPr>
        <w:t xml:space="preserve"> </w:t>
      </w:r>
      <w:r w:rsidRPr="00814BC9">
        <w:rPr>
          <w:w w:val="105"/>
          <w:lang w:val="en-GB"/>
          <w:rPrChange w:id="1688" w:author="Christian PIEDALLU" w:date="2023-02-06T09:53:00Z">
            <w:rPr>
              <w:w w:val="105"/>
            </w:rPr>
          </w:rPrChange>
        </w:rPr>
        <w:t>least</w:t>
      </w:r>
      <w:r w:rsidRPr="00814BC9">
        <w:rPr>
          <w:spacing w:val="23"/>
          <w:w w:val="105"/>
          <w:lang w:val="en-GB"/>
          <w:rPrChange w:id="1689" w:author="Christian PIEDALLU" w:date="2023-02-06T09:53:00Z">
            <w:rPr>
              <w:spacing w:val="23"/>
              <w:w w:val="105"/>
            </w:rPr>
          </w:rPrChange>
        </w:rPr>
        <w:t xml:space="preserve"> </w:t>
      </w:r>
      <w:r w:rsidRPr="00814BC9">
        <w:rPr>
          <w:w w:val="105"/>
          <w:lang w:val="en-GB"/>
          <w:rPrChange w:id="1690" w:author="Christian PIEDALLU" w:date="2023-02-06T09:53:00Z">
            <w:rPr>
              <w:w w:val="105"/>
            </w:rPr>
          </w:rPrChange>
        </w:rPr>
        <w:t>within</w:t>
      </w:r>
      <w:r w:rsidRPr="00814BC9">
        <w:rPr>
          <w:spacing w:val="24"/>
          <w:w w:val="105"/>
          <w:lang w:val="en-GB"/>
          <w:rPrChange w:id="1691" w:author="Christian PIEDALLU" w:date="2023-02-06T09:53:00Z">
            <w:rPr>
              <w:spacing w:val="24"/>
              <w:w w:val="105"/>
            </w:rPr>
          </w:rPrChange>
        </w:rPr>
        <w:t xml:space="preserve"> </w:t>
      </w:r>
      <w:r w:rsidRPr="00814BC9">
        <w:rPr>
          <w:w w:val="105"/>
          <w:lang w:val="en-GB"/>
          <w:rPrChange w:id="1692" w:author="Christian PIEDALLU" w:date="2023-02-06T09:53:00Z">
            <w:rPr>
              <w:w w:val="105"/>
            </w:rPr>
          </w:rPrChange>
        </w:rPr>
        <w:t>the</w:t>
      </w:r>
      <w:r w:rsidRPr="00814BC9">
        <w:rPr>
          <w:spacing w:val="23"/>
          <w:w w:val="105"/>
          <w:lang w:val="en-GB"/>
          <w:rPrChange w:id="1693" w:author="Christian PIEDALLU" w:date="2023-02-06T09:53:00Z">
            <w:rPr>
              <w:spacing w:val="23"/>
              <w:w w:val="105"/>
            </w:rPr>
          </w:rPrChange>
        </w:rPr>
        <w:t xml:space="preserve"> </w:t>
      </w:r>
      <w:r w:rsidRPr="00814BC9">
        <w:rPr>
          <w:w w:val="105"/>
          <w:lang w:val="en-GB"/>
          <w:rPrChange w:id="1694" w:author="Christian PIEDALLU" w:date="2023-02-06T09:53:00Z">
            <w:rPr>
              <w:w w:val="105"/>
            </w:rPr>
          </w:rPrChange>
        </w:rPr>
        <w:t>tree</w:t>
      </w:r>
      <w:r w:rsidRPr="00814BC9">
        <w:rPr>
          <w:spacing w:val="24"/>
          <w:w w:val="105"/>
          <w:lang w:val="en-GB"/>
          <w:rPrChange w:id="1695" w:author="Christian PIEDALLU" w:date="2023-02-06T09:53:00Z">
            <w:rPr>
              <w:spacing w:val="24"/>
              <w:w w:val="105"/>
            </w:rPr>
          </w:rPrChange>
        </w:rPr>
        <w:t xml:space="preserve"> </w:t>
      </w:r>
      <w:r w:rsidRPr="00814BC9">
        <w:rPr>
          <w:w w:val="105"/>
          <w:lang w:val="en-GB"/>
          <w:rPrChange w:id="1696" w:author="Christian PIEDALLU" w:date="2023-02-06T09:53:00Z">
            <w:rPr>
              <w:w w:val="105"/>
            </w:rPr>
          </w:rPrChange>
        </w:rPr>
        <w:t>main</w:t>
      </w:r>
      <w:r w:rsidRPr="00814BC9">
        <w:rPr>
          <w:spacing w:val="23"/>
          <w:w w:val="105"/>
          <w:lang w:val="en-GB"/>
          <w:rPrChange w:id="1697" w:author="Christian PIEDALLU" w:date="2023-02-06T09:53:00Z">
            <w:rPr>
              <w:spacing w:val="23"/>
              <w:w w:val="105"/>
            </w:rPr>
          </w:rPrChange>
        </w:rPr>
        <w:t xml:space="preserve"> </w:t>
      </w:r>
      <w:r w:rsidRPr="00814BC9">
        <w:rPr>
          <w:w w:val="105"/>
          <w:lang w:val="en-GB"/>
          <w:rPrChange w:id="1698" w:author="Christian PIEDALLU" w:date="2023-02-06T09:53:00Z">
            <w:rPr>
              <w:w w:val="105"/>
            </w:rPr>
          </w:rPrChange>
        </w:rPr>
        <w:t>ecoregions.</w:t>
      </w:r>
    </w:p>
    <w:p w14:paraId="17D6D698" w14:textId="77777777" w:rsidR="00B177F5" w:rsidRPr="00814BC9" w:rsidRDefault="00B553DB">
      <w:pPr>
        <w:pStyle w:val="Corpsdetexte"/>
        <w:ind w:left="163"/>
        <w:rPr>
          <w:lang w:val="en-GB"/>
          <w:rPrChange w:id="1699" w:author="Christian PIEDALLU" w:date="2023-02-06T09:53:00Z">
            <w:rPr/>
          </w:rPrChange>
        </w:rPr>
      </w:pPr>
      <w:r w:rsidRPr="00814BC9">
        <w:rPr>
          <w:rFonts w:ascii="Trebuchet MS"/>
          <w:sz w:val="10"/>
          <w:lang w:val="en-GB"/>
          <w:rPrChange w:id="1700" w:author="Christian PIEDALLU" w:date="2023-02-06T09:53:00Z">
            <w:rPr>
              <w:rFonts w:ascii="Trebuchet MS"/>
              <w:sz w:val="10"/>
            </w:rPr>
          </w:rPrChange>
        </w:rPr>
        <w:t xml:space="preserve">172     </w:t>
      </w:r>
      <w:r w:rsidRPr="00814BC9">
        <w:rPr>
          <w:rFonts w:ascii="Trebuchet MS"/>
          <w:spacing w:val="19"/>
          <w:sz w:val="10"/>
          <w:lang w:val="en-GB"/>
          <w:rPrChange w:id="1701" w:author="Christian PIEDALLU" w:date="2023-02-06T09:53:00Z">
            <w:rPr>
              <w:rFonts w:ascii="Trebuchet MS"/>
              <w:spacing w:val="19"/>
              <w:sz w:val="10"/>
            </w:rPr>
          </w:rPrChange>
        </w:rPr>
        <w:t xml:space="preserve"> </w:t>
      </w:r>
      <w:r w:rsidRPr="00814BC9">
        <w:rPr>
          <w:w w:val="105"/>
          <w:lang w:val="en-GB"/>
          <w:rPrChange w:id="1702" w:author="Christian PIEDALLU" w:date="2023-02-06T09:53:00Z">
            <w:rPr>
              <w:w w:val="105"/>
            </w:rPr>
          </w:rPrChange>
        </w:rPr>
        <w:t>In</w:t>
      </w:r>
      <w:r w:rsidRPr="00814BC9">
        <w:rPr>
          <w:spacing w:val="36"/>
          <w:w w:val="105"/>
          <w:lang w:val="en-GB"/>
          <w:rPrChange w:id="1703" w:author="Christian PIEDALLU" w:date="2023-02-06T09:53:00Z">
            <w:rPr>
              <w:spacing w:val="36"/>
              <w:w w:val="105"/>
            </w:rPr>
          </w:rPrChange>
        </w:rPr>
        <w:t xml:space="preserve"> </w:t>
      </w:r>
      <w:r w:rsidRPr="00814BC9">
        <w:rPr>
          <w:w w:val="105"/>
          <w:lang w:val="en-GB"/>
          <w:rPrChange w:id="1704" w:author="Christian PIEDALLU" w:date="2023-02-06T09:53:00Z">
            <w:rPr>
              <w:w w:val="105"/>
            </w:rPr>
          </w:rPrChange>
        </w:rPr>
        <w:t>addition,</w:t>
      </w:r>
      <w:r w:rsidRPr="00814BC9">
        <w:rPr>
          <w:spacing w:val="42"/>
          <w:w w:val="105"/>
          <w:lang w:val="en-GB"/>
          <w:rPrChange w:id="1705" w:author="Christian PIEDALLU" w:date="2023-02-06T09:53:00Z">
            <w:rPr>
              <w:spacing w:val="42"/>
              <w:w w:val="105"/>
            </w:rPr>
          </w:rPrChange>
        </w:rPr>
        <w:t xml:space="preserve"> </w:t>
      </w:r>
      <w:r w:rsidRPr="00814BC9">
        <w:rPr>
          <w:w w:val="105"/>
          <w:lang w:val="en-GB"/>
          <w:rPrChange w:id="1706" w:author="Christian PIEDALLU" w:date="2023-02-06T09:53:00Z">
            <w:rPr>
              <w:w w:val="105"/>
            </w:rPr>
          </w:rPrChange>
        </w:rPr>
        <w:t>the</w:t>
      </w:r>
      <w:r w:rsidRPr="00814BC9">
        <w:rPr>
          <w:spacing w:val="37"/>
          <w:w w:val="105"/>
          <w:lang w:val="en-GB"/>
          <w:rPrChange w:id="1707" w:author="Christian PIEDALLU" w:date="2023-02-06T09:53:00Z">
            <w:rPr>
              <w:spacing w:val="37"/>
              <w:w w:val="105"/>
            </w:rPr>
          </w:rPrChange>
        </w:rPr>
        <w:t xml:space="preserve"> </w:t>
      </w:r>
      <w:r w:rsidRPr="00814BC9">
        <w:rPr>
          <w:w w:val="105"/>
          <w:lang w:val="en-GB"/>
          <w:rPrChange w:id="1708" w:author="Christian PIEDALLU" w:date="2023-02-06T09:53:00Z">
            <w:rPr>
              <w:w w:val="105"/>
            </w:rPr>
          </w:rPrChange>
        </w:rPr>
        <w:t>warmer</w:t>
      </w:r>
      <w:r w:rsidRPr="00814BC9">
        <w:rPr>
          <w:spacing w:val="36"/>
          <w:w w:val="105"/>
          <w:lang w:val="en-GB"/>
          <w:rPrChange w:id="1709" w:author="Christian PIEDALLU" w:date="2023-02-06T09:53:00Z">
            <w:rPr>
              <w:spacing w:val="36"/>
              <w:w w:val="105"/>
            </w:rPr>
          </w:rPrChange>
        </w:rPr>
        <w:t xml:space="preserve"> </w:t>
      </w:r>
      <w:r w:rsidRPr="00814BC9">
        <w:rPr>
          <w:w w:val="105"/>
          <w:lang w:val="en-GB"/>
          <w:rPrChange w:id="1710" w:author="Christian PIEDALLU" w:date="2023-02-06T09:53:00Z">
            <w:rPr>
              <w:w w:val="105"/>
            </w:rPr>
          </w:rPrChange>
        </w:rPr>
        <w:t>climate</w:t>
      </w:r>
      <w:r w:rsidRPr="00814BC9">
        <w:rPr>
          <w:spacing w:val="36"/>
          <w:w w:val="105"/>
          <w:lang w:val="en-GB"/>
          <w:rPrChange w:id="1711" w:author="Christian PIEDALLU" w:date="2023-02-06T09:53:00Z">
            <w:rPr>
              <w:spacing w:val="36"/>
              <w:w w:val="105"/>
            </w:rPr>
          </w:rPrChange>
        </w:rPr>
        <w:t xml:space="preserve"> </w:t>
      </w:r>
      <w:r w:rsidRPr="00814BC9">
        <w:rPr>
          <w:w w:val="105"/>
          <w:lang w:val="en-GB"/>
          <w:rPrChange w:id="1712" w:author="Christian PIEDALLU" w:date="2023-02-06T09:53:00Z">
            <w:rPr>
              <w:w w:val="105"/>
            </w:rPr>
          </w:rPrChange>
        </w:rPr>
        <w:t>of</w:t>
      </w:r>
      <w:r w:rsidRPr="00814BC9">
        <w:rPr>
          <w:spacing w:val="37"/>
          <w:w w:val="105"/>
          <w:lang w:val="en-GB"/>
          <w:rPrChange w:id="1713" w:author="Christian PIEDALLU" w:date="2023-02-06T09:53:00Z">
            <w:rPr>
              <w:spacing w:val="37"/>
              <w:w w:val="105"/>
            </w:rPr>
          </w:rPrChange>
        </w:rPr>
        <w:t xml:space="preserve"> </w:t>
      </w:r>
      <w:r w:rsidRPr="00814BC9">
        <w:rPr>
          <w:w w:val="105"/>
          <w:lang w:val="en-GB"/>
          <w:rPrChange w:id="1714" w:author="Christian PIEDALLU" w:date="2023-02-06T09:53:00Z">
            <w:rPr>
              <w:w w:val="105"/>
            </w:rPr>
          </w:rPrChange>
        </w:rPr>
        <w:t>south-facing</w:t>
      </w:r>
      <w:r w:rsidRPr="00814BC9">
        <w:rPr>
          <w:spacing w:val="36"/>
          <w:w w:val="105"/>
          <w:lang w:val="en-GB"/>
          <w:rPrChange w:id="1715" w:author="Christian PIEDALLU" w:date="2023-02-06T09:53:00Z">
            <w:rPr>
              <w:spacing w:val="36"/>
              <w:w w:val="105"/>
            </w:rPr>
          </w:rPrChange>
        </w:rPr>
        <w:t xml:space="preserve"> </w:t>
      </w:r>
      <w:r w:rsidRPr="00814BC9">
        <w:rPr>
          <w:w w:val="105"/>
          <w:lang w:val="en-GB"/>
          <w:rPrChange w:id="1716" w:author="Christian PIEDALLU" w:date="2023-02-06T09:53:00Z">
            <w:rPr>
              <w:w w:val="105"/>
            </w:rPr>
          </w:rPrChange>
        </w:rPr>
        <w:t>slopes</w:t>
      </w:r>
      <w:r w:rsidRPr="00814BC9">
        <w:rPr>
          <w:spacing w:val="37"/>
          <w:w w:val="105"/>
          <w:lang w:val="en-GB"/>
          <w:rPrChange w:id="1717" w:author="Christian PIEDALLU" w:date="2023-02-06T09:53:00Z">
            <w:rPr>
              <w:spacing w:val="37"/>
              <w:w w:val="105"/>
            </w:rPr>
          </w:rPrChange>
        </w:rPr>
        <w:t xml:space="preserve"> </w:t>
      </w:r>
      <w:r w:rsidRPr="00814BC9">
        <w:rPr>
          <w:w w:val="105"/>
          <w:lang w:val="en-GB"/>
          <w:rPrChange w:id="1718" w:author="Christian PIEDALLU" w:date="2023-02-06T09:53:00Z">
            <w:rPr>
              <w:w w:val="105"/>
            </w:rPr>
          </w:rPrChange>
        </w:rPr>
        <w:t>favours</w:t>
      </w:r>
      <w:r w:rsidRPr="00814BC9">
        <w:rPr>
          <w:spacing w:val="36"/>
          <w:w w:val="105"/>
          <w:lang w:val="en-GB"/>
          <w:rPrChange w:id="1719" w:author="Christian PIEDALLU" w:date="2023-02-06T09:53:00Z">
            <w:rPr>
              <w:spacing w:val="36"/>
              <w:w w:val="105"/>
            </w:rPr>
          </w:rPrChange>
        </w:rPr>
        <w:t xml:space="preserve"> </w:t>
      </w:r>
      <w:r w:rsidRPr="00814BC9">
        <w:rPr>
          <w:w w:val="105"/>
          <w:lang w:val="en-GB"/>
          <w:rPrChange w:id="1720" w:author="Christian PIEDALLU" w:date="2023-02-06T09:53:00Z">
            <w:rPr>
              <w:w w:val="105"/>
            </w:rPr>
          </w:rPrChange>
        </w:rPr>
        <w:t>the</w:t>
      </w:r>
      <w:r w:rsidRPr="00814BC9">
        <w:rPr>
          <w:spacing w:val="36"/>
          <w:w w:val="105"/>
          <w:lang w:val="en-GB"/>
          <w:rPrChange w:id="1721" w:author="Christian PIEDALLU" w:date="2023-02-06T09:53:00Z">
            <w:rPr>
              <w:spacing w:val="36"/>
              <w:w w:val="105"/>
            </w:rPr>
          </w:rPrChange>
        </w:rPr>
        <w:t xml:space="preserve"> </w:t>
      </w:r>
      <w:r w:rsidRPr="00814BC9">
        <w:rPr>
          <w:w w:val="105"/>
          <w:lang w:val="en-GB"/>
          <w:rPrChange w:id="1722" w:author="Christian PIEDALLU" w:date="2023-02-06T09:53:00Z">
            <w:rPr>
              <w:w w:val="105"/>
            </w:rPr>
          </w:rPrChange>
        </w:rPr>
        <w:t>development</w:t>
      </w:r>
      <w:r w:rsidRPr="00814BC9">
        <w:rPr>
          <w:spacing w:val="37"/>
          <w:w w:val="105"/>
          <w:lang w:val="en-GB"/>
          <w:rPrChange w:id="1723" w:author="Christian PIEDALLU" w:date="2023-02-06T09:53:00Z">
            <w:rPr>
              <w:spacing w:val="37"/>
              <w:w w:val="105"/>
            </w:rPr>
          </w:rPrChange>
        </w:rPr>
        <w:t xml:space="preserve"> </w:t>
      </w:r>
      <w:r w:rsidRPr="00814BC9">
        <w:rPr>
          <w:w w:val="105"/>
          <w:lang w:val="en-GB"/>
          <w:rPrChange w:id="1724" w:author="Christian PIEDALLU" w:date="2023-02-06T09:53:00Z">
            <w:rPr>
              <w:w w:val="105"/>
            </w:rPr>
          </w:rPrChange>
        </w:rPr>
        <w:t>of</w:t>
      </w:r>
      <w:r w:rsidRPr="00814BC9">
        <w:rPr>
          <w:spacing w:val="36"/>
          <w:w w:val="105"/>
          <w:lang w:val="en-GB"/>
          <w:rPrChange w:id="1725" w:author="Christian PIEDALLU" w:date="2023-02-06T09:53:00Z">
            <w:rPr>
              <w:spacing w:val="36"/>
              <w:w w:val="105"/>
            </w:rPr>
          </w:rPrChange>
        </w:rPr>
        <w:t xml:space="preserve"> </w:t>
      </w:r>
      <w:r w:rsidRPr="00814BC9">
        <w:rPr>
          <w:w w:val="105"/>
          <w:lang w:val="en-GB"/>
          <w:rPrChange w:id="1726" w:author="Christian PIEDALLU" w:date="2023-02-06T09:53:00Z">
            <w:rPr>
              <w:w w:val="105"/>
            </w:rPr>
          </w:rPrChange>
        </w:rPr>
        <w:t>bark</w:t>
      </w:r>
      <w:r w:rsidRPr="00814BC9">
        <w:rPr>
          <w:spacing w:val="37"/>
          <w:w w:val="105"/>
          <w:lang w:val="en-GB"/>
          <w:rPrChange w:id="1727" w:author="Christian PIEDALLU" w:date="2023-02-06T09:53:00Z">
            <w:rPr>
              <w:spacing w:val="37"/>
              <w:w w:val="105"/>
            </w:rPr>
          </w:rPrChange>
        </w:rPr>
        <w:t xml:space="preserve"> </w:t>
      </w:r>
      <w:r w:rsidRPr="00814BC9">
        <w:rPr>
          <w:w w:val="105"/>
          <w:lang w:val="en-GB"/>
          <w:rPrChange w:id="1728" w:author="Christian PIEDALLU" w:date="2023-02-06T09:53:00Z">
            <w:rPr>
              <w:w w:val="105"/>
            </w:rPr>
          </w:rPrChange>
        </w:rPr>
        <w:t>beetle</w:t>
      </w:r>
    </w:p>
    <w:p w14:paraId="27F333FA" w14:textId="77777777" w:rsidR="00B177F5" w:rsidRPr="00814BC9" w:rsidRDefault="00B553DB">
      <w:pPr>
        <w:pStyle w:val="Corpsdetexte"/>
        <w:ind w:left="163"/>
        <w:rPr>
          <w:lang w:val="en-GB"/>
          <w:rPrChange w:id="1729" w:author="Christian PIEDALLU" w:date="2023-02-06T09:53:00Z">
            <w:rPr/>
          </w:rPrChange>
        </w:rPr>
      </w:pPr>
      <w:r w:rsidRPr="00814BC9">
        <w:rPr>
          <w:rFonts w:ascii="Trebuchet MS" w:hAnsi="Trebuchet MS"/>
          <w:sz w:val="10"/>
          <w:lang w:val="en-GB"/>
          <w:rPrChange w:id="1730" w:author="Christian PIEDALLU" w:date="2023-02-06T09:53:00Z">
            <w:rPr>
              <w:rFonts w:ascii="Trebuchet MS" w:hAnsi="Trebuchet MS"/>
              <w:sz w:val="10"/>
            </w:rPr>
          </w:rPrChange>
        </w:rPr>
        <w:t xml:space="preserve">173      </w:t>
      </w:r>
      <w:r w:rsidRPr="00814BC9">
        <w:rPr>
          <w:rFonts w:ascii="Trebuchet MS" w:hAnsi="Trebuchet MS"/>
          <w:spacing w:val="-12"/>
          <w:sz w:val="10"/>
          <w:lang w:val="en-GB"/>
          <w:rPrChange w:id="1731" w:author="Christian PIEDALLU" w:date="2023-02-06T09:53:00Z">
            <w:rPr>
              <w:rFonts w:ascii="Trebuchet MS" w:hAnsi="Trebuchet MS"/>
              <w:spacing w:val="-12"/>
              <w:sz w:val="10"/>
            </w:rPr>
          </w:rPrChange>
        </w:rPr>
        <w:t xml:space="preserve"> </w:t>
      </w:r>
      <w:r w:rsidRPr="00814BC9">
        <w:rPr>
          <w:spacing w:val="5"/>
          <w:w w:val="105"/>
          <w:lang w:val="en-GB"/>
          <w:rPrChange w:id="1732" w:author="Christian PIEDALLU" w:date="2023-02-06T09:53:00Z">
            <w:rPr>
              <w:spacing w:val="5"/>
              <w:w w:val="105"/>
            </w:rPr>
          </w:rPrChange>
        </w:rPr>
        <w:t>p</w:t>
      </w:r>
      <w:r w:rsidRPr="00814BC9">
        <w:rPr>
          <w:w w:val="104"/>
          <w:lang w:val="en-GB"/>
          <w:rPrChange w:id="1733" w:author="Christian PIEDALLU" w:date="2023-02-06T09:53:00Z">
            <w:rPr>
              <w:w w:val="104"/>
            </w:rPr>
          </w:rPrChange>
        </w:rPr>
        <w:t>opulation</w:t>
      </w:r>
      <w:r w:rsidRPr="00814BC9">
        <w:rPr>
          <w:spacing w:val="18"/>
          <w:lang w:val="en-GB"/>
          <w:rPrChange w:id="1734" w:author="Christian PIEDALLU" w:date="2023-02-06T09:53:00Z">
            <w:rPr>
              <w:spacing w:val="18"/>
            </w:rPr>
          </w:rPrChange>
        </w:rPr>
        <w:t xml:space="preserve"> </w:t>
      </w:r>
      <w:r w:rsidR="00F312A1" w:rsidRPr="00814BC9">
        <w:rPr>
          <w:lang w:val="en-GB"/>
          <w:rPrChange w:id="1735" w:author="Christian PIEDALLU" w:date="2023-02-06T09:53:00Z">
            <w:rPr/>
          </w:rPrChange>
        </w:rPr>
        <w:fldChar w:fldCharType="begin"/>
      </w:r>
      <w:r w:rsidR="00F312A1" w:rsidRPr="00814BC9">
        <w:rPr>
          <w:lang w:val="en-GB"/>
          <w:rPrChange w:id="1736" w:author="Christian PIEDALLU" w:date="2023-02-06T09:53:00Z">
            <w:rPr/>
          </w:rPrChange>
        </w:rPr>
        <w:instrText xml:space="preserve"> HYPERLINK \l "_bookmark12" </w:instrText>
      </w:r>
      <w:r w:rsidR="00F312A1" w:rsidRPr="00814BC9">
        <w:rPr>
          <w:lang w:val="en-GB"/>
          <w:rPrChange w:id="1737" w:author="Christian PIEDALLU" w:date="2023-02-06T09:53:00Z">
            <w:rPr>
              <w:spacing w:val="19"/>
            </w:rPr>
          </w:rPrChange>
        </w:rPr>
        <w:fldChar w:fldCharType="separate"/>
      </w:r>
      <w:r w:rsidRPr="00814BC9">
        <w:rPr>
          <w:w w:val="115"/>
          <w:lang w:val="en-GB"/>
          <w:rPrChange w:id="1738" w:author="Christian PIEDALLU" w:date="2023-02-06T09:53:00Z">
            <w:rPr>
              <w:w w:val="115"/>
            </w:rPr>
          </w:rPrChange>
        </w:rPr>
        <w:t>(An</w:t>
      </w:r>
      <w:r w:rsidRPr="00814BC9">
        <w:rPr>
          <w:spacing w:val="-1"/>
          <w:w w:val="115"/>
          <w:lang w:val="en-GB"/>
          <w:rPrChange w:id="1739" w:author="Christian PIEDALLU" w:date="2023-02-06T09:53:00Z">
            <w:rPr>
              <w:spacing w:val="-1"/>
              <w:w w:val="115"/>
            </w:rPr>
          </w:rPrChange>
        </w:rPr>
        <w:t>n</w:t>
      </w:r>
      <w:r w:rsidRPr="00814BC9">
        <w:rPr>
          <w:w w:val="111"/>
          <w:lang w:val="en-GB"/>
          <w:rPrChange w:id="1740" w:author="Christian PIEDALLU" w:date="2023-02-06T09:53:00Z">
            <w:rPr>
              <w:w w:val="111"/>
            </w:rPr>
          </w:rPrChange>
        </w:rPr>
        <w:t>ila,</w:t>
      </w:r>
      <w:r w:rsidRPr="00814BC9">
        <w:rPr>
          <w:spacing w:val="19"/>
          <w:lang w:val="en-GB"/>
          <w:rPrChange w:id="1741" w:author="Christian PIEDALLU" w:date="2023-02-06T09:53:00Z">
            <w:rPr>
              <w:spacing w:val="19"/>
            </w:rPr>
          </w:rPrChange>
        </w:rPr>
        <w:t xml:space="preserve"> </w:t>
      </w:r>
      <w:r w:rsidR="00F312A1" w:rsidRPr="00814BC9">
        <w:rPr>
          <w:spacing w:val="19"/>
          <w:lang w:val="en-GB"/>
          <w:rPrChange w:id="1742" w:author="Christian PIEDALLU" w:date="2023-02-06T09:53:00Z">
            <w:rPr>
              <w:spacing w:val="19"/>
            </w:rPr>
          </w:rPrChange>
        </w:rPr>
        <w:fldChar w:fldCharType="end"/>
      </w:r>
      <w:r w:rsidR="00F312A1" w:rsidRPr="00814BC9">
        <w:rPr>
          <w:lang w:val="en-GB"/>
          <w:rPrChange w:id="1743" w:author="Christian PIEDALLU" w:date="2023-02-06T09:53:00Z">
            <w:rPr/>
          </w:rPrChange>
        </w:rPr>
        <w:fldChar w:fldCharType="begin"/>
      </w:r>
      <w:r w:rsidR="00F312A1" w:rsidRPr="00814BC9">
        <w:rPr>
          <w:lang w:val="en-GB"/>
          <w:rPrChange w:id="1744" w:author="Christian PIEDALLU" w:date="2023-02-06T09:53:00Z">
            <w:rPr/>
          </w:rPrChange>
        </w:rPr>
        <w:instrText xml:space="preserve"> HYPERLINK \l "_bookmark12" </w:instrText>
      </w:r>
      <w:r w:rsidR="00F312A1" w:rsidRPr="00814BC9">
        <w:rPr>
          <w:lang w:val="en-GB"/>
          <w:rPrChange w:id="1745" w:author="Christian PIEDALLU" w:date="2023-02-06T09:53:00Z">
            <w:rPr>
              <w:spacing w:val="18"/>
            </w:rPr>
          </w:rPrChange>
        </w:rPr>
        <w:fldChar w:fldCharType="separate"/>
      </w:r>
      <w:r w:rsidRPr="00814BC9">
        <w:rPr>
          <w:w w:val="98"/>
          <w:lang w:val="en-GB"/>
          <w:rPrChange w:id="1746" w:author="Christian PIEDALLU" w:date="2023-02-06T09:53:00Z">
            <w:rPr>
              <w:w w:val="98"/>
            </w:rPr>
          </w:rPrChange>
        </w:rPr>
        <w:t>1969;</w:t>
      </w:r>
      <w:r w:rsidRPr="00814BC9">
        <w:rPr>
          <w:spacing w:val="18"/>
          <w:lang w:val="en-GB"/>
          <w:rPrChange w:id="1747" w:author="Christian PIEDALLU" w:date="2023-02-06T09:53:00Z">
            <w:rPr>
              <w:spacing w:val="18"/>
            </w:rPr>
          </w:rPrChange>
        </w:rPr>
        <w:t xml:space="preserve"> </w:t>
      </w:r>
      <w:r w:rsidR="00F312A1" w:rsidRPr="00814BC9">
        <w:rPr>
          <w:spacing w:val="18"/>
          <w:lang w:val="en-GB"/>
          <w:rPrChange w:id="1748" w:author="Christian PIEDALLU" w:date="2023-02-06T09:53:00Z">
            <w:rPr>
              <w:spacing w:val="18"/>
            </w:rPr>
          </w:rPrChange>
        </w:rPr>
        <w:fldChar w:fldCharType="end"/>
      </w:r>
      <w:r w:rsidR="00F312A1" w:rsidRPr="00814BC9">
        <w:rPr>
          <w:lang w:val="en-GB"/>
          <w:rPrChange w:id="1749" w:author="Christian PIEDALLU" w:date="2023-02-06T09:53:00Z">
            <w:rPr/>
          </w:rPrChange>
        </w:rPr>
        <w:fldChar w:fldCharType="begin"/>
      </w:r>
      <w:r w:rsidR="00F312A1" w:rsidRPr="00814BC9">
        <w:rPr>
          <w:lang w:val="en-GB"/>
          <w:rPrChange w:id="1750" w:author="Christian PIEDALLU" w:date="2023-02-06T09:53:00Z">
            <w:rPr/>
          </w:rPrChange>
        </w:rPr>
        <w:instrText xml:space="preserve"> HYPERLINK \l "_bookmark13" </w:instrText>
      </w:r>
      <w:r w:rsidR="00F312A1" w:rsidRPr="00814BC9">
        <w:rPr>
          <w:lang w:val="en-GB"/>
          <w:rPrChange w:id="1751" w:author="Christian PIEDALLU" w:date="2023-02-06T09:53:00Z">
            <w:rPr>
              <w:spacing w:val="18"/>
            </w:rPr>
          </w:rPrChange>
        </w:rPr>
        <w:fldChar w:fldCharType="separate"/>
      </w:r>
      <w:r w:rsidRPr="00814BC9">
        <w:rPr>
          <w:w w:val="129"/>
          <w:lang w:val="en-GB"/>
          <w:rPrChange w:id="1752" w:author="Christian PIEDALLU" w:date="2023-02-06T09:53:00Z">
            <w:rPr>
              <w:w w:val="129"/>
            </w:rPr>
          </w:rPrChange>
        </w:rPr>
        <w:t>B</w:t>
      </w:r>
      <w:r w:rsidRPr="00814BC9">
        <w:rPr>
          <w:w w:val="103"/>
          <w:lang w:val="en-GB"/>
          <w:rPrChange w:id="1753" w:author="Christian PIEDALLU" w:date="2023-02-06T09:53:00Z">
            <w:rPr>
              <w:w w:val="103"/>
            </w:rPr>
          </w:rPrChange>
        </w:rPr>
        <w:t>aier</w:t>
      </w:r>
      <w:r w:rsidRPr="00814BC9">
        <w:rPr>
          <w:spacing w:val="18"/>
          <w:lang w:val="en-GB"/>
          <w:rPrChange w:id="1754" w:author="Christian PIEDALLU" w:date="2023-02-06T09:53:00Z">
            <w:rPr>
              <w:spacing w:val="18"/>
            </w:rPr>
          </w:rPrChange>
        </w:rPr>
        <w:t xml:space="preserve"> </w:t>
      </w:r>
      <w:r w:rsidRPr="00814BC9">
        <w:rPr>
          <w:w w:val="99"/>
          <w:lang w:val="en-GB"/>
          <w:rPrChange w:id="1755" w:author="Christian PIEDALLU" w:date="2023-02-06T09:53:00Z">
            <w:rPr>
              <w:w w:val="99"/>
            </w:rPr>
          </w:rPrChange>
        </w:rPr>
        <w:t>et</w:t>
      </w:r>
      <w:r w:rsidRPr="00814BC9">
        <w:rPr>
          <w:spacing w:val="19"/>
          <w:lang w:val="en-GB"/>
          <w:rPrChange w:id="1756" w:author="Christian PIEDALLU" w:date="2023-02-06T09:53:00Z">
            <w:rPr>
              <w:spacing w:val="19"/>
            </w:rPr>
          </w:rPrChange>
        </w:rPr>
        <w:t xml:space="preserve"> </w:t>
      </w:r>
      <w:r w:rsidRPr="00814BC9">
        <w:rPr>
          <w:w w:val="109"/>
          <w:lang w:val="en-GB"/>
          <w:rPrChange w:id="1757" w:author="Christian PIEDALLU" w:date="2023-02-06T09:53:00Z">
            <w:rPr>
              <w:w w:val="109"/>
            </w:rPr>
          </w:rPrChange>
        </w:rPr>
        <w:t>al.,</w:t>
      </w:r>
      <w:r w:rsidRPr="00814BC9">
        <w:rPr>
          <w:spacing w:val="18"/>
          <w:lang w:val="en-GB"/>
          <w:rPrChange w:id="1758" w:author="Christian PIEDALLU" w:date="2023-02-06T09:53:00Z">
            <w:rPr>
              <w:spacing w:val="18"/>
            </w:rPr>
          </w:rPrChange>
        </w:rPr>
        <w:t xml:space="preserve"> </w:t>
      </w:r>
      <w:r w:rsidR="00F312A1" w:rsidRPr="00814BC9">
        <w:rPr>
          <w:spacing w:val="18"/>
          <w:lang w:val="en-GB"/>
          <w:rPrChange w:id="1759" w:author="Christian PIEDALLU" w:date="2023-02-06T09:53:00Z">
            <w:rPr>
              <w:spacing w:val="18"/>
            </w:rPr>
          </w:rPrChange>
        </w:rPr>
        <w:fldChar w:fldCharType="end"/>
      </w:r>
      <w:r w:rsidR="00F312A1" w:rsidRPr="00814BC9">
        <w:rPr>
          <w:lang w:val="en-GB"/>
          <w:rPrChange w:id="1760" w:author="Christian PIEDALLU" w:date="2023-02-06T09:53:00Z">
            <w:rPr/>
          </w:rPrChange>
        </w:rPr>
        <w:fldChar w:fldCharType="begin"/>
      </w:r>
      <w:r w:rsidR="00F312A1" w:rsidRPr="00814BC9">
        <w:rPr>
          <w:lang w:val="en-GB"/>
          <w:rPrChange w:id="1761" w:author="Christian PIEDALLU" w:date="2023-02-06T09:53:00Z">
            <w:rPr/>
          </w:rPrChange>
        </w:rPr>
        <w:instrText xml:space="preserve"> HYPERLINK \l "_bookmark13" </w:instrText>
      </w:r>
      <w:r w:rsidR="00F312A1" w:rsidRPr="00814BC9">
        <w:rPr>
          <w:lang w:val="en-GB"/>
          <w:rPrChange w:id="1762" w:author="Christian PIEDALLU" w:date="2023-02-06T09:53:00Z">
            <w:rPr>
              <w:spacing w:val="18"/>
            </w:rPr>
          </w:rPrChange>
        </w:rPr>
        <w:fldChar w:fldCharType="separate"/>
      </w:r>
      <w:r w:rsidRPr="00814BC9">
        <w:rPr>
          <w:w w:val="98"/>
          <w:lang w:val="en-GB"/>
          <w:rPrChange w:id="1763" w:author="Christian PIEDALLU" w:date="2023-02-06T09:53:00Z">
            <w:rPr>
              <w:w w:val="98"/>
            </w:rPr>
          </w:rPrChange>
        </w:rPr>
        <w:t>2007;</w:t>
      </w:r>
      <w:r w:rsidRPr="00814BC9">
        <w:rPr>
          <w:spacing w:val="18"/>
          <w:lang w:val="en-GB"/>
          <w:rPrChange w:id="1764" w:author="Christian PIEDALLU" w:date="2023-02-06T09:53:00Z">
            <w:rPr>
              <w:spacing w:val="18"/>
            </w:rPr>
          </w:rPrChange>
        </w:rPr>
        <w:t xml:space="preserve"> </w:t>
      </w:r>
      <w:r w:rsidR="00F312A1" w:rsidRPr="00814BC9">
        <w:rPr>
          <w:spacing w:val="18"/>
          <w:lang w:val="en-GB"/>
          <w:rPrChange w:id="1765" w:author="Christian PIEDALLU" w:date="2023-02-06T09:53:00Z">
            <w:rPr>
              <w:spacing w:val="18"/>
            </w:rPr>
          </w:rPrChange>
        </w:rPr>
        <w:fldChar w:fldCharType="end"/>
      </w:r>
      <w:r w:rsidR="00F312A1" w:rsidRPr="00814BC9">
        <w:rPr>
          <w:lang w:val="en-GB"/>
          <w:rPrChange w:id="1766" w:author="Christian PIEDALLU" w:date="2023-02-06T09:53:00Z">
            <w:rPr/>
          </w:rPrChange>
        </w:rPr>
        <w:fldChar w:fldCharType="begin"/>
      </w:r>
      <w:r w:rsidR="00F312A1" w:rsidRPr="00814BC9">
        <w:rPr>
          <w:lang w:val="en-GB"/>
          <w:rPrChange w:id="1767" w:author="Christian PIEDALLU" w:date="2023-02-06T09:53:00Z">
            <w:rPr/>
          </w:rPrChange>
        </w:rPr>
        <w:instrText xml:space="preserve"> HYPERLINK \l "_bookmark34" </w:instrText>
      </w:r>
      <w:r w:rsidR="00F312A1" w:rsidRPr="00814BC9">
        <w:rPr>
          <w:lang w:val="en-GB"/>
          <w:rPrChange w:id="1768" w:author="Christian PIEDALLU" w:date="2023-02-06T09:53:00Z">
            <w:rPr>
              <w:spacing w:val="18"/>
            </w:rPr>
          </w:rPrChange>
        </w:rPr>
        <w:fldChar w:fldCharType="separate"/>
      </w:r>
      <w:r w:rsidRPr="00814BC9">
        <w:rPr>
          <w:w w:val="160"/>
          <w:lang w:val="en-GB"/>
          <w:rPrChange w:id="1769" w:author="Christian PIEDALLU" w:date="2023-02-06T09:53:00Z">
            <w:rPr>
              <w:w w:val="160"/>
            </w:rPr>
          </w:rPrChange>
        </w:rPr>
        <w:t>J</w:t>
      </w:r>
      <w:r w:rsidRPr="00814BC9">
        <w:rPr>
          <w:spacing w:val="-100"/>
          <w:w w:val="126"/>
          <w:lang w:val="en-GB"/>
          <w:rPrChange w:id="1770" w:author="Christian PIEDALLU" w:date="2023-02-06T09:53:00Z">
            <w:rPr>
              <w:spacing w:val="-100"/>
              <w:w w:val="126"/>
            </w:rPr>
          </w:rPrChange>
        </w:rPr>
        <w:t>¨</w:t>
      </w:r>
      <w:r w:rsidRPr="00814BC9">
        <w:rPr>
          <w:w w:val="99"/>
          <w:lang w:val="en-GB"/>
          <w:rPrChange w:id="1771" w:author="Christian PIEDALLU" w:date="2023-02-06T09:53:00Z">
            <w:rPr>
              <w:w w:val="99"/>
            </w:rPr>
          </w:rPrChange>
        </w:rPr>
        <w:t>onsson</w:t>
      </w:r>
      <w:r w:rsidRPr="00814BC9">
        <w:rPr>
          <w:spacing w:val="18"/>
          <w:lang w:val="en-GB"/>
          <w:rPrChange w:id="1772" w:author="Christian PIEDALLU" w:date="2023-02-06T09:53:00Z">
            <w:rPr>
              <w:spacing w:val="18"/>
            </w:rPr>
          </w:rPrChange>
        </w:rPr>
        <w:t xml:space="preserve"> </w:t>
      </w:r>
      <w:r w:rsidRPr="00814BC9">
        <w:rPr>
          <w:w w:val="99"/>
          <w:lang w:val="en-GB"/>
          <w:rPrChange w:id="1773" w:author="Christian PIEDALLU" w:date="2023-02-06T09:53:00Z">
            <w:rPr>
              <w:w w:val="99"/>
            </w:rPr>
          </w:rPrChange>
        </w:rPr>
        <w:t>et</w:t>
      </w:r>
      <w:r w:rsidRPr="00814BC9">
        <w:rPr>
          <w:spacing w:val="19"/>
          <w:lang w:val="en-GB"/>
          <w:rPrChange w:id="1774" w:author="Christian PIEDALLU" w:date="2023-02-06T09:53:00Z">
            <w:rPr>
              <w:spacing w:val="19"/>
            </w:rPr>
          </w:rPrChange>
        </w:rPr>
        <w:t xml:space="preserve"> </w:t>
      </w:r>
      <w:r w:rsidRPr="00814BC9">
        <w:rPr>
          <w:w w:val="109"/>
          <w:lang w:val="en-GB"/>
          <w:rPrChange w:id="1775" w:author="Christian PIEDALLU" w:date="2023-02-06T09:53:00Z">
            <w:rPr>
              <w:w w:val="109"/>
            </w:rPr>
          </w:rPrChange>
        </w:rPr>
        <w:t>al.,</w:t>
      </w:r>
      <w:r w:rsidRPr="00814BC9">
        <w:rPr>
          <w:spacing w:val="18"/>
          <w:lang w:val="en-GB"/>
          <w:rPrChange w:id="1776" w:author="Christian PIEDALLU" w:date="2023-02-06T09:53:00Z">
            <w:rPr>
              <w:spacing w:val="18"/>
            </w:rPr>
          </w:rPrChange>
        </w:rPr>
        <w:t xml:space="preserve"> </w:t>
      </w:r>
      <w:r w:rsidR="00F312A1" w:rsidRPr="00814BC9">
        <w:rPr>
          <w:spacing w:val="18"/>
          <w:lang w:val="en-GB"/>
          <w:rPrChange w:id="1777" w:author="Christian PIEDALLU" w:date="2023-02-06T09:53:00Z">
            <w:rPr>
              <w:spacing w:val="18"/>
            </w:rPr>
          </w:rPrChange>
        </w:rPr>
        <w:fldChar w:fldCharType="end"/>
      </w:r>
      <w:r w:rsidR="00F312A1" w:rsidRPr="00814BC9">
        <w:rPr>
          <w:lang w:val="en-GB"/>
          <w:rPrChange w:id="1778" w:author="Christian PIEDALLU" w:date="2023-02-06T09:53:00Z">
            <w:rPr/>
          </w:rPrChange>
        </w:rPr>
        <w:fldChar w:fldCharType="begin"/>
      </w:r>
      <w:r w:rsidR="00F312A1" w:rsidRPr="00814BC9">
        <w:rPr>
          <w:lang w:val="en-GB"/>
          <w:rPrChange w:id="1779" w:author="Christian PIEDALLU" w:date="2023-02-06T09:53:00Z">
            <w:rPr/>
          </w:rPrChange>
        </w:rPr>
        <w:instrText xml:space="preserve"> HYPERLINK \l "_bookmark34" </w:instrText>
      </w:r>
      <w:r w:rsidR="00F312A1" w:rsidRPr="00814BC9">
        <w:rPr>
          <w:lang w:val="en-GB"/>
          <w:rPrChange w:id="1780" w:author="Christian PIEDALLU" w:date="2023-02-06T09:53:00Z">
            <w:rPr>
              <w:spacing w:val="18"/>
            </w:rPr>
          </w:rPrChange>
        </w:rPr>
        <w:fldChar w:fldCharType="separate"/>
      </w:r>
      <w:r w:rsidRPr="00814BC9">
        <w:rPr>
          <w:w w:val="98"/>
          <w:lang w:val="en-GB"/>
          <w:rPrChange w:id="1781" w:author="Christian PIEDALLU" w:date="2023-02-06T09:53:00Z">
            <w:rPr>
              <w:w w:val="98"/>
            </w:rPr>
          </w:rPrChange>
        </w:rPr>
        <w:t>2009;</w:t>
      </w:r>
      <w:r w:rsidRPr="00814BC9">
        <w:rPr>
          <w:spacing w:val="18"/>
          <w:lang w:val="en-GB"/>
          <w:rPrChange w:id="1782" w:author="Christian PIEDALLU" w:date="2023-02-06T09:53:00Z">
            <w:rPr>
              <w:spacing w:val="18"/>
            </w:rPr>
          </w:rPrChange>
        </w:rPr>
        <w:t xml:space="preserve"> </w:t>
      </w:r>
      <w:r w:rsidR="00F312A1" w:rsidRPr="00814BC9">
        <w:rPr>
          <w:spacing w:val="18"/>
          <w:lang w:val="en-GB"/>
          <w:rPrChange w:id="1783" w:author="Christian PIEDALLU" w:date="2023-02-06T09:53:00Z">
            <w:rPr>
              <w:spacing w:val="18"/>
            </w:rPr>
          </w:rPrChange>
        </w:rPr>
        <w:fldChar w:fldCharType="end"/>
      </w:r>
      <w:r w:rsidR="00F312A1" w:rsidRPr="00814BC9">
        <w:rPr>
          <w:lang w:val="en-GB"/>
          <w:rPrChange w:id="1784" w:author="Christian PIEDALLU" w:date="2023-02-06T09:53:00Z">
            <w:rPr/>
          </w:rPrChange>
        </w:rPr>
        <w:fldChar w:fldCharType="begin"/>
      </w:r>
      <w:r w:rsidR="00F312A1" w:rsidRPr="00814BC9">
        <w:rPr>
          <w:lang w:val="en-GB"/>
          <w:rPrChange w:id="1785" w:author="Christian PIEDALLU" w:date="2023-02-06T09:53:00Z">
            <w:rPr/>
          </w:rPrChange>
        </w:rPr>
        <w:instrText xml:space="preserve"> HYPERLINK \l "_bookmark43" </w:instrText>
      </w:r>
      <w:r w:rsidR="00F312A1" w:rsidRPr="00814BC9">
        <w:rPr>
          <w:lang w:val="en-GB"/>
          <w:rPrChange w:id="1786" w:author="Christian PIEDALLU" w:date="2023-02-06T09:53:00Z">
            <w:rPr>
              <w:spacing w:val="18"/>
            </w:rPr>
          </w:rPrChange>
        </w:rPr>
        <w:fldChar w:fldCharType="separate"/>
      </w:r>
      <w:r w:rsidRPr="00814BC9">
        <w:rPr>
          <w:w w:val="108"/>
          <w:lang w:val="en-GB"/>
          <w:rPrChange w:id="1787" w:author="Christian PIEDALLU" w:date="2023-02-06T09:53:00Z">
            <w:rPr>
              <w:w w:val="108"/>
            </w:rPr>
          </w:rPrChange>
        </w:rPr>
        <w:t>Marini</w:t>
      </w:r>
      <w:r w:rsidRPr="00814BC9">
        <w:rPr>
          <w:spacing w:val="19"/>
          <w:lang w:val="en-GB"/>
          <w:rPrChange w:id="1788" w:author="Christian PIEDALLU" w:date="2023-02-06T09:53:00Z">
            <w:rPr>
              <w:spacing w:val="19"/>
            </w:rPr>
          </w:rPrChange>
        </w:rPr>
        <w:t xml:space="preserve"> </w:t>
      </w:r>
      <w:r w:rsidRPr="00814BC9">
        <w:rPr>
          <w:w w:val="99"/>
          <w:lang w:val="en-GB"/>
          <w:rPrChange w:id="1789" w:author="Christian PIEDALLU" w:date="2023-02-06T09:53:00Z">
            <w:rPr>
              <w:w w:val="99"/>
            </w:rPr>
          </w:rPrChange>
        </w:rPr>
        <w:t>et</w:t>
      </w:r>
      <w:r w:rsidRPr="00814BC9">
        <w:rPr>
          <w:spacing w:val="19"/>
          <w:lang w:val="en-GB"/>
          <w:rPrChange w:id="1790" w:author="Christian PIEDALLU" w:date="2023-02-06T09:53:00Z">
            <w:rPr>
              <w:spacing w:val="19"/>
            </w:rPr>
          </w:rPrChange>
        </w:rPr>
        <w:t xml:space="preserve"> </w:t>
      </w:r>
      <w:r w:rsidRPr="00814BC9">
        <w:rPr>
          <w:w w:val="109"/>
          <w:lang w:val="en-GB"/>
          <w:rPrChange w:id="1791" w:author="Christian PIEDALLU" w:date="2023-02-06T09:53:00Z">
            <w:rPr>
              <w:w w:val="109"/>
            </w:rPr>
          </w:rPrChange>
        </w:rPr>
        <w:t>al.,</w:t>
      </w:r>
      <w:r w:rsidRPr="00814BC9">
        <w:rPr>
          <w:spacing w:val="18"/>
          <w:lang w:val="en-GB"/>
          <w:rPrChange w:id="1792" w:author="Christian PIEDALLU" w:date="2023-02-06T09:53:00Z">
            <w:rPr>
              <w:spacing w:val="18"/>
            </w:rPr>
          </w:rPrChange>
        </w:rPr>
        <w:t xml:space="preserve"> </w:t>
      </w:r>
      <w:r w:rsidR="00F312A1" w:rsidRPr="00814BC9">
        <w:rPr>
          <w:spacing w:val="18"/>
          <w:lang w:val="en-GB"/>
          <w:rPrChange w:id="1793" w:author="Christian PIEDALLU" w:date="2023-02-06T09:53:00Z">
            <w:rPr>
              <w:spacing w:val="18"/>
            </w:rPr>
          </w:rPrChange>
        </w:rPr>
        <w:fldChar w:fldCharType="end"/>
      </w:r>
      <w:r w:rsidR="00F312A1" w:rsidRPr="00814BC9">
        <w:rPr>
          <w:lang w:val="en-GB"/>
          <w:rPrChange w:id="1794" w:author="Christian PIEDALLU" w:date="2023-02-06T09:53:00Z">
            <w:rPr/>
          </w:rPrChange>
        </w:rPr>
        <w:fldChar w:fldCharType="begin"/>
      </w:r>
      <w:r w:rsidR="00F312A1" w:rsidRPr="00814BC9">
        <w:rPr>
          <w:lang w:val="en-GB"/>
          <w:rPrChange w:id="1795" w:author="Christian PIEDALLU" w:date="2023-02-06T09:53:00Z">
            <w:rPr/>
          </w:rPrChange>
        </w:rPr>
        <w:instrText xml:space="preserve"> HYPERLINK \l "_bookmark43" </w:instrText>
      </w:r>
      <w:r w:rsidR="00F312A1" w:rsidRPr="00814BC9">
        <w:rPr>
          <w:lang w:val="en-GB"/>
          <w:rPrChange w:id="1796" w:author="Christian PIEDALLU" w:date="2023-02-06T09:53:00Z">
            <w:rPr>
              <w:spacing w:val="18"/>
            </w:rPr>
          </w:rPrChange>
        </w:rPr>
        <w:fldChar w:fldCharType="separate"/>
      </w:r>
      <w:r w:rsidRPr="00814BC9">
        <w:rPr>
          <w:w w:val="102"/>
          <w:lang w:val="en-GB"/>
          <w:rPrChange w:id="1797" w:author="Christian PIEDALLU" w:date="2023-02-06T09:53:00Z">
            <w:rPr>
              <w:w w:val="102"/>
            </w:rPr>
          </w:rPrChange>
        </w:rPr>
        <w:t>2012)</w:t>
      </w:r>
      <w:r w:rsidRPr="00814BC9">
        <w:rPr>
          <w:spacing w:val="18"/>
          <w:lang w:val="en-GB"/>
          <w:rPrChange w:id="1798" w:author="Christian PIEDALLU" w:date="2023-02-06T09:53:00Z">
            <w:rPr>
              <w:spacing w:val="18"/>
            </w:rPr>
          </w:rPrChange>
        </w:rPr>
        <w:t xml:space="preserve"> </w:t>
      </w:r>
      <w:r w:rsidR="00F312A1" w:rsidRPr="00814BC9">
        <w:rPr>
          <w:spacing w:val="18"/>
          <w:lang w:val="en-GB"/>
          <w:rPrChange w:id="1799" w:author="Christian PIEDALLU" w:date="2023-02-06T09:53:00Z">
            <w:rPr>
              <w:spacing w:val="18"/>
            </w:rPr>
          </w:rPrChange>
        </w:rPr>
        <w:fldChar w:fldCharType="end"/>
      </w:r>
      <w:r w:rsidRPr="00814BC9">
        <w:rPr>
          <w:w w:val="104"/>
          <w:lang w:val="en-GB"/>
          <w:rPrChange w:id="1800" w:author="Christian PIEDALLU" w:date="2023-02-06T09:53:00Z">
            <w:rPr>
              <w:w w:val="104"/>
            </w:rPr>
          </w:rPrChange>
        </w:rPr>
        <w:t>and</w:t>
      </w:r>
      <w:r w:rsidRPr="00814BC9">
        <w:rPr>
          <w:spacing w:val="18"/>
          <w:lang w:val="en-GB"/>
          <w:rPrChange w:id="1801" w:author="Christian PIEDALLU" w:date="2023-02-06T09:53:00Z">
            <w:rPr>
              <w:spacing w:val="18"/>
            </w:rPr>
          </w:rPrChange>
        </w:rPr>
        <w:t xml:space="preserve"> </w:t>
      </w:r>
      <w:r w:rsidRPr="00814BC9">
        <w:rPr>
          <w:w w:val="101"/>
          <w:lang w:val="en-GB"/>
          <w:rPrChange w:id="1802" w:author="Christian PIEDALLU" w:date="2023-02-06T09:53:00Z">
            <w:rPr>
              <w:w w:val="101"/>
            </w:rPr>
          </w:rPrChange>
        </w:rPr>
        <w:t>increase</w:t>
      </w:r>
    </w:p>
    <w:p w14:paraId="381DD57D" w14:textId="77777777" w:rsidR="00B177F5" w:rsidRPr="00814BC9" w:rsidRDefault="00B553DB">
      <w:pPr>
        <w:pStyle w:val="Corpsdetexte"/>
        <w:ind w:left="163"/>
        <w:rPr>
          <w:lang w:val="en-GB"/>
          <w:rPrChange w:id="1803" w:author="Christian PIEDALLU" w:date="2023-02-06T09:53:00Z">
            <w:rPr/>
          </w:rPrChange>
        </w:rPr>
      </w:pPr>
      <w:r w:rsidRPr="00814BC9">
        <w:rPr>
          <w:rFonts w:ascii="Trebuchet MS"/>
          <w:sz w:val="10"/>
          <w:lang w:val="en-GB"/>
          <w:rPrChange w:id="1804" w:author="Christian PIEDALLU" w:date="2023-02-06T09:53:00Z">
            <w:rPr>
              <w:rFonts w:ascii="Trebuchet MS"/>
              <w:sz w:val="10"/>
            </w:rPr>
          </w:rPrChange>
        </w:rPr>
        <w:t xml:space="preserve">174     </w:t>
      </w:r>
      <w:r w:rsidRPr="00814BC9">
        <w:rPr>
          <w:rFonts w:ascii="Trebuchet MS"/>
          <w:spacing w:val="19"/>
          <w:sz w:val="10"/>
          <w:lang w:val="en-GB"/>
          <w:rPrChange w:id="1805" w:author="Christian PIEDALLU" w:date="2023-02-06T09:53:00Z">
            <w:rPr>
              <w:rFonts w:ascii="Trebuchet MS"/>
              <w:spacing w:val="19"/>
              <w:sz w:val="10"/>
            </w:rPr>
          </w:rPrChange>
        </w:rPr>
        <w:t xml:space="preserve"> </w:t>
      </w:r>
      <w:r w:rsidRPr="00814BC9">
        <w:rPr>
          <w:w w:val="105"/>
          <w:lang w:val="en-GB"/>
          <w:rPrChange w:id="1806" w:author="Christian PIEDALLU" w:date="2023-02-06T09:53:00Z">
            <w:rPr>
              <w:w w:val="105"/>
            </w:rPr>
          </w:rPrChange>
        </w:rPr>
        <w:t>the</w:t>
      </w:r>
      <w:r w:rsidRPr="00814BC9">
        <w:rPr>
          <w:spacing w:val="-1"/>
          <w:w w:val="105"/>
          <w:lang w:val="en-GB"/>
          <w:rPrChange w:id="1807" w:author="Christian PIEDALLU" w:date="2023-02-06T09:53:00Z">
            <w:rPr>
              <w:spacing w:val="-1"/>
              <w:w w:val="105"/>
            </w:rPr>
          </w:rPrChange>
        </w:rPr>
        <w:t xml:space="preserve"> </w:t>
      </w:r>
      <w:r w:rsidRPr="00814BC9">
        <w:rPr>
          <w:w w:val="105"/>
          <w:lang w:val="en-GB"/>
          <w:rPrChange w:id="1808" w:author="Christian PIEDALLU" w:date="2023-02-06T09:53:00Z">
            <w:rPr>
              <w:w w:val="105"/>
            </w:rPr>
          </w:rPrChange>
        </w:rPr>
        <w:t>susceptibility of</w:t>
      </w:r>
      <w:r w:rsidRPr="00814BC9">
        <w:rPr>
          <w:spacing w:val="-1"/>
          <w:w w:val="105"/>
          <w:lang w:val="en-GB"/>
          <w:rPrChange w:id="1809" w:author="Christian PIEDALLU" w:date="2023-02-06T09:53:00Z">
            <w:rPr>
              <w:spacing w:val="-1"/>
              <w:w w:val="105"/>
            </w:rPr>
          </w:rPrChange>
        </w:rPr>
        <w:t xml:space="preserve"> </w:t>
      </w:r>
      <w:r w:rsidRPr="00814BC9">
        <w:rPr>
          <w:w w:val="105"/>
          <w:lang w:val="en-GB"/>
          <w:rPrChange w:id="1810" w:author="Christian PIEDALLU" w:date="2023-02-06T09:53:00Z">
            <w:rPr>
              <w:w w:val="105"/>
            </w:rPr>
          </w:rPrChange>
        </w:rPr>
        <w:t>Norway</w:t>
      </w:r>
      <w:r w:rsidRPr="00814BC9">
        <w:rPr>
          <w:spacing w:val="-1"/>
          <w:w w:val="105"/>
          <w:lang w:val="en-GB"/>
          <w:rPrChange w:id="1811" w:author="Christian PIEDALLU" w:date="2023-02-06T09:53:00Z">
            <w:rPr>
              <w:spacing w:val="-1"/>
              <w:w w:val="105"/>
            </w:rPr>
          </w:rPrChange>
        </w:rPr>
        <w:t xml:space="preserve"> </w:t>
      </w:r>
      <w:r w:rsidRPr="00814BC9">
        <w:rPr>
          <w:w w:val="105"/>
          <w:lang w:val="en-GB"/>
          <w:rPrChange w:id="1812" w:author="Christian PIEDALLU" w:date="2023-02-06T09:53:00Z">
            <w:rPr>
              <w:w w:val="105"/>
            </w:rPr>
          </w:rPrChange>
        </w:rPr>
        <w:t>spruce to</w:t>
      </w:r>
      <w:r w:rsidRPr="00814BC9">
        <w:rPr>
          <w:spacing w:val="-1"/>
          <w:w w:val="105"/>
          <w:lang w:val="en-GB"/>
          <w:rPrChange w:id="1813" w:author="Christian PIEDALLU" w:date="2023-02-06T09:53:00Z">
            <w:rPr>
              <w:spacing w:val="-1"/>
              <w:w w:val="105"/>
            </w:rPr>
          </w:rPrChange>
        </w:rPr>
        <w:t xml:space="preserve"> </w:t>
      </w:r>
      <w:r w:rsidRPr="00814BC9">
        <w:rPr>
          <w:w w:val="105"/>
          <w:lang w:val="en-GB"/>
          <w:rPrChange w:id="1814" w:author="Christian PIEDALLU" w:date="2023-02-06T09:53:00Z">
            <w:rPr>
              <w:w w:val="105"/>
            </w:rPr>
          </w:rPrChange>
        </w:rPr>
        <w:t>the</w:t>
      </w:r>
      <w:r w:rsidRPr="00814BC9">
        <w:rPr>
          <w:spacing w:val="-1"/>
          <w:w w:val="105"/>
          <w:lang w:val="en-GB"/>
          <w:rPrChange w:id="1815" w:author="Christian PIEDALLU" w:date="2023-02-06T09:53:00Z">
            <w:rPr>
              <w:spacing w:val="-1"/>
              <w:w w:val="105"/>
            </w:rPr>
          </w:rPrChange>
        </w:rPr>
        <w:t xml:space="preserve"> </w:t>
      </w:r>
      <w:r w:rsidRPr="00814BC9">
        <w:rPr>
          <w:w w:val="105"/>
          <w:lang w:val="en-GB"/>
          <w:rPrChange w:id="1816" w:author="Christian PIEDALLU" w:date="2023-02-06T09:53:00Z">
            <w:rPr>
              <w:w w:val="105"/>
            </w:rPr>
          </w:rPrChange>
        </w:rPr>
        <w:t>attack of</w:t>
      </w:r>
      <w:r w:rsidRPr="00814BC9">
        <w:rPr>
          <w:spacing w:val="-1"/>
          <w:w w:val="105"/>
          <w:lang w:val="en-GB"/>
          <w:rPrChange w:id="1817" w:author="Christian PIEDALLU" w:date="2023-02-06T09:53:00Z">
            <w:rPr>
              <w:spacing w:val="-1"/>
              <w:w w:val="105"/>
            </w:rPr>
          </w:rPrChange>
        </w:rPr>
        <w:t xml:space="preserve"> </w:t>
      </w:r>
      <w:r w:rsidRPr="00814BC9">
        <w:rPr>
          <w:w w:val="105"/>
          <w:lang w:val="en-GB"/>
          <w:rPrChange w:id="1818" w:author="Christian PIEDALLU" w:date="2023-02-06T09:53:00Z">
            <w:rPr>
              <w:w w:val="105"/>
            </w:rPr>
          </w:rPrChange>
        </w:rPr>
        <w:t>bark</w:t>
      </w:r>
      <w:r w:rsidRPr="00814BC9">
        <w:rPr>
          <w:spacing w:val="-1"/>
          <w:w w:val="105"/>
          <w:lang w:val="en-GB"/>
          <w:rPrChange w:id="1819" w:author="Christian PIEDALLU" w:date="2023-02-06T09:53:00Z">
            <w:rPr>
              <w:spacing w:val="-1"/>
              <w:w w:val="105"/>
            </w:rPr>
          </w:rPrChange>
        </w:rPr>
        <w:t xml:space="preserve"> </w:t>
      </w:r>
      <w:r w:rsidRPr="00814BC9">
        <w:rPr>
          <w:w w:val="105"/>
          <w:lang w:val="en-GB"/>
          <w:rPrChange w:id="1820" w:author="Christian PIEDALLU" w:date="2023-02-06T09:53:00Z">
            <w:rPr>
              <w:w w:val="105"/>
            </w:rPr>
          </w:rPrChange>
        </w:rPr>
        <w:t xml:space="preserve">beetle </w:t>
      </w:r>
      <w:r w:rsidR="00F312A1" w:rsidRPr="00814BC9">
        <w:rPr>
          <w:lang w:val="en-GB"/>
          <w:rPrChange w:id="1821" w:author="Christian PIEDALLU" w:date="2023-02-06T09:53:00Z">
            <w:rPr/>
          </w:rPrChange>
        </w:rPr>
        <w:fldChar w:fldCharType="begin"/>
      </w:r>
      <w:r w:rsidR="00F312A1" w:rsidRPr="00814BC9">
        <w:rPr>
          <w:lang w:val="en-GB"/>
          <w:rPrChange w:id="1822" w:author="Christian PIEDALLU" w:date="2023-02-06T09:53:00Z">
            <w:rPr/>
          </w:rPrChange>
        </w:rPr>
        <w:instrText xml:space="preserve"> HYPERLINK \l "_bookmark60" </w:instrText>
      </w:r>
      <w:r w:rsidR="00F312A1" w:rsidRPr="00814BC9">
        <w:rPr>
          <w:lang w:val="en-GB"/>
          <w:rPrChange w:id="1823" w:author="Christian PIEDALLU" w:date="2023-02-06T09:53:00Z">
            <w:rPr>
              <w:spacing w:val="-1"/>
              <w:w w:val="105"/>
            </w:rPr>
          </w:rPrChange>
        </w:rPr>
        <w:fldChar w:fldCharType="separate"/>
      </w:r>
      <w:r w:rsidRPr="00814BC9">
        <w:rPr>
          <w:w w:val="105"/>
          <w:lang w:val="en-GB"/>
          <w:rPrChange w:id="1824" w:author="Christian PIEDALLU" w:date="2023-02-06T09:53:00Z">
            <w:rPr>
              <w:w w:val="105"/>
            </w:rPr>
          </w:rPrChange>
        </w:rPr>
        <w:t>(Wermelinger,</w:t>
      </w:r>
      <w:r w:rsidRPr="00814BC9">
        <w:rPr>
          <w:spacing w:val="-1"/>
          <w:w w:val="105"/>
          <w:lang w:val="en-GB"/>
          <w:rPrChange w:id="1825" w:author="Christian PIEDALLU" w:date="2023-02-06T09:53:00Z">
            <w:rPr>
              <w:spacing w:val="-1"/>
              <w:w w:val="105"/>
            </w:rPr>
          </w:rPrChange>
        </w:rPr>
        <w:t xml:space="preserve"> </w:t>
      </w:r>
      <w:r w:rsidR="00F312A1" w:rsidRPr="00814BC9">
        <w:rPr>
          <w:spacing w:val="-1"/>
          <w:w w:val="105"/>
          <w:lang w:val="en-GB"/>
          <w:rPrChange w:id="1826" w:author="Christian PIEDALLU" w:date="2023-02-06T09:53:00Z">
            <w:rPr>
              <w:spacing w:val="-1"/>
              <w:w w:val="105"/>
            </w:rPr>
          </w:rPrChange>
        </w:rPr>
        <w:fldChar w:fldCharType="end"/>
      </w:r>
      <w:r w:rsidR="00F312A1" w:rsidRPr="00814BC9">
        <w:rPr>
          <w:lang w:val="en-GB"/>
          <w:rPrChange w:id="1827" w:author="Christian PIEDALLU" w:date="2023-02-06T09:53:00Z">
            <w:rPr/>
          </w:rPrChange>
        </w:rPr>
        <w:fldChar w:fldCharType="begin"/>
      </w:r>
      <w:r w:rsidR="00F312A1" w:rsidRPr="00814BC9">
        <w:rPr>
          <w:lang w:val="en-GB"/>
          <w:rPrChange w:id="1828" w:author="Christian PIEDALLU" w:date="2023-02-06T09:53:00Z">
            <w:rPr/>
          </w:rPrChange>
        </w:rPr>
        <w:instrText xml:space="preserve"> HYPERLINK \l "_bookmark60" </w:instrText>
      </w:r>
      <w:r w:rsidR="00F312A1" w:rsidRPr="00814BC9">
        <w:rPr>
          <w:lang w:val="en-GB"/>
          <w:rPrChange w:id="1829" w:author="Christian PIEDALLU" w:date="2023-02-06T09:53:00Z">
            <w:rPr>
              <w:spacing w:val="-1"/>
              <w:w w:val="105"/>
            </w:rPr>
          </w:rPrChange>
        </w:rPr>
        <w:fldChar w:fldCharType="separate"/>
      </w:r>
      <w:r w:rsidRPr="00814BC9">
        <w:rPr>
          <w:w w:val="105"/>
          <w:lang w:val="en-GB"/>
          <w:rPrChange w:id="1830" w:author="Christian PIEDALLU" w:date="2023-02-06T09:53:00Z">
            <w:rPr>
              <w:w w:val="105"/>
            </w:rPr>
          </w:rPrChange>
        </w:rPr>
        <w:t>2004;</w:t>
      </w:r>
      <w:r w:rsidRPr="00814BC9">
        <w:rPr>
          <w:spacing w:val="-1"/>
          <w:w w:val="105"/>
          <w:lang w:val="en-GB"/>
          <w:rPrChange w:id="1831" w:author="Christian PIEDALLU" w:date="2023-02-06T09:53:00Z">
            <w:rPr>
              <w:spacing w:val="-1"/>
              <w:w w:val="105"/>
            </w:rPr>
          </w:rPrChange>
        </w:rPr>
        <w:t xml:space="preserve"> </w:t>
      </w:r>
      <w:r w:rsidR="00F312A1" w:rsidRPr="00814BC9">
        <w:rPr>
          <w:spacing w:val="-1"/>
          <w:w w:val="105"/>
          <w:lang w:val="en-GB"/>
          <w:rPrChange w:id="1832" w:author="Christian PIEDALLU" w:date="2023-02-06T09:53:00Z">
            <w:rPr>
              <w:spacing w:val="-1"/>
              <w:w w:val="105"/>
            </w:rPr>
          </w:rPrChange>
        </w:rPr>
        <w:fldChar w:fldCharType="end"/>
      </w:r>
      <w:r w:rsidR="00F312A1" w:rsidRPr="00814BC9">
        <w:rPr>
          <w:lang w:val="en-GB"/>
          <w:rPrChange w:id="1833" w:author="Christian PIEDALLU" w:date="2023-02-06T09:53:00Z">
            <w:rPr/>
          </w:rPrChange>
        </w:rPr>
        <w:fldChar w:fldCharType="begin"/>
      </w:r>
      <w:r w:rsidR="00F312A1" w:rsidRPr="00814BC9">
        <w:rPr>
          <w:lang w:val="en-GB"/>
          <w:rPrChange w:id="1834" w:author="Christian PIEDALLU" w:date="2023-02-06T09:53:00Z">
            <w:rPr/>
          </w:rPrChange>
        </w:rPr>
        <w:instrText xml:space="preserve"> HYPERLINK \l "_bookmark47" </w:instrText>
      </w:r>
      <w:r w:rsidR="00F312A1" w:rsidRPr="00814BC9">
        <w:rPr>
          <w:lang w:val="en-GB"/>
          <w:rPrChange w:id="1835" w:author="Christian PIEDALLU" w:date="2023-02-06T09:53:00Z">
            <w:rPr>
              <w:w w:val="105"/>
            </w:rPr>
          </w:rPrChange>
        </w:rPr>
        <w:fldChar w:fldCharType="separate"/>
      </w:r>
      <w:r w:rsidRPr="00814BC9">
        <w:rPr>
          <w:w w:val="105"/>
          <w:lang w:val="en-GB"/>
          <w:rPrChange w:id="1836" w:author="Christian PIEDALLU" w:date="2023-02-06T09:53:00Z">
            <w:rPr>
              <w:w w:val="105"/>
            </w:rPr>
          </w:rPrChange>
        </w:rPr>
        <w:t>Netherer et</w:t>
      </w:r>
      <w:r w:rsidRPr="00814BC9">
        <w:rPr>
          <w:spacing w:val="-1"/>
          <w:w w:val="105"/>
          <w:lang w:val="en-GB"/>
          <w:rPrChange w:id="1837" w:author="Christian PIEDALLU" w:date="2023-02-06T09:53:00Z">
            <w:rPr>
              <w:spacing w:val="-1"/>
              <w:w w:val="105"/>
            </w:rPr>
          </w:rPrChange>
        </w:rPr>
        <w:t xml:space="preserve"> </w:t>
      </w:r>
      <w:r w:rsidRPr="00814BC9">
        <w:rPr>
          <w:w w:val="105"/>
          <w:lang w:val="en-GB"/>
          <w:rPrChange w:id="1838" w:author="Christian PIEDALLU" w:date="2023-02-06T09:53:00Z">
            <w:rPr>
              <w:w w:val="105"/>
            </w:rPr>
          </w:rPrChange>
        </w:rPr>
        <w:t>al.,</w:t>
      </w:r>
      <w:r w:rsidR="00F312A1" w:rsidRPr="00814BC9">
        <w:rPr>
          <w:w w:val="105"/>
          <w:lang w:val="en-GB"/>
          <w:rPrChange w:id="1839" w:author="Christian PIEDALLU" w:date="2023-02-06T09:53:00Z">
            <w:rPr>
              <w:w w:val="105"/>
            </w:rPr>
          </w:rPrChange>
        </w:rPr>
        <w:fldChar w:fldCharType="end"/>
      </w:r>
    </w:p>
    <w:p w14:paraId="6B93E3D1" w14:textId="77777777" w:rsidR="00B177F5" w:rsidRPr="00814BC9" w:rsidRDefault="00B553DB">
      <w:pPr>
        <w:pStyle w:val="Corpsdetexte"/>
        <w:ind w:left="163"/>
        <w:rPr>
          <w:lang w:val="en-GB"/>
          <w:rPrChange w:id="1840" w:author="Christian PIEDALLU" w:date="2023-02-06T09:53:00Z">
            <w:rPr/>
          </w:rPrChange>
        </w:rPr>
      </w:pPr>
      <w:r w:rsidRPr="00814BC9">
        <w:rPr>
          <w:rFonts w:ascii="Trebuchet MS"/>
          <w:sz w:val="10"/>
          <w:lang w:val="en-GB"/>
          <w:rPrChange w:id="1841" w:author="Christian PIEDALLU" w:date="2023-02-06T09:53:00Z">
            <w:rPr>
              <w:rFonts w:ascii="Trebuchet MS"/>
              <w:sz w:val="10"/>
            </w:rPr>
          </w:rPrChange>
        </w:rPr>
        <w:t xml:space="preserve">175     </w:t>
      </w:r>
      <w:r w:rsidRPr="00814BC9">
        <w:rPr>
          <w:rFonts w:ascii="Trebuchet MS"/>
          <w:spacing w:val="19"/>
          <w:sz w:val="10"/>
          <w:lang w:val="en-GB"/>
          <w:rPrChange w:id="1842" w:author="Christian PIEDALLU" w:date="2023-02-06T09:53:00Z">
            <w:rPr>
              <w:rFonts w:ascii="Trebuchet MS"/>
              <w:spacing w:val="19"/>
              <w:sz w:val="10"/>
            </w:rPr>
          </w:rPrChange>
        </w:rPr>
        <w:t xml:space="preserve"> </w:t>
      </w:r>
      <w:r w:rsidR="00F312A1" w:rsidRPr="00814BC9">
        <w:rPr>
          <w:lang w:val="en-GB"/>
          <w:rPrChange w:id="1843" w:author="Christian PIEDALLU" w:date="2023-02-06T09:53:00Z">
            <w:rPr/>
          </w:rPrChange>
        </w:rPr>
        <w:fldChar w:fldCharType="begin"/>
      </w:r>
      <w:r w:rsidR="00F312A1" w:rsidRPr="00814BC9">
        <w:rPr>
          <w:lang w:val="en-GB"/>
          <w:rPrChange w:id="1844" w:author="Christian PIEDALLU" w:date="2023-02-06T09:53:00Z">
            <w:rPr/>
          </w:rPrChange>
        </w:rPr>
        <w:instrText xml:space="preserve"> HYPERLINK \l "_bookmark47" </w:instrText>
      </w:r>
      <w:r w:rsidR="00F312A1" w:rsidRPr="00814BC9">
        <w:rPr>
          <w:lang w:val="en-GB"/>
          <w:rPrChange w:id="1845" w:author="Christian PIEDALLU" w:date="2023-02-06T09:53:00Z">
            <w:rPr>
              <w:w w:val="105"/>
            </w:rPr>
          </w:rPrChange>
        </w:rPr>
        <w:fldChar w:fldCharType="separate"/>
      </w:r>
      <w:r w:rsidRPr="00814BC9">
        <w:rPr>
          <w:w w:val="105"/>
          <w:lang w:val="en-GB"/>
          <w:rPrChange w:id="1846" w:author="Christian PIEDALLU" w:date="2023-02-06T09:53:00Z">
            <w:rPr>
              <w:w w:val="105"/>
            </w:rPr>
          </w:rPrChange>
        </w:rPr>
        <w:t>2015).</w:t>
      </w:r>
      <w:r w:rsidR="00F312A1" w:rsidRPr="00814BC9">
        <w:rPr>
          <w:w w:val="105"/>
          <w:lang w:val="en-GB"/>
          <w:rPrChange w:id="1847" w:author="Christian PIEDALLU" w:date="2023-02-06T09:53:00Z">
            <w:rPr>
              <w:w w:val="105"/>
            </w:rPr>
          </w:rPrChange>
        </w:rPr>
        <w:fldChar w:fldCharType="end"/>
      </w:r>
      <w:r w:rsidRPr="00814BC9">
        <w:rPr>
          <w:spacing w:val="36"/>
          <w:w w:val="105"/>
          <w:lang w:val="en-GB"/>
          <w:rPrChange w:id="1848" w:author="Christian PIEDALLU" w:date="2023-02-06T09:53:00Z">
            <w:rPr>
              <w:spacing w:val="36"/>
              <w:w w:val="105"/>
            </w:rPr>
          </w:rPrChange>
        </w:rPr>
        <w:t xml:space="preserve"> </w:t>
      </w:r>
      <w:r w:rsidRPr="00814BC9">
        <w:rPr>
          <w:w w:val="105"/>
          <w:lang w:val="en-GB"/>
          <w:rPrChange w:id="1849" w:author="Christian PIEDALLU" w:date="2023-02-06T09:53:00Z">
            <w:rPr>
              <w:w w:val="105"/>
            </w:rPr>
          </w:rPrChange>
        </w:rPr>
        <w:t>Following</w:t>
      </w:r>
      <w:r w:rsidRPr="00814BC9">
        <w:rPr>
          <w:spacing w:val="14"/>
          <w:w w:val="105"/>
          <w:lang w:val="en-GB"/>
          <w:rPrChange w:id="1850" w:author="Christian PIEDALLU" w:date="2023-02-06T09:53:00Z">
            <w:rPr>
              <w:spacing w:val="14"/>
              <w:w w:val="105"/>
            </w:rPr>
          </w:rPrChange>
        </w:rPr>
        <w:t xml:space="preserve"> </w:t>
      </w:r>
      <w:r w:rsidRPr="00814BC9">
        <w:rPr>
          <w:w w:val="105"/>
          <w:lang w:val="en-GB"/>
          <w:rPrChange w:id="1851" w:author="Christian PIEDALLU" w:date="2023-02-06T09:53:00Z">
            <w:rPr>
              <w:w w:val="105"/>
            </w:rPr>
          </w:rPrChange>
        </w:rPr>
        <w:t>this</w:t>
      </w:r>
      <w:r w:rsidRPr="00814BC9">
        <w:rPr>
          <w:spacing w:val="13"/>
          <w:w w:val="105"/>
          <w:lang w:val="en-GB"/>
          <w:rPrChange w:id="1852" w:author="Christian PIEDALLU" w:date="2023-02-06T09:53:00Z">
            <w:rPr>
              <w:spacing w:val="13"/>
              <w:w w:val="105"/>
            </w:rPr>
          </w:rPrChange>
        </w:rPr>
        <w:t xml:space="preserve"> </w:t>
      </w:r>
      <w:r w:rsidRPr="00814BC9">
        <w:rPr>
          <w:w w:val="105"/>
          <w:lang w:val="en-GB"/>
          <w:rPrChange w:id="1853" w:author="Christian PIEDALLU" w:date="2023-02-06T09:53:00Z">
            <w:rPr>
              <w:w w:val="105"/>
            </w:rPr>
          </w:rPrChange>
        </w:rPr>
        <w:t>theory,</w:t>
      </w:r>
      <w:r w:rsidRPr="00814BC9">
        <w:rPr>
          <w:spacing w:val="14"/>
          <w:w w:val="105"/>
          <w:lang w:val="en-GB"/>
          <w:rPrChange w:id="1854" w:author="Christian PIEDALLU" w:date="2023-02-06T09:53:00Z">
            <w:rPr>
              <w:spacing w:val="14"/>
              <w:w w:val="105"/>
            </w:rPr>
          </w:rPrChange>
        </w:rPr>
        <w:t xml:space="preserve"> </w:t>
      </w:r>
      <w:r w:rsidRPr="00814BC9">
        <w:rPr>
          <w:w w:val="105"/>
          <w:lang w:val="en-GB"/>
          <w:rPrChange w:id="1855" w:author="Christian PIEDALLU" w:date="2023-02-06T09:53:00Z">
            <w:rPr>
              <w:w w:val="105"/>
            </w:rPr>
          </w:rPrChange>
        </w:rPr>
        <w:t>there</w:t>
      </w:r>
      <w:r w:rsidRPr="00814BC9">
        <w:rPr>
          <w:spacing w:val="14"/>
          <w:w w:val="105"/>
          <w:lang w:val="en-GB"/>
          <w:rPrChange w:id="1856" w:author="Christian PIEDALLU" w:date="2023-02-06T09:53:00Z">
            <w:rPr>
              <w:spacing w:val="14"/>
              <w:w w:val="105"/>
            </w:rPr>
          </w:rPrChange>
        </w:rPr>
        <w:t xml:space="preserve"> </w:t>
      </w:r>
      <w:r w:rsidRPr="00814BC9">
        <w:rPr>
          <w:w w:val="105"/>
          <w:lang w:val="en-GB"/>
          <w:rPrChange w:id="1857" w:author="Christian PIEDALLU" w:date="2023-02-06T09:53:00Z">
            <w:rPr>
              <w:w w:val="105"/>
            </w:rPr>
          </w:rPrChange>
        </w:rPr>
        <w:t>should</w:t>
      </w:r>
      <w:r w:rsidRPr="00814BC9">
        <w:rPr>
          <w:spacing w:val="14"/>
          <w:w w:val="105"/>
          <w:lang w:val="en-GB"/>
          <w:rPrChange w:id="1858" w:author="Christian PIEDALLU" w:date="2023-02-06T09:53:00Z">
            <w:rPr>
              <w:spacing w:val="14"/>
              <w:w w:val="105"/>
            </w:rPr>
          </w:rPrChange>
        </w:rPr>
        <w:t xml:space="preserve"> </w:t>
      </w:r>
      <w:r w:rsidRPr="00814BC9">
        <w:rPr>
          <w:w w:val="105"/>
          <w:lang w:val="en-GB"/>
          <w:rPrChange w:id="1859" w:author="Christian PIEDALLU" w:date="2023-02-06T09:53:00Z">
            <w:rPr>
              <w:w w:val="105"/>
            </w:rPr>
          </w:rPrChange>
        </w:rPr>
        <w:t>be</w:t>
      </w:r>
      <w:r w:rsidRPr="00814BC9">
        <w:rPr>
          <w:spacing w:val="14"/>
          <w:w w:val="105"/>
          <w:lang w:val="en-GB"/>
          <w:rPrChange w:id="1860" w:author="Christian PIEDALLU" w:date="2023-02-06T09:53:00Z">
            <w:rPr>
              <w:spacing w:val="14"/>
              <w:w w:val="105"/>
            </w:rPr>
          </w:rPrChange>
        </w:rPr>
        <w:t xml:space="preserve"> </w:t>
      </w:r>
      <w:r w:rsidRPr="00814BC9">
        <w:rPr>
          <w:w w:val="105"/>
          <w:lang w:val="en-GB"/>
          <w:rPrChange w:id="1861" w:author="Christian PIEDALLU" w:date="2023-02-06T09:53:00Z">
            <w:rPr>
              <w:w w:val="105"/>
            </w:rPr>
          </w:rPrChange>
        </w:rPr>
        <w:t>more</w:t>
      </w:r>
      <w:r w:rsidRPr="00814BC9">
        <w:rPr>
          <w:spacing w:val="13"/>
          <w:w w:val="105"/>
          <w:lang w:val="en-GB"/>
          <w:rPrChange w:id="1862" w:author="Christian PIEDALLU" w:date="2023-02-06T09:53:00Z">
            <w:rPr>
              <w:spacing w:val="13"/>
              <w:w w:val="105"/>
            </w:rPr>
          </w:rPrChange>
        </w:rPr>
        <w:t xml:space="preserve"> </w:t>
      </w:r>
      <w:r w:rsidRPr="00814BC9">
        <w:rPr>
          <w:w w:val="105"/>
          <w:lang w:val="en-GB"/>
          <w:rPrChange w:id="1863" w:author="Christian PIEDALLU" w:date="2023-02-06T09:53:00Z">
            <w:rPr>
              <w:w w:val="105"/>
            </w:rPr>
          </w:rPrChange>
        </w:rPr>
        <w:t>attacked</w:t>
      </w:r>
      <w:r w:rsidRPr="00814BC9">
        <w:rPr>
          <w:spacing w:val="14"/>
          <w:w w:val="105"/>
          <w:lang w:val="en-GB"/>
          <w:rPrChange w:id="1864" w:author="Christian PIEDALLU" w:date="2023-02-06T09:53:00Z">
            <w:rPr>
              <w:spacing w:val="14"/>
              <w:w w:val="105"/>
            </w:rPr>
          </w:rPrChange>
        </w:rPr>
        <w:t xml:space="preserve"> </w:t>
      </w:r>
      <w:r w:rsidRPr="00814BC9">
        <w:rPr>
          <w:w w:val="105"/>
          <w:lang w:val="en-GB"/>
          <w:rPrChange w:id="1865" w:author="Christian PIEDALLU" w:date="2023-02-06T09:53:00Z">
            <w:rPr>
              <w:w w:val="105"/>
            </w:rPr>
          </w:rPrChange>
        </w:rPr>
        <w:t>Norway</w:t>
      </w:r>
      <w:r w:rsidRPr="00814BC9">
        <w:rPr>
          <w:spacing w:val="14"/>
          <w:w w:val="105"/>
          <w:lang w:val="en-GB"/>
          <w:rPrChange w:id="1866" w:author="Christian PIEDALLU" w:date="2023-02-06T09:53:00Z">
            <w:rPr>
              <w:spacing w:val="14"/>
              <w:w w:val="105"/>
            </w:rPr>
          </w:rPrChange>
        </w:rPr>
        <w:t xml:space="preserve"> </w:t>
      </w:r>
      <w:r w:rsidRPr="00814BC9">
        <w:rPr>
          <w:w w:val="105"/>
          <w:lang w:val="en-GB"/>
          <w:rPrChange w:id="1867" w:author="Christian PIEDALLU" w:date="2023-02-06T09:53:00Z">
            <w:rPr>
              <w:w w:val="105"/>
            </w:rPr>
          </w:rPrChange>
        </w:rPr>
        <w:t>spruce</w:t>
      </w:r>
      <w:r w:rsidRPr="00814BC9">
        <w:rPr>
          <w:spacing w:val="14"/>
          <w:w w:val="105"/>
          <w:lang w:val="en-GB"/>
          <w:rPrChange w:id="1868" w:author="Christian PIEDALLU" w:date="2023-02-06T09:53:00Z">
            <w:rPr>
              <w:spacing w:val="14"/>
              <w:w w:val="105"/>
            </w:rPr>
          </w:rPrChange>
        </w:rPr>
        <w:t xml:space="preserve"> </w:t>
      </w:r>
      <w:r w:rsidRPr="00814BC9">
        <w:rPr>
          <w:w w:val="105"/>
          <w:lang w:val="en-GB"/>
          <w:rPrChange w:id="1869" w:author="Christian PIEDALLU" w:date="2023-02-06T09:53:00Z">
            <w:rPr>
              <w:w w:val="105"/>
            </w:rPr>
          </w:rPrChange>
        </w:rPr>
        <w:t>in</w:t>
      </w:r>
      <w:r w:rsidRPr="00814BC9">
        <w:rPr>
          <w:spacing w:val="14"/>
          <w:w w:val="105"/>
          <w:lang w:val="en-GB"/>
          <w:rPrChange w:id="1870" w:author="Christian PIEDALLU" w:date="2023-02-06T09:53:00Z">
            <w:rPr>
              <w:spacing w:val="14"/>
              <w:w w:val="105"/>
            </w:rPr>
          </w:rPrChange>
        </w:rPr>
        <w:t xml:space="preserve"> </w:t>
      </w:r>
      <w:r w:rsidRPr="00814BC9">
        <w:rPr>
          <w:w w:val="105"/>
          <w:lang w:val="en-GB"/>
          <w:rPrChange w:id="1871" w:author="Christian PIEDALLU" w:date="2023-02-06T09:53:00Z">
            <w:rPr>
              <w:w w:val="105"/>
            </w:rPr>
          </w:rPrChange>
        </w:rPr>
        <w:t>low</w:t>
      </w:r>
      <w:r w:rsidRPr="00814BC9">
        <w:rPr>
          <w:spacing w:val="13"/>
          <w:w w:val="105"/>
          <w:lang w:val="en-GB"/>
          <w:rPrChange w:id="1872" w:author="Christian PIEDALLU" w:date="2023-02-06T09:53:00Z">
            <w:rPr>
              <w:spacing w:val="13"/>
              <w:w w:val="105"/>
            </w:rPr>
          </w:rPrChange>
        </w:rPr>
        <w:t xml:space="preserve"> </w:t>
      </w:r>
      <w:r w:rsidRPr="00814BC9">
        <w:rPr>
          <w:w w:val="105"/>
          <w:lang w:val="en-GB"/>
          <w:rPrChange w:id="1873" w:author="Christian PIEDALLU" w:date="2023-02-06T09:53:00Z">
            <w:rPr>
              <w:w w:val="105"/>
            </w:rPr>
          </w:rPrChange>
        </w:rPr>
        <w:t>altitude</w:t>
      </w:r>
      <w:r w:rsidRPr="00814BC9">
        <w:rPr>
          <w:spacing w:val="14"/>
          <w:w w:val="105"/>
          <w:lang w:val="en-GB"/>
          <w:rPrChange w:id="1874" w:author="Christian PIEDALLU" w:date="2023-02-06T09:53:00Z">
            <w:rPr>
              <w:spacing w:val="14"/>
              <w:w w:val="105"/>
            </w:rPr>
          </w:rPrChange>
        </w:rPr>
        <w:t xml:space="preserve"> </w:t>
      </w:r>
      <w:r w:rsidRPr="00814BC9">
        <w:rPr>
          <w:w w:val="105"/>
          <w:lang w:val="en-GB"/>
          <w:rPrChange w:id="1875" w:author="Christian PIEDALLU" w:date="2023-02-06T09:53:00Z">
            <w:rPr>
              <w:w w:val="105"/>
            </w:rPr>
          </w:rPrChange>
        </w:rPr>
        <w:t>and</w:t>
      </w:r>
      <w:r w:rsidRPr="00814BC9">
        <w:rPr>
          <w:spacing w:val="14"/>
          <w:w w:val="105"/>
          <w:lang w:val="en-GB"/>
          <w:rPrChange w:id="1876" w:author="Christian PIEDALLU" w:date="2023-02-06T09:53:00Z">
            <w:rPr>
              <w:spacing w:val="14"/>
              <w:w w:val="105"/>
            </w:rPr>
          </w:rPrChange>
        </w:rPr>
        <w:t xml:space="preserve"> </w:t>
      </w:r>
      <w:r w:rsidRPr="00814BC9">
        <w:rPr>
          <w:w w:val="105"/>
          <w:lang w:val="en-GB"/>
          <w:rPrChange w:id="1877" w:author="Christian PIEDALLU" w:date="2023-02-06T09:53:00Z">
            <w:rPr>
              <w:w w:val="105"/>
            </w:rPr>
          </w:rPrChange>
        </w:rPr>
        <w:t>in</w:t>
      </w:r>
    </w:p>
    <w:p w14:paraId="2397A6BD" w14:textId="0BA457EA" w:rsidR="00B177F5" w:rsidRPr="00814BC9" w:rsidRDefault="00B553DB">
      <w:pPr>
        <w:pStyle w:val="Corpsdetexte"/>
        <w:ind w:left="163"/>
        <w:rPr>
          <w:lang w:val="en-GB"/>
          <w:rPrChange w:id="1878" w:author="Christian PIEDALLU" w:date="2023-02-06T09:53:00Z">
            <w:rPr/>
          </w:rPrChange>
        </w:rPr>
      </w:pPr>
      <w:r w:rsidRPr="00814BC9">
        <w:rPr>
          <w:rFonts w:ascii="Trebuchet MS"/>
          <w:sz w:val="10"/>
          <w:lang w:val="en-GB"/>
          <w:rPrChange w:id="1879" w:author="Christian PIEDALLU" w:date="2023-02-06T09:53:00Z">
            <w:rPr>
              <w:rFonts w:ascii="Trebuchet MS"/>
              <w:sz w:val="10"/>
            </w:rPr>
          </w:rPrChange>
        </w:rPr>
        <w:t xml:space="preserve">176     </w:t>
      </w:r>
      <w:r w:rsidRPr="00814BC9">
        <w:rPr>
          <w:rFonts w:ascii="Trebuchet MS"/>
          <w:spacing w:val="19"/>
          <w:sz w:val="10"/>
          <w:lang w:val="en-GB"/>
          <w:rPrChange w:id="1880" w:author="Christian PIEDALLU" w:date="2023-02-06T09:53:00Z">
            <w:rPr>
              <w:rFonts w:ascii="Trebuchet MS"/>
              <w:spacing w:val="19"/>
              <w:sz w:val="10"/>
            </w:rPr>
          </w:rPrChange>
        </w:rPr>
        <w:t xml:space="preserve"> </w:t>
      </w:r>
      <w:r w:rsidRPr="00814BC9">
        <w:rPr>
          <w:w w:val="105"/>
          <w:lang w:val="en-GB"/>
          <w:rPrChange w:id="1881" w:author="Christian PIEDALLU" w:date="2023-02-06T09:53:00Z">
            <w:rPr>
              <w:w w:val="105"/>
            </w:rPr>
          </w:rPrChange>
        </w:rPr>
        <w:t>south-facing</w:t>
      </w:r>
      <w:r w:rsidRPr="00814BC9">
        <w:rPr>
          <w:spacing w:val="18"/>
          <w:w w:val="105"/>
          <w:lang w:val="en-GB"/>
          <w:rPrChange w:id="1882" w:author="Christian PIEDALLU" w:date="2023-02-06T09:53:00Z">
            <w:rPr>
              <w:spacing w:val="18"/>
              <w:w w:val="105"/>
            </w:rPr>
          </w:rPrChange>
        </w:rPr>
        <w:t xml:space="preserve"> </w:t>
      </w:r>
      <w:r w:rsidRPr="00814BC9">
        <w:rPr>
          <w:w w:val="105"/>
          <w:lang w:val="en-GB"/>
          <w:rPrChange w:id="1883" w:author="Christian PIEDALLU" w:date="2023-02-06T09:53:00Z">
            <w:rPr>
              <w:w w:val="105"/>
            </w:rPr>
          </w:rPrChange>
        </w:rPr>
        <w:t>slope</w:t>
      </w:r>
      <w:ins w:id="1884" w:author="Christian PIEDALLU" w:date="2023-02-06T12:13:00Z">
        <w:r w:rsidR="008B141A">
          <w:rPr>
            <w:w w:val="105"/>
            <w:lang w:val="en-GB"/>
          </w:rPr>
          <w:t>s</w:t>
        </w:r>
      </w:ins>
      <w:r w:rsidRPr="00814BC9">
        <w:rPr>
          <w:spacing w:val="18"/>
          <w:w w:val="105"/>
          <w:lang w:val="en-GB"/>
          <w:rPrChange w:id="1885" w:author="Christian PIEDALLU" w:date="2023-02-06T09:53:00Z">
            <w:rPr>
              <w:spacing w:val="18"/>
              <w:w w:val="105"/>
            </w:rPr>
          </w:rPrChange>
        </w:rPr>
        <w:t xml:space="preserve"> </w:t>
      </w:r>
      <w:r w:rsidRPr="00814BC9">
        <w:rPr>
          <w:w w:val="105"/>
          <w:lang w:val="en-GB"/>
          <w:rPrChange w:id="1886" w:author="Christian PIEDALLU" w:date="2023-02-06T09:53:00Z">
            <w:rPr>
              <w:w w:val="105"/>
            </w:rPr>
          </w:rPrChange>
        </w:rPr>
        <w:t>in</w:t>
      </w:r>
      <w:r w:rsidRPr="00814BC9">
        <w:rPr>
          <w:spacing w:val="18"/>
          <w:w w:val="105"/>
          <w:lang w:val="en-GB"/>
          <w:rPrChange w:id="1887" w:author="Christian PIEDALLU" w:date="2023-02-06T09:53:00Z">
            <w:rPr>
              <w:spacing w:val="18"/>
              <w:w w:val="105"/>
            </w:rPr>
          </w:rPrChange>
        </w:rPr>
        <w:t xml:space="preserve"> </w:t>
      </w:r>
      <w:r w:rsidRPr="00814BC9">
        <w:rPr>
          <w:w w:val="105"/>
          <w:lang w:val="en-GB"/>
          <w:rPrChange w:id="1888" w:author="Christian PIEDALLU" w:date="2023-02-06T09:53:00Z">
            <w:rPr>
              <w:w w:val="105"/>
            </w:rPr>
          </w:rPrChange>
        </w:rPr>
        <w:t>the</w:t>
      </w:r>
      <w:r w:rsidRPr="00814BC9">
        <w:rPr>
          <w:spacing w:val="18"/>
          <w:w w:val="105"/>
          <w:lang w:val="en-GB"/>
          <w:rPrChange w:id="1889" w:author="Christian PIEDALLU" w:date="2023-02-06T09:53:00Z">
            <w:rPr>
              <w:spacing w:val="18"/>
              <w:w w:val="105"/>
            </w:rPr>
          </w:rPrChange>
        </w:rPr>
        <w:t xml:space="preserve"> </w:t>
      </w:r>
      <w:r w:rsidRPr="00814BC9">
        <w:rPr>
          <w:w w:val="105"/>
          <w:lang w:val="en-GB"/>
          <w:rPrChange w:id="1890" w:author="Christian PIEDALLU" w:date="2023-02-06T09:53:00Z">
            <w:rPr>
              <w:w w:val="105"/>
            </w:rPr>
          </w:rPrChange>
        </w:rPr>
        <w:t>three</w:t>
      </w:r>
      <w:r w:rsidRPr="00814BC9">
        <w:rPr>
          <w:spacing w:val="19"/>
          <w:w w:val="105"/>
          <w:lang w:val="en-GB"/>
          <w:rPrChange w:id="1891" w:author="Christian PIEDALLU" w:date="2023-02-06T09:53:00Z">
            <w:rPr>
              <w:spacing w:val="19"/>
              <w:w w:val="105"/>
            </w:rPr>
          </w:rPrChange>
        </w:rPr>
        <w:t xml:space="preserve"> </w:t>
      </w:r>
      <w:r w:rsidRPr="00814BC9">
        <w:rPr>
          <w:w w:val="105"/>
          <w:lang w:val="en-GB"/>
          <w:rPrChange w:id="1892" w:author="Christian PIEDALLU" w:date="2023-02-06T09:53:00Z">
            <w:rPr>
              <w:w w:val="105"/>
            </w:rPr>
          </w:rPrChange>
        </w:rPr>
        <w:t>climatic</w:t>
      </w:r>
      <w:r w:rsidRPr="00814BC9">
        <w:rPr>
          <w:spacing w:val="18"/>
          <w:w w:val="105"/>
          <w:lang w:val="en-GB"/>
          <w:rPrChange w:id="1893" w:author="Christian PIEDALLU" w:date="2023-02-06T09:53:00Z">
            <w:rPr>
              <w:spacing w:val="18"/>
              <w:w w:val="105"/>
            </w:rPr>
          </w:rPrChange>
        </w:rPr>
        <w:t xml:space="preserve"> </w:t>
      </w:r>
      <w:r w:rsidRPr="00814BC9">
        <w:rPr>
          <w:w w:val="105"/>
          <w:lang w:val="en-GB"/>
          <w:rPrChange w:id="1894" w:author="Christian PIEDALLU" w:date="2023-02-06T09:53:00Z">
            <w:rPr>
              <w:w w:val="105"/>
            </w:rPr>
          </w:rPrChange>
        </w:rPr>
        <w:t>areas.</w:t>
      </w:r>
      <w:r w:rsidRPr="00814BC9">
        <w:rPr>
          <w:spacing w:val="44"/>
          <w:w w:val="105"/>
          <w:lang w:val="en-GB"/>
          <w:rPrChange w:id="1895" w:author="Christian PIEDALLU" w:date="2023-02-06T09:53:00Z">
            <w:rPr>
              <w:spacing w:val="44"/>
              <w:w w:val="105"/>
            </w:rPr>
          </w:rPrChange>
        </w:rPr>
        <w:t xml:space="preserve"> </w:t>
      </w:r>
      <w:r w:rsidRPr="00814BC9">
        <w:rPr>
          <w:w w:val="105"/>
          <w:lang w:val="en-GB"/>
          <w:rPrChange w:id="1896" w:author="Christian PIEDALLU" w:date="2023-02-06T09:53:00Z">
            <w:rPr>
              <w:w w:val="105"/>
            </w:rPr>
          </w:rPrChange>
        </w:rPr>
        <w:t>Sanitary</w:t>
      </w:r>
      <w:r w:rsidRPr="00814BC9">
        <w:rPr>
          <w:spacing w:val="18"/>
          <w:w w:val="105"/>
          <w:lang w:val="en-GB"/>
          <w:rPrChange w:id="1897" w:author="Christian PIEDALLU" w:date="2023-02-06T09:53:00Z">
            <w:rPr>
              <w:spacing w:val="18"/>
              <w:w w:val="105"/>
            </w:rPr>
          </w:rPrChange>
        </w:rPr>
        <w:t xml:space="preserve"> </w:t>
      </w:r>
      <w:r w:rsidRPr="00814BC9">
        <w:rPr>
          <w:w w:val="105"/>
          <w:lang w:val="en-GB"/>
          <w:rPrChange w:id="1898" w:author="Christian PIEDALLU" w:date="2023-02-06T09:53:00Z">
            <w:rPr>
              <w:w w:val="105"/>
            </w:rPr>
          </w:rPrChange>
        </w:rPr>
        <w:t>map</w:t>
      </w:r>
      <w:r w:rsidRPr="00814BC9">
        <w:rPr>
          <w:spacing w:val="18"/>
          <w:w w:val="105"/>
          <w:lang w:val="en-GB"/>
          <w:rPrChange w:id="1899" w:author="Christian PIEDALLU" w:date="2023-02-06T09:53:00Z">
            <w:rPr>
              <w:spacing w:val="18"/>
              <w:w w:val="105"/>
            </w:rPr>
          </w:rPrChange>
        </w:rPr>
        <w:t xml:space="preserve"> </w:t>
      </w:r>
      <w:del w:id="1900" w:author="Christian PIEDALLU" w:date="2023-02-06T12:13:00Z">
        <w:r w:rsidRPr="00814BC9" w:rsidDel="008B141A">
          <w:rPr>
            <w:w w:val="105"/>
            <w:lang w:val="en-GB"/>
            <w:rPrChange w:id="1901" w:author="Christian PIEDALLU" w:date="2023-02-06T09:53:00Z">
              <w:rPr>
                <w:w w:val="105"/>
              </w:rPr>
            </w:rPrChange>
          </w:rPr>
          <w:delText>have</w:delText>
        </w:r>
      </w:del>
      <w:ins w:id="1902" w:author="Christian PIEDALLU" w:date="2023-02-06T12:13:00Z">
        <w:r w:rsidR="008B141A" w:rsidRPr="008B141A">
          <w:rPr>
            <w:w w:val="105"/>
            <w:lang w:val="en-GB"/>
          </w:rPr>
          <w:t>has</w:t>
        </w:r>
      </w:ins>
      <w:r w:rsidRPr="00814BC9">
        <w:rPr>
          <w:spacing w:val="19"/>
          <w:w w:val="105"/>
          <w:lang w:val="en-GB"/>
          <w:rPrChange w:id="1903" w:author="Christian PIEDALLU" w:date="2023-02-06T09:53:00Z">
            <w:rPr>
              <w:spacing w:val="19"/>
              <w:w w:val="105"/>
            </w:rPr>
          </w:rPrChange>
        </w:rPr>
        <w:t xml:space="preserve"> </w:t>
      </w:r>
      <w:r w:rsidRPr="00814BC9">
        <w:rPr>
          <w:w w:val="105"/>
          <w:lang w:val="en-GB"/>
          <w:rPrChange w:id="1904" w:author="Christian PIEDALLU" w:date="2023-02-06T09:53:00Z">
            <w:rPr>
              <w:w w:val="105"/>
            </w:rPr>
          </w:rPrChange>
        </w:rPr>
        <w:t>been</w:t>
      </w:r>
      <w:r w:rsidRPr="00814BC9">
        <w:rPr>
          <w:spacing w:val="18"/>
          <w:w w:val="105"/>
          <w:lang w:val="en-GB"/>
          <w:rPrChange w:id="1905" w:author="Christian PIEDALLU" w:date="2023-02-06T09:53:00Z">
            <w:rPr>
              <w:spacing w:val="18"/>
              <w:w w:val="105"/>
            </w:rPr>
          </w:rPrChange>
        </w:rPr>
        <w:t xml:space="preserve"> </w:t>
      </w:r>
      <w:r w:rsidRPr="00814BC9">
        <w:rPr>
          <w:w w:val="105"/>
          <w:lang w:val="en-GB"/>
          <w:rPrChange w:id="1906" w:author="Christian PIEDALLU" w:date="2023-02-06T09:53:00Z">
            <w:rPr>
              <w:w w:val="105"/>
            </w:rPr>
          </w:rPrChange>
        </w:rPr>
        <w:t>used</w:t>
      </w:r>
      <w:r w:rsidRPr="00814BC9">
        <w:rPr>
          <w:spacing w:val="18"/>
          <w:w w:val="105"/>
          <w:lang w:val="en-GB"/>
          <w:rPrChange w:id="1907" w:author="Christian PIEDALLU" w:date="2023-02-06T09:53:00Z">
            <w:rPr>
              <w:spacing w:val="18"/>
              <w:w w:val="105"/>
            </w:rPr>
          </w:rPrChange>
        </w:rPr>
        <w:t xml:space="preserve"> </w:t>
      </w:r>
      <w:r w:rsidRPr="00814BC9">
        <w:rPr>
          <w:w w:val="105"/>
          <w:lang w:val="en-GB"/>
          <w:rPrChange w:id="1908" w:author="Christian PIEDALLU" w:date="2023-02-06T09:53:00Z">
            <w:rPr>
              <w:w w:val="105"/>
            </w:rPr>
          </w:rPrChange>
        </w:rPr>
        <w:t>to</w:t>
      </w:r>
      <w:r w:rsidRPr="00814BC9">
        <w:rPr>
          <w:spacing w:val="18"/>
          <w:w w:val="105"/>
          <w:lang w:val="en-GB"/>
          <w:rPrChange w:id="1909" w:author="Christian PIEDALLU" w:date="2023-02-06T09:53:00Z">
            <w:rPr>
              <w:spacing w:val="18"/>
              <w:w w:val="105"/>
            </w:rPr>
          </w:rPrChange>
        </w:rPr>
        <w:t xml:space="preserve"> </w:t>
      </w:r>
      <w:r w:rsidRPr="00814BC9">
        <w:rPr>
          <w:w w:val="105"/>
          <w:lang w:val="en-GB"/>
          <w:rPrChange w:id="1910" w:author="Christian PIEDALLU" w:date="2023-02-06T09:53:00Z">
            <w:rPr>
              <w:w w:val="105"/>
            </w:rPr>
          </w:rPrChange>
        </w:rPr>
        <w:t>study</w:t>
      </w:r>
      <w:r w:rsidRPr="00814BC9">
        <w:rPr>
          <w:spacing w:val="18"/>
          <w:w w:val="105"/>
          <w:lang w:val="en-GB"/>
          <w:rPrChange w:id="1911" w:author="Christian PIEDALLU" w:date="2023-02-06T09:53:00Z">
            <w:rPr>
              <w:spacing w:val="18"/>
              <w:w w:val="105"/>
            </w:rPr>
          </w:rPrChange>
        </w:rPr>
        <w:t xml:space="preserve"> </w:t>
      </w:r>
      <w:r w:rsidRPr="00814BC9">
        <w:rPr>
          <w:w w:val="105"/>
          <w:lang w:val="en-GB"/>
          <w:rPrChange w:id="1912" w:author="Christian PIEDALLU" w:date="2023-02-06T09:53:00Z">
            <w:rPr>
              <w:w w:val="105"/>
            </w:rPr>
          </w:rPrChange>
        </w:rPr>
        <w:t>the</w:t>
      </w:r>
      <w:r w:rsidRPr="00814BC9">
        <w:rPr>
          <w:spacing w:val="18"/>
          <w:w w:val="105"/>
          <w:lang w:val="en-GB"/>
          <w:rPrChange w:id="1913" w:author="Christian PIEDALLU" w:date="2023-02-06T09:53:00Z">
            <w:rPr>
              <w:spacing w:val="18"/>
              <w:w w:val="105"/>
            </w:rPr>
          </w:rPrChange>
        </w:rPr>
        <w:t xml:space="preserve"> </w:t>
      </w:r>
      <w:r w:rsidRPr="00814BC9">
        <w:rPr>
          <w:w w:val="105"/>
          <w:lang w:val="en-GB"/>
          <w:rPrChange w:id="1914" w:author="Christian PIEDALLU" w:date="2023-02-06T09:53:00Z">
            <w:rPr>
              <w:w w:val="105"/>
            </w:rPr>
          </w:rPrChange>
        </w:rPr>
        <w:t>relation</w:t>
      </w:r>
    </w:p>
    <w:p w14:paraId="0BE46406" w14:textId="3B933105" w:rsidR="00B177F5" w:rsidRPr="00814BC9" w:rsidRDefault="00B553DB">
      <w:pPr>
        <w:pStyle w:val="Corpsdetexte"/>
        <w:ind w:left="163"/>
        <w:rPr>
          <w:lang w:val="en-GB"/>
          <w:rPrChange w:id="1915" w:author="Christian PIEDALLU" w:date="2023-02-06T09:53:00Z">
            <w:rPr/>
          </w:rPrChange>
        </w:rPr>
      </w:pPr>
      <w:r w:rsidRPr="00814BC9">
        <w:rPr>
          <w:rFonts w:ascii="Trebuchet MS"/>
          <w:sz w:val="10"/>
          <w:lang w:val="en-GB"/>
          <w:rPrChange w:id="1916" w:author="Christian PIEDALLU" w:date="2023-02-06T09:53:00Z">
            <w:rPr>
              <w:rFonts w:ascii="Trebuchet MS"/>
              <w:sz w:val="10"/>
            </w:rPr>
          </w:rPrChange>
        </w:rPr>
        <w:t xml:space="preserve">177     </w:t>
      </w:r>
      <w:r w:rsidRPr="00814BC9">
        <w:rPr>
          <w:rFonts w:ascii="Trebuchet MS"/>
          <w:spacing w:val="19"/>
          <w:sz w:val="10"/>
          <w:lang w:val="en-GB"/>
          <w:rPrChange w:id="1917" w:author="Christian PIEDALLU" w:date="2023-02-06T09:53:00Z">
            <w:rPr>
              <w:rFonts w:ascii="Trebuchet MS"/>
              <w:spacing w:val="19"/>
              <w:sz w:val="10"/>
            </w:rPr>
          </w:rPrChange>
        </w:rPr>
        <w:t xml:space="preserve"> </w:t>
      </w:r>
      <w:r w:rsidRPr="00814BC9">
        <w:rPr>
          <w:w w:val="105"/>
          <w:lang w:val="en-GB"/>
          <w:rPrChange w:id="1918" w:author="Christian PIEDALLU" w:date="2023-02-06T09:53:00Z">
            <w:rPr>
              <w:w w:val="105"/>
            </w:rPr>
          </w:rPrChange>
        </w:rPr>
        <w:t>between</w:t>
      </w:r>
      <w:r w:rsidRPr="00814BC9">
        <w:rPr>
          <w:spacing w:val="19"/>
          <w:w w:val="105"/>
          <w:lang w:val="en-GB"/>
          <w:rPrChange w:id="1919" w:author="Christian PIEDALLU" w:date="2023-02-06T09:53:00Z">
            <w:rPr>
              <w:spacing w:val="19"/>
              <w:w w:val="105"/>
            </w:rPr>
          </w:rPrChange>
        </w:rPr>
        <w:t xml:space="preserve"> </w:t>
      </w:r>
      <w:r w:rsidRPr="00814BC9">
        <w:rPr>
          <w:w w:val="105"/>
          <w:lang w:val="en-GB"/>
          <w:rPrChange w:id="1920" w:author="Christian PIEDALLU" w:date="2023-02-06T09:53:00Z">
            <w:rPr>
              <w:w w:val="105"/>
            </w:rPr>
          </w:rPrChange>
        </w:rPr>
        <w:t>the</w:t>
      </w:r>
      <w:r w:rsidRPr="00814BC9">
        <w:rPr>
          <w:spacing w:val="19"/>
          <w:w w:val="105"/>
          <w:lang w:val="en-GB"/>
          <w:rPrChange w:id="1921" w:author="Christian PIEDALLU" w:date="2023-02-06T09:53:00Z">
            <w:rPr>
              <w:spacing w:val="19"/>
              <w:w w:val="105"/>
            </w:rPr>
          </w:rPrChange>
        </w:rPr>
        <w:t xml:space="preserve"> </w:t>
      </w:r>
      <w:r w:rsidRPr="00814BC9">
        <w:rPr>
          <w:w w:val="105"/>
          <w:lang w:val="en-GB"/>
          <w:rPrChange w:id="1922" w:author="Christian PIEDALLU" w:date="2023-02-06T09:53:00Z">
            <w:rPr>
              <w:w w:val="105"/>
            </w:rPr>
          </w:rPrChange>
        </w:rPr>
        <w:t>dieback</w:t>
      </w:r>
      <w:r w:rsidRPr="00814BC9">
        <w:rPr>
          <w:spacing w:val="20"/>
          <w:w w:val="105"/>
          <w:lang w:val="en-GB"/>
          <w:rPrChange w:id="1923" w:author="Christian PIEDALLU" w:date="2023-02-06T09:53:00Z">
            <w:rPr>
              <w:spacing w:val="20"/>
              <w:w w:val="105"/>
            </w:rPr>
          </w:rPrChange>
        </w:rPr>
        <w:t xml:space="preserve"> </w:t>
      </w:r>
      <w:r w:rsidRPr="00814BC9">
        <w:rPr>
          <w:w w:val="105"/>
          <w:lang w:val="en-GB"/>
          <w:rPrChange w:id="1924" w:author="Christian PIEDALLU" w:date="2023-02-06T09:53:00Z">
            <w:rPr>
              <w:w w:val="105"/>
            </w:rPr>
          </w:rPrChange>
        </w:rPr>
        <w:t>and</w:t>
      </w:r>
      <w:r w:rsidRPr="00814BC9">
        <w:rPr>
          <w:spacing w:val="18"/>
          <w:w w:val="105"/>
          <w:lang w:val="en-GB"/>
          <w:rPrChange w:id="1925" w:author="Christian PIEDALLU" w:date="2023-02-06T09:53:00Z">
            <w:rPr>
              <w:spacing w:val="18"/>
              <w:w w:val="105"/>
            </w:rPr>
          </w:rPrChange>
        </w:rPr>
        <w:t xml:space="preserve"> </w:t>
      </w:r>
      <w:r w:rsidRPr="00814BC9">
        <w:rPr>
          <w:w w:val="105"/>
          <w:lang w:val="en-GB"/>
          <w:rPrChange w:id="1926" w:author="Christian PIEDALLU" w:date="2023-02-06T09:53:00Z">
            <w:rPr>
              <w:w w:val="105"/>
            </w:rPr>
          </w:rPrChange>
        </w:rPr>
        <w:t>these</w:t>
      </w:r>
      <w:r w:rsidRPr="00814BC9">
        <w:rPr>
          <w:spacing w:val="20"/>
          <w:w w:val="105"/>
          <w:lang w:val="en-GB"/>
          <w:rPrChange w:id="1927" w:author="Christian PIEDALLU" w:date="2023-02-06T09:53:00Z">
            <w:rPr>
              <w:spacing w:val="20"/>
              <w:w w:val="105"/>
            </w:rPr>
          </w:rPrChange>
        </w:rPr>
        <w:t xml:space="preserve"> </w:t>
      </w:r>
      <w:r w:rsidRPr="00814BC9">
        <w:rPr>
          <w:w w:val="105"/>
          <w:lang w:val="en-GB"/>
          <w:rPrChange w:id="1928" w:author="Christian PIEDALLU" w:date="2023-02-06T09:53:00Z">
            <w:rPr>
              <w:w w:val="105"/>
            </w:rPr>
          </w:rPrChange>
        </w:rPr>
        <w:t>two</w:t>
      </w:r>
      <w:r w:rsidRPr="00814BC9">
        <w:rPr>
          <w:spacing w:val="19"/>
          <w:w w:val="105"/>
          <w:lang w:val="en-GB"/>
          <w:rPrChange w:id="1929" w:author="Christian PIEDALLU" w:date="2023-02-06T09:53:00Z">
            <w:rPr>
              <w:spacing w:val="19"/>
              <w:w w:val="105"/>
            </w:rPr>
          </w:rPrChange>
        </w:rPr>
        <w:t xml:space="preserve"> </w:t>
      </w:r>
      <w:r w:rsidRPr="00814BC9">
        <w:rPr>
          <w:w w:val="105"/>
          <w:lang w:val="en-GB"/>
          <w:rPrChange w:id="1930" w:author="Christian PIEDALLU" w:date="2023-02-06T09:53:00Z">
            <w:rPr>
              <w:w w:val="105"/>
            </w:rPr>
          </w:rPrChange>
        </w:rPr>
        <w:t>topographic</w:t>
      </w:r>
      <w:r w:rsidRPr="00814BC9">
        <w:rPr>
          <w:spacing w:val="18"/>
          <w:w w:val="105"/>
          <w:lang w:val="en-GB"/>
          <w:rPrChange w:id="1931" w:author="Christian PIEDALLU" w:date="2023-02-06T09:53:00Z">
            <w:rPr>
              <w:spacing w:val="18"/>
              <w:w w:val="105"/>
            </w:rPr>
          </w:rPrChange>
        </w:rPr>
        <w:t xml:space="preserve"> </w:t>
      </w:r>
      <w:r w:rsidRPr="00814BC9">
        <w:rPr>
          <w:w w:val="105"/>
          <w:lang w:val="en-GB"/>
          <w:rPrChange w:id="1932" w:author="Christian PIEDALLU" w:date="2023-02-06T09:53:00Z">
            <w:rPr>
              <w:w w:val="105"/>
            </w:rPr>
          </w:rPrChange>
        </w:rPr>
        <w:t xml:space="preserve">variables. </w:t>
      </w:r>
      <w:r w:rsidRPr="00814BC9">
        <w:rPr>
          <w:spacing w:val="10"/>
          <w:w w:val="105"/>
          <w:lang w:val="en-GB"/>
          <w:rPrChange w:id="1933" w:author="Christian PIEDALLU" w:date="2023-02-06T09:53:00Z">
            <w:rPr>
              <w:spacing w:val="10"/>
              <w:w w:val="105"/>
            </w:rPr>
          </w:rPrChange>
        </w:rPr>
        <w:t xml:space="preserve"> </w:t>
      </w:r>
      <w:r w:rsidRPr="00814BC9">
        <w:rPr>
          <w:w w:val="105"/>
          <w:lang w:val="en-GB"/>
          <w:rPrChange w:id="1934" w:author="Christian PIEDALLU" w:date="2023-02-06T09:53:00Z">
            <w:rPr>
              <w:w w:val="105"/>
            </w:rPr>
          </w:rPrChange>
        </w:rPr>
        <w:t>The</w:t>
      </w:r>
      <w:r w:rsidRPr="00814BC9">
        <w:rPr>
          <w:spacing w:val="18"/>
          <w:w w:val="105"/>
          <w:lang w:val="en-GB"/>
          <w:rPrChange w:id="1935" w:author="Christian PIEDALLU" w:date="2023-02-06T09:53:00Z">
            <w:rPr>
              <w:spacing w:val="18"/>
              <w:w w:val="105"/>
            </w:rPr>
          </w:rPrChange>
        </w:rPr>
        <w:t xml:space="preserve"> </w:t>
      </w:r>
      <w:r w:rsidRPr="00814BC9">
        <w:rPr>
          <w:w w:val="105"/>
          <w:lang w:val="en-GB"/>
          <w:rPrChange w:id="1936" w:author="Christian PIEDALLU" w:date="2023-02-06T09:53:00Z">
            <w:rPr>
              <w:w w:val="105"/>
            </w:rPr>
          </w:rPrChange>
        </w:rPr>
        <w:t>altitude</w:t>
      </w:r>
      <w:r w:rsidRPr="00814BC9">
        <w:rPr>
          <w:spacing w:val="19"/>
          <w:w w:val="105"/>
          <w:lang w:val="en-GB"/>
          <w:rPrChange w:id="1937" w:author="Christian PIEDALLU" w:date="2023-02-06T09:53:00Z">
            <w:rPr>
              <w:spacing w:val="19"/>
              <w:w w:val="105"/>
            </w:rPr>
          </w:rPrChange>
        </w:rPr>
        <w:t xml:space="preserve"> </w:t>
      </w:r>
      <w:r w:rsidRPr="00814BC9">
        <w:rPr>
          <w:w w:val="105"/>
          <w:lang w:val="en-GB"/>
          <w:rPrChange w:id="1938" w:author="Christian PIEDALLU" w:date="2023-02-06T09:53:00Z">
            <w:rPr>
              <w:w w:val="105"/>
            </w:rPr>
          </w:rPrChange>
        </w:rPr>
        <w:t>has</w:t>
      </w:r>
      <w:r w:rsidRPr="00814BC9">
        <w:rPr>
          <w:spacing w:val="19"/>
          <w:w w:val="105"/>
          <w:lang w:val="en-GB"/>
          <w:rPrChange w:id="1939" w:author="Christian PIEDALLU" w:date="2023-02-06T09:53:00Z">
            <w:rPr>
              <w:spacing w:val="19"/>
              <w:w w:val="105"/>
            </w:rPr>
          </w:rPrChange>
        </w:rPr>
        <w:t xml:space="preserve"> </w:t>
      </w:r>
      <w:r w:rsidRPr="00814BC9">
        <w:rPr>
          <w:w w:val="105"/>
          <w:lang w:val="en-GB"/>
          <w:rPrChange w:id="1940" w:author="Christian PIEDALLU" w:date="2023-02-06T09:53:00Z">
            <w:rPr>
              <w:w w:val="105"/>
            </w:rPr>
          </w:rPrChange>
        </w:rPr>
        <w:t>been</w:t>
      </w:r>
      <w:r w:rsidRPr="00814BC9">
        <w:rPr>
          <w:spacing w:val="19"/>
          <w:w w:val="105"/>
          <w:lang w:val="en-GB"/>
          <w:rPrChange w:id="1941" w:author="Christian PIEDALLU" w:date="2023-02-06T09:53:00Z">
            <w:rPr>
              <w:spacing w:val="19"/>
              <w:w w:val="105"/>
            </w:rPr>
          </w:rPrChange>
        </w:rPr>
        <w:t xml:space="preserve"> </w:t>
      </w:r>
      <w:r w:rsidRPr="00814BC9">
        <w:rPr>
          <w:w w:val="105"/>
          <w:lang w:val="en-GB"/>
          <w:rPrChange w:id="1942" w:author="Christian PIEDALLU" w:date="2023-02-06T09:53:00Z">
            <w:rPr>
              <w:w w:val="105"/>
            </w:rPr>
          </w:rPrChange>
        </w:rPr>
        <w:t>broke</w:t>
      </w:r>
      <w:ins w:id="1943" w:author="Christian PIEDALLU" w:date="2023-02-06T12:13:00Z">
        <w:r w:rsidR="008B141A">
          <w:rPr>
            <w:w w:val="105"/>
            <w:lang w:val="en-GB"/>
          </w:rPr>
          <w:t>n</w:t>
        </w:r>
      </w:ins>
      <w:r w:rsidRPr="00814BC9">
        <w:rPr>
          <w:spacing w:val="19"/>
          <w:w w:val="105"/>
          <w:lang w:val="en-GB"/>
          <w:rPrChange w:id="1944" w:author="Christian PIEDALLU" w:date="2023-02-06T09:53:00Z">
            <w:rPr>
              <w:spacing w:val="19"/>
              <w:w w:val="105"/>
            </w:rPr>
          </w:rPrChange>
        </w:rPr>
        <w:t xml:space="preserve"> </w:t>
      </w:r>
      <w:r w:rsidRPr="00814BC9">
        <w:rPr>
          <w:w w:val="105"/>
          <w:lang w:val="en-GB"/>
          <w:rPrChange w:id="1945" w:author="Christian PIEDALLU" w:date="2023-02-06T09:53:00Z">
            <w:rPr>
              <w:w w:val="105"/>
            </w:rPr>
          </w:rPrChange>
        </w:rPr>
        <w:t>down</w:t>
      </w:r>
      <w:r w:rsidRPr="00814BC9">
        <w:rPr>
          <w:spacing w:val="18"/>
          <w:w w:val="105"/>
          <w:lang w:val="en-GB"/>
          <w:rPrChange w:id="1946" w:author="Christian PIEDALLU" w:date="2023-02-06T09:53:00Z">
            <w:rPr>
              <w:spacing w:val="18"/>
              <w:w w:val="105"/>
            </w:rPr>
          </w:rPrChange>
        </w:rPr>
        <w:t xml:space="preserve"> </w:t>
      </w:r>
      <w:r w:rsidRPr="00814BC9">
        <w:rPr>
          <w:w w:val="105"/>
          <w:lang w:val="en-GB"/>
          <w:rPrChange w:id="1947" w:author="Christian PIEDALLU" w:date="2023-02-06T09:53:00Z">
            <w:rPr>
              <w:w w:val="105"/>
            </w:rPr>
          </w:rPrChange>
        </w:rPr>
        <w:t>by</w:t>
      </w:r>
    </w:p>
    <w:p w14:paraId="53DDF8F8" w14:textId="77777777" w:rsidR="00B177F5" w:rsidRPr="00814BC9" w:rsidRDefault="00B553DB">
      <w:pPr>
        <w:pStyle w:val="Corpsdetexte"/>
        <w:ind w:left="163"/>
        <w:rPr>
          <w:lang w:val="en-GB"/>
          <w:rPrChange w:id="1948" w:author="Christian PIEDALLU" w:date="2023-02-06T09:53:00Z">
            <w:rPr/>
          </w:rPrChange>
        </w:rPr>
      </w:pPr>
      <w:r w:rsidRPr="00814BC9">
        <w:rPr>
          <w:rFonts w:ascii="Trebuchet MS"/>
          <w:sz w:val="10"/>
          <w:lang w:val="en-GB"/>
          <w:rPrChange w:id="1949" w:author="Christian PIEDALLU" w:date="2023-02-06T09:53:00Z">
            <w:rPr>
              <w:rFonts w:ascii="Trebuchet MS"/>
              <w:sz w:val="10"/>
            </w:rPr>
          </w:rPrChange>
        </w:rPr>
        <w:t xml:space="preserve">178     </w:t>
      </w:r>
      <w:r w:rsidRPr="00814BC9">
        <w:rPr>
          <w:rFonts w:ascii="Trebuchet MS"/>
          <w:spacing w:val="19"/>
          <w:sz w:val="10"/>
          <w:lang w:val="en-GB"/>
          <w:rPrChange w:id="1950" w:author="Christian PIEDALLU" w:date="2023-02-06T09:53:00Z">
            <w:rPr>
              <w:rFonts w:ascii="Trebuchet MS"/>
              <w:spacing w:val="19"/>
              <w:sz w:val="10"/>
            </w:rPr>
          </w:rPrChange>
        </w:rPr>
        <w:t xml:space="preserve"> </w:t>
      </w:r>
      <w:r w:rsidRPr="00814BC9">
        <w:rPr>
          <w:w w:val="105"/>
          <w:lang w:val="en-GB"/>
          <w:rPrChange w:id="1951" w:author="Christian PIEDALLU" w:date="2023-02-06T09:53:00Z">
            <w:rPr>
              <w:w w:val="105"/>
            </w:rPr>
          </w:rPrChange>
        </w:rPr>
        <w:t>100</w:t>
      </w:r>
      <w:r w:rsidRPr="00814BC9">
        <w:rPr>
          <w:spacing w:val="16"/>
          <w:w w:val="105"/>
          <w:lang w:val="en-GB"/>
          <w:rPrChange w:id="1952" w:author="Christian PIEDALLU" w:date="2023-02-06T09:53:00Z">
            <w:rPr>
              <w:spacing w:val="16"/>
              <w:w w:val="105"/>
            </w:rPr>
          </w:rPrChange>
        </w:rPr>
        <w:t xml:space="preserve"> </w:t>
      </w:r>
      <w:r w:rsidRPr="00814BC9">
        <w:rPr>
          <w:w w:val="105"/>
          <w:lang w:val="en-GB"/>
          <w:rPrChange w:id="1953" w:author="Christian PIEDALLU" w:date="2023-02-06T09:53:00Z">
            <w:rPr>
              <w:w w:val="105"/>
            </w:rPr>
          </w:rPrChange>
        </w:rPr>
        <w:t>m</w:t>
      </w:r>
      <w:r w:rsidRPr="00814BC9">
        <w:rPr>
          <w:spacing w:val="16"/>
          <w:w w:val="105"/>
          <w:lang w:val="en-GB"/>
          <w:rPrChange w:id="1954" w:author="Christian PIEDALLU" w:date="2023-02-06T09:53:00Z">
            <w:rPr>
              <w:spacing w:val="16"/>
              <w:w w:val="105"/>
            </w:rPr>
          </w:rPrChange>
        </w:rPr>
        <w:t xml:space="preserve"> </w:t>
      </w:r>
      <w:r w:rsidRPr="00814BC9">
        <w:rPr>
          <w:w w:val="105"/>
          <w:lang w:val="en-GB"/>
          <w:rPrChange w:id="1955" w:author="Christian PIEDALLU" w:date="2023-02-06T09:53:00Z">
            <w:rPr>
              <w:w w:val="105"/>
            </w:rPr>
          </w:rPrChange>
        </w:rPr>
        <w:t>classes</w:t>
      </w:r>
      <w:r w:rsidRPr="00814BC9">
        <w:rPr>
          <w:spacing w:val="16"/>
          <w:w w:val="105"/>
          <w:lang w:val="en-GB"/>
          <w:rPrChange w:id="1956" w:author="Christian PIEDALLU" w:date="2023-02-06T09:53:00Z">
            <w:rPr>
              <w:spacing w:val="16"/>
              <w:w w:val="105"/>
            </w:rPr>
          </w:rPrChange>
        </w:rPr>
        <w:t xml:space="preserve"> </w:t>
      </w:r>
      <w:r w:rsidRPr="00814BC9">
        <w:rPr>
          <w:w w:val="105"/>
          <w:lang w:val="en-GB"/>
          <w:rPrChange w:id="1957" w:author="Christian PIEDALLU" w:date="2023-02-06T09:53:00Z">
            <w:rPr>
              <w:w w:val="105"/>
            </w:rPr>
          </w:rPrChange>
        </w:rPr>
        <w:t>and</w:t>
      </w:r>
      <w:r w:rsidRPr="00814BC9">
        <w:rPr>
          <w:spacing w:val="16"/>
          <w:w w:val="105"/>
          <w:lang w:val="en-GB"/>
          <w:rPrChange w:id="1958" w:author="Christian PIEDALLU" w:date="2023-02-06T09:53:00Z">
            <w:rPr>
              <w:spacing w:val="16"/>
              <w:w w:val="105"/>
            </w:rPr>
          </w:rPrChange>
        </w:rPr>
        <w:t xml:space="preserve"> </w:t>
      </w:r>
      <w:r w:rsidRPr="00814BC9">
        <w:rPr>
          <w:w w:val="105"/>
          <w:lang w:val="en-GB"/>
          <w:rPrChange w:id="1959" w:author="Christian PIEDALLU" w:date="2023-02-06T09:53:00Z">
            <w:rPr>
              <w:w w:val="105"/>
            </w:rPr>
          </w:rPrChange>
        </w:rPr>
        <w:t>kept</w:t>
      </w:r>
      <w:r w:rsidRPr="00814BC9">
        <w:rPr>
          <w:spacing w:val="16"/>
          <w:w w:val="105"/>
          <w:lang w:val="en-GB"/>
          <w:rPrChange w:id="1960" w:author="Christian PIEDALLU" w:date="2023-02-06T09:53:00Z">
            <w:rPr>
              <w:spacing w:val="16"/>
              <w:w w:val="105"/>
            </w:rPr>
          </w:rPrChange>
        </w:rPr>
        <w:t xml:space="preserve"> </w:t>
      </w:r>
      <w:r w:rsidRPr="00814BC9">
        <w:rPr>
          <w:w w:val="105"/>
          <w:lang w:val="en-GB"/>
          <w:rPrChange w:id="1961" w:author="Christian PIEDALLU" w:date="2023-02-06T09:53:00Z">
            <w:rPr>
              <w:w w:val="105"/>
            </w:rPr>
          </w:rPrChange>
        </w:rPr>
        <w:t>the</w:t>
      </w:r>
      <w:r w:rsidRPr="00814BC9">
        <w:rPr>
          <w:spacing w:val="17"/>
          <w:w w:val="105"/>
          <w:lang w:val="en-GB"/>
          <w:rPrChange w:id="1962" w:author="Christian PIEDALLU" w:date="2023-02-06T09:53:00Z">
            <w:rPr>
              <w:spacing w:val="17"/>
              <w:w w:val="105"/>
            </w:rPr>
          </w:rPrChange>
        </w:rPr>
        <w:t xml:space="preserve"> </w:t>
      </w:r>
      <w:commentRangeStart w:id="1963"/>
      <w:r w:rsidRPr="00814BC9">
        <w:rPr>
          <w:w w:val="105"/>
          <w:lang w:val="en-GB"/>
          <w:rPrChange w:id="1964" w:author="Christian PIEDALLU" w:date="2023-02-06T09:53:00Z">
            <w:rPr>
              <w:w w:val="105"/>
            </w:rPr>
          </w:rPrChange>
        </w:rPr>
        <w:t>three</w:t>
      </w:r>
      <w:r w:rsidRPr="00814BC9">
        <w:rPr>
          <w:spacing w:val="16"/>
          <w:w w:val="105"/>
          <w:lang w:val="en-GB"/>
          <w:rPrChange w:id="1965" w:author="Christian PIEDALLU" w:date="2023-02-06T09:53:00Z">
            <w:rPr>
              <w:spacing w:val="16"/>
              <w:w w:val="105"/>
            </w:rPr>
          </w:rPrChange>
        </w:rPr>
        <w:t xml:space="preserve"> </w:t>
      </w:r>
      <w:r w:rsidRPr="00814BC9">
        <w:rPr>
          <w:w w:val="105"/>
          <w:lang w:val="en-GB"/>
          <w:rPrChange w:id="1966" w:author="Christian PIEDALLU" w:date="2023-02-06T09:53:00Z">
            <w:rPr>
              <w:w w:val="105"/>
            </w:rPr>
          </w:rPrChange>
        </w:rPr>
        <w:t>topographic</w:t>
      </w:r>
      <w:r w:rsidRPr="00814BC9">
        <w:rPr>
          <w:spacing w:val="16"/>
          <w:w w:val="105"/>
          <w:lang w:val="en-GB"/>
          <w:rPrChange w:id="1967" w:author="Christian PIEDALLU" w:date="2023-02-06T09:53:00Z">
            <w:rPr>
              <w:spacing w:val="16"/>
              <w:w w:val="105"/>
            </w:rPr>
          </w:rPrChange>
        </w:rPr>
        <w:t xml:space="preserve"> </w:t>
      </w:r>
      <w:r w:rsidRPr="00814BC9">
        <w:rPr>
          <w:w w:val="105"/>
          <w:lang w:val="en-GB"/>
          <w:rPrChange w:id="1968" w:author="Christian PIEDALLU" w:date="2023-02-06T09:53:00Z">
            <w:rPr>
              <w:w w:val="105"/>
            </w:rPr>
          </w:rPrChange>
        </w:rPr>
        <w:t>exposures</w:t>
      </w:r>
      <w:r w:rsidRPr="00814BC9">
        <w:rPr>
          <w:spacing w:val="16"/>
          <w:w w:val="105"/>
          <w:lang w:val="en-GB"/>
          <w:rPrChange w:id="1969" w:author="Christian PIEDALLU" w:date="2023-02-06T09:53:00Z">
            <w:rPr>
              <w:spacing w:val="16"/>
              <w:w w:val="105"/>
            </w:rPr>
          </w:rPrChange>
        </w:rPr>
        <w:t xml:space="preserve"> </w:t>
      </w:r>
      <w:r w:rsidRPr="00814BC9">
        <w:rPr>
          <w:w w:val="105"/>
          <w:lang w:val="en-GB"/>
          <w:rPrChange w:id="1970" w:author="Christian PIEDALLU" w:date="2023-02-06T09:53:00Z">
            <w:rPr>
              <w:w w:val="105"/>
            </w:rPr>
          </w:rPrChange>
        </w:rPr>
        <w:t xml:space="preserve">classes. </w:t>
      </w:r>
      <w:r w:rsidRPr="00814BC9">
        <w:rPr>
          <w:spacing w:val="1"/>
          <w:w w:val="105"/>
          <w:lang w:val="en-GB"/>
          <w:rPrChange w:id="1971" w:author="Christian PIEDALLU" w:date="2023-02-06T09:53:00Z">
            <w:rPr>
              <w:spacing w:val="1"/>
              <w:w w:val="105"/>
            </w:rPr>
          </w:rPrChange>
        </w:rPr>
        <w:t xml:space="preserve"> </w:t>
      </w:r>
      <w:commentRangeEnd w:id="1963"/>
      <w:r w:rsidR="00A81114">
        <w:rPr>
          <w:rStyle w:val="Marquedecommentaire"/>
        </w:rPr>
        <w:commentReference w:id="1963"/>
      </w:r>
      <w:r w:rsidRPr="00814BC9">
        <w:rPr>
          <w:w w:val="105"/>
          <w:lang w:val="en-GB"/>
          <w:rPrChange w:id="1972" w:author="Christian PIEDALLU" w:date="2023-02-06T09:53:00Z">
            <w:rPr>
              <w:w w:val="105"/>
            </w:rPr>
          </w:rPrChange>
        </w:rPr>
        <w:t>To</w:t>
      </w:r>
      <w:r w:rsidRPr="00814BC9">
        <w:rPr>
          <w:spacing w:val="16"/>
          <w:w w:val="105"/>
          <w:lang w:val="en-GB"/>
          <w:rPrChange w:id="1973" w:author="Christian PIEDALLU" w:date="2023-02-06T09:53:00Z">
            <w:rPr>
              <w:spacing w:val="16"/>
              <w:w w:val="105"/>
            </w:rPr>
          </w:rPrChange>
        </w:rPr>
        <w:t xml:space="preserve"> </w:t>
      </w:r>
      <w:r w:rsidRPr="00814BC9">
        <w:rPr>
          <w:w w:val="105"/>
          <w:lang w:val="en-GB"/>
          <w:rPrChange w:id="1974" w:author="Christian PIEDALLU" w:date="2023-02-06T09:53:00Z">
            <w:rPr>
              <w:w w:val="105"/>
            </w:rPr>
          </w:rPrChange>
        </w:rPr>
        <w:t>determine</w:t>
      </w:r>
      <w:r w:rsidRPr="00814BC9">
        <w:rPr>
          <w:spacing w:val="16"/>
          <w:w w:val="105"/>
          <w:lang w:val="en-GB"/>
          <w:rPrChange w:id="1975" w:author="Christian PIEDALLU" w:date="2023-02-06T09:53:00Z">
            <w:rPr>
              <w:spacing w:val="16"/>
              <w:w w:val="105"/>
            </w:rPr>
          </w:rPrChange>
        </w:rPr>
        <w:t xml:space="preserve"> </w:t>
      </w:r>
      <w:r w:rsidRPr="00814BC9">
        <w:rPr>
          <w:w w:val="105"/>
          <w:lang w:val="en-GB"/>
          <w:rPrChange w:id="1976" w:author="Christian PIEDALLU" w:date="2023-02-06T09:53:00Z">
            <w:rPr>
              <w:w w:val="105"/>
            </w:rPr>
          </w:rPrChange>
        </w:rPr>
        <w:t>which</w:t>
      </w:r>
      <w:r w:rsidRPr="00814BC9">
        <w:rPr>
          <w:spacing w:val="16"/>
          <w:w w:val="105"/>
          <w:lang w:val="en-GB"/>
          <w:rPrChange w:id="1977" w:author="Christian PIEDALLU" w:date="2023-02-06T09:53:00Z">
            <w:rPr>
              <w:spacing w:val="16"/>
              <w:w w:val="105"/>
            </w:rPr>
          </w:rPrChange>
        </w:rPr>
        <w:t xml:space="preserve"> </w:t>
      </w:r>
      <w:r w:rsidRPr="00814BC9">
        <w:rPr>
          <w:w w:val="105"/>
          <w:lang w:val="en-GB"/>
          <w:rPrChange w:id="1978" w:author="Christian PIEDALLU" w:date="2023-02-06T09:53:00Z">
            <w:rPr>
              <w:w w:val="105"/>
            </w:rPr>
          </w:rPrChange>
        </w:rPr>
        <w:t>class</w:t>
      </w:r>
      <w:r w:rsidRPr="00814BC9">
        <w:rPr>
          <w:spacing w:val="16"/>
          <w:w w:val="105"/>
          <w:lang w:val="en-GB"/>
          <w:rPrChange w:id="1979" w:author="Christian PIEDALLU" w:date="2023-02-06T09:53:00Z">
            <w:rPr>
              <w:spacing w:val="16"/>
              <w:w w:val="105"/>
            </w:rPr>
          </w:rPrChange>
        </w:rPr>
        <w:t xml:space="preserve"> </w:t>
      </w:r>
      <w:r w:rsidRPr="00814BC9">
        <w:rPr>
          <w:w w:val="105"/>
          <w:lang w:val="en-GB"/>
          <w:rPrChange w:id="1980" w:author="Christian PIEDALLU" w:date="2023-02-06T09:53:00Z">
            <w:rPr>
              <w:w w:val="105"/>
            </w:rPr>
          </w:rPrChange>
        </w:rPr>
        <w:t>of</w:t>
      </w:r>
      <w:r w:rsidRPr="00814BC9">
        <w:rPr>
          <w:spacing w:val="16"/>
          <w:w w:val="105"/>
          <w:lang w:val="en-GB"/>
          <w:rPrChange w:id="1981" w:author="Christian PIEDALLU" w:date="2023-02-06T09:53:00Z">
            <w:rPr>
              <w:spacing w:val="16"/>
              <w:w w:val="105"/>
            </w:rPr>
          </w:rPrChange>
        </w:rPr>
        <w:t xml:space="preserve"> </w:t>
      </w:r>
      <w:r w:rsidRPr="00814BC9">
        <w:rPr>
          <w:w w:val="105"/>
          <w:lang w:val="en-GB"/>
          <w:rPrChange w:id="1982" w:author="Christian PIEDALLU" w:date="2023-02-06T09:53:00Z">
            <w:rPr>
              <w:w w:val="105"/>
            </w:rPr>
          </w:rPrChange>
        </w:rPr>
        <w:t>the</w:t>
      </w:r>
    </w:p>
    <w:p w14:paraId="05A5242E" w14:textId="77777777" w:rsidR="00B177F5" w:rsidRPr="00814BC9" w:rsidRDefault="00B553DB">
      <w:pPr>
        <w:pStyle w:val="Corpsdetexte"/>
        <w:ind w:left="163"/>
        <w:rPr>
          <w:lang w:val="en-GB"/>
          <w:rPrChange w:id="1983" w:author="Christian PIEDALLU" w:date="2023-02-06T09:53:00Z">
            <w:rPr/>
          </w:rPrChange>
        </w:rPr>
      </w:pPr>
      <w:r w:rsidRPr="00814BC9">
        <w:rPr>
          <w:rFonts w:ascii="Trebuchet MS"/>
          <w:sz w:val="10"/>
          <w:lang w:val="en-GB"/>
          <w:rPrChange w:id="1984" w:author="Christian PIEDALLU" w:date="2023-02-06T09:53:00Z">
            <w:rPr>
              <w:rFonts w:ascii="Trebuchet MS"/>
              <w:sz w:val="10"/>
            </w:rPr>
          </w:rPrChange>
        </w:rPr>
        <w:t xml:space="preserve">179     </w:t>
      </w:r>
      <w:r w:rsidRPr="00814BC9">
        <w:rPr>
          <w:rFonts w:ascii="Trebuchet MS"/>
          <w:spacing w:val="19"/>
          <w:sz w:val="10"/>
          <w:lang w:val="en-GB"/>
          <w:rPrChange w:id="1985" w:author="Christian PIEDALLU" w:date="2023-02-06T09:53:00Z">
            <w:rPr>
              <w:rFonts w:ascii="Trebuchet MS"/>
              <w:spacing w:val="19"/>
              <w:sz w:val="10"/>
            </w:rPr>
          </w:rPrChange>
        </w:rPr>
        <w:t xml:space="preserve"> </w:t>
      </w:r>
      <w:r w:rsidRPr="00814BC9">
        <w:rPr>
          <w:w w:val="105"/>
          <w:lang w:val="en-GB"/>
          <w:rPrChange w:id="1986" w:author="Christian PIEDALLU" w:date="2023-02-06T09:53:00Z">
            <w:rPr>
              <w:w w:val="105"/>
            </w:rPr>
          </w:rPrChange>
        </w:rPr>
        <w:t>two</w:t>
      </w:r>
      <w:r w:rsidRPr="00814BC9">
        <w:rPr>
          <w:spacing w:val="1"/>
          <w:w w:val="105"/>
          <w:lang w:val="en-GB"/>
          <w:rPrChange w:id="1987" w:author="Christian PIEDALLU" w:date="2023-02-06T09:53:00Z">
            <w:rPr>
              <w:spacing w:val="1"/>
              <w:w w:val="105"/>
            </w:rPr>
          </w:rPrChange>
        </w:rPr>
        <w:t xml:space="preserve"> </w:t>
      </w:r>
      <w:r w:rsidRPr="00814BC9">
        <w:rPr>
          <w:w w:val="105"/>
          <w:lang w:val="en-GB"/>
          <w:rPrChange w:id="1988" w:author="Christian PIEDALLU" w:date="2023-02-06T09:53:00Z">
            <w:rPr>
              <w:w w:val="105"/>
            </w:rPr>
          </w:rPrChange>
        </w:rPr>
        <w:t>topographic</w:t>
      </w:r>
      <w:r w:rsidRPr="00814BC9">
        <w:rPr>
          <w:spacing w:val="1"/>
          <w:w w:val="105"/>
          <w:lang w:val="en-GB"/>
          <w:rPrChange w:id="1989" w:author="Christian PIEDALLU" w:date="2023-02-06T09:53:00Z">
            <w:rPr>
              <w:spacing w:val="1"/>
              <w:w w:val="105"/>
            </w:rPr>
          </w:rPrChange>
        </w:rPr>
        <w:t xml:space="preserve"> </w:t>
      </w:r>
      <w:r w:rsidRPr="00814BC9">
        <w:rPr>
          <w:w w:val="105"/>
          <w:lang w:val="en-GB"/>
          <w:rPrChange w:id="1990" w:author="Christian PIEDALLU" w:date="2023-02-06T09:53:00Z">
            <w:rPr>
              <w:w w:val="105"/>
            </w:rPr>
          </w:rPrChange>
        </w:rPr>
        <w:t>variables</w:t>
      </w:r>
      <w:r w:rsidRPr="00814BC9">
        <w:rPr>
          <w:spacing w:val="1"/>
          <w:w w:val="105"/>
          <w:lang w:val="en-GB"/>
          <w:rPrChange w:id="1991" w:author="Christian PIEDALLU" w:date="2023-02-06T09:53:00Z">
            <w:rPr>
              <w:spacing w:val="1"/>
              <w:w w:val="105"/>
            </w:rPr>
          </w:rPrChange>
        </w:rPr>
        <w:t xml:space="preserve"> </w:t>
      </w:r>
      <w:r w:rsidRPr="00814BC9">
        <w:rPr>
          <w:w w:val="105"/>
          <w:lang w:val="en-GB"/>
          <w:rPrChange w:id="1992" w:author="Christian PIEDALLU" w:date="2023-02-06T09:53:00Z">
            <w:rPr>
              <w:w w:val="105"/>
            </w:rPr>
          </w:rPrChange>
        </w:rPr>
        <w:t>was</w:t>
      </w:r>
      <w:r w:rsidRPr="00814BC9">
        <w:rPr>
          <w:spacing w:val="1"/>
          <w:w w:val="105"/>
          <w:lang w:val="en-GB"/>
          <w:rPrChange w:id="1993" w:author="Christian PIEDALLU" w:date="2023-02-06T09:53:00Z">
            <w:rPr>
              <w:spacing w:val="1"/>
              <w:w w:val="105"/>
            </w:rPr>
          </w:rPrChange>
        </w:rPr>
        <w:t xml:space="preserve"> </w:t>
      </w:r>
      <w:r w:rsidRPr="00814BC9">
        <w:rPr>
          <w:w w:val="105"/>
          <w:lang w:val="en-GB"/>
          <w:rPrChange w:id="1994" w:author="Christian PIEDALLU" w:date="2023-02-06T09:53:00Z">
            <w:rPr>
              <w:w w:val="105"/>
            </w:rPr>
          </w:rPrChange>
        </w:rPr>
        <w:t>most</w:t>
      </w:r>
      <w:r w:rsidRPr="00814BC9">
        <w:rPr>
          <w:spacing w:val="1"/>
          <w:w w:val="105"/>
          <w:lang w:val="en-GB"/>
          <w:rPrChange w:id="1995" w:author="Christian PIEDALLU" w:date="2023-02-06T09:53:00Z">
            <w:rPr>
              <w:spacing w:val="1"/>
              <w:w w:val="105"/>
            </w:rPr>
          </w:rPrChange>
        </w:rPr>
        <w:t xml:space="preserve"> </w:t>
      </w:r>
      <w:r w:rsidRPr="00814BC9">
        <w:rPr>
          <w:w w:val="105"/>
          <w:lang w:val="en-GB"/>
          <w:rPrChange w:id="1996" w:author="Christian PIEDALLU" w:date="2023-02-06T09:53:00Z">
            <w:rPr>
              <w:w w:val="105"/>
            </w:rPr>
          </w:rPrChange>
        </w:rPr>
        <w:t>affected,</w:t>
      </w:r>
      <w:r w:rsidRPr="00814BC9">
        <w:rPr>
          <w:spacing w:val="1"/>
          <w:w w:val="105"/>
          <w:lang w:val="en-GB"/>
          <w:rPrChange w:id="1997" w:author="Christian PIEDALLU" w:date="2023-02-06T09:53:00Z">
            <w:rPr>
              <w:spacing w:val="1"/>
              <w:w w:val="105"/>
            </w:rPr>
          </w:rPrChange>
        </w:rPr>
        <w:t xml:space="preserve"> </w:t>
      </w:r>
      <w:r w:rsidRPr="00814BC9">
        <w:rPr>
          <w:w w:val="105"/>
          <w:lang w:val="en-GB"/>
          <w:rPrChange w:id="1998" w:author="Christian PIEDALLU" w:date="2023-02-06T09:53:00Z">
            <w:rPr>
              <w:w w:val="105"/>
            </w:rPr>
          </w:rPrChange>
        </w:rPr>
        <w:t>we</w:t>
      </w:r>
      <w:r w:rsidRPr="00814BC9">
        <w:rPr>
          <w:spacing w:val="1"/>
          <w:w w:val="105"/>
          <w:lang w:val="en-GB"/>
          <w:rPrChange w:id="1999" w:author="Christian PIEDALLU" w:date="2023-02-06T09:53:00Z">
            <w:rPr>
              <w:spacing w:val="1"/>
              <w:w w:val="105"/>
            </w:rPr>
          </w:rPrChange>
        </w:rPr>
        <w:t xml:space="preserve"> </w:t>
      </w:r>
      <w:r w:rsidRPr="00814BC9">
        <w:rPr>
          <w:w w:val="105"/>
          <w:lang w:val="en-GB"/>
          <w:rPrChange w:id="2000" w:author="Christian PIEDALLU" w:date="2023-02-06T09:53:00Z">
            <w:rPr>
              <w:w w:val="105"/>
            </w:rPr>
          </w:rPrChange>
        </w:rPr>
        <w:t>estimated</w:t>
      </w:r>
      <w:r w:rsidRPr="00814BC9">
        <w:rPr>
          <w:spacing w:val="1"/>
          <w:w w:val="105"/>
          <w:lang w:val="en-GB"/>
          <w:rPrChange w:id="2001" w:author="Christian PIEDALLU" w:date="2023-02-06T09:53:00Z">
            <w:rPr>
              <w:spacing w:val="1"/>
              <w:w w:val="105"/>
            </w:rPr>
          </w:rPrChange>
        </w:rPr>
        <w:t xml:space="preserve"> </w:t>
      </w:r>
      <w:r w:rsidRPr="00814BC9">
        <w:rPr>
          <w:w w:val="105"/>
          <w:lang w:val="en-GB"/>
          <w:rPrChange w:id="2002" w:author="Christian PIEDALLU" w:date="2023-02-06T09:53:00Z">
            <w:rPr>
              <w:w w:val="105"/>
            </w:rPr>
          </w:rPrChange>
        </w:rPr>
        <w:t>the</w:t>
      </w:r>
      <w:r w:rsidRPr="00814BC9">
        <w:rPr>
          <w:spacing w:val="2"/>
          <w:w w:val="105"/>
          <w:lang w:val="en-GB"/>
          <w:rPrChange w:id="2003" w:author="Christian PIEDALLU" w:date="2023-02-06T09:53:00Z">
            <w:rPr>
              <w:spacing w:val="2"/>
              <w:w w:val="105"/>
            </w:rPr>
          </w:rPrChange>
        </w:rPr>
        <w:t xml:space="preserve"> </w:t>
      </w:r>
      <w:r w:rsidRPr="00814BC9">
        <w:rPr>
          <w:w w:val="105"/>
          <w:lang w:val="en-GB"/>
          <w:rPrChange w:id="2004" w:author="Christian PIEDALLU" w:date="2023-02-06T09:53:00Z">
            <w:rPr>
              <w:w w:val="105"/>
            </w:rPr>
          </w:rPrChange>
        </w:rPr>
        <w:t>dieback</w:t>
      </w:r>
      <w:r w:rsidRPr="00814BC9">
        <w:rPr>
          <w:spacing w:val="1"/>
          <w:w w:val="105"/>
          <w:lang w:val="en-GB"/>
          <w:rPrChange w:id="2005" w:author="Christian PIEDALLU" w:date="2023-02-06T09:53:00Z">
            <w:rPr>
              <w:spacing w:val="1"/>
              <w:w w:val="105"/>
            </w:rPr>
          </w:rPrChange>
        </w:rPr>
        <w:t xml:space="preserve"> </w:t>
      </w:r>
      <w:r w:rsidRPr="00814BC9">
        <w:rPr>
          <w:w w:val="105"/>
          <w:lang w:val="en-GB"/>
          <w:rPrChange w:id="2006" w:author="Christian PIEDALLU" w:date="2023-02-06T09:53:00Z">
            <w:rPr>
              <w:w w:val="105"/>
            </w:rPr>
          </w:rPrChange>
        </w:rPr>
        <w:t>areas</w:t>
      </w:r>
      <w:r w:rsidRPr="00814BC9">
        <w:rPr>
          <w:spacing w:val="1"/>
          <w:w w:val="105"/>
          <w:lang w:val="en-GB"/>
          <w:rPrChange w:id="2007" w:author="Christian PIEDALLU" w:date="2023-02-06T09:53:00Z">
            <w:rPr>
              <w:spacing w:val="1"/>
              <w:w w:val="105"/>
            </w:rPr>
          </w:rPrChange>
        </w:rPr>
        <w:t xml:space="preserve"> </w:t>
      </w:r>
      <w:r w:rsidRPr="00814BC9">
        <w:rPr>
          <w:w w:val="105"/>
          <w:lang w:val="en-GB"/>
          <w:rPrChange w:id="2008" w:author="Christian PIEDALLU" w:date="2023-02-06T09:53:00Z">
            <w:rPr>
              <w:w w:val="105"/>
            </w:rPr>
          </w:rPrChange>
        </w:rPr>
        <w:t>for</w:t>
      </w:r>
      <w:r w:rsidRPr="00814BC9">
        <w:rPr>
          <w:spacing w:val="1"/>
          <w:w w:val="105"/>
          <w:lang w:val="en-GB"/>
          <w:rPrChange w:id="2009" w:author="Christian PIEDALLU" w:date="2023-02-06T09:53:00Z">
            <w:rPr>
              <w:spacing w:val="1"/>
              <w:w w:val="105"/>
            </w:rPr>
          </w:rPrChange>
        </w:rPr>
        <w:t xml:space="preserve"> </w:t>
      </w:r>
      <w:r w:rsidRPr="00814BC9">
        <w:rPr>
          <w:w w:val="105"/>
          <w:lang w:val="en-GB"/>
          <w:rPrChange w:id="2010" w:author="Christian PIEDALLU" w:date="2023-02-06T09:53:00Z">
            <w:rPr>
              <w:w w:val="105"/>
            </w:rPr>
          </w:rPrChange>
        </w:rPr>
        <w:t>each</w:t>
      </w:r>
      <w:r w:rsidRPr="00814BC9">
        <w:rPr>
          <w:spacing w:val="1"/>
          <w:w w:val="105"/>
          <w:lang w:val="en-GB"/>
          <w:rPrChange w:id="2011" w:author="Christian PIEDALLU" w:date="2023-02-06T09:53:00Z">
            <w:rPr>
              <w:spacing w:val="1"/>
              <w:w w:val="105"/>
            </w:rPr>
          </w:rPrChange>
        </w:rPr>
        <w:t xml:space="preserve"> </w:t>
      </w:r>
      <w:r w:rsidRPr="00814BC9">
        <w:rPr>
          <w:w w:val="105"/>
          <w:lang w:val="en-GB"/>
          <w:rPrChange w:id="2012" w:author="Christian PIEDALLU" w:date="2023-02-06T09:53:00Z">
            <w:rPr>
              <w:w w:val="105"/>
            </w:rPr>
          </w:rPrChange>
        </w:rPr>
        <w:t>class</w:t>
      </w:r>
      <w:r w:rsidRPr="00814BC9">
        <w:rPr>
          <w:spacing w:val="1"/>
          <w:w w:val="105"/>
          <w:lang w:val="en-GB"/>
          <w:rPrChange w:id="2013" w:author="Christian PIEDALLU" w:date="2023-02-06T09:53:00Z">
            <w:rPr>
              <w:spacing w:val="1"/>
              <w:w w:val="105"/>
            </w:rPr>
          </w:rPrChange>
        </w:rPr>
        <w:t xml:space="preserve"> </w:t>
      </w:r>
      <w:r w:rsidRPr="00814BC9">
        <w:rPr>
          <w:w w:val="105"/>
          <w:lang w:val="en-GB"/>
          <w:rPrChange w:id="2014" w:author="Christian PIEDALLU" w:date="2023-02-06T09:53:00Z">
            <w:rPr>
              <w:w w:val="105"/>
            </w:rPr>
          </w:rPrChange>
        </w:rPr>
        <w:t>of</w:t>
      </w:r>
      <w:r w:rsidRPr="00814BC9">
        <w:rPr>
          <w:spacing w:val="1"/>
          <w:w w:val="105"/>
          <w:lang w:val="en-GB"/>
          <w:rPrChange w:id="2015" w:author="Christian PIEDALLU" w:date="2023-02-06T09:53:00Z">
            <w:rPr>
              <w:spacing w:val="1"/>
              <w:w w:val="105"/>
            </w:rPr>
          </w:rPrChange>
        </w:rPr>
        <w:t xml:space="preserve"> </w:t>
      </w:r>
      <w:r w:rsidRPr="00814BC9">
        <w:rPr>
          <w:w w:val="105"/>
          <w:lang w:val="en-GB"/>
          <w:rPrChange w:id="2016" w:author="Christian PIEDALLU" w:date="2023-02-06T09:53:00Z">
            <w:rPr>
              <w:w w:val="105"/>
            </w:rPr>
          </w:rPrChange>
        </w:rPr>
        <w:t>each</w:t>
      </w:r>
    </w:p>
    <w:p w14:paraId="2B69A346" w14:textId="023C9F18" w:rsidR="00B177F5" w:rsidRPr="00814BC9" w:rsidRDefault="00B553DB">
      <w:pPr>
        <w:pStyle w:val="Corpsdetexte"/>
        <w:ind w:left="163"/>
        <w:rPr>
          <w:lang w:val="en-GB"/>
          <w:rPrChange w:id="2017" w:author="Christian PIEDALLU" w:date="2023-02-06T09:53:00Z">
            <w:rPr/>
          </w:rPrChange>
        </w:rPr>
      </w:pPr>
      <w:r w:rsidRPr="00814BC9">
        <w:rPr>
          <w:rFonts w:ascii="Trebuchet MS"/>
          <w:sz w:val="10"/>
          <w:lang w:val="en-GB"/>
          <w:rPrChange w:id="2018" w:author="Christian PIEDALLU" w:date="2023-02-06T09:53:00Z">
            <w:rPr>
              <w:rFonts w:ascii="Trebuchet MS"/>
              <w:sz w:val="10"/>
            </w:rPr>
          </w:rPrChange>
        </w:rPr>
        <w:t xml:space="preserve">180     </w:t>
      </w:r>
      <w:r w:rsidRPr="00814BC9">
        <w:rPr>
          <w:rFonts w:ascii="Trebuchet MS"/>
          <w:spacing w:val="19"/>
          <w:sz w:val="10"/>
          <w:lang w:val="en-GB"/>
          <w:rPrChange w:id="2019" w:author="Christian PIEDALLU" w:date="2023-02-06T09:53:00Z">
            <w:rPr>
              <w:rFonts w:ascii="Trebuchet MS"/>
              <w:spacing w:val="19"/>
              <w:sz w:val="10"/>
            </w:rPr>
          </w:rPrChange>
        </w:rPr>
        <w:t xml:space="preserve"> </w:t>
      </w:r>
      <w:r w:rsidRPr="00814BC9">
        <w:rPr>
          <w:lang w:val="en-GB"/>
          <w:rPrChange w:id="2020" w:author="Christian PIEDALLU" w:date="2023-02-06T09:53:00Z">
            <w:rPr/>
          </w:rPrChange>
        </w:rPr>
        <w:t>factor</w:t>
      </w:r>
      <w:ins w:id="2021" w:author="Christian PIEDALLU" w:date="2023-02-06T12:13:00Z">
        <w:r w:rsidR="008B141A">
          <w:rPr>
            <w:lang w:val="en-GB"/>
          </w:rPr>
          <w:t>s</w:t>
        </w:r>
      </w:ins>
      <w:r w:rsidRPr="00814BC9">
        <w:rPr>
          <w:spacing w:val="44"/>
          <w:lang w:val="en-GB"/>
          <w:rPrChange w:id="2022" w:author="Christian PIEDALLU" w:date="2023-02-06T09:53:00Z">
            <w:rPr>
              <w:spacing w:val="44"/>
            </w:rPr>
          </w:rPrChange>
        </w:rPr>
        <w:t xml:space="preserve"> </w:t>
      </w:r>
      <w:r w:rsidRPr="00814BC9">
        <w:rPr>
          <w:lang w:val="en-GB"/>
          <w:rPrChange w:id="2023" w:author="Christian PIEDALLU" w:date="2023-02-06T09:53:00Z">
            <w:rPr/>
          </w:rPrChange>
        </w:rPr>
        <w:t>based</w:t>
      </w:r>
      <w:r w:rsidRPr="00814BC9">
        <w:rPr>
          <w:spacing w:val="45"/>
          <w:lang w:val="en-GB"/>
          <w:rPrChange w:id="2024" w:author="Christian PIEDALLU" w:date="2023-02-06T09:53:00Z">
            <w:rPr>
              <w:spacing w:val="45"/>
            </w:rPr>
          </w:rPrChange>
        </w:rPr>
        <w:t xml:space="preserve"> </w:t>
      </w:r>
      <w:r w:rsidRPr="00814BC9">
        <w:rPr>
          <w:lang w:val="en-GB"/>
          <w:rPrChange w:id="2025" w:author="Christian PIEDALLU" w:date="2023-02-06T09:53:00Z">
            <w:rPr/>
          </w:rPrChange>
        </w:rPr>
        <w:t>on</w:t>
      </w:r>
      <w:r w:rsidRPr="00814BC9">
        <w:rPr>
          <w:spacing w:val="44"/>
          <w:lang w:val="en-GB"/>
          <w:rPrChange w:id="2026" w:author="Christian PIEDALLU" w:date="2023-02-06T09:53:00Z">
            <w:rPr>
              <w:spacing w:val="44"/>
            </w:rPr>
          </w:rPrChange>
        </w:rPr>
        <w:t xml:space="preserve"> </w:t>
      </w:r>
      <w:r w:rsidRPr="00814BC9">
        <w:rPr>
          <w:lang w:val="en-GB"/>
          <w:rPrChange w:id="2027" w:author="Christian PIEDALLU" w:date="2023-02-06T09:53:00Z">
            <w:rPr/>
          </w:rPrChange>
        </w:rPr>
        <w:t>the</w:t>
      </w:r>
      <w:r w:rsidRPr="00814BC9">
        <w:rPr>
          <w:spacing w:val="44"/>
          <w:lang w:val="en-GB"/>
          <w:rPrChange w:id="2028" w:author="Christian PIEDALLU" w:date="2023-02-06T09:53:00Z">
            <w:rPr>
              <w:spacing w:val="44"/>
            </w:rPr>
          </w:rPrChange>
        </w:rPr>
        <w:t xml:space="preserve"> </w:t>
      </w:r>
      <w:commentRangeStart w:id="2029"/>
      <w:r w:rsidRPr="00814BC9">
        <w:rPr>
          <w:lang w:val="en-GB"/>
          <w:rPrChange w:id="2030" w:author="Christian PIEDALLU" w:date="2023-02-06T09:53:00Z">
            <w:rPr/>
          </w:rPrChange>
        </w:rPr>
        <w:t>health</w:t>
      </w:r>
      <w:r w:rsidRPr="00814BC9">
        <w:rPr>
          <w:spacing w:val="44"/>
          <w:lang w:val="en-GB"/>
          <w:rPrChange w:id="2031" w:author="Christian PIEDALLU" w:date="2023-02-06T09:53:00Z">
            <w:rPr>
              <w:spacing w:val="44"/>
            </w:rPr>
          </w:rPrChange>
        </w:rPr>
        <w:t xml:space="preserve"> </w:t>
      </w:r>
      <w:r w:rsidRPr="00814BC9">
        <w:rPr>
          <w:lang w:val="en-GB"/>
          <w:rPrChange w:id="2032" w:author="Christian PIEDALLU" w:date="2023-02-06T09:53:00Z">
            <w:rPr/>
          </w:rPrChange>
        </w:rPr>
        <w:t>status</w:t>
      </w:r>
      <w:r w:rsidRPr="00814BC9">
        <w:rPr>
          <w:spacing w:val="45"/>
          <w:lang w:val="en-GB"/>
          <w:rPrChange w:id="2033" w:author="Christian PIEDALLU" w:date="2023-02-06T09:53:00Z">
            <w:rPr>
              <w:spacing w:val="45"/>
            </w:rPr>
          </w:rPrChange>
        </w:rPr>
        <w:t xml:space="preserve"> </w:t>
      </w:r>
      <w:r w:rsidRPr="00814BC9">
        <w:rPr>
          <w:lang w:val="en-GB"/>
          <w:rPrChange w:id="2034" w:author="Christian PIEDALLU" w:date="2023-02-06T09:53:00Z">
            <w:rPr/>
          </w:rPrChange>
        </w:rPr>
        <w:t>maps</w:t>
      </w:r>
      <w:r w:rsidRPr="00814BC9">
        <w:rPr>
          <w:spacing w:val="44"/>
          <w:lang w:val="en-GB"/>
          <w:rPrChange w:id="2035" w:author="Christian PIEDALLU" w:date="2023-02-06T09:53:00Z">
            <w:rPr>
              <w:spacing w:val="44"/>
            </w:rPr>
          </w:rPrChange>
        </w:rPr>
        <w:t xml:space="preserve"> </w:t>
      </w:r>
      <w:commentRangeEnd w:id="2029"/>
      <w:r w:rsidR="00A81114">
        <w:rPr>
          <w:rStyle w:val="Marquedecommentaire"/>
        </w:rPr>
        <w:commentReference w:id="2029"/>
      </w:r>
      <w:r w:rsidRPr="00814BC9">
        <w:rPr>
          <w:lang w:val="en-GB"/>
          <w:rPrChange w:id="2036" w:author="Christian PIEDALLU" w:date="2023-02-06T09:53:00Z">
            <w:rPr/>
          </w:rPrChange>
        </w:rPr>
        <w:t>for</w:t>
      </w:r>
      <w:r w:rsidRPr="00814BC9">
        <w:rPr>
          <w:spacing w:val="44"/>
          <w:lang w:val="en-GB"/>
          <w:rPrChange w:id="2037" w:author="Christian PIEDALLU" w:date="2023-02-06T09:53:00Z">
            <w:rPr>
              <w:spacing w:val="44"/>
            </w:rPr>
          </w:rPrChange>
        </w:rPr>
        <w:t xml:space="preserve"> </w:t>
      </w:r>
      <w:r w:rsidRPr="00814BC9">
        <w:rPr>
          <w:lang w:val="en-GB"/>
          <w:rPrChange w:id="2038" w:author="Christian PIEDALLU" w:date="2023-02-06T09:53:00Z">
            <w:rPr/>
          </w:rPrChange>
        </w:rPr>
        <w:t>each</w:t>
      </w:r>
      <w:r w:rsidRPr="00814BC9">
        <w:rPr>
          <w:spacing w:val="44"/>
          <w:lang w:val="en-GB"/>
          <w:rPrChange w:id="2039" w:author="Christian PIEDALLU" w:date="2023-02-06T09:53:00Z">
            <w:rPr>
              <w:spacing w:val="44"/>
            </w:rPr>
          </w:rPrChange>
        </w:rPr>
        <w:t xml:space="preserve"> </w:t>
      </w:r>
      <w:r w:rsidRPr="00814BC9">
        <w:rPr>
          <w:lang w:val="en-GB"/>
          <w:rPrChange w:id="2040" w:author="Christian PIEDALLU" w:date="2023-02-06T09:53:00Z">
            <w:rPr/>
          </w:rPrChange>
        </w:rPr>
        <w:t>year</w:t>
      </w:r>
      <w:r w:rsidRPr="00814BC9">
        <w:rPr>
          <w:spacing w:val="45"/>
          <w:lang w:val="en-GB"/>
          <w:rPrChange w:id="2041" w:author="Christian PIEDALLU" w:date="2023-02-06T09:53:00Z">
            <w:rPr>
              <w:spacing w:val="45"/>
            </w:rPr>
          </w:rPrChange>
        </w:rPr>
        <w:t xml:space="preserve"> </w:t>
      </w:r>
      <w:r w:rsidRPr="00814BC9">
        <w:rPr>
          <w:lang w:val="en-GB"/>
          <w:rPrChange w:id="2042" w:author="Christian PIEDALLU" w:date="2023-02-06T09:53:00Z">
            <w:rPr/>
          </w:rPrChange>
        </w:rPr>
        <w:t>of</w:t>
      </w:r>
      <w:r w:rsidRPr="00814BC9">
        <w:rPr>
          <w:spacing w:val="44"/>
          <w:lang w:val="en-GB"/>
          <w:rPrChange w:id="2043" w:author="Christian PIEDALLU" w:date="2023-02-06T09:53:00Z">
            <w:rPr>
              <w:spacing w:val="44"/>
            </w:rPr>
          </w:rPrChange>
        </w:rPr>
        <w:t xml:space="preserve"> </w:t>
      </w:r>
      <w:r w:rsidRPr="00814BC9">
        <w:rPr>
          <w:lang w:val="en-GB"/>
          <w:rPrChange w:id="2044" w:author="Christian PIEDALLU" w:date="2023-02-06T09:53:00Z">
            <w:rPr/>
          </w:rPrChange>
        </w:rPr>
        <w:t>the</w:t>
      </w:r>
      <w:r w:rsidRPr="00814BC9">
        <w:rPr>
          <w:spacing w:val="44"/>
          <w:lang w:val="en-GB"/>
          <w:rPrChange w:id="2045" w:author="Christian PIEDALLU" w:date="2023-02-06T09:53:00Z">
            <w:rPr>
              <w:spacing w:val="44"/>
            </w:rPr>
          </w:rPrChange>
        </w:rPr>
        <w:t xml:space="preserve"> </w:t>
      </w:r>
      <w:r w:rsidRPr="00814BC9">
        <w:rPr>
          <w:lang w:val="en-GB"/>
          <w:rPrChange w:id="2046" w:author="Christian PIEDALLU" w:date="2023-02-06T09:53:00Z">
            <w:rPr/>
          </w:rPrChange>
        </w:rPr>
        <w:t>period</w:t>
      </w:r>
      <w:r w:rsidRPr="00814BC9">
        <w:rPr>
          <w:spacing w:val="45"/>
          <w:lang w:val="en-GB"/>
          <w:rPrChange w:id="2047" w:author="Christian PIEDALLU" w:date="2023-02-06T09:53:00Z">
            <w:rPr>
              <w:spacing w:val="45"/>
            </w:rPr>
          </w:rPrChange>
        </w:rPr>
        <w:t xml:space="preserve"> </w:t>
      </w:r>
      <w:r w:rsidRPr="00814BC9">
        <w:rPr>
          <w:lang w:val="en-GB"/>
          <w:rPrChange w:id="2048" w:author="Christian PIEDALLU" w:date="2023-02-06T09:53:00Z">
            <w:rPr/>
          </w:rPrChange>
        </w:rPr>
        <w:t xml:space="preserve">2017-2021.  </w:t>
      </w:r>
      <w:r w:rsidRPr="00814BC9">
        <w:rPr>
          <w:spacing w:val="7"/>
          <w:lang w:val="en-GB"/>
          <w:rPrChange w:id="2049" w:author="Christian PIEDALLU" w:date="2023-02-06T09:53:00Z">
            <w:rPr>
              <w:spacing w:val="7"/>
            </w:rPr>
          </w:rPrChange>
        </w:rPr>
        <w:t xml:space="preserve"> </w:t>
      </w:r>
      <w:r w:rsidRPr="00814BC9">
        <w:rPr>
          <w:lang w:val="en-GB"/>
          <w:rPrChange w:id="2050" w:author="Christian PIEDALLU" w:date="2023-02-06T09:53:00Z">
            <w:rPr/>
          </w:rPrChange>
        </w:rPr>
        <w:t>The</w:t>
      </w:r>
      <w:r w:rsidRPr="00814BC9">
        <w:rPr>
          <w:spacing w:val="45"/>
          <w:lang w:val="en-GB"/>
          <w:rPrChange w:id="2051" w:author="Christian PIEDALLU" w:date="2023-02-06T09:53:00Z">
            <w:rPr>
              <w:spacing w:val="45"/>
            </w:rPr>
          </w:rPrChange>
        </w:rPr>
        <w:t xml:space="preserve"> </w:t>
      </w:r>
      <w:del w:id="2052" w:author="Christian PIEDALLU" w:date="2023-02-06T14:36:00Z">
        <w:r w:rsidRPr="00814BC9" w:rsidDel="00D93A04">
          <w:rPr>
            <w:lang w:val="en-GB"/>
            <w:rPrChange w:id="2053" w:author="Christian PIEDALLU" w:date="2023-02-06T09:53:00Z">
              <w:rPr/>
            </w:rPrChange>
          </w:rPr>
          <w:delText>new</w:delText>
        </w:r>
        <w:r w:rsidRPr="00814BC9" w:rsidDel="00D93A04">
          <w:rPr>
            <w:spacing w:val="44"/>
            <w:lang w:val="en-GB"/>
            <w:rPrChange w:id="2054" w:author="Christian PIEDALLU" w:date="2023-02-06T09:53:00Z">
              <w:rPr>
                <w:spacing w:val="44"/>
              </w:rPr>
            </w:rPrChange>
          </w:rPr>
          <w:delText xml:space="preserve"> </w:delText>
        </w:r>
      </w:del>
      <w:ins w:id="2055" w:author="Christian PIEDALLU" w:date="2023-02-06T14:36:00Z">
        <w:r w:rsidR="00D93A04">
          <w:rPr>
            <w:lang w:val="en-GB"/>
          </w:rPr>
          <w:t xml:space="preserve">annual ? </w:t>
        </w:r>
        <w:r w:rsidR="00D93A04" w:rsidRPr="00814BC9">
          <w:rPr>
            <w:spacing w:val="44"/>
            <w:lang w:val="en-GB"/>
            <w:rPrChange w:id="2056" w:author="Christian PIEDALLU" w:date="2023-02-06T09:53:00Z">
              <w:rPr>
                <w:spacing w:val="44"/>
              </w:rPr>
            </w:rPrChange>
          </w:rPr>
          <w:t xml:space="preserve"> </w:t>
        </w:r>
      </w:ins>
      <w:r w:rsidRPr="00814BC9">
        <w:rPr>
          <w:lang w:val="en-GB"/>
          <w:rPrChange w:id="2057" w:author="Christian PIEDALLU" w:date="2023-02-06T09:53:00Z">
            <w:rPr/>
          </w:rPrChange>
        </w:rPr>
        <w:t>dieback</w:t>
      </w:r>
    </w:p>
    <w:p w14:paraId="0EA96E81" w14:textId="77777777" w:rsidR="00B177F5" w:rsidRPr="00814BC9" w:rsidRDefault="00B553DB">
      <w:pPr>
        <w:pStyle w:val="Corpsdetexte"/>
        <w:ind w:left="163"/>
        <w:rPr>
          <w:lang w:val="en-GB"/>
          <w:rPrChange w:id="2058" w:author="Christian PIEDALLU" w:date="2023-02-06T09:53:00Z">
            <w:rPr/>
          </w:rPrChange>
        </w:rPr>
      </w:pPr>
      <w:commentRangeStart w:id="2059"/>
      <w:r w:rsidRPr="00814BC9">
        <w:rPr>
          <w:rFonts w:ascii="Trebuchet MS"/>
          <w:sz w:val="10"/>
          <w:lang w:val="en-GB"/>
          <w:rPrChange w:id="2060" w:author="Christian PIEDALLU" w:date="2023-02-06T09:53:00Z">
            <w:rPr>
              <w:rFonts w:ascii="Trebuchet MS"/>
              <w:sz w:val="10"/>
            </w:rPr>
          </w:rPrChange>
        </w:rPr>
        <w:t xml:space="preserve">181     </w:t>
      </w:r>
      <w:r w:rsidRPr="00814BC9">
        <w:rPr>
          <w:rFonts w:ascii="Trebuchet MS"/>
          <w:spacing w:val="19"/>
          <w:sz w:val="10"/>
          <w:lang w:val="en-GB"/>
          <w:rPrChange w:id="2061" w:author="Christian PIEDALLU" w:date="2023-02-06T09:53:00Z">
            <w:rPr>
              <w:rFonts w:ascii="Trebuchet MS"/>
              <w:spacing w:val="19"/>
              <w:sz w:val="10"/>
            </w:rPr>
          </w:rPrChange>
        </w:rPr>
        <w:t xml:space="preserve"> </w:t>
      </w:r>
      <w:r w:rsidRPr="00814BC9">
        <w:rPr>
          <w:w w:val="105"/>
          <w:lang w:val="en-GB"/>
          <w:rPrChange w:id="2062" w:author="Christian PIEDALLU" w:date="2023-02-06T09:53:00Z">
            <w:rPr>
              <w:w w:val="105"/>
            </w:rPr>
          </w:rPrChange>
        </w:rPr>
        <w:t>rate</w:t>
      </w:r>
      <w:r w:rsidRPr="00814BC9">
        <w:rPr>
          <w:spacing w:val="22"/>
          <w:w w:val="105"/>
          <w:lang w:val="en-GB"/>
          <w:rPrChange w:id="2063" w:author="Christian PIEDALLU" w:date="2023-02-06T09:53:00Z">
            <w:rPr>
              <w:spacing w:val="22"/>
              <w:w w:val="105"/>
            </w:rPr>
          </w:rPrChange>
        </w:rPr>
        <w:t xml:space="preserve"> </w:t>
      </w:r>
      <w:r w:rsidRPr="00814BC9">
        <w:rPr>
          <w:w w:val="105"/>
          <w:lang w:val="en-GB"/>
          <w:rPrChange w:id="2064" w:author="Christian PIEDALLU" w:date="2023-02-06T09:53:00Z">
            <w:rPr>
              <w:w w:val="105"/>
            </w:rPr>
          </w:rPrChange>
        </w:rPr>
        <w:t>is</w:t>
      </w:r>
      <w:r w:rsidRPr="00814BC9">
        <w:rPr>
          <w:spacing w:val="22"/>
          <w:w w:val="105"/>
          <w:lang w:val="en-GB"/>
          <w:rPrChange w:id="2065" w:author="Christian PIEDALLU" w:date="2023-02-06T09:53:00Z">
            <w:rPr>
              <w:spacing w:val="22"/>
              <w:w w:val="105"/>
            </w:rPr>
          </w:rPrChange>
        </w:rPr>
        <w:t xml:space="preserve"> </w:t>
      </w:r>
      <w:r w:rsidRPr="00814BC9">
        <w:rPr>
          <w:w w:val="105"/>
          <w:lang w:val="en-GB"/>
          <w:rPrChange w:id="2066" w:author="Christian PIEDALLU" w:date="2023-02-06T09:53:00Z">
            <w:rPr>
              <w:w w:val="105"/>
            </w:rPr>
          </w:rPrChange>
        </w:rPr>
        <w:t>the</w:t>
      </w:r>
      <w:r w:rsidRPr="00814BC9">
        <w:rPr>
          <w:spacing w:val="22"/>
          <w:w w:val="105"/>
          <w:lang w:val="en-GB"/>
          <w:rPrChange w:id="2067" w:author="Christian PIEDALLU" w:date="2023-02-06T09:53:00Z">
            <w:rPr>
              <w:spacing w:val="22"/>
              <w:w w:val="105"/>
            </w:rPr>
          </w:rPrChange>
        </w:rPr>
        <w:t xml:space="preserve"> </w:t>
      </w:r>
      <w:r w:rsidRPr="00814BC9">
        <w:rPr>
          <w:w w:val="105"/>
          <w:lang w:val="en-GB"/>
          <w:rPrChange w:id="2068" w:author="Christian PIEDALLU" w:date="2023-02-06T09:53:00Z">
            <w:rPr>
              <w:w w:val="105"/>
            </w:rPr>
          </w:rPrChange>
        </w:rPr>
        <w:t>dieback</w:t>
      </w:r>
      <w:r w:rsidRPr="00814BC9">
        <w:rPr>
          <w:spacing w:val="22"/>
          <w:w w:val="105"/>
          <w:lang w:val="en-GB"/>
          <w:rPrChange w:id="2069" w:author="Christian PIEDALLU" w:date="2023-02-06T09:53:00Z">
            <w:rPr>
              <w:spacing w:val="22"/>
              <w:w w:val="105"/>
            </w:rPr>
          </w:rPrChange>
        </w:rPr>
        <w:t xml:space="preserve"> </w:t>
      </w:r>
      <w:r w:rsidRPr="00814BC9">
        <w:rPr>
          <w:w w:val="105"/>
          <w:lang w:val="en-GB"/>
          <w:rPrChange w:id="2070" w:author="Christian PIEDALLU" w:date="2023-02-06T09:53:00Z">
            <w:rPr>
              <w:w w:val="105"/>
            </w:rPr>
          </w:rPrChange>
        </w:rPr>
        <w:t>area</w:t>
      </w:r>
      <w:r w:rsidRPr="00814BC9">
        <w:rPr>
          <w:spacing w:val="22"/>
          <w:w w:val="105"/>
          <w:lang w:val="en-GB"/>
          <w:rPrChange w:id="2071" w:author="Christian PIEDALLU" w:date="2023-02-06T09:53:00Z">
            <w:rPr>
              <w:spacing w:val="22"/>
              <w:w w:val="105"/>
            </w:rPr>
          </w:rPrChange>
        </w:rPr>
        <w:t xml:space="preserve"> </w:t>
      </w:r>
      <w:r w:rsidRPr="00814BC9">
        <w:rPr>
          <w:w w:val="105"/>
          <w:lang w:val="en-GB"/>
          <w:rPrChange w:id="2072" w:author="Christian PIEDALLU" w:date="2023-02-06T09:53:00Z">
            <w:rPr>
              <w:w w:val="105"/>
            </w:rPr>
          </w:rPrChange>
        </w:rPr>
        <w:t>of</w:t>
      </w:r>
      <w:r w:rsidRPr="00814BC9">
        <w:rPr>
          <w:spacing w:val="22"/>
          <w:w w:val="105"/>
          <w:lang w:val="en-GB"/>
          <w:rPrChange w:id="2073" w:author="Christian PIEDALLU" w:date="2023-02-06T09:53:00Z">
            <w:rPr>
              <w:spacing w:val="22"/>
              <w:w w:val="105"/>
            </w:rPr>
          </w:rPrChange>
        </w:rPr>
        <w:t xml:space="preserve"> </w:t>
      </w:r>
      <w:r w:rsidRPr="00814BC9">
        <w:rPr>
          <w:w w:val="105"/>
          <w:lang w:val="en-GB"/>
          <w:rPrChange w:id="2074" w:author="Christian PIEDALLU" w:date="2023-02-06T09:53:00Z">
            <w:rPr>
              <w:w w:val="105"/>
            </w:rPr>
          </w:rPrChange>
        </w:rPr>
        <w:t>a</w:t>
      </w:r>
      <w:r w:rsidRPr="00814BC9">
        <w:rPr>
          <w:spacing w:val="21"/>
          <w:w w:val="105"/>
          <w:lang w:val="en-GB"/>
          <w:rPrChange w:id="2075" w:author="Christian PIEDALLU" w:date="2023-02-06T09:53:00Z">
            <w:rPr>
              <w:spacing w:val="21"/>
              <w:w w:val="105"/>
            </w:rPr>
          </w:rPrChange>
        </w:rPr>
        <w:t xml:space="preserve"> </w:t>
      </w:r>
      <w:r w:rsidRPr="00814BC9">
        <w:rPr>
          <w:w w:val="105"/>
          <w:lang w:val="en-GB"/>
          <w:rPrChange w:id="2076" w:author="Christian PIEDALLU" w:date="2023-02-06T09:53:00Z">
            <w:rPr>
              <w:w w:val="105"/>
            </w:rPr>
          </w:rPrChange>
        </w:rPr>
        <w:t>class</w:t>
      </w:r>
      <w:r w:rsidRPr="00814BC9">
        <w:rPr>
          <w:spacing w:val="22"/>
          <w:w w:val="105"/>
          <w:lang w:val="en-GB"/>
          <w:rPrChange w:id="2077" w:author="Christian PIEDALLU" w:date="2023-02-06T09:53:00Z">
            <w:rPr>
              <w:spacing w:val="22"/>
              <w:w w:val="105"/>
            </w:rPr>
          </w:rPrChange>
        </w:rPr>
        <w:t xml:space="preserve"> </w:t>
      </w:r>
      <w:r w:rsidRPr="00814BC9">
        <w:rPr>
          <w:w w:val="105"/>
          <w:lang w:val="en-GB"/>
          <w:rPrChange w:id="2078" w:author="Christian PIEDALLU" w:date="2023-02-06T09:53:00Z">
            <w:rPr>
              <w:w w:val="105"/>
            </w:rPr>
          </w:rPrChange>
        </w:rPr>
        <w:t>during</w:t>
      </w:r>
      <w:r w:rsidRPr="00814BC9">
        <w:rPr>
          <w:spacing w:val="22"/>
          <w:w w:val="105"/>
          <w:lang w:val="en-GB"/>
          <w:rPrChange w:id="2079" w:author="Christian PIEDALLU" w:date="2023-02-06T09:53:00Z">
            <w:rPr>
              <w:spacing w:val="22"/>
              <w:w w:val="105"/>
            </w:rPr>
          </w:rPrChange>
        </w:rPr>
        <w:t xml:space="preserve"> </w:t>
      </w:r>
      <w:r w:rsidRPr="00814BC9">
        <w:rPr>
          <w:w w:val="105"/>
          <w:lang w:val="en-GB"/>
          <w:rPrChange w:id="2080" w:author="Christian PIEDALLU" w:date="2023-02-06T09:53:00Z">
            <w:rPr>
              <w:w w:val="105"/>
            </w:rPr>
          </w:rPrChange>
        </w:rPr>
        <w:t>one</w:t>
      </w:r>
      <w:r w:rsidRPr="00814BC9">
        <w:rPr>
          <w:spacing w:val="22"/>
          <w:w w:val="105"/>
          <w:lang w:val="en-GB"/>
          <w:rPrChange w:id="2081" w:author="Christian PIEDALLU" w:date="2023-02-06T09:53:00Z">
            <w:rPr>
              <w:spacing w:val="22"/>
              <w:w w:val="105"/>
            </w:rPr>
          </w:rPrChange>
        </w:rPr>
        <w:t xml:space="preserve"> </w:t>
      </w:r>
      <w:r w:rsidRPr="00814BC9">
        <w:rPr>
          <w:w w:val="105"/>
          <w:lang w:val="en-GB"/>
          <w:rPrChange w:id="2082" w:author="Christian PIEDALLU" w:date="2023-02-06T09:53:00Z">
            <w:rPr>
              <w:w w:val="105"/>
            </w:rPr>
          </w:rPrChange>
        </w:rPr>
        <w:t>year</w:t>
      </w:r>
      <w:r w:rsidRPr="00814BC9">
        <w:rPr>
          <w:spacing w:val="22"/>
          <w:w w:val="105"/>
          <w:lang w:val="en-GB"/>
          <w:rPrChange w:id="2083" w:author="Christian PIEDALLU" w:date="2023-02-06T09:53:00Z">
            <w:rPr>
              <w:spacing w:val="22"/>
              <w:w w:val="105"/>
            </w:rPr>
          </w:rPrChange>
        </w:rPr>
        <w:t xml:space="preserve"> </w:t>
      </w:r>
      <w:r w:rsidRPr="00814BC9">
        <w:rPr>
          <w:w w:val="105"/>
          <w:lang w:val="en-GB"/>
          <w:rPrChange w:id="2084" w:author="Christian PIEDALLU" w:date="2023-02-06T09:53:00Z">
            <w:rPr>
              <w:w w:val="105"/>
            </w:rPr>
          </w:rPrChange>
        </w:rPr>
        <w:t>divided</w:t>
      </w:r>
      <w:r w:rsidRPr="00814BC9">
        <w:rPr>
          <w:spacing w:val="22"/>
          <w:w w:val="105"/>
          <w:lang w:val="en-GB"/>
          <w:rPrChange w:id="2085" w:author="Christian PIEDALLU" w:date="2023-02-06T09:53:00Z">
            <w:rPr>
              <w:spacing w:val="22"/>
              <w:w w:val="105"/>
            </w:rPr>
          </w:rPrChange>
        </w:rPr>
        <w:t xml:space="preserve"> </w:t>
      </w:r>
      <w:r w:rsidRPr="00814BC9">
        <w:rPr>
          <w:w w:val="105"/>
          <w:lang w:val="en-GB"/>
          <w:rPrChange w:id="2086" w:author="Christian PIEDALLU" w:date="2023-02-06T09:53:00Z">
            <w:rPr>
              <w:w w:val="105"/>
            </w:rPr>
          </w:rPrChange>
        </w:rPr>
        <w:t>by</w:t>
      </w:r>
      <w:r w:rsidRPr="00814BC9">
        <w:rPr>
          <w:spacing w:val="22"/>
          <w:w w:val="105"/>
          <w:lang w:val="en-GB"/>
          <w:rPrChange w:id="2087" w:author="Christian PIEDALLU" w:date="2023-02-06T09:53:00Z">
            <w:rPr>
              <w:spacing w:val="22"/>
              <w:w w:val="105"/>
            </w:rPr>
          </w:rPrChange>
        </w:rPr>
        <w:t xml:space="preserve"> </w:t>
      </w:r>
      <w:r w:rsidRPr="00814BC9">
        <w:rPr>
          <w:w w:val="105"/>
          <w:lang w:val="en-GB"/>
          <w:rPrChange w:id="2088" w:author="Christian PIEDALLU" w:date="2023-02-06T09:53:00Z">
            <w:rPr>
              <w:w w:val="105"/>
            </w:rPr>
          </w:rPrChange>
        </w:rPr>
        <w:t>the</w:t>
      </w:r>
      <w:r w:rsidRPr="00814BC9">
        <w:rPr>
          <w:spacing w:val="22"/>
          <w:w w:val="105"/>
          <w:lang w:val="en-GB"/>
          <w:rPrChange w:id="2089" w:author="Christian PIEDALLU" w:date="2023-02-06T09:53:00Z">
            <w:rPr>
              <w:spacing w:val="22"/>
              <w:w w:val="105"/>
            </w:rPr>
          </w:rPrChange>
        </w:rPr>
        <w:t xml:space="preserve"> </w:t>
      </w:r>
      <w:r w:rsidRPr="00814BC9">
        <w:rPr>
          <w:w w:val="105"/>
          <w:lang w:val="en-GB"/>
          <w:rPrChange w:id="2090" w:author="Christian PIEDALLU" w:date="2023-02-06T09:53:00Z">
            <w:rPr>
              <w:w w:val="105"/>
            </w:rPr>
          </w:rPrChange>
        </w:rPr>
        <w:t>total</w:t>
      </w:r>
      <w:r w:rsidRPr="00814BC9">
        <w:rPr>
          <w:spacing w:val="22"/>
          <w:w w:val="105"/>
          <w:lang w:val="en-GB"/>
          <w:rPrChange w:id="2091" w:author="Christian PIEDALLU" w:date="2023-02-06T09:53:00Z">
            <w:rPr>
              <w:spacing w:val="22"/>
              <w:w w:val="105"/>
            </w:rPr>
          </w:rPrChange>
        </w:rPr>
        <w:t xml:space="preserve"> </w:t>
      </w:r>
      <w:r w:rsidRPr="00814BC9">
        <w:rPr>
          <w:w w:val="105"/>
          <w:lang w:val="en-GB"/>
          <w:rPrChange w:id="2092" w:author="Christian PIEDALLU" w:date="2023-02-06T09:53:00Z">
            <w:rPr>
              <w:w w:val="105"/>
            </w:rPr>
          </w:rPrChange>
        </w:rPr>
        <w:t>area</w:t>
      </w:r>
      <w:r w:rsidRPr="00814BC9">
        <w:rPr>
          <w:spacing w:val="22"/>
          <w:w w:val="105"/>
          <w:lang w:val="en-GB"/>
          <w:rPrChange w:id="2093" w:author="Christian PIEDALLU" w:date="2023-02-06T09:53:00Z">
            <w:rPr>
              <w:spacing w:val="22"/>
              <w:w w:val="105"/>
            </w:rPr>
          </w:rPrChange>
        </w:rPr>
        <w:t xml:space="preserve"> </w:t>
      </w:r>
      <w:r w:rsidRPr="00814BC9">
        <w:rPr>
          <w:w w:val="105"/>
          <w:lang w:val="en-GB"/>
          <w:rPrChange w:id="2094" w:author="Christian PIEDALLU" w:date="2023-02-06T09:53:00Z">
            <w:rPr>
              <w:w w:val="105"/>
            </w:rPr>
          </w:rPrChange>
        </w:rPr>
        <w:t>of</w:t>
      </w:r>
      <w:r w:rsidRPr="00814BC9">
        <w:rPr>
          <w:spacing w:val="22"/>
          <w:w w:val="105"/>
          <w:lang w:val="en-GB"/>
          <w:rPrChange w:id="2095" w:author="Christian PIEDALLU" w:date="2023-02-06T09:53:00Z">
            <w:rPr>
              <w:spacing w:val="22"/>
              <w:w w:val="105"/>
            </w:rPr>
          </w:rPrChange>
        </w:rPr>
        <w:t xml:space="preserve"> </w:t>
      </w:r>
      <w:r w:rsidRPr="00814BC9">
        <w:rPr>
          <w:w w:val="105"/>
          <w:lang w:val="en-GB"/>
          <w:rPrChange w:id="2096" w:author="Christian PIEDALLU" w:date="2023-02-06T09:53:00Z">
            <w:rPr>
              <w:w w:val="105"/>
            </w:rPr>
          </w:rPrChange>
        </w:rPr>
        <w:t>Norway</w:t>
      </w:r>
      <w:r w:rsidRPr="00814BC9">
        <w:rPr>
          <w:spacing w:val="21"/>
          <w:w w:val="105"/>
          <w:lang w:val="en-GB"/>
          <w:rPrChange w:id="2097" w:author="Christian PIEDALLU" w:date="2023-02-06T09:53:00Z">
            <w:rPr>
              <w:spacing w:val="21"/>
              <w:w w:val="105"/>
            </w:rPr>
          </w:rPrChange>
        </w:rPr>
        <w:t xml:space="preserve"> </w:t>
      </w:r>
      <w:r w:rsidRPr="00814BC9">
        <w:rPr>
          <w:w w:val="105"/>
          <w:lang w:val="en-GB"/>
          <w:rPrChange w:id="2098" w:author="Christian PIEDALLU" w:date="2023-02-06T09:53:00Z">
            <w:rPr>
              <w:w w:val="105"/>
            </w:rPr>
          </w:rPrChange>
        </w:rPr>
        <w:t>spruce</w:t>
      </w:r>
      <w:r w:rsidRPr="00814BC9">
        <w:rPr>
          <w:spacing w:val="22"/>
          <w:w w:val="105"/>
          <w:lang w:val="en-GB"/>
          <w:rPrChange w:id="2099" w:author="Christian PIEDALLU" w:date="2023-02-06T09:53:00Z">
            <w:rPr>
              <w:spacing w:val="22"/>
              <w:w w:val="105"/>
            </w:rPr>
          </w:rPrChange>
        </w:rPr>
        <w:t xml:space="preserve"> </w:t>
      </w:r>
      <w:r w:rsidRPr="00814BC9">
        <w:rPr>
          <w:w w:val="105"/>
          <w:lang w:val="en-GB"/>
          <w:rPrChange w:id="2100" w:author="Christian PIEDALLU" w:date="2023-02-06T09:53:00Z">
            <w:rPr>
              <w:w w:val="105"/>
            </w:rPr>
          </w:rPrChange>
        </w:rPr>
        <w:t>of</w:t>
      </w:r>
    </w:p>
    <w:p w14:paraId="1500F593" w14:textId="77777777" w:rsidR="00B177F5" w:rsidRPr="00814BC9" w:rsidRDefault="00B553DB">
      <w:pPr>
        <w:pStyle w:val="Corpsdetexte"/>
        <w:ind w:left="163"/>
        <w:rPr>
          <w:lang w:val="en-GB"/>
          <w:rPrChange w:id="2101" w:author="Christian PIEDALLU" w:date="2023-02-06T09:53:00Z">
            <w:rPr/>
          </w:rPrChange>
        </w:rPr>
      </w:pPr>
      <w:r w:rsidRPr="00814BC9">
        <w:rPr>
          <w:rFonts w:ascii="Trebuchet MS"/>
          <w:sz w:val="10"/>
          <w:lang w:val="en-GB"/>
          <w:rPrChange w:id="2102" w:author="Christian PIEDALLU" w:date="2023-02-06T09:53:00Z">
            <w:rPr>
              <w:rFonts w:ascii="Trebuchet MS"/>
              <w:sz w:val="10"/>
            </w:rPr>
          </w:rPrChange>
        </w:rPr>
        <w:t xml:space="preserve">182     </w:t>
      </w:r>
      <w:r w:rsidRPr="00814BC9">
        <w:rPr>
          <w:rFonts w:ascii="Trebuchet MS"/>
          <w:spacing w:val="19"/>
          <w:sz w:val="10"/>
          <w:lang w:val="en-GB"/>
          <w:rPrChange w:id="2103" w:author="Christian PIEDALLU" w:date="2023-02-06T09:53:00Z">
            <w:rPr>
              <w:rFonts w:ascii="Trebuchet MS"/>
              <w:spacing w:val="19"/>
              <w:sz w:val="10"/>
            </w:rPr>
          </w:rPrChange>
        </w:rPr>
        <w:t xml:space="preserve"> </w:t>
      </w:r>
      <w:r w:rsidRPr="00814BC9">
        <w:rPr>
          <w:w w:val="105"/>
          <w:lang w:val="en-GB"/>
          <w:rPrChange w:id="2104" w:author="Christian PIEDALLU" w:date="2023-02-06T09:53:00Z">
            <w:rPr>
              <w:w w:val="105"/>
            </w:rPr>
          </w:rPrChange>
        </w:rPr>
        <w:t>this</w:t>
      </w:r>
      <w:r w:rsidRPr="00814BC9">
        <w:rPr>
          <w:spacing w:val="6"/>
          <w:w w:val="105"/>
          <w:lang w:val="en-GB"/>
          <w:rPrChange w:id="2105" w:author="Christian PIEDALLU" w:date="2023-02-06T09:53:00Z">
            <w:rPr>
              <w:spacing w:val="6"/>
              <w:w w:val="105"/>
            </w:rPr>
          </w:rPrChange>
        </w:rPr>
        <w:t xml:space="preserve"> </w:t>
      </w:r>
      <w:r w:rsidRPr="00814BC9">
        <w:rPr>
          <w:w w:val="105"/>
          <w:lang w:val="en-GB"/>
          <w:rPrChange w:id="2106" w:author="Christian PIEDALLU" w:date="2023-02-06T09:53:00Z">
            <w:rPr>
              <w:w w:val="105"/>
            </w:rPr>
          </w:rPrChange>
        </w:rPr>
        <w:t>class</w:t>
      </w:r>
      <w:r w:rsidRPr="00814BC9">
        <w:rPr>
          <w:spacing w:val="6"/>
          <w:w w:val="105"/>
          <w:lang w:val="en-GB"/>
          <w:rPrChange w:id="2107" w:author="Christian PIEDALLU" w:date="2023-02-06T09:53:00Z">
            <w:rPr>
              <w:spacing w:val="6"/>
              <w:w w:val="105"/>
            </w:rPr>
          </w:rPrChange>
        </w:rPr>
        <w:t xml:space="preserve"> </w:t>
      </w:r>
      <w:r w:rsidRPr="00814BC9">
        <w:rPr>
          <w:w w:val="105"/>
          <w:lang w:val="en-GB"/>
          <w:rPrChange w:id="2108" w:author="Christian PIEDALLU" w:date="2023-02-06T09:53:00Z">
            <w:rPr>
              <w:w w:val="105"/>
            </w:rPr>
          </w:rPrChange>
        </w:rPr>
        <w:t>at</w:t>
      </w:r>
      <w:r w:rsidRPr="00814BC9">
        <w:rPr>
          <w:spacing w:val="6"/>
          <w:w w:val="105"/>
          <w:lang w:val="en-GB"/>
          <w:rPrChange w:id="2109" w:author="Christian PIEDALLU" w:date="2023-02-06T09:53:00Z">
            <w:rPr>
              <w:spacing w:val="6"/>
              <w:w w:val="105"/>
            </w:rPr>
          </w:rPrChange>
        </w:rPr>
        <w:t xml:space="preserve"> </w:t>
      </w:r>
      <w:r w:rsidRPr="00814BC9">
        <w:rPr>
          <w:w w:val="105"/>
          <w:lang w:val="en-GB"/>
          <w:rPrChange w:id="2110" w:author="Christian PIEDALLU" w:date="2023-02-06T09:53:00Z">
            <w:rPr>
              <w:w w:val="105"/>
            </w:rPr>
          </w:rPrChange>
        </w:rPr>
        <w:t>the</w:t>
      </w:r>
      <w:r w:rsidRPr="00814BC9">
        <w:rPr>
          <w:spacing w:val="6"/>
          <w:w w:val="105"/>
          <w:lang w:val="en-GB"/>
          <w:rPrChange w:id="2111" w:author="Christian PIEDALLU" w:date="2023-02-06T09:53:00Z">
            <w:rPr>
              <w:spacing w:val="6"/>
              <w:w w:val="105"/>
            </w:rPr>
          </w:rPrChange>
        </w:rPr>
        <w:t xml:space="preserve"> </w:t>
      </w:r>
      <w:r w:rsidRPr="00814BC9">
        <w:rPr>
          <w:w w:val="105"/>
          <w:lang w:val="en-GB"/>
          <w:rPrChange w:id="2112" w:author="Christian PIEDALLU" w:date="2023-02-06T09:53:00Z">
            <w:rPr>
              <w:w w:val="105"/>
            </w:rPr>
          </w:rPrChange>
        </w:rPr>
        <w:t>beginning</w:t>
      </w:r>
      <w:r w:rsidRPr="00814BC9">
        <w:rPr>
          <w:spacing w:val="6"/>
          <w:w w:val="105"/>
          <w:lang w:val="en-GB"/>
          <w:rPrChange w:id="2113" w:author="Christian PIEDALLU" w:date="2023-02-06T09:53:00Z">
            <w:rPr>
              <w:spacing w:val="6"/>
              <w:w w:val="105"/>
            </w:rPr>
          </w:rPrChange>
        </w:rPr>
        <w:t xml:space="preserve"> </w:t>
      </w:r>
      <w:r w:rsidRPr="00814BC9">
        <w:rPr>
          <w:w w:val="105"/>
          <w:lang w:val="en-GB"/>
          <w:rPrChange w:id="2114" w:author="Christian PIEDALLU" w:date="2023-02-06T09:53:00Z">
            <w:rPr>
              <w:w w:val="105"/>
            </w:rPr>
          </w:rPrChange>
        </w:rPr>
        <w:t>of</w:t>
      </w:r>
      <w:r w:rsidRPr="00814BC9">
        <w:rPr>
          <w:spacing w:val="5"/>
          <w:w w:val="105"/>
          <w:lang w:val="en-GB"/>
          <w:rPrChange w:id="2115" w:author="Christian PIEDALLU" w:date="2023-02-06T09:53:00Z">
            <w:rPr>
              <w:spacing w:val="5"/>
              <w:w w:val="105"/>
            </w:rPr>
          </w:rPrChange>
        </w:rPr>
        <w:t xml:space="preserve"> </w:t>
      </w:r>
      <w:r w:rsidRPr="00814BC9">
        <w:rPr>
          <w:w w:val="105"/>
          <w:lang w:val="en-GB"/>
          <w:rPrChange w:id="2116" w:author="Christian PIEDALLU" w:date="2023-02-06T09:53:00Z">
            <w:rPr>
              <w:w w:val="105"/>
            </w:rPr>
          </w:rPrChange>
        </w:rPr>
        <w:t>the</w:t>
      </w:r>
      <w:r w:rsidRPr="00814BC9">
        <w:rPr>
          <w:spacing w:val="6"/>
          <w:w w:val="105"/>
          <w:lang w:val="en-GB"/>
          <w:rPrChange w:id="2117" w:author="Christian PIEDALLU" w:date="2023-02-06T09:53:00Z">
            <w:rPr>
              <w:spacing w:val="6"/>
              <w:w w:val="105"/>
            </w:rPr>
          </w:rPrChange>
        </w:rPr>
        <w:t xml:space="preserve"> </w:t>
      </w:r>
      <w:r w:rsidRPr="00814BC9">
        <w:rPr>
          <w:w w:val="105"/>
          <w:lang w:val="en-GB"/>
          <w:rPrChange w:id="2118" w:author="Christian PIEDALLU" w:date="2023-02-06T09:53:00Z">
            <w:rPr>
              <w:w w:val="105"/>
            </w:rPr>
          </w:rPrChange>
        </w:rPr>
        <w:t>same</w:t>
      </w:r>
      <w:r w:rsidRPr="00814BC9">
        <w:rPr>
          <w:spacing w:val="6"/>
          <w:w w:val="105"/>
          <w:lang w:val="en-GB"/>
          <w:rPrChange w:id="2119" w:author="Christian PIEDALLU" w:date="2023-02-06T09:53:00Z">
            <w:rPr>
              <w:spacing w:val="6"/>
              <w:w w:val="105"/>
            </w:rPr>
          </w:rPrChange>
        </w:rPr>
        <w:t xml:space="preserve"> </w:t>
      </w:r>
      <w:r w:rsidRPr="00814BC9">
        <w:rPr>
          <w:w w:val="105"/>
          <w:lang w:val="en-GB"/>
          <w:rPrChange w:id="2120" w:author="Christian PIEDALLU" w:date="2023-02-06T09:53:00Z">
            <w:rPr>
              <w:w w:val="105"/>
            </w:rPr>
          </w:rPrChange>
        </w:rPr>
        <w:t>year</w:t>
      </w:r>
      <w:commentRangeEnd w:id="2059"/>
      <w:r w:rsidR="0000224E">
        <w:rPr>
          <w:rStyle w:val="Marquedecommentaire"/>
        </w:rPr>
        <w:commentReference w:id="2059"/>
      </w:r>
      <w:r w:rsidRPr="00814BC9">
        <w:rPr>
          <w:w w:val="105"/>
          <w:lang w:val="en-GB"/>
          <w:rPrChange w:id="2121" w:author="Christian PIEDALLU" w:date="2023-02-06T09:53:00Z">
            <w:rPr>
              <w:w w:val="105"/>
            </w:rPr>
          </w:rPrChange>
        </w:rPr>
        <w:t>.</w:t>
      </w:r>
      <w:r w:rsidRPr="00814BC9">
        <w:rPr>
          <w:spacing w:val="30"/>
          <w:w w:val="105"/>
          <w:lang w:val="en-GB"/>
          <w:rPrChange w:id="2122" w:author="Christian PIEDALLU" w:date="2023-02-06T09:53:00Z">
            <w:rPr>
              <w:spacing w:val="30"/>
              <w:w w:val="105"/>
            </w:rPr>
          </w:rPrChange>
        </w:rPr>
        <w:t xml:space="preserve"> </w:t>
      </w:r>
      <w:r w:rsidRPr="00814BC9">
        <w:rPr>
          <w:w w:val="105"/>
          <w:lang w:val="en-GB"/>
          <w:rPrChange w:id="2123" w:author="Christian PIEDALLU" w:date="2023-02-06T09:53:00Z">
            <w:rPr>
              <w:w w:val="105"/>
            </w:rPr>
          </w:rPrChange>
        </w:rPr>
        <w:t>Dieback</w:t>
      </w:r>
      <w:r w:rsidRPr="00814BC9">
        <w:rPr>
          <w:spacing w:val="6"/>
          <w:w w:val="105"/>
          <w:lang w:val="en-GB"/>
          <w:rPrChange w:id="2124" w:author="Christian PIEDALLU" w:date="2023-02-06T09:53:00Z">
            <w:rPr>
              <w:spacing w:val="6"/>
              <w:w w:val="105"/>
            </w:rPr>
          </w:rPrChange>
        </w:rPr>
        <w:t xml:space="preserve"> </w:t>
      </w:r>
      <w:r w:rsidRPr="00814BC9">
        <w:rPr>
          <w:w w:val="105"/>
          <w:lang w:val="en-GB"/>
          <w:rPrChange w:id="2125" w:author="Christian PIEDALLU" w:date="2023-02-06T09:53:00Z">
            <w:rPr>
              <w:w w:val="105"/>
            </w:rPr>
          </w:rPrChange>
        </w:rPr>
        <w:t>area</w:t>
      </w:r>
      <w:r w:rsidRPr="00814BC9">
        <w:rPr>
          <w:spacing w:val="6"/>
          <w:w w:val="105"/>
          <w:lang w:val="en-GB"/>
          <w:rPrChange w:id="2126" w:author="Christian PIEDALLU" w:date="2023-02-06T09:53:00Z">
            <w:rPr>
              <w:spacing w:val="6"/>
              <w:w w:val="105"/>
            </w:rPr>
          </w:rPrChange>
        </w:rPr>
        <w:t xml:space="preserve"> </w:t>
      </w:r>
      <w:r w:rsidRPr="00814BC9">
        <w:rPr>
          <w:w w:val="105"/>
          <w:lang w:val="en-GB"/>
          <w:rPrChange w:id="2127" w:author="Christian PIEDALLU" w:date="2023-02-06T09:53:00Z">
            <w:rPr>
              <w:w w:val="105"/>
            </w:rPr>
          </w:rPrChange>
        </w:rPr>
        <w:t>is</w:t>
      </w:r>
      <w:r w:rsidRPr="00814BC9">
        <w:rPr>
          <w:spacing w:val="6"/>
          <w:w w:val="105"/>
          <w:lang w:val="en-GB"/>
          <w:rPrChange w:id="2128" w:author="Christian PIEDALLU" w:date="2023-02-06T09:53:00Z">
            <w:rPr>
              <w:spacing w:val="6"/>
              <w:w w:val="105"/>
            </w:rPr>
          </w:rPrChange>
        </w:rPr>
        <w:t xml:space="preserve"> </w:t>
      </w:r>
      <w:r w:rsidRPr="00814BC9">
        <w:rPr>
          <w:w w:val="105"/>
          <w:lang w:val="en-GB"/>
          <w:rPrChange w:id="2129" w:author="Christian PIEDALLU" w:date="2023-02-06T09:53:00Z">
            <w:rPr>
              <w:w w:val="105"/>
            </w:rPr>
          </w:rPrChange>
        </w:rPr>
        <w:t>the</w:t>
      </w:r>
      <w:r w:rsidRPr="00814BC9">
        <w:rPr>
          <w:spacing w:val="6"/>
          <w:w w:val="105"/>
          <w:lang w:val="en-GB"/>
          <w:rPrChange w:id="2130" w:author="Christian PIEDALLU" w:date="2023-02-06T09:53:00Z">
            <w:rPr>
              <w:spacing w:val="6"/>
              <w:w w:val="105"/>
            </w:rPr>
          </w:rPrChange>
        </w:rPr>
        <w:t xml:space="preserve"> </w:t>
      </w:r>
      <w:r w:rsidRPr="00814BC9">
        <w:rPr>
          <w:w w:val="105"/>
          <w:lang w:val="en-GB"/>
          <w:rPrChange w:id="2131" w:author="Christian PIEDALLU" w:date="2023-02-06T09:53:00Z">
            <w:rPr>
              <w:w w:val="105"/>
            </w:rPr>
          </w:rPrChange>
        </w:rPr>
        <w:t>surface</w:t>
      </w:r>
      <w:r w:rsidRPr="00814BC9">
        <w:rPr>
          <w:spacing w:val="6"/>
          <w:w w:val="105"/>
          <w:lang w:val="en-GB"/>
          <w:rPrChange w:id="2132" w:author="Christian PIEDALLU" w:date="2023-02-06T09:53:00Z">
            <w:rPr>
              <w:spacing w:val="6"/>
              <w:w w:val="105"/>
            </w:rPr>
          </w:rPrChange>
        </w:rPr>
        <w:t xml:space="preserve"> </w:t>
      </w:r>
      <w:commentRangeStart w:id="2133"/>
      <w:r w:rsidRPr="00814BC9">
        <w:rPr>
          <w:w w:val="105"/>
          <w:lang w:val="en-GB"/>
          <w:rPrChange w:id="2134" w:author="Christian PIEDALLU" w:date="2023-02-06T09:53:00Z">
            <w:rPr>
              <w:w w:val="105"/>
            </w:rPr>
          </w:rPrChange>
        </w:rPr>
        <w:t>of</w:t>
      </w:r>
      <w:r w:rsidRPr="00814BC9">
        <w:rPr>
          <w:spacing w:val="6"/>
          <w:w w:val="105"/>
          <w:lang w:val="en-GB"/>
          <w:rPrChange w:id="2135" w:author="Christian PIEDALLU" w:date="2023-02-06T09:53:00Z">
            <w:rPr>
              <w:spacing w:val="6"/>
              <w:w w:val="105"/>
            </w:rPr>
          </w:rPrChange>
        </w:rPr>
        <w:t xml:space="preserve"> </w:t>
      </w:r>
      <w:r w:rsidRPr="00814BC9">
        <w:rPr>
          <w:w w:val="105"/>
          <w:lang w:val="en-GB"/>
          <w:rPrChange w:id="2136" w:author="Christian PIEDALLU" w:date="2023-02-06T09:53:00Z">
            <w:rPr>
              <w:w w:val="105"/>
            </w:rPr>
          </w:rPrChange>
        </w:rPr>
        <w:t>Norway</w:t>
      </w:r>
      <w:r w:rsidRPr="00814BC9">
        <w:rPr>
          <w:spacing w:val="6"/>
          <w:w w:val="105"/>
          <w:lang w:val="en-GB"/>
          <w:rPrChange w:id="2137" w:author="Christian PIEDALLU" w:date="2023-02-06T09:53:00Z">
            <w:rPr>
              <w:spacing w:val="6"/>
              <w:w w:val="105"/>
            </w:rPr>
          </w:rPrChange>
        </w:rPr>
        <w:t xml:space="preserve"> </w:t>
      </w:r>
      <w:r w:rsidRPr="00814BC9">
        <w:rPr>
          <w:w w:val="105"/>
          <w:lang w:val="en-GB"/>
          <w:rPrChange w:id="2138" w:author="Christian PIEDALLU" w:date="2023-02-06T09:53:00Z">
            <w:rPr>
              <w:w w:val="105"/>
            </w:rPr>
          </w:rPrChange>
        </w:rPr>
        <w:t>spruce</w:t>
      </w:r>
      <w:r w:rsidRPr="00814BC9">
        <w:rPr>
          <w:spacing w:val="6"/>
          <w:w w:val="105"/>
          <w:lang w:val="en-GB"/>
          <w:rPrChange w:id="2139" w:author="Christian PIEDALLU" w:date="2023-02-06T09:53:00Z">
            <w:rPr>
              <w:spacing w:val="6"/>
              <w:w w:val="105"/>
            </w:rPr>
          </w:rPrChange>
        </w:rPr>
        <w:t xml:space="preserve"> </w:t>
      </w:r>
      <w:r w:rsidRPr="00814BC9">
        <w:rPr>
          <w:w w:val="105"/>
          <w:lang w:val="en-GB"/>
          <w:rPrChange w:id="2140" w:author="Christian PIEDALLU" w:date="2023-02-06T09:53:00Z">
            <w:rPr>
              <w:w w:val="105"/>
            </w:rPr>
          </w:rPrChange>
        </w:rPr>
        <w:t>attacked</w:t>
      </w:r>
    </w:p>
    <w:p w14:paraId="60D9D068" w14:textId="77777777" w:rsidR="00B177F5" w:rsidRPr="00814BC9" w:rsidRDefault="00B553DB">
      <w:pPr>
        <w:pStyle w:val="Corpsdetexte"/>
        <w:ind w:left="163"/>
        <w:rPr>
          <w:lang w:val="en-GB"/>
          <w:rPrChange w:id="2141" w:author="Christian PIEDALLU" w:date="2023-02-06T09:53:00Z">
            <w:rPr/>
          </w:rPrChange>
        </w:rPr>
      </w:pPr>
      <w:r w:rsidRPr="00814BC9">
        <w:rPr>
          <w:rFonts w:ascii="Trebuchet MS"/>
          <w:sz w:val="10"/>
          <w:lang w:val="en-GB"/>
          <w:rPrChange w:id="2142" w:author="Christian PIEDALLU" w:date="2023-02-06T09:53:00Z">
            <w:rPr>
              <w:rFonts w:ascii="Trebuchet MS"/>
              <w:sz w:val="10"/>
            </w:rPr>
          </w:rPrChange>
        </w:rPr>
        <w:t xml:space="preserve">183     </w:t>
      </w:r>
      <w:r w:rsidRPr="00814BC9">
        <w:rPr>
          <w:rFonts w:ascii="Trebuchet MS"/>
          <w:spacing w:val="19"/>
          <w:sz w:val="10"/>
          <w:lang w:val="en-GB"/>
          <w:rPrChange w:id="2143" w:author="Christian PIEDALLU" w:date="2023-02-06T09:53:00Z">
            <w:rPr>
              <w:rFonts w:ascii="Trebuchet MS"/>
              <w:spacing w:val="19"/>
              <w:sz w:val="10"/>
            </w:rPr>
          </w:rPrChange>
        </w:rPr>
        <w:t xml:space="preserve"> </w:t>
      </w:r>
      <w:r w:rsidRPr="00814BC9">
        <w:rPr>
          <w:w w:val="105"/>
          <w:lang w:val="en-GB"/>
          <w:rPrChange w:id="2144" w:author="Christian PIEDALLU" w:date="2023-02-06T09:53:00Z">
            <w:rPr>
              <w:w w:val="105"/>
            </w:rPr>
          </w:rPrChange>
        </w:rPr>
        <w:t>by</w:t>
      </w:r>
      <w:r w:rsidRPr="00814BC9">
        <w:rPr>
          <w:spacing w:val="28"/>
          <w:w w:val="105"/>
          <w:lang w:val="en-GB"/>
          <w:rPrChange w:id="2145" w:author="Christian PIEDALLU" w:date="2023-02-06T09:53:00Z">
            <w:rPr>
              <w:spacing w:val="28"/>
              <w:w w:val="105"/>
            </w:rPr>
          </w:rPrChange>
        </w:rPr>
        <w:t xml:space="preserve"> </w:t>
      </w:r>
      <w:r w:rsidRPr="00814BC9">
        <w:rPr>
          <w:w w:val="105"/>
          <w:lang w:val="en-GB"/>
          <w:rPrChange w:id="2146" w:author="Christian PIEDALLU" w:date="2023-02-06T09:53:00Z">
            <w:rPr>
              <w:w w:val="105"/>
            </w:rPr>
          </w:rPrChange>
        </w:rPr>
        <w:t>bark</w:t>
      </w:r>
      <w:r w:rsidRPr="00814BC9">
        <w:rPr>
          <w:spacing w:val="28"/>
          <w:w w:val="105"/>
          <w:lang w:val="en-GB"/>
          <w:rPrChange w:id="2147" w:author="Christian PIEDALLU" w:date="2023-02-06T09:53:00Z">
            <w:rPr>
              <w:spacing w:val="28"/>
              <w:w w:val="105"/>
            </w:rPr>
          </w:rPrChange>
        </w:rPr>
        <w:t xml:space="preserve"> </w:t>
      </w:r>
      <w:r w:rsidRPr="00814BC9">
        <w:rPr>
          <w:w w:val="105"/>
          <w:lang w:val="en-GB"/>
          <w:rPrChange w:id="2148" w:author="Christian PIEDALLU" w:date="2023-02-06T09:53:00Z">
            <w:rPr>
              <w:w w:val="105"/>
            </w:rPr>
          </w:rPrChange>
        </w:rPr>
        <w:t>beetle</w:t>
      </w:r>
      <w:r w:rsidRPr="00814BC9">
        <w:rPr>
          <w:spacing w:val="28"/>
          <w:w w:val="105"/>
          <w:lang w:val="en-GB"/>
          <w:rPrChange w:id="2149" w:author="Christian PIEDALLU" w:date="2023-02-06T09:53:00Z">
            <w:rPr>
              <w:spacing w:val="28"/>
              <w:w w:val="105"/>
            </w:rPr>
          </w:rPrChange>
        </w:rPr>
        <w:t xml:space="preserve"> </w:t>
      </w:r>
      <w:r w:rsidRPr="00814BC9">
        <w:rPr>
          <w:w w:val="105"/>
          <w:lang w:val="en-GB"/>
          <w:rPrChange w:id="2150" w:author="Christian PIEDALLU" w:date="2023-02-06T09:53:00Z">
            <w:rPr>
              <w:w w:val="105"/>
            </w:rPr>
          </w:rPrChange>
        </w:rPr>
        <w:t>and</w:t>
      </w:r>
      <w:r w:rsidRPr="00814BC9">
        <w:rPr>
          <w:spacing w:val="29"/>
          <w:w w:val="105"/>
          <w:lang w:val="en-GB"/>
          <w:rPrChange w:id="2151" w:author="Christian PIEDALLU" w:date="2023-02-06T09:53:00Z">
            <w:rPr>
              <w:spacing w:val="29"/>
              <w:w w:val="105"/>
            </w:rPr>
          </w:rPrChange>
        </w:rPr>
        <w:t xml:space="preserve"> </w:t>
      </w:r>
      <w:r w:rsidRPr="00814BC9">
        <w:rPr>
          <w:w w:val="105"/>
          <w:lang w:val="en-GB"/>
          <w:rPrChange w:id="2152" w:author="Christian PIEDALLU" w:date="2023-02-06T09:53:00Z">
            <w:rPr>
              <w:w w:val="105"/>
            </w:rPr>
          </w:rPrChange>
        </w:rPr>
        <w:t>the</w:t>
      </w:r>
      <w:r w:rsidRPr="00814BC9">
        <w:rPr>
          <w:spacing w:val="28"/>
          <w:w w:val="105"/>
          <w:lang w:val="en-GB"/>
          <w:rPrChange w:id="2153" w:author="Christian PIEDALLU" w:date="2023-02-06T09:53:00Z">
            <w:rPr>
              <w:spacing w:val="28"/>
              <w:w w:val="105"/>
            </w:rPr>
          </w:rPrChange>
        </w:rPr>
        <w:t xml:space="preserve"> </w:t>
      </w:r>
      <w:r w:rsidRPr="00814BC9">
        <w:rPr>
          <w:w w:val="105"/>
          <w:lang w:val="en-GB"/>
          <w:rPrChange w:id="2154" w:author="Christian PIEDALLU" w:date="2023-02-06T09:53:00Z">
            <w:rPr>
              <w:w w:val="105"/>
            </w:rPr>
          </w:rPrChange>
        </w:rPr>
        <w:t>area</w:t>
      </w:r>
      <w:r w:rsidRPr="00814BC9">
        <w:rPr>
          <w:spacing w:val="28"/>
          <w:w w:val="105"/>
          <w:lang w:val="en-GB"/>
          <w:rPrChange w:id="2155" w:author="Christian PIEDALLU" w:date="2023-02-06T09:53:00Z">
            <w:rPr>
              <w:spacing w:val="28"/>
              <w:w w:val="105"/>
            </w:rPr>
          </w:rPrChange>
        </w:rPr>
        <w:t xml:space="preserve"> </w:t>
      </w:r>
      <w:r w:rsidRPr="00814BC9">
        <w:rPr>
          <w:w w:val="105"/>
          <w:lang w:val="en-GB"/>
          <w:rPrChange w:id="2156" w:author="Christian PIEDALLU" w:date="2023-02-06T09:53:00Z">
            <w:rPr>
              <w:w w:val="105"/>
            </w:rPr>
          </w:rPrChange>
        </w:rPr>
        <w:t>of</w:t>
      </w:r>
      <w:r w:rsidRPr="00814BC9">
        <w:rPr>
          <w:spacing w:val="28"/>
          <w:w w:val="105"/>
          <w:lang w:val="en-GB"/>
          <w:rPrChange w:id="2157" w:author="Christian PIEDALLU" w:date="2023-02-06T09:53:00Z">
            <w:rPr>
              <w:spacing w:val="28"/>
              <w:w w:val="105"/>
            </w:rPr>
          </w:rPrChange>
        </w:rPr>
        <w:t xml:space="preserve"> </w:t>
      </w:r>
      <w:r w:rsidRPr="00814BC9">
        <w:rPr>
          <w:w w:val="105"/>
          <w:lang w:val="en-GB"/>
          <w:rPrChange w:id="2158" w:author="Christian PIEDALLU" w:date="2023-02-06T09:53:00Z">
            <w:rPr>
              <w:w w:val="105"/>
            </w:rPr>
          </w:rPrChange>
        </w:rPr>
        <w:t>sanitary</w:t>
      </w:r>
      <w:r w:rsidRPr="00814BC9">
        <w:rPr>
          <w:spacing w:val="28"/>
          <w:w w:val="105"/>
          <w:lang w:val="en-GB"/>
          <w:rPrChange w:id="2159" w:author="Christian PIEDALLU" w:date="2023-02-06T09:53:00Z">
            <w:rPr>
              <w:spacing w:val="28"/>
              <w:w w:val="105"/>
            </w:rPr>
          </w:rPrChange>
        </w:rPr>
        <w:t xml:space="preserve"> </w:t>
      </w:r>
      <w:r w:rsidRPr="00814BC9">
        <w:rPr>
          <w:w w:val="105"/>
          <w:lang w:val="en-GB"/>
          <w:rPrChange w:id="2160" w:author="Christian PIEDALLU" w:date="2023-02-06T09:53:00Z">
            <w:rPr>
              <w:w w:val="105"/>
            </w:rPr>
          </w:rPrChange>
        </w:rPr>
        <w:t>cutting</w:t>
      </w:r>
      <w:r w:rsidRPr="00814BC9">
        <w:rPr>
          <w:spacing w:val="28"/>
          <w:w w:val="105"/>
          <w:lang w:val="en-GB"/>
          <w:rPrChange w:id="2161" w:author="Christian PIEDALLU" w:date="2023-02-06T09:53:00Z">
            <w:rPr>
              <w:spacing w:val="28"/>
              <w:w w:val="105"/>
            </w:rPr>
          </w:rPrChange>
        </w:rPr>
        <w:t xml:space="preserve"> </w:t>
      </w:r>
      <w:commentRangeEnd w:id="2133"/>
      <w:r w:rsidR="008B141A">
        <w:rPr>
          <w:rStyle w:val="Marquedecommentaire"/>
        </w:rPr>
        <w:commentReference w:id="2133"/>
      </w:r>
      <w:r w:rsidRPr="00814BC9">
        <w:rPr>
          <w:w w:val="105"/>
          <w:lang w:val="en-GB"/>
          <w:rPrChange w:id="2162" w:author="Christian PIEDALLU" w:date="2023-02-06T09:53:00Z">
            <w:rPr>
              <w:w w:val="105"/>
            </w:rPr>
          </w:rPrChange>
        </w:rPr>
        <w:t>during</w:t>
      </w:r>
      <w:r w:rsidRPr="00814BC9">
        <w:rPr>
          <w:spacing w:val="28"/>
          <w:w w:val="105"/>
          <w:lang w:val="en-GB"/>
          <w:rPrChange w:id="2163" w:author="Christian PIEDALLU" w:date="2023-02-06T09:53:00Z">
            <w:rPr>
              <w:spacing w:val="28"/>
              <w:w w:val="105"/>
            </w:rPr>
          </w:rPrChange>
        </w:rPr>
        <w:t xml:space="preserve"> </w:t>
      </w:r>
      <w:r w:rsidRPr="00814BC9">
        <w:rPr>
          <w:w w:val="105"/>
          <w:lang w:val="en-GB"/>
          <w:rPrChange w:id="2164" w:author="Christian PIEDALLU" w:date="2023-02-06T09:53:00Z">
            <w:rPr>
              <w:w w:val="105"/>
            </w:rPr>
          </w:rPrChange>
        </w:rPr>
        <w:t>the</w:t>
      </w:r>
      <w:r w:rsidRPr="00814BC9">
        <w:rPr>
          <w:spacing w:val="28"/>
          <w:w w:val="105"/>
          <w:lang w:val="en-GB"/>
          <w:rPrChange w:id="2165" w:author="Christian PIEDALLU" w:date="2023-02-06T09:53:00Z">
            <w:rPr>
              <w:spacing w:val="28"/>
              <w:w w:val="105"/>
            </w:rPr>
          </w:rPrChange>
        </w:rPr>
        <w:t xml:space="preserve"> </w:t>
      </w:r>
      <w:r w:rsidRPr="00814BC9">
        <w:rPr>
          <w:w w:val="105"/>
          <w:lang w:val="en-GB"/>
          <w:rPrChange w:id="2166" w:author="Christian PIEDALLU" w:date="2023-02-06T09:53:00Z">
            <w:rPr>
              <w:w w:val="105"/>
            </w:rPr>
          </w:rPrChange>
        </w:rPr>
        <w:t xml:space="preserve">year. </w:t>
      </w:r>
      <w:r w:rsidRPr="00814BC9">
        <w:rPr>
          <w:spacing w:val="23"/>
          <w:w w:val="105"/>
          <w:lang w:val="en-GB"/>
          <w:rPrChange w:id="2167" w:author="Christian PIEDALLU" w:date="2023-02-06T09:53:00Z">
            <w:rPr>
              <w:spacing w:val="23"/>
              <w:w w:val="105"/>
            </w:rPr>
          </w:rPrChange>
        </w:rPr>
        <w:t xml:space="preserve"> </w:t>
      </w:r>
      <w:r w:rsidRPr="00814BC9">
        <w:rPr>
          <w:w w:val="105"/>
          <w:lang w:val="en-GB"/>
          <w:rPrChange w:id="2168" w:author="Christian PIEDALLU" w:date="2023-02-06T09:53:00Z">
            <w:rPr>
              <w:w w:val="105"/>
            </w:rPr>
          </w:rPrChange>
        </w:rPr>
        <w:t>The</w:t>
      </w:r>
      <w:r w:rsidRPr="00814BC9">
        <w:rPr>
          <w:spacing w:val="28"/>
          <w:w w:val="105"/>
          <w:lang w:val="en-GB"/>
          <w:rPrChange w:id="2169" w:author="Christian PIEDALLU" w:date="2023-02-06T09:53:00Z">
            <w:rPr>
              <w:spacing w:val="28"/>
              <w:w w:val="105"/>
            </w:rPr>
          </w:rPrChange>
        </w:rPr>
        <w:t xml:space="preserve"> </w:t>
      </w:r>
      <w:r w:rsidRPr="00814BC9">
        <w:rPr>
          <w:w w:val="105"/>
          <w:lang w:val="en-GB"/>
          <w:rPrChange w:id="2170" w:author="Christian PIEDALLU" w:date="2023-02-06T09:53:00Z">
            <w:rPr>
              <w:w w:val="105"/>
            </w:rPr>
          </w:rPrChange>
        </w:rPr>
        <w:t>total</w:t>
      </w:r>
      <w:r w:rsidRPr="00814BC9">
        <w:rPr>
          <w:spacing w:val="28"/>
          <w:w w:val="105"/>
          <w:lang w:val="en-GB"/>
          <w:rPrChange w:id="2171" w:author="Christian PIEDALLU" w:date="2023-02-06T09:53:00Z">
            <w:rPr>
              <w:spacing w:val="28"/>
              <w:w w:val="105"/>
            </w:rPr>
          </w:rPrChange>
        </w:rPr>
        <w:t xml:space="preserve"> </w:t>
      </w:r>
      <w:r w:rsidRPr="00814BC9">
        <w:rPr>
          <w:w w:val="105"/>
          <w:lang w:val="en-GB"/>
          <w:rPrChange w:id="2172" w:author="Christian PIEDALLU" w:date="2023-02-06T09:53:00Z">
            <w:rPr>
              <w:w w:val="105"/>
            </w:rPr>
          </w:rPrChange>
        </w:rPr>
        <w:t>area</w:t>
      </w:r>
      <w:r w:rsidRPr="00814BC9">
        <w:rPr>
          <w:spacing w:val="28"/>
          <w:w w:val="105"/>
          <w:lang w:val="en-GB"/>
          <w:rPrChange w:id="2173" w:author="Christian PIEDALLU" w:date="2023-02-06T09:53:00Z">
            <w:rPr>
              <w:spacing w:val="28"/>
              <w:w w:val="105"/>
            </w:rPr>
          </w:rPrChange>
        </w:rPr>
        <w:t xml:space="preserve"> </w:t>
      </w:r>
      <w:r w:rsidRPr="00814BC9">
        <w:rPr>
          <w:w w:val="105"/>
          <w:lang w:val="en-GB"/>
          <w:rPrChange w:id="2174" w:author="Christian PIEDALLU" w:date="2023-02-06T09:53:00Z">
            <w:rPr>
              <w:w w:val="105"/>
            </w:rPr>
          </w:rPrChange>
        </w:rPr>
        <w:t>of</w:t>
      </w:r>
      <w:r w:rsidRPr="00814BC9">
        <w:rPr>
          <w:spacing w:val="28"/>
          <w:w w:val="105"/>
          <w:lang w:val="en-GB"/>
          <w:rPrChange w:id="2175" w:author="Christian PIEDALLU" w:date="2023-02-06T09:53:00Z">
            <w:rPr>
              <w:spacing w:val="28"/>
              <w:w w:val="105"/>
            </w:rPr>
          </w:rPrChange>
        </w:rPr>
        <w:t xml:space="preserve"> </w:t>
      </w:r>
      <w:r w:rsidRPr="00814BC9">
        <w:rPr>
          <w:w w:val="105"/>
          <w:lang w:val="en-GB"/>
          <w:rPrChange w:id="2176" w:author="Christian PIEDALLU" w:date="2023-02-06T09:53:00Z">
            <w:rPr>
              <w:w w:val="105"/>
            </w:rPr>
          </w:rPrChange>
        </w:rPr>
        <w:t>spruce</w:t>
      </w:r>
      <w:r w:rsidRPr="00814BC9">
        <w:rPr>
          <w:spacing w:val="29"/>
          <w:w w:val="105"/>
          <w:lang w:val="en-GB"/>
          <w:rPrChange w:id="2177" w:author="Christian PIEDALLU" w:date="2023-02-06T09:53:00Z">
            <w:rPr>
              <w:spacing w:val="29"/>
              <w:w w:val="105"/>
            </w:rPr>
          </w:rPrChange>
        </w:rPr>
        <w:t xml:space="preserve"> </w:t>
      </w:r>
      <w:r w:rsidRPr="00814BC9">
        <w:rPr>
          <w:w w:val="105"/>
          <w:lang w:val="en-GB"/>
          <w:rPrChange w:id="2178" w:author="Christian PIEDALLU" w:date="2023-02-06T09:53:00Z">
            <w:rPr>
              <w:w w:val="105"/>
            </w:rPr>
          </w:rPrChange>
        </w:rPr>
        <w:t>at</w:t>
      </w:r>
      <w:r w:rsidRPr="00814BC9">
        <w:rPr>
          <w:spacing w:val="28"/>
          <w:w w:val="105"/>
          <w:lang w:val="en-GB"/>
          <w:rPrChange w:id="2179" w:author="Christian PIEDALLU" w:date="2023-02-06T09:53:00Z">
            <w:rPr>
              <w:spacing w:val="28"/>
              <w:w w:val="105"/>
            </w:rPr>
          </w:rPrChange>
        </w:rPr>
        <w:t xml:space="preserve"> </w:t>
      </w:r>
      <w:r w:rsidRPr="00814BC9">
        <w:rPr>
          <w:w w:val="105"/>
          <w:lang w:val="en-GB"/>
          <w:rPrChange w:id="2180" w:author="Christian PIEDALLU" w:date="2023-02-06T09:53:00Z">
            <w:rPr>
              <w:w w:val="105"/>
            </w:rPr>
          </w:rPrChange>
        </w:rPr>
        <w:t>the</w:t>
      </w:r>
    </w:p>
    <w:p w14:paraId="1F1D14FA" w14:textId="77777777" w:rsidR="00B177F5" w:rsidRPr="00814BC9" w:rsidRDefault="00B553DB">
      <w:pPr>
        <w:pStyle w:val="Corpsdetexte"/>
        <w:spacing w:line="242" w:lineRule="exact"/>
        <w:ind w:left="163"/>
        <w:rPr>
          <w:lang w:val="en-GB"/>
          <w:rPrChange w:id="2181" w:author="Christian PIEDALLU" w:date="2023-02-06T09:53:00Z">
            <w:rPr/>
          </w:rPrChange>
        </w:rPr>
      </w:pPr>
      <w:r w:rsidRPr="00814BC9">
        <w:rPr>
          <w:rFonts w:ascii="Trebuchet MS"/>
          <w:sz w:val="10"/>
          <w:lang w:val="en-GB"/>
          <w:rPrChange w:id="2182" w:author="Christian PIEDALLU" w:date="2023-02-06T09:53:00Z">
            <w:rPr>
              <w:rFonts w:ascii="Trebuchet MS"/>
              <w:sz w:val="10"/>
            </w:rPr>
          </w:rPrChange>
        </w:rPr>
        <w:t xml:space="preserve">184     </w:t>
      </w:r>
      <w:r w:rsidRPr="00814BC9">
        <w:rPr>
          <w:rFonts w:ascii="Trebuchet MS"/>
          <w:spacing w:val="19"/>
          <w:sz w:val="10"/>
          <w:lang w:val="en-GB"/>
          <w:rPrChange w:id="2183" w:author="Christian PIEDALLU" w:date="2023-02-06T09:53:00Z">
            <w:rPr>
              <w:rFonts w:ascii="Trebuchet MS"/>
              <w:spacing w:val="19"/>
              <w:sz w:val="10"/>
            </w:rPr>
          </w:rPrChange>
        </w:rPr>
        <w:t xml:space="preserve"> </w:t>
      </w:r>
      <w:r w:rsidRPr="00814BC9">
        <w:rPr>
          <w:lang w:val="en-GB"/>
          <w:rPrChange w:id="2184" w:author="Christian PIEDALLU" w:date="2023-02-06T09:53:00Z">
            <w:rPr/>
          </w:rPrChange>
        </w:rPr>
        <w:t>beginning</w:t>
      </w:r>
      <w:r w:rsidRPr="00814BC9">
        <w:rPr>
          <w:spacing w:val="29"/>
          <w:lang w:val="en-GB"/>
          <w:rPrChange w:id="2185" w:author="Christian PIEDALLU" w:date="2023-02-06T09:53:00Z">
            <w:rPr>
              <w:spacing w:val="29"/>
            </w:rPr>
          </w:rPrChange>
        </w:rPr>
        <w:t xml:space="preserve"> </w:t>
      </w:r>
      <w:r w:rsidRPr="00814BC9">
        <w:rPr>
          <w:lang w:val="en-GB"/>
          <w:rPrChange w:id="2186" w:author="Christian PIEDALLU" w:date="2023-02-06T09:53:00Z">
            <w:rPr/>
          </w:rPrChange>
        </w:rPr>
        <w:t>of</w:t>
      </w:r>
      <w:r w:rsidRPr="00814BC9">
        <w:rPr>
          <w:spacing w:val="28"/>
          <w:lang w:val="en-GB"/>
          <w:rPrChange w:id="2187" w:author="Christian PIEDALLU" w:date="2023-02-06T09:53:00Z">
            <w:rPr>
              <w:spacing w:val="28"/>
            </w:rPr>
          </w:rPrChange>
        </w:rPr>
        <w:t xml:space="preserve"> </w:t>
      </w:r>
      <w:r w:rsidRPr="00814BC9">
        <w:rPr>
          <w:lang w:val="en-GB"/>
          <w:rPrChange w:id="2188" w:author="Christian PIEDALLU" w:date="2023-02-06T09:53:00Z">
            <w:rPr/>
          </w:rPrChange>
        </w:rPr>
        <w:t>the</w:t>
      </w:r>
      <w:r w:rsidRPr="00814BC9">
        <w:rPr>
          <w:spacing w:val="29"/>
          <w:lang w:val="en-GB"/>
          <w:rPrChange w:id="2189" w:author="Christian PIEDALLU" w:date="2023-02-06T09:53:00Z">
            <w:rPr>
              <w:spacing w:val="29"/>
            </w:rPr>
          </w:rPrChange>
        </w:rPr>
        <w:t xml:space="preserve"> </w:t>
      </w:r>
      <w:r w:rsidRPr="00814BC9">
        <w:rPr>
          <w:lang w:val="en-GB"/>
          <w:rPrChange w:id="2190" w:author="Christian PIEDALLU" w:date="2023-02-06T09:53:00Z">
            <w:rPr/>
          </w:rPrChange>
        </w:rPr>
        <w:t>years</w:t>
      </w:r>
      <w:r w:rsidRPr="00814BC9">
        <w:rPr>
          <w:spacing w:val="28"/>
          <w:lang w:val="en-GB"/>
          <w:rPrChange w:id="2191" w:author="Christian PIEDALLU" w:date="2023-02-06T09:53:00Z">
            <w:rPr>
              <w:spacing w:val="28"/>
            </w:rPr>
          </w:rPrChange>
        </w:rPr>
        <w:t xml:space="preserve"> </w:t>
      </w:r>
      <w:r w:rsidRPr="00814BC9">
        <w:rPr>
          <w:lang w:val="en-GB"/>
          <w:rPrChange w:id="2192" w:author="Christian PIEDALLU" w:date="2023-02-06T09:53:00Z">
            <w:rPr/>
          </w:rPrChange>
        </w:rPr>
        <w:t>is</w:t>
      </w:r>
      <w:r w:rsidRPr="00814BC9">
        <w:rPr>
          <w:spacing w:val="29"/>
          <w:lang w:val="en-GB"/>
          <w:rPrChange w:id="2193" w:author="Christian PIEDALLU" w:date="2023-02-06T09:53:00Z">
            <w:rPr>
              <w:spacing w:val="29"/>
            </w:rPr>
          </w:rPrChange>
        </w:rPr>
        <w:t xml:space="preserve"> </w:t>
      </w:r>
      <w:r w:rsidRPr="00814BC9">
        <w:rPr>
          <w:lang w:val="en-GB"/>
          <w:rPrChange w:id="2194" w:author="Christian PIEDALLU" w:date="2023-02-06T09:53:00Z">
            <w:rPr/>
          </w:rPrChange>
        </w:rPr>
        <w:t>composed</w:t>
      </w:r>
      <w:r w:rsidRPr="00814BC9">
        <w:rPr>
          <w:spacing w:val="29"/>
          <w:lang w:val="en-GB"/>
          <w:rPrChange w:id="2195" w:author="Christian PIEDALLU" w:date="2023-02-06T09:53:00Z">
            <w:rPr>
              <w:spacing w:val="29"/>
            </w:rPr>
          </w:rPrChange>
        </w:rPr>
        <w:t xml:space="preserve"> </w:t>
      </w:r>
      <w:r w:rsidRPr="00814BC9">
        <w:rPr>
          <w:lang w:val="en-GB"/>
          <w:rPrChange w:id="2196" w:author="Christian PIEDALLU" w:date="2023-02-06T09:53:00Z">
            <w:rPr/>
          </w:rPrChange>
        </w:rPr>
        <w:t>of</w:t>
      </w:r>
      <w:r w:rsidRPr="00814BC9">
        <w:rPr>
          <w:spacing w:val="28"/>
          <w:lang w:val="en-GB"/>
          <w:rPrChange w:id="2197" w:author="Christian PIEDALLU" w:date="2023-02-06T09:53:00Z">
            <w:rPr>
              <w:spacing w:val="28"/>
            </w:rPr>
          </w:rPrChange>
        </w:rPr>
        <w:t xml:space="preserve"> </w:t>
      </w:r>
      <w:r w:rsidRPr="00814BC9">
        <w:rPr>
          <w:lang w:val="en-GB"/>
          <w:rPrChange w:id="2198" w:author="Christian PIEDALLU" w:date="2023-02-06T09:53:00Z">
            <w:rPr/>
          </w:rPrChange>
        </w:rPr>
        <w:t>the</w:t>
      </w:r>
      <w:r w:rsidRPr="00814BC9">
        <w:rPr>
          <w:spacing w:val="29"/>
          <w:lang w:val="en-GB"/>
          <w:rPrChange w:id="2199" w:author="Christian PIEDALLU" w:date="2023-02-06T09:53:00Z">
            <w:rPr>
              <w:spacing w:val="29"/>
            </w:rPr>
          </w:rPrChange>
        </w:rPr>
        <w:t xml:space="preserve"> </w:t>
      </w:r>
      <w:r w:rsidRPr="00814BC9">
        <w:rPr>
          <w:lang w:val="en-GB"/>
          <w:rPrChange w:id="2200" w:author="Christian PIEDALLU" w:date="2023-02-06T09:53:00Z">
            <w:rPr/>
          </w:rPrChange>
        </w:rPr>
        <w:t>area</w:t>
      </w:r>
      <w:r w:rsidRPr="00814BC9">
        <w:rPr>
          <w:spacing w:val="28"/>
          <w:lang w:val="en-GB"/>
          <w:rPrChange w:id="2201" w:author="Christian PIEDALLU" w:date="2023-02-06T09:53:00Z">
            <w:rPr>
              <w:spacing w:val="28"/>
            </w:rPr>
          </w:rPrChange>
        </w:rPr>
        <w:t xml:space="preserve"> </w:t>
      </w:r>
      <w:r w:rsidRPr="00814BC9">
        <w:rPr>
          <w:lang w:val="en-GB"/>
          <w:rPrChange w:id="2202" w:author="Christian PIEDALLU" w:date="2023-02-06T09:53:00Z">
            <w:rPr/>
          </w:rPrChange>
        </w:rPr>
        <w:t>of</w:t>
      </w:r>
      <w:r w:rsidRPr="00814BC9">
        <w:rPr>
          <w:spacing w:val="29"/>
          <w:lang w:val="en-GB"/>
          <w:rPrChange w:id="2203" w:author="Christian PIEDALLU" w:date="2023-02-06T09:53:00Z">
            <w:rPr>
              <w:spacing w:val="29"/>
            </w:rPr>
          </w:rPrChange>
        </w:rPr>
        <w:t xml:space="preserve"> </w:t>
      </w:r>
      <w:r w:rsidRPr="00814BC9">
        <w:rPr>
          <w:lang w:val="en-GB"/>
          <w:rPrChange w:id="2204" w:author="Christian PIEDALLU" w:date="2023-02-06T09:53:00Z">
            <w:rPr/>
          </w:rPrChange>
        </w:rPr>
        <w:t>healthy</w:t>
      </w:r>
      <w:r w:rsidRPr="00814BC9">
        <w:rPr>
          <w:spacing w:val="29"/>
          <w:lang w:val="en-GB"/>
          <w:rPrChange w:id="2205" w:author="Christian PIEDALLU" w:date="2023-02-06T09:53:00Z">
            <w:rPr>
              <w:spacing w:val="29"/>
            </w:rPr>
          </w:rPrChange>
        </w:rPr>
        <w:t xml:space="preserve"> </w:t>
      </w:r>
      <w:r w:rsidRPr="00814BC9">
        <w:rPr>
          <w:lang w:val="en-GB"/>
          <w:rPrChange w:id="2206" w:author="Christian PIEDALLU" w:date="2023-02-06T09:53:00Z">
            <w:rPr/>
          </w:rPrChange>
        </w:rPr>
        <w:t>spruce</w:t>
      </w:r>
      <w:r w:rsidRPr="00814BC9">
        <w:rPr>
          <w:spacing w:val="28"/>
          <w:lang w:val="en-GB"/>
          <w:rPrChange w:id="2207" w:author="Christian PIEDALLU" w:date="2023-02-06T09:53:00Z">
            <w:rPr>
              <w:spacing w:val="28"/>
            </w:rPr>
          </w:rPrChange>
        </w:rPr>
        <w:t xml:space="preserve"> </w:t>
      </w:r>
      <w:r w:rsidRPr="00814BC9">
        <w:rPr>
          <w:lang w:val="en-GB"/>
          <w:rPrChange w:id="2208" w:author="Christian PIEDALLU" w:date="2023-02-06T09:53:00Z">
            <w:rPr/>
          </w:rPrChange>
        </w:rPr>
        <w:t>area</w:t>
      </w:r>
      <w:r w:rsidRPr="00814BC9">
        <w:rPr>
          <w:spacing w:val="29"/>
          <w:lang w:val="en-GB"/>
          <w:rPrChange w:id="2209" w:author="Christian PIEDALLU" w:date="2023-02-06T09:53:00Z">
            <w:rPr>
              <w:spacing w:val="29"/>
            </w:rPr>
          </w:rPrChange>
        </w:rPr>
        <w:t xml:space="preserve"> </w:t>
      </w:r>
      <w:r w:rsidRPr="00814BC9">
        <w:rPr>
          <w:lang w:val="en-GB"/>
          <w:rPrChange w:id="2210" w:author="Christian PIEDALLU" w:date="2023-02-06T09:53:00Z">
            <w:rPr/>
          </w:rPrChange>
        </w:rPr>
        <w:t>at</w:t>
      </w:r>
      <w:r w:rsidRPr="00814BC9">
        <w:rPr>
          <w:spacing w:val="28"/>
          <w:lang w:val="en-GB"/>
          <w:rPrChange w:id="2211" w:author="Christian PIEDALLU" w:date="2023-02-06T09:53:00Z">
            <w:rPr>
              <w:spacing w:val="28"/>
            </w:rPr>
          </w:rPrChange>
        </w:rPr>
        <w:t xml:space="preserve"> </w:t>
      </w:r>
      <w:r w:rsidRPr="00814BC9">
        <w:rPr>
          <w:lang w:val="en-GB"/>
          <w:rPrChange w:id="2212" w:author="Christian PIEDALLU" w:date="2023-02-06T09:53:00Z">
            <w:rPr/>
          </w:rPrChange>
        </w:rPr>
        <w:t>the</w:t>
      </w:r>
      <w:r w:rsidRPr="00814BC9">
        <w:rPr>
          <w:spacing w:val="29"/>
          <w:lang w:val="en-GB"/>
          <w:rPrChange w:id="2213" w:author="Christian PIEDALLU" w:date="2023-02-06T09:53:00Z">
            <w:rPr>
              <w:spacing w:val="29"/>
            </w:rPr>
          </w:rPrChange>
        </w:rPr>
        <w:t xml:space="preserve"> </w:t>
      </w:r>
      <w:r w:rsidRPr="00814BC9">
        <w:rPr>
          <w:lang w:val="en-GB"/>
          <w:rPrChange w:id="2214" w:author="Christian PIEDALLU" w:date="2023-02-06T09:53:00Z">
            <w:rPr/>
          </w:rPrChange>
        </w:rPr>
        <w:t>beginning</w:t>
      </w:r>
      <w:r w:rsidRPr="00814BC9">
        <w:rPr>
          <w:spacing w:val="29"/>
          <w:lang w:val="en-GB"/>
          <w:rPrChange w:id="2215" w:author="Christian PIEDALLU" w:date="2023-02-06T09:53:00Z">
            <w:rPr>
              <w:spacing w:val="29"/>
            </w:rPr>
          </w:rPrChange>
        </w:rPr>
        <w:t xml:space="preserve"> </w:t>
      </w:r>
      <w:r w:rsidRPr="00814BC9">
        <w:rPr>
          <w:lang w:val="en-GB"/>
          <w:rPrChange w:id="2216" w:author="Christian PIEDALLU" w:date="2023-02-06T09:53:00Z">
            <w:rPr/>
          </w:rPrChange>
        </w:rPr>
        <w:t>of</w:t>
      </w:r>
      <w:r w:rsidRPr="00814BC9">
        <w:rPr>
          <w:spacing w:val="28"/>
          <w:lang w:val="en-GB"/>
          <w:rPrChange w:id="2217" w:author="Christian PIEDALLU" w:date="2023-02-06T09:53:00Z">
            <w:rPr>
              <w:spacing w:val="28"/>
            </w:rPr>
          </w:rPrChange>
        </w:rPr>
        <w:t xml:space="preserve"> </w:t>
      </w:r>
      <w:r w:rsidRPr="00814BC9">
        <w:rPr>
          <w:lang w:val="en-GB"/>
          <w:rPrChange w:id="2218" w:author="Christian PIEDALLU" w:date="2023-02-06T09:53:00Z">
            <w:rPr/>
          </w:rPrChange>
        </w:rPr>
        <w:t>the</w:t>
      </w:r>
      <w:r w:rsidRPr="00814BC9">
        <w:rPr>
          <w:spacing w:val="29"/>
          <w:lang w:val="en-GB"/>
          <w:rPrChange w:id="2219" w:author="Christian PIEDALLU" w:date="2023-02-06T09:53:00Z">
            <w:rPr>
              <w:spacing w:val="29"/>
            </w:rPr>
          </w:rPrChange>
        </w:rPr>
        <w:t xml:space="preserve"> </w:t>
      </w:r>
      <w:r w:rsidRPr="00814BC9">
        <w:rPr>
          <w:lang w:val="en-GB"/>
          <w:rPrChange w:id="2220" w:author="Christian PIEDALLU" w:date="2023-02-06T09:53:00Z">
            <w:rPr/>
          </w:rPrChange>
        </w:rPr>
        <w:t>year.</w:t>
      </w:r>
    </w:p>
    <w:p w14:paraId="39BA8394" w14:textId="77777777" w:rsidR="00B177F5" w:rsidRPr="00814BC9" w:rsidRDefault="00B177F5">
      <w:pPr>
        <w:pStyle w:val="Corpsdetexte"/>
        <w:spacing w:before="4" w:line="240" w:lineRule="auto"/>
        <w:rPr>
          <w:sz w:val="23"/>
          <w:lang w:val="en-GB"/>
          <w:rPrChange w:id="2221" w:author="Christian PIEDALLU" w:date="2023-02-06T09:53:00Z">
            <w:rPr>
              <w:sz w:val="23"/>
            </w:rPr>
          </w:rPrChange>
        </w:rPr>
      </w:pPr>
    </w:p>
    <w:p w14:paraId="4356868E" w14:textId="77777777" w:rsidR="00B177F5" w:rsidRPr="00814BC9" w:rsidRDefault="00B553DB">
      <w:pPr>
        <w:spacing w:before="59"/>
        <w:ind w:left="163"/>
        <w:rPr>
          <w:b/>
          <w:sz w:val="20"/>
          <w:lang w:val="en-GB"/>
          <w:rPrChange w:id="2222" w:author="Christian PIEDALLU" w:date="2023-02-06T09:53:00Z">
            <w:rPr>
              <w:b/>
              <w:sz w:val="20"/>
            </w:rPr>
          </w:rPrChange>
        </w:rPr>
      </w:pPr>
      <w:r w:rsidRPr="00814BC9">
        <w:rPr>
          <w:rFonts w:ascii="Trebuchet MS"/>
          <w:sz w:val="10"/>
          <w:lang w:val="en-GB"/>
          <w:rPrChange w:id="2223" w:author="Christian PIEDALLU" w:date="2023-02-06T09:53:00Z">
            <w:rPr>
              <w:rFonts w:ascii="Trebuchet MS"/>
              <w:sz w:val="10"/>
            </w:rPr>
          </w:rPrChange>
        </w:rPr>
        <w:t xml:space="preserve">185     </w:t>
      </w:r>
      <w:r w:rsidRPr="00814BC9">
        <w:rPr>
          <w:rFonts w:ascii="Trebuchet MS"/>
          <w:spacing w:val="19"/>
          <w:sz w:val="10"/>
          <w:lang w:val="en-GB"/>
          <w:rPrChange w:id="2224" w:author="Christian PIEDALLU" w:date="2023-02-06T09:53:00Z">
            <w:rPr>
              <w:rFonts w:ascii="Trebuchet MS"/>
              <w:spacing w:val="19"/>
              <w:sz w:val="10"/>
            </w:rPr>
          </w:rPrChange>
        </w:rPr>
        <w:t xml:space="preserve"> </w:t>
      </w:r>
      <w:bookmarkStart w:id="2225" w:name="Results"/>
      <w:bookmarkEnd w:id="2225"/>
      <w:r w:rsidRPr="00814BC9">
        <w:rPr>
          <w:b/>
          <w:w w:val="115"/>
          <w:sz w:val="20"/>
          <w:lang w:val="en-GB"/>
          <w:rPrChange w:id="2226" w:author="Christian PIEDALLU" w:date="2023-02-06T09:53:00Z">
            <w:rPr>
              <w:b/>
              <w:w w:val="115"/>
              <w:sz w:val="20"/>
            </w:rPr>
          </w:rPrChange>
        </w:rPr>
        <w:t xml:space="preserve">3. </w:t>
      </w:r>
      <w:r w:rsidRPr="00814BC9">
        <w:rPr>
          <w:b/>
          <w:spacing w:val="47"/>
          <w:w w:val="115"/>
          <w:sz w:val="20"/>
          <w:lang w:val="en-GB"/>
          <w:rPrChange w:id="2227" w:author="Christian PIEDALLU" w:date="2023-02-06T09:53:00Z">
            <w:rPr>
              <w:b/>
              <w:spacing w:val="47"/>
              <w:w w:val="115"/>
              <w:sz w:val="20"/>
            </w:rPr>
          </w:rPrChange>
        </w:rPr>
        <w:t xml:space="preserve"> </w:t>
      </w:r>
      <w:commentRangeStart w:id="2228"/>
      <w:r w:rsidRPr="00814BC9">
        <w:rPr>
          <w:b/>
          <w:w w:val="115"/>
          <w:sz w:val="20"/>
          <w:lang w:val="en-GB"/>
          <w:rPrChange w:id="2229" w:author="Christian PIEDALLU" w:date="2023-02-06T09:53:00Z">
            <w:rPr>
              <w:b/>
              <w:w w:val="115"/>
              <w:sz w:val="20"/>
            </w:rPr>
          </w:rPrChange>
        </w:rPr>
        <w:t>Results</w:t>
      </w:r>
      <w:commentRangeEnd w:id="2228"/>
      <w:r w:rsidR="005247DE">
        <w:rPr>
          <w:rStyle w:val="Marquedecommentaire"/>
        </w:rPr>
        <w:commentReference w:id="2228"/>
      </w:r>
    </w:p>
    <w:p w14:paraId="6974BB7E" w14:textId="77777777" w:rsidR="00B177F5" w:rsidRPr="00814BC9" w:rsidRDefault="00B177F5">
      <w:pPr>
        <w:pStyle w:val="Corpsdetexte"/>
        <w:spacing w:before="7" w:line="240" w:lineRule="auto"/>
        <w:rPr>
          <w:b/>
          <w:sz w:val="8"/>
          <w:lang w:val="en-GB"/>
          <w:rPrChange w:id="2230" w:author="Christian PIEDALLU" w:date="2023-02-06T09:53:00Z">
            <w:rPr>
              <w:b/>
              <w:sz w:val="8"/>
            </w:rPr>
          </w:rPrChange>
        </w:rPr>
      </w:pPr>
    </w:p>
    <w:p w14:paraId="3E49BCAC" w14:textId="77777777" w:rsidR="00B177F5" w:rsidRPr="00814BC9" w:rsidRDefault="00B553DB">
      <w:pPr>
        <w:spacing w:before="59"/>
        <w:ind w:left="163"/>
        <w:rPr>
          <w:i/>
          <w:sz w:val="20"/>
          <w:lang w:val="en-GB"/>
          <w:rPrChange w:id="2231" w:author="Christian PIEDALLU" w:date="2023-02-06T09:53:00Z">
            <w:rPr>
              <w:i/>
              <w:sz w:val="20"/>
            </w:rPr>
          </w:rPrChange>
        </w:rPr>
      </w:pPr>
      <w:r w:rsidRPr="00814BC9">
        <w:rPr>
          <w:rFonts w:ascii="Trebuchet MS"/>
          <w:sz w:val="10"/>
          <w:lang w:val="en-GB"/>
          <w:rPrChange w:id="2232" w:author="Christian PIEDALLU" w:date="2023-02-06T09:53:00Z">
            <w:rPr>
              <w:rFonts w:ascii="Trebuchet MS"/>
              <w:sz w:val="10"/>
            </w:rPr>
          </w:rPrChange>
        </w:rPr>
        <w:t xml:space="preserve">186     </w:t>
      </w:r>
      <w:r w:rsidRPr="00814BC9">
        <w:rPr>
          <w:rFonts w:ascii="Trebuchet MS"/>
          <w:spacing w:val="19"/>
          <w:sz w:val="10"/>
          <w:lang w:val="en-GB"/>
          <w:rPrChange w:id="2233" w:author="Christian PIEDALLU" w:date="2023-02-06T09:53:00Z">
            <w:rPr>
              <w:rFonts w:ascii="Trebuchet MS"/>
              <w:spacing w:val="19"/>
              <w:sz w:val="10"/>
            </w:rPr>
          </w:rPrChange>
        </w:rPr>
        <w:t xml:space="preserve"> </w:t>
      </w:r>
      <w:bookmarkStart w:id="2234" w:name="Sanitary_map_validation"/>
      <w:bookmarkEnd w:id="2234"/>
      <w:r w:rsidRPr="00814BC9">
        <w:rPr>
          <w:i/>
          <w:w w:val="105"/>
          <w:sz w:val="20"/>
          <w:lang w:val="en-GB"/>
          <w:rPrChange w:id="2235" w:author="Christian PIEDALLU" w:date="2023-02-06T09:53:00Z">
            <w:rPr>
              <w:i/>
              <w:w w:val="105"/>
              <w:sz w:val="20"/>
            </w:rPr>
          </w:rPrChange>
        </w:rPr>
        <w:t xml:space="preserve">3.1. </w:t>
      </w:r>
      <w:r w:rsidRPr="00814BC9">
        <w:rPr>
          <w:i/>
          <w:spacing w:val="15"/>
          <w:w w:val="105"/>
          <w:sz w:val="20"/>
          <w:lang w:val="en-GB"/>
          <w:rPrChange w:id="2236" w:author="Christian PIEDALLU" w:date="2023-02-06T09:53:00Z">
            <w:rPr>
              <w:i/>
              <w:spacing w:val="15"/>
              <w:w w:val="105"/>
              <w:sz w:val="20"/>
            </w:rPr>
          </w:rPrChange>
        </w:rPr>
        <w:t xml:space="preserve"> </w:t>
      </w:r>
      <w:commentRangeStart w:id="2237"/>
      <w:r w:rsidRPr="00814BC9">
        <w:rPr>
          <w:i/>
          <w:w w:val="105"/>
          <w:sz w:val="20"/>
          <w:lang w:val="en-GB"/>
          <w:rPrChange w:id="2238" w:author="Christian PIEDALLU" w:date="2023-02-06T09:53:00Z">
            <w:rPr>
              <w:i/>
              <w:w w:val="105"/>
              <w:sz w:val="20"/>
            </w:rPr>
          </w:rPrChange>
        </w:rPr>
        <w:t>Sanitary</w:t>
      </w:r>
      <w:r w:rsidRPr="00814BC9">
        <w:rPr>
          <w:i/>
          <w:spacing w:val="28"/>
          <w:w w:val="105"/>
          <w:sz w:val="20"/>
          <w:lang w:val="en-GB"/>
          <w:rPrChange w:id="2239" w:author="Christian PIEDALLU" w:date="2023-02-06T09:53:00Z">
            <w:rPr>
              <w:i/>
              <w:spacing w:val="28"/>
              <w:w w:val="105"/>
              <w:sz w:val="20"/>
            </w:rPr>
          </w:rPrChange>
        </w:rPr>
        <w:t xml:space="preserve"> </w:t>
      </w:r>
      <w:r w:rsidRPr="00814BC9">
        <w:rPr>
          <w:i/>
          <w:w w:val="105"/>
          <w:sz w:val="20"/>
          <w:lang w:val="en-GB"/>
          <w:rPrChange w:id="2240" w:author="Christian PIEDALLU" w:date="2023-02-06T09:53:00Z">
            <w:rPr>
              <w:i/>
              <w:w w:val="105"/>
              <w:sz w:val="20"/>
            </w:rPr>
          </w:rPrChange>
        </w:rPr>
        <w:t>map</w:t>
      </w:r>
      <w:r w:rsidRPr="00814BC9">
        <w:rPr>
          <w:i/>
          <w:spacing w:val="30"/>
          <w:w w:val="105"/>
          <w:sz w:val="20"/>
          <w:lang w:val="en-GB"/>
          <w:rPrChange w:id="2241" w:author="Christian PIEDALLU" w:date="2023-02-06T09:53:00Z">
            <w:rPr>
              <w:i/>
              <w:spacing w:val="30"/>
              <w:w w:val="105"/>
              <w:sz w:val="20"/>
            </w:rPr>
          </w:rPrChange>
        </w:rPr>
        <w:t xml:space="preserve"> </w:t>
      </w:r>
      <w:r w:rsidRPr="00814BC9">
        <w:rPr>
          <w:i/>
          <w:w w:val="105"/>
          <w:sz w:val="20"/>
          <w:lang w:val="en-GB"/>
          <w:rPrChange w:id="2242" w:author="Christian PIEDALLU" w:date="2023-02-06T09:53:00Z">
            <w:rPr>
              <w:i/>
              <w:w w:val="105"/>
              <w:sz w:val="20"/>
            </w:rPr>
          </w:rPrChange>
        </w:rPr>
        <w:t>validation</w:t>
      </w:r>
      <w:commentRangeEnd w:id="2237"/>
      <w:r w:rsidR="00D93A04">
        <w:rPr>
          <w:rStyle w:val="Marquedecommentaire"/>
        </w:rPr>
        <w:commentReference w:id="2237"/>
      </w:r>
    </w:p>
    <w:p w14:paraId="2DD7DB8A" w14:textId="60143E7D" w:rsidR="00B177F5" w:rsidRPr="00814BC9" w:rsidDel="008B141A" w:rsidRDefault="00B553DB">
      <w:pPr>
        <w:pStyle w:val="Corpsdetexte"/>
        <w:tabs>
          <w:tab w:val="left" w:pos="820"/>
        </w:tabs>
        <w:spacing w:before="45" w:line="242" w:lineRule="exact"/>
        <w:ind w:left="163"/>
        <w:rPr>
          <w:del w:id="2243" w:author="Christian PIEDALLU" w:date="2023-02-06T12:18:00Z"/>
          <w:lang w:val="en-GB"/>
          <w:rPrChange w:id="2244" w:author="Christian PIEDALLU" w:date="2023-02-06T09:53:00Z">
            <w:rPr>
              <w:del w:id="2245" w:author="Christian PIEDALLU" w:date="2023-02-06T12:18:00Z"/>
            </w:rPr>
          </w:rPrChange>
        </w:rPr>
      </w:pPr>
      <w:r w:rsidRPr="00814BC9">
        <w:rPr>
          <w:rFonts w:ascii="Trebuchet MS"/>
          <w:w w:val="105"/>
          <w:sz w:val="10"/>
          <w:lang w:val="en-GB"/>
          <w:rPrChange w:id="2246" w:author="Christian PIEDALLU" w:date="2023-02-06T09:53:00Z">
            <w:rPr>
              <w:rFonts w:ascii="Trebuchet MS"/>
              <w:w w:val="105"/>
              <w:sz w:val="10"/>
            </w:rPr>
          </w:rPrChange>
        </w:rPr>
        <w:t>187</w:t>
      </w:r>
      <w:r w:rsidRPr="00814BC9">
        <w:rPr>
          <w:rFonts w:ascii="Trebuchet MS"/>
          <w:w w:val="105"/>
          <w:sz w:val="10"/>
          <w:lang w:val="en-GB"/>
          <w:rPrChange w:id="2247" w:author="Christian PIEDALLU" w:date="2023-02-06T09:53:00Z">
            <w:rPr>
              <w:rFonts w:ascii="Trebuchet MS"/>
              <w:w w:val="105"/>
              <w:sz w:val="10"/>
            </w:rPr>
          </w:rPrChange>
        </w:rPr>
        <w:tab/>
      </w:r>
      <w:r w:rsidRPr="00814BC9">
        <w:rPr>
          <w:w w:val="105"/>
          <w:lang w:val="en-GB"/>
          <w:rPrChange w:id="2248" w:author="Christian PIEDALLU" w:date="2023-02-06T09:53:00Z">
            <w:rPr>
              <w:w w:val="105"/>
            </w:rPr>
          </w:rPrChange>
        </w:rPr>
        <w:t>The</w:t>
      </w:r>
      <w:r w:rsidRPr="00814BC9">
        <w:rPr>
          <w:spacing w:val="-6"/>
          <w:w w:val="105"/>
          <w:lang w:val="en-GB"/>
          <w:rPrChange w:id="2249" w:author="Christian PIEDALLU" w:date="2023-02-06T09:53:00Z">
            <w:rPr>
              <w:spacing w:val="-6"/>
              <w:w w:val="105"/>
            </w:rPr>
          </w:rPrChange>
        </w:rPr>
        <w:t xml:space="preserve"> </w:t>
      </w:r>
      <w:del w:id="2250" w:author="Christian PIEDALLU" w:date="2023-02-06T12:28:00Z">
        <w:r w:rsidRPr="00814BC9" w:rsidDel="005247DE">
          <w:rPr>
            <w:w w:val="105"/>
            <w:lang w:val="en-GB"/>
            <w:rPrChange w:id="2251" w:author="Christian PIEDALLU" w:date="2023-02-06T09:53:00Z">
              <w:rPr>
                <w:w w:val="105"/>
              </w:rPr>
            </w:rPrChange>
          </w:rPr>
          <w:delText>result</w:delText>
        </w:r>
        <w:r w:rsidRPr="00814BC9" w:rsidDel="005247DE">
          <w:rPr>
            <w:spacing w:val="-5"/>
            <w:w w:val="105"/>
            <w:lang w:val="en-GB"/>
            <w:rPrChange w:id="2252" w:author="Christian PIEDALLU" w:date="2023-02-06T09:53:00Z">
              <w:rPr>
                <w:spacing w:val="-5"/>
                <w:w w:val="105"/>
              </w:rPr>
            </w:rPrChange>
          </w:rPr>
          <w:delText xml:space="preserve"> </w:delText>
        </w:r>
        <w:r w:rsidRPr="00814BC9" w:rsidDel="005247DE">
          <w:rPr>
            <w:w w:val="105"/>
            <w:lang w:val="en-GB"/>
            <w:rPrChange w:id="2253" w:author="Christian PIEDALLU" w:date="2023-02-06T09:53:00Z">
              <w:rPr>
                <w:w w:val="105"/>
              </w:rPr>
            </w:rPrChange>
          </w:rPr>
          <w:delText>of</w:delText>
        </w:r>
        <w:r w:rsidRPr="00814BC9" w:rsidDel="005247DE">
          <w:rPr>
            <w:spacing w:val="-5"/>
            <w:w w:val="105"/>
            <w:lang w:val="en-GB"/>
            <w:rPrChange w:id="2254" w:author="Christian PIEDALLU" w:date="2023-02-06T09:53:00Z">
              <w:rPr>
                <w:spacing w:val="-5"/>
                <w:w w:val="105"/>
              </w:rPr>
            </w:rPrChange>
          </w:rPr>
          <w:delText xml:space="preserve"> </w:delText>
        </w:r>
      </w:del>
      <w:r w:rsidRPr="00814BC9">
        <w:rPr>
          <w:w w:val="105"/>
          <w:lang w:val="en-GB"/>
          <w:rPrChange w:id="2255" w:author="Christian PIEDALLU" w:date="2023-02-06T09:53:00Z">
            <w:rPr>
              <w:w w:val="105"/>
            </w:rPr>
          </w:rPrChange>
        </w:rPr>
        <w:t>photo-interpretation</w:t>
      </w:r>
      <w:r w:rsidRPr="00814BC9">
        <w:rPr>
          <w:spacing w:val="-5"/>
          <w:w w:val="105"/>
          <w:lang w:val="en-GB"/>
          <w:rPrChange w:id="2256" w:author="Christian PIEDALLU" w:date="2023-02-06T09:53:00Z">
            <w:rPr>
              <w:spacing w:val="-5"/>
              <w:w w:val="105"/>
            </w:rPr>
          </w:rPrChange>
        </w:rPr>
        <w:t xml:space="preserve"> </w:t>
      </w:r>
      <w:r w:rsidRPr="00814BC9">
        <w:rPr>
          <w:w w:val="105"/>
          <w:lang w:val="en-GB"/>
          <w:rPrChange w:id="2257" w:author="Christian PIEDALLU" w:date="2023-02-06T09:53:00Z">
            <w:rPr>
              <w:w w:val="105"/>
            </w:rPr>
          </w:rPrChange>
        </w:rPr>
        <w:t>of</w:t>
      </w:r>
      <w:r w:rsidRPr="00814BC9">
        <w:rPr>
          <w:spacing w:val="-5"/>
          <w:w w:val="105"/>
          <w:lang w:val="en-GB"/>
          <w:rPrChange w:id="2258" w:author="Christian PIEDALLU" w:date="2023-02-06T09:53:00Z">
            <w:rPr>
              <w:spacing w:val="-5"/>
              <w:w w:val="105"/>
            </w:rPr>
          </w:rPrChange>
        </w:rPr>
        <w:t xml:space="preserve"> </w:t>
      </w:r>
      <w:r w:rsidRPr="00814BC9">
        <w:rPr>
          <w:w w:val="105"/>
          <w:lang w:val="en-GB"/>
          <w:rPrChange w:id="2259" w:author="Christian PIEDALLU" w:date="2023-02-06T09:53:00Z">
            <w:rPr>
              <w:w w:val="105"/>
            </w:rPr>
          </w:rPrChange>
        </w:rPr>
        <w:t>spruce</w:t>
      </w:r>
      <w:r w:rsidRPr="00814BC9">
        <w:rPr>
          <w:spacing w:val="-5"/>
          <w:w w:val="105"/>
          <w:lang w:val="en-GB"/>
          <w:rPrChange w:id="2260" w:author="Christian PIEDALLU" w:date="2023-02-06T09:53:00Z">
            <w:rPr>
              <w:spacing w:val="-5"/>
              <w:w w:val="105"/>
            </w:rPr>
          </w:rPrChange>
        </w:rPr>
        <w:t xml:space="preserve"> </w:t>
      </w:r>
      <w:r w:rsidRPr="00814BC9">
        <w:rPr>
          <w:w w:val="105"/>
          <w:lang w:val="en-GB"/>
          <w:rPrChange w:id="2261" w:author="Christian PIEDALLU" w:date="2023-02-06T09:53:00Z">
            <w:rPr>
              <w:w w:val="105"/>
            </w:rPr>
          </w:rPrChange>
        </w:rPr>
        <w:t>stand</w:t>
      </w:r>
      <w:r w:rsidRPr="00814BC9">
        <w:rPr>
          <w:spacing w:val="-5"/>
          <w:w w:val="105"/>
          <w:lang w:val="en-GB"/>
          <w:rPrChange w:id="2262" w:author="Christian PIEDALLU" w:date="2023-02-06T09:53:00Z">
            <w:rPr>
              <w:spacing w:val="-5"/>
              <w:w w:val="105"/>
            </w:rPr>
          </w:rPrChange>
        </w:rPr>
        <w:t xml:space="preserve"> </w:t>
      </w:r>
      <w:r w:rsidRPr="00814BC9">
        <w:rPr>
          <w:w w:val="105"/>
          <w:lang w:val="en-GB"/>
          <w:rPrChange w:id="2263" w:author="Christian PIEDALLU" w:date="2023-02-06T09:53:00Z">
            <w:rPr>
              <w:w w:val="105"/>
            </w:rPr>
          </w:rPrChange>
        </w:rPr>
        <w:t>crossed</w:t>
      </w:r>
      <w:r w:rsidRPr="00814BC9">
        <w:rPr>
          <w:spacing w:val="-5"/>
          <w:w w:val="105"/>
          <w:lang w:val="en-GB"/>
          <w:rPrChange w:id="2264" w:author="Christian PIEDALLU" w:date="2023-02-06T09:53:00Z">
            <w:rPr>
              <w:spacing w:val="-5"/>
              <w:w w:val="105"/>
            </w:rPr>
          </w:rPrChange>
        </w:rPr>
        <w:t xml:space="preserve"> </w:t>
      </w:r>
      <w:r w:rsidRPr="00814BC9">
        <w:rPr>
          <w:w w:val="105"/>
          <w:lang w:val="en-GB"/>
          <w:rPrChange w:id="2265" w:author="Christian PIEDALLU" w:date="2023-02-06T09:53:00Z">
            <w:rPr>
              <w:w w:val="105"/>
            </w:rPr>
          </w:rPrChange>
        </w:rPr>
        <w:t>with</w:t>
      </w:r>
      <w:r w:rsidRPr="00814BC9">
        <w:rPr>
          <w:spacing w:val="-5"/>
          <w:w w:val="105"/>
          <w:lang w:val="en-GB"/>
          <w:rPrChange w:id="2266" w:author="Christian PIEDALLU" w:date="2023-02-06T09:53:00Z">
            <w:rPr>
              <w:spacing w:val="-5"/>
              <w:w w:val="105"/>
            </w:rPr>
          </w:rPrChange>
        </w:rPr>
        <w:t xml:space="preserve"> </w:t>
      </w:r>
      <w:r w:rsidRPr="00814BC9">
        <w:rPr>
          <w:w w:val="105"/>
          <w:lang w:val="en-GB"/>
          <w:rPrChange w:id="2267" w:author="Christian PIEDALLU" w:date="2023-02-06T09:53:00Z">
            <w:rPr>
              <w:w w:val="105"/>
            </w:rPr>
          </w:rPrChange>
        </w:rPr>
        <w:t>the</w:t>
      </w:r>
      <w:r w:rsidRPr="00814BC9">
        <w:rPr>
          <w:spacing w:val="-5"/>
          <w:w w:val="105"/>
          <w:lang w:val="en-GB"/>
          <w:rPrChange w:id="2268" w:author="Christian PIEDALLU" w:date="2023-02-06T09:53:00Z">
            <w:rPr>
              <w:spacing w:val="-5"/>
              <w:w w:val="105"/>
            </w:rPr>
          </w:rPrChange>
        </w:rPr>
        <w:t xml:space="preserve"> </w:t>
      </w:r>
      <w:r w:rsidRPr="00814BC9">
        <w:rPr>
          <w:w w:val="105"/>
          <w:lang w:val="en-GB"/>
          <w:rPrChange w:id="2269" w:author="Christian PIEDALLU" w:date="2023-02-06T09:53:00Z">
            <w:rPr>
              <w:w w:val="105"/>
            </w:rPr>
          </w:rPrChange>
        </w:rPr>
        <w:t>sanitary</w:t>
      </w:r>
      <w:r w:rsidRPr="00814BC9">
        <w:rPr>
          <w:spacing w:val="-5"/>
          <w:w w:val="105"/>
          <w:lang w:val="en-GB"/>
          <w:rPrChange w:id="2270" w:author="Christian PIEDALLU" w:date="2023-02-06T09:53:00Z">
            <w:rPr>
              <w:spacing w:val="-5"/>
              <w:w w:val="105"/>
            </w:rPr>
          </w:rPrChange>
        </w:rPr>
        <w:t xml:space="preserve"> </w:t>
      </w:r>
      <w:r w:rsidRPr="00814BC9">
        <w:rPr>
          <w:w w:val="105"/>
          <w:lang w:val="en-GB"/>
          <w:rPrChange w:id="2271" w:author="Christian PIEDALLU" w:date="2023-02-06T09:53:00Z">
            <w:rPr>
              <w:w w:val="105"/>
            </w:rPr>
          </w:rPrChange>
        </w:rPr>
        <w:t>map</w:t>
      </w:r>
      <w:del w:id="2272" w:author="Christian PIEDALLU" w:date="2023-02-06T12:18:00Z">
        <w:r w:rsidRPr="00814BC9" w:rsidDel="008B141A">
          <w:rPr>
            <w:spacing w:val="-5"/>
            <w:w w:val="105"/>
            <w:lang w:val="en-GB"/>
            <w:rPrChange w:id="2273" w:author="Christian PIEDALLU" w:date="2023-02-06T09:53:00Z">
              <w:rPr>
                <w:spacing w:val="-5"/>
                <w:w w:val="105"/>
              </w:rPr>
            </w:rPrChange>
          </w:rPr>
          <w:delText xml:space="preserve"> </w:delText>
        </w:r>
        <w:r w:rsidRPr="00814BC9" w:rsidDel="008B141A">
          <w:rPr>
            <w:w w:val="105"/>
            <w:lang w:val="en-GB"/>
            <w:rPrChange w:id="2274" w:author="Christian PIEDALLU" w:date="2023-02-06T09:53:00Z">
              <w:rPr>
                <w:w w:val="105"/>
              </w:rPr>
            </w:rPrChange>
          </w:rPr>
          <w:delText>is</w:delText>
        </w:r>
        <w:r w:rsidRPr="00814BC9" w:rsidDel="008B141A">
          <w:rPr>
            <w:spacing w:val="-5"/>
            <w:w w:val="105"/>
            <w:lang w:val="en-GB"/>
            <w:rPrChange w:id="2275" w:author="Christian PIEDALLU" w:date="2023-02-06T09:53:00Z">
              <w:rPr>
                <w:spacing w:val="-5"/>
                <w:w w:val="105"/>
              </w:rPr>
            </w:rPrChange>
          </w:rPr>
          <w:delText xml:space="preserve"> </w:delText>
        </w:r>
        <w:r w:rsidRPr="00814BC9" w:rsidDel="008B141A">
          <w:rPr>
            <w:w w:val="105"/>
            <w:lang w:val="en-GB"/>
            <w:rPrChange w:id="2276" w:author="Christian PIEDALLU" w:date="2023-02-06T09:53:00Z">
              <w:rPr>
                <w:w w:val="105"/>
              </w:rPr>
            </w:rPrChange>
          </w:rPr>
          <w:delText>present</w:delText>
        </w:r>
        <w:r w:rsidRPr="00814BC9" w:rsidDel="008B141A">
          <w:rPr>
            <w:spacing w:val="-5"/>
            <w:w w:val="105"/>
            <w:lang w:val="en-GB"/>
            <w:rPrChange w:id="2277" w:author="Christian PIEDALLU" w:date="2023-02-06T09:53:00Z">
              <w:rPr>
                <w:spacing w:val="-5"/>
                <w:w w:val="105"/>
              </w:rPr>
            </w:rPrChange>
          </w:rPr>
          <w:delText xml:space="preserve"> </w:delText>
        </w:r>
        <w:r w:rsidRPr="00814BC9" w:rsidDel="008B141A">
          <w:rPr>
            <w:w w:val="105"/>
            <w:lang w:val="en-GB"/>
            <w:rPrChange w:id="2278" w:author="Christian PIEDALLU" w:date="2023-02-06T09:53:00Z">
              <w:rPr>
                <w:w w:val="105"/>
              </w:rPr>
            </w:rPrChange>
          </w:rPr>
          <w:delText>in</w:delText>
        </w:r>
        <w:r w:rsidRPr="00814BC9" w:rsidDel="008B141A">
          <w:rPr>
            <w:spacing w:val="-5"/>
            <w:w w:val="105"/>
            <w:lang w:val="en-GB"/>
            <w:rPrChange w:id="2279" w:author="Christian PIEDALLU" w:date="2023-02-06T09:53:00Z">
              <w:rPr>
                <w:spacing w:val="-5"/>
                <w:w w:val="105"/>
              </w:rPr>
            </w:rPrChange>
          </w:rPr>
          <w:delText xml:space="preserve"> </w:delText>
        </w:r>
        <w:r w:rsidRPr="00814BC9" w:rsidDel="008B141A">
          <w:rPr>
            <w:w w:val="105"/>
            <w:lang w:val="en-GB"/>
            <w:rPrChange w:id="2280" w:author="Christian PIEDALLU" w:date="2023-02-06T09:53:00Z">
              <w:rPr>
                <w:w w:val="105"/>
              </w:rPr>
            </w:rPrChange>
          </w:rPr>
          <w:delText>the</w:delText>
        </w:r>
      </w:del>
    </w:p>
    <w:p w14:paraId="4D0E1ACB" w14:textId="4755F9CC" w:rsidR="00B177F5" w:rsidRPr="00814BC9" w:rsidRDefault="00B553DB">
      <w:pPr>
        <w:pStyle w:val="Corpsdetexte"/>
        <w:tabs>
          <w:tab w:val="left" w:pos="820"/>
        </w:tabs>
        <w:spacing w:before="45" w:line="242" w:lineRule="exact"/>
        <w:ind w:left="163"/>
        <w:rPr>
          <w:lang w:val="en-GB"/>
          <w:rPrChange w:id="2281" w:author="Christian PIEDALLU" w:date="2023-02-06T09:53:00Z">
            <w:rPr/>
          </w:rPrChange>
        </w:rPr>
        <w:pPrChange w:id="2282" w:author="Christian PIEDALLU" w:date="2023-02-06T12:18:00Z">
          <w:pPr>
            <w:pStyle w:val="Corpsdetexte"/>
            <w:spacing w:line="242" w:lineRule="exact"/>
            <w:ind w:left="163"/>
          </w:pPr>
        </w:pPrChange>
      </w:pPr>
      <w:del w:id="2283" w:author="Christian PIEDALLU" w:date="2023-02-06T12:18:00Z">
        <w:r w:rsidRPr="00814BC9" w:rsidDel="008B141A">
          <w:rPr>
            <w:rFonts w:ascii="Trebuchet MS"/>
            <w:sz w:val="10"/>
            <w:lang w:val="en-GB"/>
            <w:rPrChange w:id="2284" w:author="Christian PIEDALLU" w:date="2023-02-06T09:53:00Z">
              <w:rPr>
                <w:rFonts w:ascii="Trebuchet MS"/>
                <w:sz w:val="10"/>
              </w:rPr>
            </w:rPrChange>
          </w:rPr>
          <w:delText xml:space="preserve">188     </w:delText>
        </w:r>
        <w:r w:rsidRPr="00814BC9" w:rsidDel="008B141A">
          <w:rPr>
            <w:rFonts w:ascii="Trebuchet MS"/>
            <w:spacing w:val="19"/>
            <w:sz w:val="10"/>
            <w:lang w:val="en-GB"/>
            <w:rPrChange w:id="2285" w:author="Christian PIEDALLU" w:date="2023-02-06T09:53:00Z">
              <w:rPr>
                <w:rFonts w:ascii="Trebuchet MS"/>
                <w:spacing w:val="19"/>
                <w:sz w:val="10"/>
              </w:rPr>
            </w:rPrChange>
          </w:rPr>
          <w:delText xml:space="preserve"> </w:delText>
        </w:r>
        <w:r w:rsidRPr="00814BC9" w:rsidDel="008B141A">
          <w:rPr>
            <w:w w:val="105"/>
            <w:lang w:val="en-GB"/>
            <w:rPrChange w:id="2286" w:author="Christian PIEDALLU" w:date="2023-02-06T09:53:00Z">
              <w:rPr>
                <w:w w:val="105"/>
              </w:rPr>
            </w:rPrChange>
          </w:rPr>
          <w:delText>table</w:delText>
        </w:r>
        <w:r w:rsidRPr="00814BC9" w:rsidDel="008B141A">
          <w:rPr>
            <w:spacing w:val="5"/>
            <w:w w:val="105"/>
            <w:lang w:val="en-GB"/>
            <w:rPrChange w:id="2287" w:author="Christian PIEDALLU" w:date="2023-02-06T09:53:00Z">
              <w:rPr>
                <w:spacing w:val="5"/>
                <w:w w:val="105"/>
              </w:rPr>
            </w:rPrChange>
          </w:rPr>
          <w:delText xml:space="preserve"> </w:delText>
        </w:r>
        <w:r w:rsidR="00F312A1" w:rsidRPr="00814BC9" w:rsidDel="008B141A">
          <w:rPr>
            <w:lang w:val="en-GB"/>
            <w:rPrChange w:id="2288" w:author="Christian PIEDALLU" w:date="2023-02-06T09:53:00Z">
              <w:rPr/>
            </w:rPrChange>
          </w:rPr>
          <w:fldChar w:fldCharType="begin"/>
        </w:r>
        <w:r w:rsidR="00F312A1" w:rsidRPr="00814BC9" w:rsidDel="008B141A">
          <w:rPr>
            <w:lang w:val="en-GB"/>
            <w:rPrChange w:id="2289" w:author="Christian PIEDALLU" w:date="2023-02-06T09:53:00Z">
              <w:rPr/>
            </w:rPrChange>
          </w:rPr>
          <w:delInstrText xml:space="preserve"> HYPERLINK \l "_bookmark3" </w:delInstrText>
        </w:r>
        <w:r w:rsidR="00F312A1" w:rsidRPr="00814BC9" w:rsidDel="008B141A">
          <w:rPr>
            <w:lang w:val="en-GB"/>
            <w:rPrChange w:id="2290" w:author="Christian PIEDALLU" w:date="2023-02-06T09:53:00Z">
              <w:rPr>
                <w:w w:val="105"/>
              </w:rPr>
            </w:rPrChange>
          </w:rPr>
          <w:fldChar w:fldCharType="separate"/>
        </w:r>
        <w:r w:rsidRPr="00814BC9" w:rsidDel="008B141A">
          <w:rPr>
            <w:w w:val="105"/>
            <w:lang w:val="en-GB"/>
            <w:rPrChange w:id="2291" w:author="Christian PIEDALLU" w:date="2023-02-06T09:53:00Z">
              <w:rPr>
                <w:w w:val="105"/>
              </w:rPr>
            </w:rPrChange>
          </w:rPr>
          <w:delText>1.</w:delText>
        </w:r>
        <w:r w:rsidR="00F312A1" w:rsidRPr="00814BC9" w:rsidDel="008B141A">
          <w:rPr>
            <w:w w:val="105"/>
            <w:lang w:val="en-GB"/>
            <w:rPrChange w:id="2292" w:author="Christian PIEDALLU" w:date="2023-02-06T09:53:00Z">
              <w:rPr>
                <w:w w:val="105"/>
              </w:rPr>
            </w:rPrChange>
          </w:rPr>
          <w:fldChar w:fldCharType="end"/>
        </w:r>
        <w:r w:rsidRPr="00814BC9" w:rsidDel="008B141A">
          <w:rPr>
            <w:spacing w:val="31"/>
            <w:w w:val="105"/>
            <w:lang w:val="en-GB"/>
            <w:rPrChange w:id="2293" w:author="Christian PIEDALLU" w:date="2023-02-06T09:53:00Z">
              <w:rPr>
                <w:spacing w:val="31"/>
                <w:w w:val="105"/>
              </w:rPr>
            </w:rPrChange>
          </w:rPr>
          <w:delText xml:space="preserve"> </w:delText>
        </w:r>
        <w:r w:rsidRPr="00814BC9" w:rsidDel="008B141A">
          <w:rPr>
            <w:w w:val="105"/>
            <w:lang w:val="en-GB"/>
            <w:rPrChange w:id="2294" w:author="Christian PIEDALLU" w:date="2023-02-06T09:53:00Z">
              <w:rPr>
                <w:w w:val="105"/>
              </w:rPr>
            </w:rPrChange>
          </w:rPr>
          <w:delText>When</w:delText>
        </w:r>
        <w:r w:rsidRPr="00814BC9" w:rsidDel="008B141A">
          <w:rPr>
            <w:spacing w:val="6"/>
            <w:w w:val="105"/>
            <w:lang w:val="en-GB"/>
            <w:rPrChange w:id="2295" w:author="Christian PIEDALLU" w:date="2023-02-06T09:53:00Z">
              <w:rPr>
                <w:spacing w:val="6"/>
                <w:w w:val="105"/>
              </w:rPr>
            </w:rPrChange>
          </w:rPr>
          <w:delText xml:space="preserve"> </w:delText>
        </w:r>
      </w:del>
      <w:ins w:id="2296" w:author="Christian PIEDALLU" w:date="2023-02-06T12:18:00Z">
        <w:r w:rsidR="008B141A">
          <w:rPr>
            <w:w w:val="105"/>
            <w:lang w:val="en-GB"/>
          </w:rPr>
          <w:t xml:space="preserve">shows </w:t>
        </w:r>
      </w:ins>
      <w:ins w:id="2297" w:author="Christian PIEDALLU" w:date="2023-02-06T12:28:00Z">
        <w:r w:rsidR="005247DE">
          <w:rPr>
            <w:w w:val="105"/>
            <w:lang w:val="en-GB"/>
          </w:rPr>
          <w:t xml:space="preserve">when </w:t>
        </w:r>
      </w:ins>
      <w:r w:rsidRPr="00814BC9">
        <w:rPr>
          <w:w w:val="105"/>
          <w:lang w:val="en-GB"/>
          <w:rPrChange w:id="2298" w:author="Christian PIEDALLU" w:date="2023-02-06T09:53:00Z">
            <w:rPr>
              <w:w w:val="105"/>
            </w:rPr>
          </w:rPrChange>
        </w:rPr>
        <w:t>the</w:t>
      </w:r>
      <w:r w:rsidRPr="00814BC9">
        <w:rPr>
          <w:spacing w:val="5"/>
          <w:w w:val="105"/>
          <w:lang w:val="en-GB"/>
          <w:rPrChange w:id="2299" w:author="Christian PIEDALLU" w:date="2023-02-06T09:53:00Z">
            <w:rPr>
              <w:spacing w:val="5"/>
              <w:w w:val="105"/>
            </w:rPr>
          </w:rPrChange>
        </w:rPr>
        <w:t xml:space="preserve"> </w:t>
      </w:r>
      <w:r w:rsidRPr="00814BC9">
        <w:rPr>
          <w:w w:val="105"/>
          <w:lang w:val="en-GB"/>
          <w:rPrChange w:id="2300" w:author="Christian PIEDALLU" w:date="2023-02-06T09:53:00Z">
            <w:rPr>
              <w:w w:val="105"/>
            </w:rPr>
          </w:rPrChange>
        </w:rPr>
        <w:t>sanitary</w:t>
      </w:r>
      <w:r w:rsidRPr="00814BC9">
        <w:rPr>
          <w:spacing w:val="5"/>
          <w:w w:val="105"/>
          <w:lang w:val="en-GB"/>
          <w:rPrChange w:id="2301" w:author="Christian PIEDALLU" w:date="2023-02-06T09:53:00Z">
            <w:rPr>
              <w:spacing w:val="5"/>
              <w:w w:val="105"/>
            </w:rPr>
          </w:rPrChange>
        </w:rPr>
        <w:t xml:space="preserve"> </w:t>
      </w:r>
      <w:r w:rsidRPr="00814BC9">
        <w:rPr>
          <w:w w:val="105"/>
          <w:lang w:val="en-GB"/>
          <w:rPrChange w:id="2302" w:author="Christian PIEDALLU" w:date="2023-02-06T09:53:00Z">
            <w:rPr>
              <w:w w:val="105"/>
            </w:rPr>
          </w:rPrChange>
        </w:rPr>
        <w:t>map</w:t>
      </w:r>
      <w:r w:rsidRPr="00814BC9">
        <w:rPr>
          <w:spacing w:val="5"/>
          <w:w w:val="105"/>
          <w:lang w:val="en-GB"/>
          <w:rPrChange w:id="2303" w:author="Christian PIEDALLU" w:date="2023-02-06T09:53:00Z">
            <w:rPr>
              <w:spacing w:val="5"/>
              <w:w w:val="105"/>
            </w:rPr>
          </w:rPrChange>
        </w:rPr>
        <w:t xml:space="preserve"> </w:t>
      </w:r>
      <w:r w:rsidRPr="00814BC9">
        <w:rPr>
          <w:w w:val="105"/>
          <w:lang w:val="en-GB"/>
          <w:rPrChange w:id="2304" w:author="Christian PIEDALLU" w:date="2023-02-06T09:53:00Z">
            <w:rPr>
              <w:w w:val="105"/>
            </w:rPr>
          </w:rPrChange>
        </w:rPr>
        <w:t>predicts</w:t>
      </w:r>
      <w:r w:rsidRPr="00814BC9">
        <w:rPr>
          <w:spacing w:val="5"/>
          <w:w w:val="105"/>
          <w:lang w:val="en-GB"/>
          <w:rPrChange w:id="2305" w:author="Christian PIEDALLU" w:date="2023-02-06T09:53:00Z">
            <w:rPr>
              <w:spacing w:val="5"/>
              <w:w w:val="105"/>
            </w:rPr>
          </w:rPrChange>
        </w:rPr>
        <w:t xml:space="preserve"> </w:t>
      </w:r>
      <w:r w:rsidRPr="00814BC9">
        <w:rPr>
          <w:w w:val="105"/>
          <w:lang w:val="en-GB"/>
          <w:rPrChange w:id="2306" w:author="Christian PIEDALLU" w:date="2023-02-06T09:53:00Z">
            <w:rPr>
              <w:w w:val="105"/>
            </w:rPr>
          </w:rPrChange>
        </w:rPr>
        <w:t>a</w:t>
      </w:r>
      <w:r w:rsidRPr="00814BC9">
        <w:rPr>
          <w:spacing w:val="6"/>
          <w:w w:val="105"/>
          <w:lang w:val="en-GB"/>
          <w:rPrChange w:id="2307" w:author="Christian PIEDALLU" w:date="2023-02-06T09:53:00Z">
            <w:rPr>
              <w:spacing w:val="6"/>
              <w:w w:val="105"/>
            </w:rPr>
          </w:rPrChange>
        </w:rPr>
        <w:t xml:space="preserve"> </w:t>
      </w:r>
      <w:r w:rsidRPr="00814BC9">
        <w:rPr>
          <w:w w:val="105"/>
          <w:lang w:val="en-GB"/>
          <w:rPrChange w:id="2308" w:author="Christian PIEDALLU" w:date="2023-02-06T09:53:00Z">
            <w:rPr>
              <w:w w:val="105"/>
            </w:rPr>
          </w:rPrChange>
        </w:rPr>
        <w:t>decline,</w:t>
      </w:r>
      <w:r w:rsidRPr="00814BC9">
        <w:rPr>
          <w:spacing w:val="7"/>
          <w:w w:val="105"/>
          <w:lang w:val="en-GB"/>
          <w:rPrChange w:id="2309" w:author="Christian PIEDALLU" w:date="2023-02-06T09:53:00Z">
            <w:rPr>
              <w:spacing w:val="7"/>
              <w:w w:val="105"/>
            </w:rPr>
          </w:rPrChange>
        </w:rPr>
        <w:t xml:space="preserve"> </w:t>
      </w:r>
      <w:r w:rsidRPr="00814BC9">
        <w:rPr>
          <w:w w:val="105"/>
          <w:lang w:val="en-GB"/>
          <w:rPrChange w:id="2310" w:author="Christian PIEDALLU" w:date="2023-02-06T09:53:00Z">
            <w:rPr>
              <w:w w:val="105"/>
            </w:rPr>
          </w:rPrChange>
        </w:rPr>
        <w:t>the</w:t>
      </w:r>
      <w:r w:rsidRPr="00814BC9">
        <w:rPr>
          <w:spacing w:val="5"/>
          <w:w w:val="105"/>
          <w:lang w:val="en-GB"/>
          <w:rPrChange w:id="2311" w:author="Christian PIEDALLU" w:date="2023-02-06T09:53:00Z">
            <w:rPr>
              <w:spacing w:val="5"/>
              <w:w w:val="105"/>
            </w:rPr>
          </w:rPrChange>
        </w:rPr>
        <w:t xml:space="preserve"> </w:t>
      </w:r>
      <w:r w:rsidRPr="00814BC9">
        <w:rPr>
          <w:w w:val="105"/>
          <w:lang w:val="en-GB"/>
          <w:rPrChange w:id="2312" w:author="Christian PIEDALLU" w:date="2023-02-06T09:53:00Z">
            <w:rPr>
              <w:w w:val="105"/>
            </w:rPr>
          </w:rPrChange>
        </w:rPr>
        <w:t>dieback</w:t>
      </w:r>
      <w:r w:rsidRPr="00814BC9">
        <w:rPr>
          <w:spacing w:val="5"/>
          <w:w w:val="105"/>
          <w:lang w:val="en-GB"/>
          <w:rPrChange w:id="2313" w:author="Christian PIEDALLU" w:date="2023-02-06T09:53:00Z">
            <w:rPr>
              <w:spacing w:val="5"/>
              <w:w w:val="105"/>
            </w:rPr>
          </w:rPrChange>
        </w:rPr>
        <w:t xml:space="preserve"> </w:t>
      </w:r>
      <w:r w:rsidRPr="00814BC9">
        <w:rPr>
          <w:w w:val="105"/>
          <w:lang w:val="en-GB"/>
          <w:rPrChange w:id="2314" w:author="Christian PIEDALLU" w:date="2023-02-06T09:53:00Z">
            <w:rPr>
              <w:w w:val="105"/>
            </w:rPr>
          </w:rPrChange>
        </w:rPr>
        <w:t>is</w:t>
      </w:r>
      <w:r w:rsidRPr="00814BC9">
        <w:rPr>
          <w:spacing w:val="5"/>
          <w:w w:val="105"/>
          <w:lang w:val="en-GB"/>
          <w:rPrChange w:id="2315" w:author="Christian PIEDALLU" w:date="2023-02-06T09:53:00Z">
            <w:rPr>
              <w:spacing w:val="5"/>
              <w:w w:val="105"/>
            </w:rPr>
          </w:rPrChange>
        </w:rPr>
        <w:t xml:space="preserve"> </w:t>
      </w:r>
      <w:r w:rsidRPr="00814BC9">
        <w:rPr>
          <w:w w:val="105"/>
          <w:lang w:val="en-GB"/>
          <w:rPrChange w:id="2316" w:author="Christian PIEDALLU" w:date="2023-02-06T09:53:00Z">
            <w:rPr>
              <w:w w:val="105"/>
            </w:rPr>
          </w:rPrChange>
        </w:rPr>
        <w:t>confirmed</w:t>
      </w:r>
      <w:r w:rsidRPr="00814BC9">
        <w:rPr>
          <w:spacing w:val="5"/>
          <w:w w:val="105"/>
          <w:lang w:val="en-GB"/>
          <w:rPrChange w:id="2317" w:author="Christian PIEDALLU" w:date="2023-02-06T09:53:00Z">
            <w:rPr>
              <w:spacing w:val="5"/>
              <w:w w:val="105"/>
            </w:rPr>
          </w:rPrChange>
        </w:rPr>
        <w:t xml:space="preserve"> </w:t>
      </w:r>
      <w:r w:rsidRPr="00814BC9">
        <w:rPr>
          <w:w w:val="105"/>
          <w:lang w:val="en-GB"/>
          <w:rPrChange w:id="2318" w:author="Christian PIEDALLU" w:date="2023-02-06T09:53:00Z">
            <w:rPr>
              <w:w w:val="105"/>
            </w:rPr>
          </w:rPrChange>
        </w:rPr>
        <w:t>by</w:t>
      </w:r>
      <w:r w:rsidRPr="00814BC9">
        <w:rPr>
          <w:spacing w:val="6"/>
          <w:w w:val="105"/>
          <w:lang w:val="en-GB"/>
          <w:rPrChange w:id="2319" w:author="Christian PIEDALLU" w:date="2023-02-06T09:53:00Z">
            <w:rPr>
              <w:spacing w:val="6"/>
              <w:w w:val="105"/>
            </w:rPr>
          </w:rPrChange>
        </w:rPr>
        <w:t xml:space="preserve"> </w:t>
      </w:r>
      <w:r w:rsidRPr="00814BC9">
        <w:rPr>
          <w:w w:val="105"/>
          <w:lang w:val="en-GB"/>
          <w:rPrChange w:id="2320" w:author="Christian PIEDALLU" w:date="2023-02-06T09:53:00Z">
            <w:rPr>
              <w:w w:val="105"/>
            </w:rPr>
          </w:rPrChange>
        </w:rPr>
        <w:t>the</w:t>
      </w:r>
      <w:r w:rsidRPr="00814BC9">
        <w:rPr>
          <w:spacing w:val="5"/>
          <w:w w:val="105"/>
          <w:lang w:val="en-GB"/>
          <w:rPrChange w:id="2321" w:author="Christian PIEDALLU" w:date="2023-02-06T09:53:00Z">
            <w:rPr>
              <w:spacing w:val="5"/>
              <w:w w:val="105"/>
            </w:rPr>
          </w:rPrChange>
        </w:rPr>
        <w:t xml:space="preserve"> </w:t>
      </w:r>
      <w:r w:rsidRPr="00814BC9">
        <w:rPr>
          <w:w w:val="105"/>
          <w:lang w:val="en-GB"/>
          <w:rPrChange w:id="2322" w:author="Christian PIEDALLU" w:date="2023-02-06T09:53:00Z">
            <w:rPr>
              <w:w w:val="105"/>
            </w:rPr>
          </w:rPrChange>
        </w:rPr>
        <w:t>orthophotoplan</w:t>
      </w:r>
    </w:p>
    <w:p w14:paraId="3126B989" w14:textId="77777777" w:rsidR="00B177F5" w:rsidRPr="00814BC9" w:rsidRDefault="00B177F5">
      <w:pPr>
        <w:spacing w:line="242" w:lineRule="exact"/>
        <w:rPr>
          <w:lang w:val="en-GB"/>
          <w:rPrChange w:id="2323" w:author="Christian PIEDALLU" w:date="2023-02-06T09:53:00Z">
            <w:rPr/>
          </w:rPrChange>
        </w:rPr>
        <w:sectPr w:rsidR="00B177F5" w:rsidRPr="00814BC9">
          <w:pgSz w:w="11910" w:h="16840"/>
          <w:pgMar w:top="2000" w:right="1480" w:bottom="280" w:left="1160" w:header="1813" w:footer="0" w:gutter="0"/>
          <w:cols w:space="720"/>
        </w:sectPr>
      </w:pPr>
    </w:p>
    <w:p w14:paraId="35A883CD" w14:textId="77777777" w:rsidR="00B177F5" w:rsidRPr="00814BC9" w:rsidRDefault="00B177F5">
      <w:pPr>
        <w:pStyle w:val="Corpsdetexte"/>
        <w:spacing w:line="240" w:lineRule="auto"/>
        <w:rPr>
          <w:sz w:val="13"/>
          <w:lang w:val="en-GB"/>
          <w:rPrChange w:id="2324" w:author="Christian PIEDALLU" w:date="2023-02-06T09:53:00Z">
            <w:rPr>
              <w:sz w:val="13"/>
            </w:rPr>
          </w:rPrChange>
        </w:rPr>
      </w:pPr>
    </w:p>
    <w:p w14:paraId="1CD530CF" w14:textId="48268E5F" w:rsidR="00B177F5" w:rsidRPr="00775634" w:rsidDel="00775634" w:rsidRDefault="00B553DB">
      <w:pPr>
        <w:pStyle w:val="Corpsdetexte"/>
        <w:spacing w:before="59" w:line="240" w:lineRule="auto"/>
        <w:ind w:left="163"/>
        <w:rPr>
          <w:del w:id="2325" w:author="Christian PIEDALLU" w:date="2023-02-06T15:00:00Z"/>
          <w:lang w:val="en-GB"/>
        </w:rPr>
      </w:pPr>
      <w:r w:rsidRPr="00814BC9">
        <w:rPr>
          <w:rFonts w:ascii="Trebuchet MS"/>
          <w:sz w:val="10"/>
          <w:lang w:val="en-GB"/>
          <w:rPrChange w:id="2326" w:author="Christian PIEDALLU" w:date="2023-02-06T09:53:00Z">
            <w:rPr>
              <w:rFonts w:ascii="Trebuchet MS"/>
              <w:sz w:val="10"/>
            </w:rPr>
          </w:rPrChange>
        </w:rPr>
        <w:t xml:space="preserve">189     </w:t>
      </w:r>
      <w:r w:rsidRPr="00814BC9">
        <w:rPr>
          <w:rFonts w:ascii="Trebuchet MS"/>
          <w:spacing w:val="19"/>
          <w:sz w:val="10"/>
          <w:lang w:val="en-GB"/>
          <w:rPrChange w:id="2327" w:author="Christian PIEDALLU" w:date="2023-02-06T09:53:00Z">
            <w:rPr>
              <w:rFonts w:ascii="Trebuchet MS"/>
              <w:spacing w:val="19"/>
              <w:sz w:val="10"/>
            </w:rPr>
          </w:rPrChange>
        </w:rPr>
        <w:t xml:space="preserve"> </w:t>
      </w:r>
      <w:r w:rsidRPr="00814BC9">
        <w:rPr>
          <w:w w:val="105"/>
          <w:lang w:val="en-GB"/>
          <w:rPrChange w:id="2328" w:author="Christian PIEDALLU" w:date="2023-02-06T09:53:00Z">
            <w:rPr>
              <w:w w:val="105"/>
            </w:rPr>
          </w:rPrChange>
        </w:rPr>
        <w:t>in</w:t>
      </w:r>
      <w:r w:rsidRPr="00814BC9">
        <w:rPr>
          <w:spacing w:val="13"/>
          <w:w w:val="105"/>
          <w:lang w:val="en-GB"/>
          <w:rPrChange w:id="2329" w:author="Christian PIEDALLU" w:date="2023-02-06T09:53:00Z">
            <w:rPr>
              <w:spacing w:val="13"/>
              <w:w w:val="105"/>
            </w:rPr>
          </w:rPrChange>
        </w:rPr>
        <w:t xml:space="preserve"> </w:t>
      </w:r>
      <w:r w:rsidRPr="00814BC9">
        <w:rPr>
          <w:w w:val="105"/>
          <w:lang w:val="en-GB"/>
          <w:rPrChange w:id="2330" w:author="Christian PIEDALLU" w:date="2023-02-06T09:53:00Z">
            <w:rPr>
              <w:w w:val="105"/>
            </w:rPr>
          </w:rPrChange>
        </w:rPr>
        <w:t>86.1</w:t>
      </w:r>
      <w:r w:rsidRPr="00814BC9">
        <w:rPr>
          <w:spacing w:val="13"/>
          <w:w w:val="105"/>
          <w:lang w:val="en-GB"/>
          <w:rPrChange w:id="2331" w:author="Christian PIEDALLU" w:date="2023-02-06T09:53:00Z">
            <w:rPr>
              <w:spacing w:val="13"/>
              <w:w w:val="105"/>
            </w:rPr>
          </w:rPrChange>
        </w:rPr>
        <w:t xml:space="preserve"> </w:t>
      </w:r>
      <w:r w:rsidRPr="00814BC9">
        <w:rPr>
          <w:w w:val="105"/>
          <w:lang w:val="en-GB"/>
          <w:rPrChange w:id="2332" w:author="Christian PIEDALLU" w:date="2023-02-06T09:53:00Z">
            <w:rPr>
              <w:w w:val="105"/>
            </w:rPr>
          </w:rPrChange>
        </w:rPr>
        <w:t>%</w:t>
      </w:r>
      <w:r w:rsidRPr="00814BC9">
        <w:rPr>
          <w:spacing w:val="14"/>
          <w:w w:val="105"/>
          <w:lang w:val="en-GB"/>
          <w:rPrChange w:id="2333" w:author="Christian PIEDALLU" w:date="2023-02-06T09:53:00Z">
            <w:rPr>
              <w:spacing w:val="14"/>
              <w:w w:val="105"/>
            </w:rPr>
          </w:rPrChange>
        </w:rPr>
        <w:t xml:space="preserve"> </w:t>
      </w:r>
      <w:r w:rsidRPr="00814BC9">
        <w:rPr>
          <w:w w:val="105"/>
          <w:lang w:val="en-GB"/>
          <w:rPrChange w:id="2334" w:author="Christian PIEDALLU" w:date="2023-02-06T09:53:00Z">
            <w:rPr>
              <w:w w:val="105"/>
            </w:rPr>
          </w:rPrChange>
        </w:rPr>
        <w:t>of</w:t>
      </w:r>
      <w:r w:rsidRPr="00814BC9">
        <w:rPr>
          <w:spacing w:val="13"/>
          <w:w w:val="105"/>
          <w:lang w:val="en-GB"/>
          <w:rPrChange w:id="2335" w:author="Christian PIEDALLU" w:date="2023-02-06T09:53:00Z">
            <w:rPr>
              <w:spacing w:val="13"/>
              <w:w w:val="105"/>
            </w:rPr>
          </w:rPrChange>
        </w:rPr>
        <w:t xml:space="preserve"> </w:t>
      </w:r>
      <w:r w:rsidRPr="00814BC9">
        <w:rPr>
          <w:w w:val="105"/>
          <w:lang w:val="en-GB"/>
          <w:rPrChange w:id="2336" w:author="Christian PIEDALLU" w:date="2023-02-06T09:53:00Z">
            <w:rPr>
              <w:w w:val="105"/>
            </w:rPr>
          </w:rPrChange>
        </w:rPr>
        <w:t>the</w:t>
      </w:r>
      <w:r w:rsidRPr="00814BC9">
        <w:rPr>
          <w:spacing w:val="13"/>
          <w:w w:val="105"/>
          <w:lang w:val="en-GB"/>
          <w:rPrChange w:id="2337" w:author="Christian PIEDALLU" w:date="2023-02-06T09:53:00Z">
            <w:rPr>
              <w:spacing w:val="13"/>
              <w:w w:val="105"/>
            </w:rPr>
          </w:rPrChange>
        </w:rPr>
        <w:t xml:space="preserve"> </w:t>
      </w:r>
      <w:r w:rsidRPr="00814BC9">
        <w:rPr>
          <w:w w:val="105"/>
          <w:lang w:val="en-GB"/>
          <w:rPrChange w:id="2338" w:author="Christian PIEDALLU" w:date="2023-02-06T09:53:00Z">
            <w:rPr>
              <w:w w:val="105"/>
            </w:rPr>
          </w:rPrChange>
        </w:rPr>
        <w:t>verified</w:t>
      </w:r>
      <w:r w:rsidRPr="00814BC9">
        <w:rPr>
          <w:spacing w:val="13"/>
          <w:w w:val="105"/>
          <w:lang w:val="en-GB"/>
          <w:rPrChange w:id="2339" w:author="Christian PIEDALLU" w:date="2023-02-06T09:53:00Z">
            <w:rPr>
              <w:spacing w:val="13"/>
              <w:w w:val="105"/>
            </w:rPr>
          </w:rPrChange>
        </w:rPr>
        <w:t xml:space="preserve"> </w:t>
      </w:r>
      <w:r w:rsidRPr="00814BC9">
        <w:rPr>
          <w:w w:val="105"/>
          <w:lang w:val="en-GB"/>
          <w:rPrChange w:id="2340" w:author="Christian PIEDALLU" w:date="2023-02-06T09:53:00Z">
            <w:rPr>
              <w:w w:val="105"/>
            </w:rPr>
          </w:rPrChange>
        </w:rPr>
        <w:t>spots</w:t>
      </w:r>
      <w:ins w:id="2341" w:author="Christian PIEDALLU" w:date="2023-02-06T12:18:00Z">
        <w:r w:rsidR="008B141A">
          <w:rPr>
            <w:w w:val="105"/>
            <w:lang w:val="en-GB"/>
          </w:rPr>
          <w:t xml:space="preserve"> (Table 1)</w:t>
        </w:r>
      </w:ins>
      <w:r w:rsidRPr="00775634">
        <w:rPr>
          <w:w w:val="105"/>
          <w:lang w:val="en-GB"/>
        </w:rPr>
        <w:t>.</w:t>
      </w:r>
      <w:r w:rsidRPr="00775634">
        <w:rPr>
          <w:spacing w:val="35"/>
          <w:w w:val="105"/>
          <w:lang w:val="en-GB"/>
        </w:rPr>
        <w:t xml:space="preserve"> </w:t>
      </w:r>
      <w:r w:rsidRPr="00775634">
        <w:rPr>
          <w:w w:val="105"/>
          <w:lang w:val="en-GB"/>
        </w:rPr>
        <w:t>In</w:t>
      </w:r>
      <w:r w:rsidRPr="00775634">
        <w:rPr>
          <w:spacing w:val="13"/>
          <w:w w:val="105"/>
          <w:lang w:val="en-GB"/>
        </w:rPr>
        <w:t xml:space="preserve"> </w:t>
      </w:r>
      <w:r w:rsidRPr="00775634">
        <w:rPr>
          <w:w w:val="105"/>
          <w:lang w:val="en-GB"/>
        </w:rPr>
        <w:t>13.9</w:t>
      </w:r>
      <w:r w:rsidRPr="00775634">
        <w:rPr>
          <w:spacing w:val="13"/>
          <w:w w:val="105"/>
          <w:lang w:val="en-GB"/>
        </w:rPr>
        <w:t xml:space="preserve"> </w:t>
      </w:r>
      <w:r w:rsidRPr="00775634">
        <w:rPr>
          <w:w w:val="105"/>
          <w:lang w:val="en-GB"/>
        </w:rPr>
        <w:t>%</w:t>
      </w:r>
      <w:r w:rsidRPr="00775634">
        <w:rPr>
          <w:spacing w:val="13"/>
          <w:w w:val="105"/>
          <w:lang w:val="en-GB"/>
        </w:rPr>
        <w:t xml:space="preserve"> </w:t>
      </w:r>
      <w:r w:rsidRPr="00775634">
        <w:rPr>
          <w:w w:val="105"/>
          <w:lang w:val="en-GB"/>
        </w:rPr>
        <w:t>this</w:t>
      </w:r>
      <w:r w:rsidRPr="00775634">
        <w:rPr>
          <w:spacing w:val="14"/>
          <w:w w:val="105"/>
          <w:lang w:val="en-GB"/>
        </w:rPr>
        <w:t xml:space="preserve"> </w:t>
      </w:r>
      <w:r w:rsidRPr="00775634">
        <w:rPr>
          <w:w w:val="105"/>
          <w:lang w:val="en-GB"/>
        </w:rPr>
        <w:t>is</w:t>
      </w:r>
      <w:r w:rsidRPr="00775634">
        <w:rPr>
          <w:spacing w:val="13"/>
          <w:w w:val="105"/>
          <w:lang w:val="en-GB"/>
        </w:rPr>
        <w:t xml:space="preserve"> </w:t>
      </w:r>
      <w:r w:rsidRPr="00775634">
        <w:rPr>
          <w:w w:val="105"/>
          <w:lang w:val="en-GB"/>
        </w:rPr>
        <w:t>a</w:t>
      </w:r>
      <w:r w:rsidRPr="00775634">
        <w:rPr>
          <w:spacing w:val="13"/>
          <w:w w:val="105"/>
          <w:lang w:val="en-GB"/>
        </w:rPr>
        <w:t xml:space="preserve"> </w:t>
      </w:r>
      <w:r w:rsidRPr="00775634">
        <w:rPr>
          <w:w w:val="105"/>
          <w:lang w:val="en-GB"/>
        </w:rPr>
        <w:t>false</w:t>
      </w:r>
      <w:r w:rsidRPr="00775634">
        <w:rPr>
          <w:spacing w:val="13"/>
          <w:w w:val="105"/>
          <w:lang w:val="en-GB"/>
        </w:rPr>
        <w:t xml:space="preserve"> </w:t>
      </w:r>
      <w:r w:rsidRPr="00775634">
        <w:rPr>
          <w:w w:val="105"/>
          <w:lang w:val="en-GB"/>
        </w:rPr>
        <w:t>positive</w:t>
      </w:r>
      <w:r w:rsidRPr="00775634">
        <w:rPr>
          <w:spacing w:val="13"/>
          <w:w w:val="105"/>
          <w:lang w:val="en-GB"/>
        </w:rPr>
        <w:t xml:space="preserve"> </w:t>
      </w:r>
      <w:r w:rsidRPr="00775634">
        <w:rPr>
          <w:w w:val="105"/>
          <w:lang w:val="en-GB"/>
        </w:rPr>
        <w:t>because</w:t>
      </w:r>
      <w:r w:rsidRPr="00775634">
        <w:rPr>
          <w:spacing w:val="14"/>
          <w:w w:val="105"/>
          <w:lang w:val="en-GB"/>
        </w:rPr>
        <w:t xml:space="preserve"> </w:t>
      </w:r>
      <w:r w:rsidRPr="00775634">
        <w:rPr>
          <w:w w:val="105"/>
          <w:lang w:val="en-GB"/>
        </w:rPr>
        <w:t>the</w:t>
      </w:r>
      <w:r w:rsidRPr="00775634">
        <w:rPr>
          <w:spacing w:val="13"/>
          <w:w w:val="105"/>
          <w:lang w:val="en-GB"/>
        </w:rPr>
        <w:t xml:space="preserve"> </w:t>
      </w:r>
      <w:r w:rsidRPr="00775634">
        <w:rPr>
          <w:w w:val="105"/>
          <w:lang w:val="en-GB"/>
        </w:rPr>
        <w:t>trees</w:t>
      </w:r>
      <w:r w:rsidRPr="00775634">
        <w:rPr>
          <w:spacing w:val="13"/>
          <w:w w:val="105"/>
          <w:lang w:val="en-GB"/>
        </w:rPr>
        <w:t xml:space="preserve"> </w:t>
      </w:r>
      <w:r w:rsidRPr="00775634">
        <w:rPr>
          <w:w w:val="105"/>
          <w:lang w:val="en-GB"/>
        </w:rPr>
        <w:t>are</w:t>
      </w:r>
      <w:r w:rsidRPr="00775634">
        <w:rPr>
          <w:spacing w:val="13"/>
          <w:w w:val="105"/>
          <w:lang w:val="en-GB"/>
        </w:rPr>
        <w:t xml:space="preserve"> </w:t>
      </w:r>
      <w:r w:rsidRPr="00775634">
        <w:rPr>
          <w:w w:val="105"/>
          <w:lang w:val="en-GB"/>
        </w:rPr>
        <w:t>still</w:t>
      </w:r>
      <w:r w:rsidRPr="00775634">
        <w:rPr>
          <w:spacing w:val="13"/>
          <w:w w:val="105"/>
          <w:lang w:val="en-GB"/>
        </w:rPr>
        <w:t xml:space="preserve"> </w:t>
      </w:r>
      <w:r w:rsidRPr="00775634">
        <w:rPr>
          <w:w w:val="105"/>
          <w:lang w:val="en-GB"/>
        </w:rPr>
        <w:t>healthy.</w:t>
      </w:r>
    </w:p>
    <w:p w14:paraId="39BE26CD" w14:textId="77777777" w:rsidR="00B177F5" w:rsidRPr="00775634" w:rsidRDefault="00B177F5">
      <w:pPr>
        <w:pStyle w:val="Corpsdetexte"/>
        <w:spacing w:before="59" w:line="240" w:lineRule="auto"/>
        <w:rPr>
          <w:sz w:val="11"/>
          <w:lang w:val="en-GB"/>
        </w:rPr>
        <w:pPrChange w:id="2342" w:author="Christian PIEDALLU" w:date="2023-02-06T15:00:00Z">
          <w:pPr>
            <w:pStyle w:val="Corpsdetexte"/>
            <w:spacing w:before="3" w:line="240" w:lineRule="auto"/>
          </w:pPr>
        </w:pPrChange>
      </w:pPr>
    </w:p>
    <w:p w14:paraId="4EE369C1" w14:textId="788E6EAC" w:rsidR="00B177F5" w:rsidRPr="00814BC9" w:rsidRDefault="00672196">
      <w:pPr>
        <w:spacing w:before="67"/>
        <w:ind w:left="1345"/>
        <w:rPr>
          <w:sz w:val="16"/>
          <w:lang w:val="en-GB"/>
          <w:rPrChange w:id="2343" w:author="Christian PIEDALLU" w:date="2023-02-06T09:53:00Z">
            <w:rPr>
              <w:sz w:val="16"/>
            </w:rPr>
          </w:rPrChange>
        </w:rPr>
      </w:pPr>
      <w:r w:rsidRPr="00814BC9">
        <w:rPr>
          <w:noProof/>
          <w:lang w:val="en-GB"/>
          <w:rPrChange w:id="2344" w:author="Christian PIEDALLU" w:date="2023-02-06T09:53:00Z">
            <w:rPr>
              <w:noProof/>
            </w:rPr>
          </w:rPrChange>
        </w:rPr>
        <mc:AlternateContent>
          <mc:Choice Requires="wps">
            <w:drawing>
              <wp:anchor distT="0" distB="0" distL="114300" distR="114300" simplePos="0" relativeHeight="486894080" behindDoc="1" locked="0" layoutInCell="1" allowOverlap="1" wp14:anchorId="585BA75C" wp14:editId="737A1829">
                <wp:simplePos x="0" y="0"/>
                <wp:positionH relativeFrom="page">
                  <wp:posOffset>1073150</wp:posOffset>
                </wp:positionH>
                <wp:positionV relativeFrom="paragraph">
                  <wp:posOffset>306705</wp:posOffset>
                </wp:positionV>
                <wp:extent cx="2075180" cy="304165"/>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5180" cy="304165"/>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7D1F1" id="Line 4" o:spid="_x0000_s1026" style="position:absolute;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5pt,24.15pt" to="247.9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" strokeweight=".14058mm">
                <w10:wrap anchorx="page"/>
              </v:line>
            </w:pict>
          </mc:Fallback>
        </mc:AlternateContent>
      </w:r>
      <w:bookmarkStart w:id="2345" w:name="_bookmark3"/>
      <w:bookmarkEnd w:id="2345"/>
      <w:r w:rsidR="00B553DB" w:rsidRPr="00814BC9">
        <w:rPr>
          <w:w w:val="115"/>
          <w:sz w:val="16"/>
          <w:lang w:val="en-GB"/>
          <w:rPrChange w:id="2346" w:author="Christian PIEDALLU" w:date="2023-02-06T09:53:00Z">
            <w:rPr>
              <w:w w:val="115"/>
              <w:sz w:val="16"/>
            </w:rPr>
          </w:rPrChange>
        </w:rPr>
        <w:t>Table</w:t>
      </w:r>
      <w:r w:rsidR="00B553DB" w:rsidRPr="00814BC9">
        <w:rPr>
          <w:spacing w:val="2"/>
          <w:w w:val="115"/>
          <w:sz w:val="16"/>
          <w:lang w:val="en-GB"/>
          <w:rPrChange w:id="2347" w:author="Christian PIEDALLU" w:date="2023-02-06T09:53:00Z">
            <w:rPr>
              <w:spacing w:val="2"/>
              <w:w w:val="115"/>
              <w:sz w:val="16"/>
            </w:rPr>
          </w:rPrChange>
        </w:rPr>
        <w:t xml:space="preserve"> </w:t>
      </w:r>
      <w:r w:rsidR="00B553DB" w:rsidRPr="00814BC9">
        <w:rPr>
          <w:w w:val="115"/>
          <w:sz w:val="16"/>
          <w:lang w:val="en-GB"/>
          <w:rPrChange w:id="2348" w:author="Christian PIEDALLU" w:date="2023-02-06T09:53:00Z">
            <w:rPr>
              <w:w w:val="115"/>
              <w:sz w:val="16"/>
            </w:rPr>
          </w:rPrChange>
        </w:rPr>
        <w:t>1:</w:t>
      </w:r>
      <w:r w:rsidR="00B553DB" w:rsidRPr="00814BC9">
        <w:rPr>
          <w:spacing w:val="16"/>
          <w:w w:val="115"/>
          <w:sz w:val="16"/>
          <w:lang w:val="en-GB"/>
          <w:rPrChange w:id="2349" w:author="Christian PIEDALLU" w:date="2023-02-06T09:53:00Z">
            <w:rPr>
              <w:spacing w:val="16"/>
              <w:w w:val="115"/>
              <w:sz w:val="16"/>
            </w:rPr>
          </w:rPrChange>
        </w:rPr>
        <w:t xml:space="preserve"> </w:t>
      </w:r>
      <w:commentRangeStart w:id="2350"/>
      <w:del w:id="2351" w:author="Christian PIEDALLU" w:date="2023-02-06T13:27:00Z">
        <w:r w:rsidR="00B553DB" w:rsidRPr="00814BC9" w:rsidDel="0003030A">
          <w:rPr>
            <w:w w:val="115"/>
            <w:sz w:val="16"/>
            <w:lang w:val="en-GB"/>
            <w:rPrChange w:id="2352" w:author="Christian PIEDALLU" w:date="2023-02-06T09:53:00Z">
              <w:rPr>
                <w:w w:val="115"/>
                <w:sz w:val="16"/>
              </w:rPr>
            </w:rPrChange>
          </w:rPr>
          <w:delText>Confusion</w:delText>
        </w:r>
        <w:r w:rsidR="00B553DB" w:rsidRPr="00814BC9" w:rsidDel="0003030A">
          <w:rPr>
            <w:spacing w:val="2"/>
            <w:w w:val="115"/>
            <w:sz w:val="16"/>
            <w:lang w:val="en-GB"/>
            <w:rPrChange w:id="2353" w:author="Christian PIEDALLU" w:date="2023-02-06T09:53:00Z">
              <w:rPr>
                <w:spacing w:val="2"/>
                <w:w w:val="115"/>
                <w:sz w:val="16"/>
              </w:rPr>
            </w:rPrChange>
          </w:rPr>
          <w:delText xml:space="preserve"> </w:delText>
        </w:r>
        <w:r w:rsidR="00B553DB" w:rsidRPr="00814BC9" w:rsidDel="0003030A">
          <w:rPr>
            <w:w w:val="115"/>
            <w:sz w:val="16"/>
            <w:lang w:val="en-GB"/>
            <w:rPrChange w:id="2354" w:author="Christian PIEDALLU" w:date="2023-02-06T09:53:00Z">
              <w:rPr>
                <w:w w:val="115"/>
                <w:sz w:val="16"/>
              </w:rPr>
            </w:rPrChange>
          </w:rPr>
          <w:delText>matrix</w:delText>
        </w:r>
        <w:r w:rsidR="00B553DB" w:rsidRPr="00814BC9" w:rsidDel="0003030A">
          <w:rPr>
            <w:spacing w:val="2"/>
            <w:w w:val="115"/>
            <w:sz w:val="16"/>
            <w:lang w:val="en-GB"/>
            <w:rPrChange w:id="2355" w:author="Christian PIEDALLU" w:date="2023-02-06T09:53:00Z">
              <w:rPr>
                <w:spacing w:val="2"/>
                <w:w w:val="115"/>
                <w:sz w:val="16"/>
              </w:rPr>
            </w:rPrChange>
          </w:rPr>
          <w:delText xml:space="preserve"> </w:delText>
        </w:r>
        <w:r w:rsidR="00B553DB" w:rsidRPr="00814BC9" w:rsidDel="0003030A">
          <w:rPr>
            <w:w w:val="115"/>
            <w:sz w:val="16"/>
            <w:lang w:val="en-GB"/>
            <w:rPrChange w:id="2356" w:author="Christian PIEDALLU" w:date="2023-02-06T09:53:00Z">
              <w:rPr>
                <w:w w:val="115"/>
                <w:sz w:val="16"/>
              </w:rPr>
            </w:rPrChange>
          </w:rPr>
          <w:delText>of</w:delText>
        </w:r>
        <w:r w:rsidR="00B553DB" w:rsidRPr="00814BC9" w:rsidDel="0003030A">
          <w:rPr>
            <w:spacing w:val="2"/>
            <w:w w:val="115"/>
            <w:sz w:val="16"/>
            <w:lang w:val="en-GB"/>
            <w:rPrChange w:id="2357" w:author="Christian PIEDALLU" w:date="2023-02-06T09:53:00Z">
              <w:rPr>
                <w:spacing w:val="2"/>
                <w:w w:val="115"/>
                <w:sz w:val="16"/>
              </w:rPr>
            </w:rPrChange>
          </w:rPr>
          <w:delText xml:space="preserve"> </w:delText>
        </w:r>
        <w:r w:rsidR="00B553DB" w:rsidRPr="00814BC9" w:rsidDel="0003030A">
          <w:rPr>
            <w:w w:val="115"/>
            <w:sz w:val="16"/>
            <w:lang w:val="en-GB"/>
            <w:rPrChange w:id="2358" w:author="Christian PIEDALLU" w:date="2023-02-06T09:53:00Z">
              <w:rPr>
                <w:w w:val="115"/>
                <w:sz w:val="16"/>
              </w:rPr>
            </w:rPrChange>
          </w:rPr>
          <w:delText>the</w:delText>
        </w:r>
        <w:r w:rsidR="00B553DB" w:rsidRPr="00814BC9" w:rsidDel="0003030A">
          <w:rPr>
            <w:spacing w:val="2"/>
            <w:w w:val="115"/>
            <w:sz w:val="16"/>
            <w:lang w:val="en-GB"/>
            <w:rPrChange w:id="2359" w:author="Christian PIEDALLU" w:date="2023-02-06T09:53:00Z">
              <w:rPr>
                <w:spacing w:val="2"/>
                <w:w w:val="115"/>
                <w:sz w:val="16"/>
              </w:rPr>
            </w:rPrChange>
          </w:rPr>
          <w:delText xml:space="preserve"> </w:delText>
        </w:r>
        <w:r w:rsidR="00B553DB" w:rsidRPr="00814BC9" w:rsidDel="0003030A">
          <w:rPr>
            <w:w w:val="115"/>
            <w:sz w:val="16"/>
            <w:lang w:val="en-GB"/>
            <w:rPrChange w:id="2360" w:author="Christian PIEDALLU" w:date="2023-02-06T09:53:00Z">
              <w:rPr>
                <w:w w:val="115"/>
                <w:sz w:val="16"/>
              </w:rPr>
            </w:rPrChange>
          </w:rPr>
          <w:delText>result</w:delText>
        </w:r>
        <w:r w:rsidR="00B553DB" w:rsidRPr="00814BC9" w:rsidDel="0003030A">
          <w:rPr>
            <w:spacing w:val="2"/>
            <w:w w:val="115"/>
            <w:sz w:val="16"/>
            <w:lang w:val="en-GB"/>
            <w:rPrChange w:id="2361" w:author="Christian PIEDALLU" w:date="2023-02-06T09:53:00Z">
              <w:rPr>
                <w:spacing w:val="2"/>
                <w:w w:val="115"/>
                <w:sz w:val="16"/>
              </w:rPr>
            </w:rPrChange>
          </w:rPr>
          <w:delText xml:space="preserve"> </w:delText>
        </w:r>
        <w:r w:rsidR="00B553DB" w:rsidRPr="00814BC9" w:rsidDel="0003030A">
          <w:rPr>
            <w:w w:val="115"/>
            <w:sz w:val="16"/>
            <w:lang w:val="en-GB"/>
            <w:rPrChange w:id="2362" w:author="Christian PIEDALLU" w:date="2023-02-06T09:53:00Z">
              <w:rPr>
                <w:w w:val="115"/>
                <w:sz w:val="16"/>
              </w:rPr>
            </w:rPrChange>
          </w:rPr>
          <w:delText>of</w:delText>
        </w:r>
        <w:r w:rsidR="00B553DB" w:rsidRPr="00814BC9" w:rsidDel="0003030A">
          <w:rPr>
            <w:spacing w:val="3"/>
            <w:w w:val="115"/>
            <w:sz w:val="16"/>
            <w:lang w:val="en-GB"/>
            <w:rPrChange w:id="2363" w:author="Christian PIEDALLU" w:date="2023-02-06T09:53:00Z">
              <w:rPr>
                <w:spacing w:val="3"/>
                <w:w w:val="115"/>
                <w:sz w:val="16"/>
              </w:rPr>
            </w:rPrChange>
          </w:rPr>
          <w:delText xml:space="preserve"> </w:delText>
        </w:r>
        <w:commentRangeEnd w:id="2350"/>
        <w:r w:rsidR="005247DE" w:rsidDel="0003030A">
          <w:rPr>
            <w:rStyle w:val="Marquedecommentaire"/>
          </w:rPr>
          <w:commentReference w:id="2350"/>
        </w:r>
        <w:r w:rsidR="00B553DB" w:rsidRPr="00814BC9" w:rsidDel="0003030A">
          <w:rPr>
            <w:w w:val="115"/>
            <w:sz w:val="16"/>
            <w:lang w:val="en-GB"/>
            <w:rPrChange w:id="2364" w:author="Christian PIEDALLU" w:date="2023-02-06T09:53:00Z">
              <w:rPr>
                <w:w w:val="115"/>
                <w:sz w:val="16"/>
              </w:rPr>
            </w:rPrChange>
          </w:rPr>
          <w:delText>the</w:delText>
        </w:r>
        <w:r w:rsidR="00B553DB" w:rsidRPr="00814BC9" w:rsidDel="0003030A">
          <w:rPr>
            <w:spacing w:val="2"/>
            <w:w w:val="115"/>
            <w:sz w:val="16"/>
            <w:lang w:val="en-GB"/>
            <w:rPrChange w:id="2365" w:author="Christian PIEDALLU" w:date="2023-02-06T09:53:00Z">
              <w:rPr>
                <w:spacing w:val="2"/>
                <w:w w:val="115"/>
                <w:sz w:val="16"/>
              </w:rPr>
            </w:rPrChange>
          </w:rPr>
          <w:delText xml:space="preserve"> </w:delText>
        </w:r>
      </w:del>
      <w:ins w:id="2366" w:author="Christian PIEDALLU" w:date="2023-02-06T13:27:00Z">
        <w:r w:rsidR="0002008C">
          <w:rPr>
            <w:w w:val="115"/>
            <w:sz w:val="16"/>
            <w:lang w:val="en-GB"/>
          </w:rPr>
          <w:t>S</w:t>
        </w:r>
      </w:ins>
      <w:del w:id="2367" w:author="Christian PIEDALLU" w:date="2023-02-06T13:27:00Z">
        <w:r w:rsidR="00B553DB" w:rsidRPr="00814BC9" w:rsidDel="0002008C">
          <w:rPr>
            <w:w w:val="115"/>
            <w:sz w:val="16"/>
            <w:lang w:val="en-GB"/>
            <w:rPrChange w:id="2368" w:author="Christian PIEDALLU" w:date="2023-02-06T09:53:00Z">
              <w:rPr>
                <w:w w:val="115"/>
                <w:sz w:val="16"/>
              </w:rPr>
            </w:rPrChange>
          </w:rPr>
          <w:delText>s</w:delText>
        </w:r>
      </w:del>
      <w:r w:rsidR="00B553DB" w:rsidRPr="00814BC9">
        <w:rPr>
          <w:w w:val="115"/>
          <w:sz w:val="16"/>
          <w:lang w:val="en-GB"/>
          <w:rPrChange w:id="2369" w:author="Christian PIEDALLU" w:date="2023-02-06T09:53:00Z">
            <w:rPr>
              <w:w w:val="115"/>
              <w:sz w:val="16"/>
            </w:rPr>
          </w:rPrChange>
        </w:rPr>
        <w:t>anitary</w:t>
      </w:r>
      <w:r w:rsidR="00B553DB" w:rsidRPr="00814BC9">
        <w:rPr>
          <w:spacing w:val="2"/>
          <w:w w:val="115"/>
          <w:sz w:val="16"/>
          <w:lang w:val="en-GB"/>
          <w:rPrChange w:id="2370" w:author="Christian PIEDALLU" w:date="2023-02-06T09:53:00Z">
            <w:rPr>
              <w:spacing w:val="2"/>
              <w:w w:val="115"/>
              <w:sz w:val="16"/>
            </w:rPr>
          </w:rPrChange>
        </w:rPr>
        <w:t xml:space="preserve"> </w:t>
      </w:r>
      <w:r w:rsidR="00B553DB" w:rsidRPr="00814BC9">
        <w:rPr>
          <w:w w:val="115"/>
          <w:sz w:val="16"/>
          <w:lang w:val="en-GB"/>
          <w:rPrChange w:id="2371" w:author="Christian PIEDALLU" w:date="2023-02-06T09:53:00Z">
            <w:rPr>
              <w:w w:val="115"/>
              <w:sz w:val="16"/>
            </w:rPr>
          </w:rPrChange>
        </w:rPr>
        <w:t>map</w:t>
      </w:r>
      <w:r w:rsidR="00B553DB" w:rsidRPr="00814BC9">
        <w:rPr>
          <w:spacing w:val="2"/>
          <w:w w:val="115"/>
          <w:sz w:val="16"/>
          <w:lang w:val="en-GB"/>
          <w:rPrChange w:id="2372" w:author="Christian PIEDALLU" w:date="2023-02-06T09:53:00Z">
            <w:rPr>
              <w:spacing w:val="2"/>
              <w:w w:val="115"/>
              <w:sz w:val="16"/>
            </w:rPr>
          </w:rPrChange>
        </w:rPr>
        <w:t xml:space="preserve"> </w:t>
      </w:r>
      <w:r w:rsidR="00B553DB" w:rsidRPr="00814BC9">
        <w:rPr>
          <w:w w:val="115"/>
          <w:sz w:val="16"/>
          <w:lang w:val="en-GB"/>
          <w:rPrChange w:id="2373" w:author="Christian PIEDALLU" w:date="2023-02-06T09:53:00Z">
            <w:rPr>
              <w:w w:val="115"/>
              <w:sz w:val="16"/>
            </w:rPr>
          </w:rPrChange>
        </w:rPr>
        <w:t>validation</w:t>
      </w:r>
      <w:r w:rsidR="00B553DB" w:rsidRPr="00814BC9">
        <w:rPr>
          <w:spacing w:val="2"/>
          <w:w w:val="115"/>
          <w:sz w:val="16"/>
          <w:lang w:val="en-GB"/>
          <w:rPrChange w:id="2374" w:author="Christian PIEDALLU" w:date="2023-02-06T09:53:00Z">
            <w:rPr>
              <w:spacing w:val="2"/>
              <w:w w:val="115"/>
              <w:sz w:val="16"/>
            </w:rPr>
          </w:rPrChange>
        </w:rPr>
        <w:t xml:space="preserve"> </w:t>
      </w:r>
      <w:ins w:id="2375" w:author="Christian PIEDALLU" w:date="2023-02-06T13:27:00Z">
        <w:r w:rsidR="0002008C">
          <w:rPr>
            <w:spacing w:val="2"/>
            <w:w w:val="115"/>
            <w:sz w:val="16"/>
            <w:lang w:val="en-GB"/>
          </w:rPr>
          <w:t xml:space="preserve">using aerial photographs </w:t>
        </w:r>
      </w:ins>
      <w:r w:rsidR="00B553DB" w:rsidRPr="00814BC9">
        <w:rPr>
          <w:w w:val="115"/>
          <w:sz w:val="16"/>
          <w:lang w:val="en-GB"/>
          <w:rPrChange w:id="2376" w:author="Christian PIEDALLU" w:date="2023-02-06T09:53:00Z">
            <w:rPr>
              <w:w w:val="115"/>
              <w:sz w:val="16"/>
            </w:rPr>
          </w:rPrChange>
        </w:rPr>
        <w:t>for</w:t>
      </w:r>
      <w:r w:rsidR="00B553DB" w:rsidRPr="00814BC9">
        <w:rPr>
          <w:spacing w:val="2"/>
          <w:w w:val="115"/>
          <w:sz w:val="16"/>
          <w:lang w:val="en-GB"/>
          <w:rPrChange w:id="2377" w:author="Christian PIEDALLU" w:date="2023-02-06T09:53:00Z">
            <w:rPr>
              <w:spacing w:val="2"/>
              <w:w w:val="115"/>
              <w:sz w:val="16"/>
            </w:rPr>
          </w:rPrChange>
        </w:rPr>
        <w:t xml:space="preserve"> </w:t>
      </w:r>
      <w:r w:rsidR="00B553DB" w:rsidRPr="00814BC9">
        <w:rPr>
          <w:w w:val="115"/>
          <w:sz w:val="16"/>
          <w:lang w:val="en-GB"/>
          <w:rPrChange w:id="2378" w:author="Christian PIEDALLU" w:date="2023-02-06T09:53:00Z">
            <w:rPr>
              <w:w w:val="115"/>
              <w:sz w:val="16"/>
            </w:rPr>
          </w:rPrChange>
        </w:rPr>
        <w:t>274</w:t>
      </w:r>
      <w:r w:rsidR="00B553DB" w:rsidRPr="00814BC9">
        <w:rPr>
          <w:spacing w:val="2"/>
          <w:w w:val="115"/>
          <w:sz w:val="16"/>
          <w:lang w:val="en-GB"/>
          <w:rPrChange w:id="2379" w:author="Christian PIEDALLU" w:date="2023-02-06T09:53:00Z">
            <w:rPr>
              <w:spacing w:val="2"/>
              <w:w w:val="115"/>
              <w:sz w:val="16"/>
            </w:rPr>
          </w:rPrChange>
        </w:rPr>
        <w:t xml:space="preserve"> </w:t>
      </w:r>
      <w:r w:rsidR="00B553DB" w:rsidRPr="00814BC9">
        <w:rPr>
          <w:w w:val="115"/>
          <w:sz w:val="16"/>
          <w:lang w:val="en-GB"/>
          <w:rPrChange w:id="2380" w:author="Christian PIEDALLU" w:date="2023-02-06T09:53:00Z">
            <w:rPr>
              <w:w w:val="115"/>
              <w:sz w:val="16"/>
            </w:rPr>
          </w:rPrChange>
        </w:rPr>
        <w:t>spruce</w:t>
      </w:r>
      <w:r w:rsidR="00B553DB" w:rsidRPr="00814BC9">
        <w:rPr>
          <w:spacing w:val="2"/>
          <w:w w:val="115"/>
          <w:sz w:val="16"/>
          <w:lang w:val="en-GB"/>
          <w:rPrChange w:id="2381" w:author="Christian PIEDALLU" w:date="2023-02-06T09:53:00Z">
            <w:rPr>
              <w:spacing w:val="2"/>
              <w:w w:val="115"/>
              <w:sz w:val="16"/>
            </w:rPr>
          </w:rPrChange>
        </w:rPr>
        <w:t xml:space="preserve"> </w:t>
      </w:r>
      <w:r w:rsidR="00B553DB" w:rsidRPr="00814BC9">
        <w:rPr>
          <w:w w:val="115"/>
          <w:sz w:val="16"/>
          <w:lang w:val="en-GB"/>
          <w:rPrChange w:id="2382" w:author="Christian PIEDALLU" w:date="2023-02-06T09:53:00Z">
            <w:rPr>
              <w:w w:val="115"/>
              <w:sz w:val="16"/>
            </w:rPr>
          </w:rPrChange>
        </w:rPr>
        <w:t>stands.</w:t>
      </w:r>
    </w:p>
    <w:p w14:paraId="055CDE71" w14:textId="77777777" w:rsidR="00B177F5" w:rsidRPr="00814BC9" w:rsidRDefault="00B177F5">
      <w:pPr>
        <w:pStyle w:val="Corpsdetexte"/>
        <w:spacing w:before="5" w:after="1" w:line="240" w:lineRule="auto"/>
        <w:rPr>
          <w:sz w:val="17"/>
          <w:lang w:val="en-GB"/>
          <w:rPrChange w:id="2383" w:author="Christian PIEDALLU" w:date="2023-02-06T09:53:00Z">
            <w:rPr>
              <w:sz w:val="17"/>
            </w:rPr>
          </w:rPrChange>
        </w:rPr>
      </w:pPr>
    </w:p>
    <w:tbl>
      <w:tblPr>
        <w:tblStyle w:val="TableNormal"/>
        <w:tblW w:w="0" w:type="auto"/>
        <w:tblInd w:w="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77"/>
        <w:gridCol w:w="1176"/>
        <w:gridCol w:w="1406"/>
      </w:tblGrid>
      <w:tr w:rsidR="00B177F5" w:rsidRPr="00814BC9" w14:paraId="7C0F0384" w14:textId="77777777">
        <w:trPr>
          <w:trHeight w:val="476"/>
        </w:trPr>
        <w:tc>
          <w:tcPr>
            <w:tcW w:w="3277" w:type="dxa"/>
          </w:tcPr>
          <w:p w14:paraId="56CE59E9" w14:textId="77777777" w:rsidR="00B177F5" w:rsidRPr="00814BC9" w:rsidRDefault="00B553DB">
            <w:pPr>
              <w:pStyle w:val="TableParagraph"/>
              <w:spacing w:line="218" w:lineRule="exact"/>
              <w:ind w:left="1756"/>
              <w:rPr>
                <w:sz w:val="20"/>
                <w:lang w:val="en-GB"/>
                <w:rPrChange w:id="2384" w:author="Christian PIEDALLU" w:date="2023-02-06T09:53:00Z">
                  <w:rPr>
                    <w:sz w:val="20"/>
                  </w:rPr>
                </w:rPrChange>
              </w:rPr>
            </w:pPr>
            <w:r w:rsidRPr="00814BC9">
              <w:rPr>
                <w:w w:val="105"/>
                <w:sz w:val="20"/>
                <w:lang w:val="en-GB"/>
                <w:rPrChange w:id="2385" w:author="Christian PIEDALLU" w:date="2023-02-06T09:53:00Z">
                  <w:rPr>
                    <w:w w:val="105"/>
                    <w:sz w:val="20"/>
                  </w:rPr>
                </w:rPrChange>
              </w:rPr>
              <w:t>Orthophotoplan</w:t>
            </w:r>
          </w:p>
          <w:p w14:paraId="455C16B6" w14:textId="77777777" w:rsidR="00B177F5" w:rsidRPr="00814BC9" w:rsidRDefault="00B553DB">
            <w:pPr>
              <w:pStyle w:val="TableParagraph"/>
              <w:spacing w:line="239" w:lineRule="exact"/>
              <w:ind w:left="122"/>
              <w:rPr>
                <w:sz w:val="20"/>
                <w:lang w:val="en-GB"/>
                <w:rPrChange w:id="2386" w:author="Christian PIEDALLU" w:date="2023-02-06T09:53:00Z">
                  <w:rPr>
                    <w:sz w:val="20"/>
                  </w:rPr>
                </w:rPrChange>
              </w:rPr>
            </w:pPr>
            <w:r w:rsidRPr="00814BC9">
              <w:rPr>
                <w:w w:val="110"/>
                <w:sz w:val="20"/>
                <w:lang w:val="en-GB"/>
                <w:rPrChange w:id="2387" w:author="Christian PIEDALLU" w:date="2023-02-06T09:53:00Z">
                  <w:rPr>
                    <w:w w:val="110"/>
                    <w:sz w:val="20"/>
                  </w:rPr>
                </w:rPrChange>
              </w:rPr>
              <w:t>Sanitary</w:t>
            </w:r>
            <w:r w:rsidRPr="00814BC9">
              <w:rPr>
                <w:spacing w:val="10"/>
                <w:w w:val="110"/>
                <w:sz w:val="20"/>
                <w:lang w:val="en-GB"/>
                <w:rPrChange w:id="2388" w:author="Christian PIEDALLU" w:date="2023-02-06T09:53:00Z">
                  <w:rPr>
                    <w:spacing w:val="10"/>
                    <w:w w:val="110"/>
                    <w:sz w:val="20"/>
                  </w:rPr>
                </w:rPrChange>
              </w:rPr>
              <w:t xml:space="preserve"> </w:t>
            </w:r>
            <w:r w:rsidRPr="00814BC9">
              <w:rPr>
                <w:w w:val="110"/>
                <w:sz w:val="20"/>
                <w:lang w:val="en-GB"/>
                <w:rPrChange w:id="2389" w:author="Christian PIEDALLU" w:date="2023-02-06T09:53:00Z">
                  <w:rPr>
                    <w:w w:val="110"/>
                    <w:sz w:val="20"/>
                  </w:rPr>
                </w:rPrChange>
              </w:rPr>
              <w:t>map</w:t>
            </w:r>
          </w:p>
        </w:tc>
        <w:tc>
          <w:tcPr>
            <w:tcW w:w="1176" w:type="dxa"/>
          </w:tcPr>
          <w:p w14:paraId="78E02080" w14:textId="77777777" w:rsidR="00B177F5" w:rsidRPr="00814BC9" w:rsidRDefault="00B553DB">
            <w:pPr>
              <w:pStyle w:val="TableParagraph"/>
              <w:spacing w:before="97"/>
              <w:ind w:left="122"/>
              <w:rPr>
                <w:sz w:val="20"/>
                <w:lang w:val="en-GB"/>
                <w:rPrChange w:id="2390" w:author="Christian PIEDALLU" w:date="2023-02-06T09:53:00Z">
                  <w:rPr>
                    <w:sz w:val="20"/>
                  </w:rPr>
                </w:rPrChange>
              </w:rPr>
            </w:pPr>
            <w:r w:rsidRPr="00814BC9">
              <w:rPr>
                <w:w w:val="105"/>
                <w:sz w:val="20"/>
                <w:lang w:val="en-GB"/>
                <w:rPrChange w:id="2391" w:author="Christian PIEDALLU" w:date="2023-02-06T09:53:00Z">
                  <w:rPr>
                    <w:w w:val="105"/>
                    <w:sz w:val="20"/>
                  </w:rPr>
                </w:rPrChange>
              </w:rPr>
              <w:t>Dead</w:t>
            </w:r>
            <w:r w:rsidRPr="00814BC9">
              <w:rPr>
                <w:spacing w:val="9"/>
                <w:w w:val="105"/>
                <w:sz w:val="20"/>
                <w:lang w:val="en-GB"/>
                <w:rPrChange w:id="2392" w:author="Christian PIEDALLU" w:date="2023-02-06T09:53:00Z">
                  <w:rPr>
                    <w:spacing w:val="9"/>
                    <w:w w:val="105"/>
                    <w:sz w:val="20"/>
                  </w:rPr>
                </w:rPrChange>
              </w:rPr>
              <w:t xml:space="preserve"> </w:t>
            </w:r>
            <w:r w:rsidRPr="00814BC9">
              <w:rPr>
                <w:w w:val="105"/>
                <w:sz w:val="20"/>
                <w:lang w:val="en-GB"/>
                <w:rPrChange w:id="2393" w:author="Christian PIEDALLU" w:date="2023-02-06T09:53:00Z">
                  <w:rPr>
                    <w:w w:val="105"/>
                    <w:sz w:val="20"/>
                  </w:rPr>
                </w:rPrChange>
              </w:rPr>
              <w:t>trees</w:t>
            </w:r>
          </w:p>
        </w:tc>
        <w:tc>
          <w:tcPr>
            <w:tcW w:w="1406" w:type="dxa"/>
          </w:tcPr>
          <w:p w14:paraId="494BCD47" w14:textId="77777777" w:rsidR="00B177F5" w:rsidRPr="00814BC9" w:rsidRDefault="00B553DB">
            <w:pPr>
              <w:pStyle w:val="TableParagraph"/>
              <w:spacing w:before="97"/>
              <w:ind w:left="122"/>
              <w:rPr>
                <w:sz w:val="20"/>
                <w:lang w:val="en-GB"/>
                <w:rPrChange w:id="2394" w:author="Christian PIEDALLU" w:date="2023-02-06T09:53:00Z">
                  <w:rPr>
                    <w:sz w:val="20"/>
                  </w:rPr>
                </w:rPrChange>
              </w:rPr>
            </w:pPr>
            <w:r w:rsidRPr="00814BC9">
              <w:rPr>
                <w:w w:val="105"/>
                <w:sz w:val="20"/>
                <w:lang w:val="en-GB"/>
                <w:rPrChange w:id="2395" w:author="Christian PIEDALLU" w:date="2023-02-06T09:53:00Z">
                  <w:rPr>
                    <w:w w:val="105"/>
                    <w:sz w:val="20"/>
                  </w:rPr>
                </w:rPrChange>
              </w:rPr>
              <w:t>Healthy</w:t>
            </w:r>
            <w:r w:rsidRPr="00814BC9">
              <w:rPr>
                <w:spacing w:val="16"/>
                <w:w w:val="105"/>
                <w:sz w:val="20"/>
                <w:lang w:val="en-GB"/>
                <w:rPrChange w:id="2396" w:author="Christian PIEDALLU" w:date="2023-02-06T09:53:00Z">
                  <w:rPr>
                    <w:spacing w:val="16"/>
                    <w:w w:val="105"/>
                    <w:sz w:val="20"/>
                  </w:rPr>
                </w:rPrChange>
              </w:rPr>
              <w:t xml:space="preserve"> </w:t>
            </w:r>
            <w:r w:rsidRPr="00814BC9">
              <w:rPr>
                <w:w w:val="105"/>
                <w:sz w:val="20"/>
                <w:lang w:val="en-GB"/>
                <w:rPrChange w:id="2397" w:author="Christian PIEDALLU" w:date="2023-02-06T09:53:00Z">
                  <w:rPr>
                    <w:w w:val="105"/>
                    <w:sz w:val="20"/>
                  </w:rPr>
                </w:rPrChange>
              </w:rPr>
              <w:t>trees</w:t>
            </w:r>
          </w:p>
        </w:tc>
      </w:tr>
      <w:tr w:rsidR="00B177F5" w:rsidRPr="00814BC9" w14:paraId="13A45E35" w14:textId="77777777">
        <w:trPr>
          <w:trHeight w:val="237"/>
        </w:trPr>
        <w:tc>
          <w:tcPr>
            <w:tcW w:w="3277" w:type="dxa"/>
          </w:tcPr>
          <w:p w14:paraId="6706E047" w14:textId="77777777" w:rsidR="00B177F5" w:rsidRPr="00814BC9" w:rsidRDefault="00B553DB">
            <w:pPr>
              <w:pStyle w:val="TableParagraph"/>
              <w:spacing w:line="217" w:lineRule="exact"/>
              <w:ind w:left="122"/>
              <w:rPr>
                <w:sz w:val="20"/>
                <w:lang w:val="en-GB"/>
                <w:rPrChange w:id="2398" w:author="Christian PIEDALLU" w:date="2023-02-06T09:53:00Z">
                  <w:rPr>
                    <w:sz w:val="20"/>
                  </w:rPr>
                </w:rPrChange>
              </w:rPr>
            </w:pPr>
            <w:r w:rsidRPr="00814BC9">
              <w:rPr>
                <w:w w:val="105"/>
                <w:sz w:val="20"/>
                <w:lang w:val="en-GB"/>
                <w:rPrChange w:id="2399" w:author="Christian PIEDALLU" w:date="2023-02-06T09:53:00Z">
                  <w:rPr>
                    <w:w w:val="105"/>
                    <w:sz w:val="20"/>
                  </w:rPr>
                </w:rPrChange>
              </w:rPr>
              <w:t>Attacked</w:t>
            </w:r>
            <w:r w:rsidRPr="00814BC9">
              <w:rPr>
                <w:spacing w:val="14"/>
                <w:w w:val="105"/>
                <w:sz w:val="20"/>
                <w:lang w:val="en-GB"/>
                <w:rPrChange w:id="2400" w:author="Christian PIEDALLU" w:date="2023-02-06T09:53:00Z">
                  <w:rPr>
                    <w:spacing w:val="14"/>
                    <w:w w:val="105"/>
                    <w:sz w:val="20"/>
                  </w:rPr>
                </w:rPrChange>
              </w:rPr>
              <w:t xml:space="preserve"> </w:t>
            </w:r>
            <w:commentRangeStart w:id="2401"/>
            <w:r w:rsidRPr="00814BC9">
              <w:rPr>
                <w:w w:val="105"/>
                <w:sz w:val="20"/>
                <w:lang w:val="en-GB"/>
                <w:rPrChange w:id="2402" w:author="Christian PIEDALLU" w:date="2023-02-06T09:53:00Z">
                  <w:rPr>
                    <w:w w:val="105"/>
                    <w:sz w:val="20"/>
                  </w:rPr>
                </w:rPrChange>
              </w:rPr>
              <w:t>trees</w:t>
            </w:r>
            <w:commentRangeEnd w:id="2401"/>
            <w:r w:rsidR="005247DE">
              <w:rPr>
                <w:rStyle w:val="Marquedecommentaire"/>
              </w:rPr>
              <w:commentReference w:id="2401"/>
            </w:r>
          </w:p>
        </w:tc>
        <w:tc>
          <w:tcPr>
            <w:tcW w:w="1176" w:type="dxa"/>
          </w:tcPr>
          <w:p w14:paraId="0DD6F16B" w14:textId="77777777" w:rsidR="00B177F5" w:rsidRPr="00814BC9" w:rsidRDefault="00B553DB">
            <w:pPr>
              <w:pStyle w:val="TableParagraph"/>
              <w:spacing w:line="217" w:lineRule="exact"/>
              <w:ind w:left="122"/>
              <w:rPr>
                <w:sz w:val="20"/>
                <w:lang w:val="en-GB"/>
                <w:rPrChange w:id="2403" w:author="Christian PIEDALLU" w:date="2023-02-06T09:53:00Z">
                  <w:rPr>
                    <w:sz w:val="20"/>
                  </w:rPr>
                </w:rPrChange>
              </w:rPr>
            </w:pPr>
            <w:r w:rsidRPr="00814BC9">
              <w:rPr>
                <w:w w:val="110"/>
                <w:sz w:val="20"/>
                <w:lang w:val="en-GB"/>
                <w:rPrChange w:id="2404" w:author="Christian PIEDALLU" w:date="2023-02-06T09:53:00Z">
                  <w:rPr>
                    <w:w w:val="110"/>
                    <w:sz w:val="20"/>
                  </w:rPr>
                </w:rPrChange>
              </w:rPr>
              <w:t>86.1</w:t>
            </w:r>
            <w:r w:rsidRPr="00814BC9">
              <w:rPr>
                <w:spacing w:val="2"/>
                <w:w w:val="110"/>
                <w:sz w:val="20"/>
                <w:lang w:val="en-GB"/>
                <w:rPrChange w:id="2405" w:author="Christian PIEDALLU" w:date="2023-02-06T09:53:00Z">
                  <w:rPr>
                    <w:spacing w:val="2"/>
                    <w:w w:val="110"/>
                    <w:sz w:val="20"/>
                  </w:rPr>
                </w:rPrChange>
              </w:rPr>
              <w:t xml:space="preserve"> </w:t>
            </w:r>
            <w:r w:rsidRPr="00814BC9">
              <w:rPr>
                <w:w w:val="110"/>
                <w:sz w:val="20"/>
                <w:lang w:val="en-GB"/>
                <w:rPrChange w:id="2406" w:author="Christian PIEDALLU" w:date="2023-02-06T09:53:00Z">
                  <w:rPr>
                    <w:w w:val="110"/>
                    <w:sz w:val="20"/>
                  </w:rPr>
                </w:rPrChange>
              </w:rPr>
              <w:t>%</w:t>
            </w:r>
          </w:p>
        </w:tc>
        <w:tc>
          <w:tcPr>
            <w:tcW w:w="1406" w:type="dxa"/>
          </w:tcPr>
          <w:p w14:paraId="09F83F63" w14:textId="77777777" w:rsidR="00B177F5" w:rsidRPr="00814BC9" w:rsidRDefault="00B553DB">
            <w:pPr>
              <w:pStyle w:val="TableParagraph"/>
              <w:spacing w:line="217" w:lineRule="exact"/>
              <w:ind w:left="122"/>
              <w:rPr>
                <w:sz w:val="20"/>
                <w:lang w:val="en-GB"/>
                <w:rPrChange w:id="2407" w:author="Christian PIEDALLU" w:date="2023-02-06T09:53:00Z">
                  <w:rPr>
                    <w:sz w:val="20"/>
                  </w:rPr>
                </w:rPrChange>
              </w:rPr>
            </w:pPr>
            <w:r w:rsidRPr="00814BC9">
              <w:rPr>
                <w:w w:val="110"/>
                <w:sz w:val="20"/>
                <w:lang w:val="en-GB"/>
                <w:rPrChange w:id="2408" w:author="Christian PIEDALLU" w:date="2023-02-06T09:53:00Z">
                  <w:rPr>
                    <w:w w:val="110"/>
                    <w:sz w:val="20"/>
                  </w:rPr>
                </w:rPrChange>
              </w:rPr>
              <w:t>13.9</w:t>
            </w:r>
            <w:r w:rsidRPr="00814BC9">
              <w:rPr>
                <w:spacing w:val="2"/>
                <w:w w:val="110"/>
                <w:sz w:val="20"/>
                <w:lang w:val="en-GB"/>
                <w:rPrChange w:id="2409" w:author="Christian PIEDALLU" w:date="2023-02-06T09:53:00Z">
                  <w:rPr>
                    <w:spacing w:val="2"/>
                    <w:w w:val="110"/>
                    <w:sz w:val="20"/>
                  </w:rPr>
                </w:rPrChange>
              </w:rPr>
              <w:t xml:space="preserve"> </w:t>
            </w:r>
            <w:r w:rsidRPr="00814BC9">
              <w:rPr>
                <w:w w:val="110"/>
                <w:sz w:val="20"/>
                <w:lang w:val="en-GB"/>
                <w:rPrChange w:id="2410" w:author="Christian PIEDALLU" w:date="2023-02-06T09:53:00Z">
                  <w:rPr>
                    <w:w w:val="110"/>
                    <w:sz w:val="20"/>
                  </w:rPr>
                </w:rPrChange>
              </w:rPr>
              <w:t>%</w:t>
            </w:r>
          </w:p>
        </w:tc>
      </w:tr>
    </w:tbl>
    <w:p w14:paraId="23BED54C" w14:textId="77777777" w:rsidR="00B177F5" w:rsidRPr="00814BC9" w:rsidRDefault="00B177F5">
      <w:pPr>
        <w:pStyle w:val="Corpsdetexte"/>
        <w:spacing w:before="6" w:line="240" w:lineRule="auto"/>
        <w:rPr>
          <w:sz w:val="15"/>
          <w:lang w:val="en-GB"/>
          <w:rPrChange w:id="2411" w:author="Christian PIEDALLU" w:date="2023-02-06T09:53:00Z">
            <w:rPr>
              <w:sz w:val="15"/>
            </w:rPr>
          </w:rPrChange>
        </w:rPr>
      </w:pPr>
    </w:p>
    <w:p w14:paraId="6B09875E" w14:textId="77777777" w:rsidR="00B177F5" w:rsidRPr="00814BC9" w:rsidRDefault="00B177F5">
      <w:pPr>
        <w:rPr>
          <w:sz w:val="15"/>
          <w:lang w:val="en-GB"/>
          <w:rPrChange w:id="2412" w:author="Christian PIEDALLU" w:date="2023-02-06T09:53:00Z">
            <w:rPr>
              <w:sz w:val="15"/>
            </w:rPr>
          </w:rPrChange>
        </w:rPr>
        <w:sectPr w:rsidR="00B177F5" w:rsidRPr="00814BC9">
          <w:pgSz w:w="11910" w:h="16840"/>
          <w:pgMar w:top="2000" w:right="1480" w:bottom="280" w:left="1160" w:header="1813" w:footer="0" w:gutter="0"/>
          <w:cols w:space="720"/>
        </w:sectPr>
      </w:pPr>
    </w:p>
    <w:p w14:paraId="679B1B48" w14:textId="77777777" w:rsidR="00B177F5" w:rsidRPr="00814BC9" w:rsidRDefault="00B177F5">
      <w:pPr>
        <w:pStyle w:val="Corpsdetexte"/>
        <w:spacing w:before="9" w:line="240" w:lineRule="auto"/>
        <w:rPr>
          <w:sz w:val="12"/>
          <w:lang w:val="en-GB"/>
          <w:rPrChange w:id="2413" w:author="Christian PIEDALLU" w:date="2023-02-06T09:53:00Z">
            <w:rPr>
              <w:sz w:val="12"/>
            </w:rPr>
          </w:rPrChange>
        </w:rPr>
      </w:pPr>
    </w:p>
    <w:p w14:paraId="447275FE" w14:textId="77777777" w:rsidR="00B177F5" w:rsidRPr="00814BC9" w:rsidRDefault="00B553DB">
      <w:pPr>
        <w:spacing w:before="1"/>
        <w:ind w:left="163"/>
        <w:rPr>
          <w:rFonts w:ascii="Trebuchet MS"/>
          <w:sz w:val="10"/>
          <w:lang w:val="en-GB"/>
          <w:rPrChange w:id="2414" w:author="Christian PIEDALLU" w:date="2023-02-06T09:53:00Z">
            <w:rPr>
              <w:rFonts w:ascii="Trebuchet MS"/>
              <w:sz w:val="10"/>
            </w:rPr>
          </w:rPrChange>
        </w:rPr>
      </w:pPr>
      <w:r w:rsidRPr="00814BC9">
        <w:rPr>
          <w:rFonts w:ascii="Trebuchet MS"/>
          <w:sz w:val="10"/>
          <w:lang w:val="en-GB"/>
          <w:rPrChange w:id="2415" w:author="Christian PIEDALLU" w:date="2023-02-06T09:53:00Z">
            <w:rPr>
              <w:rFonts w:ascii="Trebuchet MS"/>
              <w:sz w:val="10"/>
            </w:rPr>
          </w:rPrChange>
        </w:rPr>
        <w:t>190</w:t>
      </w:r>
    </w:p>
    <w:p w14:paraId="76256D22" w14:textId="77777777" w:rsidR="00B177F5" w:rsidRPr="00814BC9" w:rsidRDefault="00B177F5">
      <w:pPr>
        <w:pStyle w:val="Corpsdetexte"/>
        <w:spacing w:before="6" w:line="240" w:lineRule="auto"/>
        <w:rPr>
          <w:rFonts w:ascii="Trebuchet MS"/>
          <w:sz w:val="10"/>
          <w:lang w:val="en-GB"/>
          <w:rPrChange w:id="2416" w:author="Christian PIEDALLU" w:date="2023-02-06T09:53:00Z">
            <w:rPr>
              <w:rFonts w:ascii="Trebuchet MS"/>
              <w:sz w:val="10"/>
            </w:rPr>
          </w:rPrChange>
        </w:rPr>
      </w:pPr>
    </w:p>
    <w:p w14:paraId="14D8A5B8" w14:textId="77777777" w:rsidR="00B177F5" w:rsidRPr="00814BC9" w:rsidRDefault="00B553DB">
      <w:pPr>
        <w:spacing w:before="1"/>
        <w:ind w:left="163"/>
        <w:rPr>
          <w:rFonts w:ascii="Trebuchet MS"/>
          <w:sz w:val="10"/>
          <w:lang w:val="en-GB"/>
          <w:rPrChange w:id="2417" w:author="Christian PIEDALLU" w:date="2023-02-06T09:53:00Z">
            <w:rPr>
              <w:rFonts w:ascii="Trebuchet MS"/>
              <w:sz w:val="10"/>
            </w:rPr>
          </w:rPrChange>
        </w:rPr>
      </w:pPr>
      <w:r w:rsidRPr="00814BC9">
        <w:rPr>
          <w:rFonts w:ascii="Trebuchet MS"/>
          <w:sz w:val="10"/>
          <w:lang w:val="en-GB"/>
          <w:rPrChange w:id="2418" w:author="Christian PIEDALLU" w:date="2023-02-06T09:53:00Z">
            <w:rPr>
              <w:rFonts w:ascii="Trebuchet MS"/>
              <w:sz w:val="10"/>
            </w:rPr>
          </w:rPrChange>
        </w:rPr>
        <w:t>191</w:t>
      </w:r>
    </w:p>
    <w:p w14:paraId="565A3AC4" w14:textId="77777777" w:rsidR="00B177F5" w:rsidRPr="00814BC9" w:rsidRDefault="00B177F5">
      <w:pPr>
        <w:pStyle w:val="Corpsdetexte"/>
        <w:spacing w:line="240" w:lineRule="auto"/>
        <w:rPr>
          <w:rFonts w:ascii="Trebuchet MS"/>
          <w:sz w:val="10"/>
          <w:lang w:val="en-GB"/>
          <w:rPrChange w:id="2419" w:author="Christian PIEDALLU" w:date="2023-02-06T09:53:00Z">
            <w:rPr>
              <w:rFonts w:ascii="Trebuchet MS"/>
              <w:sz w:val="10"/>
            </w:rPr>
          </w:rPrChange>
        </w:rPr>
      </w:pPr>
    </w:p>
    <w:p w14:paraId="5E8D5083" w14:textId="77777777" w:rsidR="00B177F5" w:rsidRPr="00814BC9" w:rsidRDefault="00B177F5">
      <w:pPr>
        <w:pStyle w:val="Corpsdetexte"/>
        <w:spacing w:line="240" w:lineRule="auto"/>
        <w:rPr>
          <w:rFonts w:ascii="Trebuchet MS"/>
          <w:sz w:val="10"/>
          <w:lang w:val="en-GB"/>
          <w:rPrChange w:id="2420" w:author="Christian PIEDALLU" w:date="2023-02-06T09:53:00Z">
            <w:rPr>
              <w:rFonts w:ascii="Trebuchet MS"/>
              <w:sz w:val="10"/>
            </w:rPr>
          </w:rPrChange>
        </w:rPr>
      </w:pPr>
    </w:p>
    <w:p w14:paraId="6E568D3A" w14:textId="77777777" w:rsidR="00B177F5" w:rsidRPr="00814BC9" w:rsidRDefault="00B177F5">
      <w:pPr>
        <w:pStyle w:val="Corpsdetexte"/>
        <w:spacing w:line="240" w:lineRule="auto"/>
        <w:rPr>
          <w:rFonts w:ascii="Trebuchet MS"/>
          <w:sz w:val="10"/>
          <w:lang w:val="en-GB"/>
          <w:rPrChange w:id="2421" w:author="Christian PIEDALLU" w:date="2023-02-06T09:53:00Z">
            <w:rPr>
              <w:rFonts w:ascii="Trebuchet MS"/>
              <w:sz w:val="10"/>
            </w:rPr>
          </w:rPrChange>
        </w:rPr>
      </w:pPr>
    </w:p>
    <w:p w14:paraId="0974C988" w14:textId="77777777" w:rsidR="00B177F5" w:rsidRPr="00814BC9" w:rsidRDefault="00B177F5">
      <w:pPr>
        <w:pStyle w:val="Corpsdetexte"/>
        <w:spacing w:line="240" w:lineRule="auto"/>
        <w:rPr>
          <w:rFonts w:ascii="Trebuchet MS"/>
          <w:sz w:val="10"/>
          <w:lang w:val="en-GB"/>
          <w:rPrChange w:id="2422" w:author="Christian PIEDALLU" w:date="2023-02-06T09:53:00Z">
            <w:rPr>
              <w:rFonts w:ascii="Trebuchet MS"/>
              <w:sz w:val="10"/>
            </w:rPr>
          </w:rPrChange>
        </w:rPr>
      </w:pPr>
    </w:p>
    <w:p w14:paraId="606429C4" w14:textId="77777777" w:rsidR="00B177F5" w:rsidRPr="00814BC9" w:rsidRDefault="00B177F5">
      <w:pPr>
        <w:pStyle w:val="Corpsdetexte"/>
        <w:spacing w:line="240" w:lineRule="auto"/>
        <w:rPr>
          <w:rFonts w:ascii="Trebuchet MS"/>
          <w:sz w:val="10"/>
          <w:lang w:val="en-GB"/>
          <w:rPrChange w:id="2423" w:author="Christian PIEDALLU" w:date="2023-02-06T09:53:00Z">
            <w:rPr>
              <w:rFonts w:ascii="Trebuchet MS"/>
              <w:sz w:val="10"/>
            </w:rPr>
          </w:rPrChange>
        </w:rPr>
      </w:pPr>
    </w:p>
    <w:p w14:paraId="7DA3295A" w14:textId="77777777" w:rsidR="00B177F5" w:rsidRPr="00814BC9" w:rsidRDefault="00B177F5">
      <w:pPr>
        <w:pStyle w:val="Corpsdetexte"/>
        <w:spacing w:line="240" w:lineRule="auto"/>
        <w:rPr>
          <w:rFonts w:ascii="Trebuchet MS"/>
          <w:sz w:val="10"/>
          <w:lang w:val="en-GB"/>
          <w:rPrChange w:id="2424" w:author="Christian PIEDALLU" w:date="2023-02-06T09:53:00Z">
            <w:rPr>
              <w:rFonts w:ascii="Trebuchet MS"/>
              <w:sz w:val="10"/>
            </w:rPr>
          </w:rPrChange>
        </w:rPr>
      </w:pPr>
    </w:p>
    <w:p w14:paraId="77766A23" w14:textId="77777777" w:rsidR="00B177F5" w:rsidRPr="00814BC9" w:rsidRDefault="00B177F5">
      <w:pPr>
        <w:pStyle w:val="Corpsdetexte"/>
        <w:spacing w:line="240" w:lineRule="auto"/>
        <w:rPr>
          <w:rFonts w:ascii="Trebuchet MS"/>
          <w:sz w:val="10"/>
          <w:lang w:val="en-GB"/>
          <w:rPrChange w:id="2425" w:author="Christian PIEDALLU" w:date="2023-02-06T09:53:00Z">
            <w:rPr>
              <w:rFonts w:ascii="Trebuchet MS"/>
              <w:sz w:val="10"/>
            </w:rPr>
          </w:rPrChange>
        </w:rPr>
      </w:pPr>
    </w:p>
    <w:p w14:paraId="14D2B814" w14:textId="77777777" w:rsidR="00B177F5" w:rsidRPr="00814BC9" w:rsidRDefault="00B177F5">
      <w:pPr>
        <w:pStyle w:val="Corpsdetexte"/>
        <w:spacing w:line="240" w:lineRule="auto"/>
        <w:rPr>
          <w:rFonts w:ascii="Trebuchet MS"/>
          <w:sz w:val="10"/>
          <w:lang w:val="en-GB"/>
          <w:rPrChange w:id="2426" w:author="Christian PIEDALLU" w:date="2023-02-06T09:53:00Z">
            <w:rPr>
              <w:rFonts w:ascii="Trebuchet MS"/>
              <w:sz w:val="10"/>
            </w:rPr>
          </w:rPrChange>
        </w:rPr>
      </w:pPr>
    </w:p>
    <w:p w14:paraId="72EC9860" w14:textId="77777777" w:rsidR="00B177F5" w:rsidRPr="00814BC9" w:rsidRDefault="00B177F5">
      <w:pPr>
        <w:pStyle w:val="Corpsdetexte"/>
        <w:spacing w:line="240" w:lineRule="auto"/>
        <w:rPr>
          <w:rFonts w:ascii="Trebuchet MS"/>
          <w:sz w:val="10"/>
          <w:lang w:val="en-GB"/>
          <w:rPrChange w:id="2427" w:author="Christian PIEDALLU" w:date="2023-02-06T09:53:00Z">
            <w:rPr>
              <w:rFonts w:ascii="Trebuchet MS"/>
              <w:sz w:val="10"/>
            </w:rPr>
          </w:rPrChange>
        </w:rPr>
      </w:pPr>
    </w:p>
    <w:p w14:paraId="799E9528" w14:textId="77777777" w:rsidR="00B177F5" w:rsidRPr="00814BC9" w:rsidRDefault="00B177F5">
      <w:pPr>
        <w:pStyle w:val="Corpsdetexte"/>
        <w:spacing w:line="240" w:lineRule="auto"/>
        <w:rPr>
          <w:rFonts w:ascii="Trebuchet MS"/>
          <w:sz w:val="10"/>
          <w:lang w:val="en-GB"/>
          <w:rPrChange w:id="2428" w:author="Christian PIEDALLU" w:date="2023-02-06T09:53:00Z">
            <w:rPr>
              <w:rFonts w:ascii="Trebuchet MS"/>
              <w:sz w:val="10"/>
            </w:rPr>
          </w:rPrChange>
        </w:rPr>
      </w:pPr>
    </w:p>
    <w:p w14:paraId="53CD0A27" w14:textId="77777777" w:rsidR="00B177F5" w:rsidRPr="00814BC9" w:rsidRDefault="00B177F5">
      <w:pPr>
        <w:pStyle w:val="Corpsdetexte"/>
        <w:spacing w:line="240" w:lineRule="auto"/>
        <w:rPr>
          <w:rFonts w:ascii="Trebuchet MS"/>
          <w:sz w:val="10"/>
          <w:lang w:val="en-GB"/>
          <w:rPrChange w:id="2429" w:author="Christian PIEDALLU" w:date="2023-02-06T09:53:00Z">
            <w:rPr>
              <w:rFonts w:ascii="Trebuchet MS"/>
              <w:sz w:val="10"/>
            </w:rPr>
          </w:rPrChange>
        </w:rPr>
      </w:pPr>
    </w:p>
    <w:p w14:paraId="7C0B6649" w14:textId="77777777" w:rsidR="00B177F5" w:rsidRPr="00814BC9" w:rsidRDefault="00B177F5">
      <w:pPr>
        <w:pStyle w:val="Corpsdetexte"/>
        <w:spacing w:line="240" w:lineRule="auto"/>
        <w:rPr>
          <w:rFonts w:ascii="Trebuchet MS"/>
          <w:sz w:val="10"/>
          <w:lang w:val="en-GB"/>
          <w:rPrChange w:id="2430" w:author="Christian PIEDALLU" w:date="2023-02-06T09:53:00Z">
            <w:rPr>
              <w:rFonts w:ascii="Trebuchet MS"/>
              <w:sz w:val="10"/>
            </w:rPr>
          </w:rPrChange>
        </w:rPr>
      </w:pPr>
    </w:p>
    <w:p w14:paraId="5C6002D7" w14:textId="77777777" w:rsidR="00B177F5" w:rsidRPr="00814BC9" w:rsidRDefault="00B177F5">
      <w:pPr>
        <w:pStyle w:val="Corpsdetexte"/>
        <w:spacing w:line="240" w:lineRule="auto"/>
        <w:rPr>
          <w:rFonts w:ascii="Trebuchet MS"/>
          <w:sz w:val="10"/>
          <w:lang w:val="en-GB"/>
          <w:rPrChange w:id="2431" w:author="Christian PIEDALLU" w:date="2023-02-06T09:53:00Z">
            <w:rPr>
              <w:rFonts w:ascii="Trebuchet MS"/>
              <w:sz w:val="10"/>
            </w:rPr>
          </w:rPrChange>
        </w:rPr>
      </w:pPr>
    </w:p>
    <w:p w14:paraId="6A59E9EA" w14:textId="77777777" w:rsidR="00B177F5" w:rsidRPr="00814BC9" w:rsidRDefault="00B177F5">
      <w:pPr>
        <w:pStyle w:val="Corpsdetexte"/>
        <w:spacing w:line="240" w:lineRule="auto"/>
        <w:rPr>
          <w:rFonts w:ascii="Trebuchet MS"/>
          <w:sz w:val="10"/>
          <w:lang w:val="en-GB"/>
          <w:rPrChange w:id="2432" w:author="Christian PIEDALLU" w:date="2023-02-06T09:53:00Z">
            <w:rPr>
              <w:rFonts w:ascii="Trebuchet MS"/>
              <w:sz w:val="10"/>
            </w:rPr>
          </w:rPrChange>
        </w:rPr>
      </w:pPr>
    </w:p>
    <w:p w14:paraId="166FA0DC" w14:textId="77777777" w:rsidR="00B177F5" w:rsidRPr="00814BC9" w:rsidRDefault="00B177F5">
      <w:pPr>
        <w:pStyle w:val="Corpsdetexte"/>
        <w:spacing w:line="240" w:lineRule="auto"/>
        <w:rPr>
          <w:rFonts w:ascii="Trebuchet MS"/>
          <w:sz w:val="10"/>
          <w:lang w:val="en-GB"/>
          <w:rPrChange w:id="2433" w:author="Christian PIEDALLU" w:date="2023-02-06T09:53:00Z">
            <w:rPr>
              <w:rFonts w:ascii="Trebuchet MS"/>
              <w:sz w:val="10"/>
            </w:rPr>
          </w:rPrChange>
        </w:rPr>
      </w:pPr>
    </w:p>
    <w:p w14:paraId="537ACC25" w14:textId="77777777" w:rsidR="00B177F5" w:rsidRPr="00814BC9" w:rsidRDefault="00B177F5">
      <w:pPr>
        <w:pStyle w:val="Corpsdetexte"/>
        <w:spacing w:line="240" w:lineRule="auto"/>
        <w:rPr>
          <w:rFonts w:ascii="Trebuchet MS"/>
          <w:sz w:val="10"/>
          <w:lang w:val="en-GB"/>
          <w:rPrChange w:id="2434" w:author="Christian PIEDALLU" w:date="2023-02-06T09:53:00Z">
            <w:rPr>
              <w:rFonts w:ascii="Trebuchet MS"/>
              <w:sz w:val="10"/>
            </w:rPr>
          </w:rPrChange>
        </w:rPr>
      </w:pPr>
    </w:p>
    <w:p w14:paraId="28F6986F" w14:textId="77777777" w:rsidR="00B177F5" w:rsidRPr="00814BC9" w:rsidRDefault="00B177F5">
      <w:pPr>
        <w:pStyle w:val="Corpsdetexte"/>
        <w:spacing w:line="240" w:lineRule="auto"/>
        <w:rPr>
          <w:rFonts w:ascii="Trebuchet MS"/>
          <w:sz w:val="10"/>
          <w:lang w:val="en-GB"/>
          <w:rPrChange w:id="2435" w:author="Christian PIEDALLU" w:date="2023-02-06T09:53:00Z">
            <w:rPr>
              <w:rFonts w:ascii="Trebuchet MS"/>
              <w:sz w:val="10"/>
            </w:rPr>
          </w:rPrChange>
        </w:rPr>
      </w:pPr>
    </w:p>
    <w:p w14:paraId="1742B0DF" w14:textId="088F5D63" w:rsidR="00B177F5" w:rsidRPr="00814BC9" w:rsidRDefault="00D93A04">
      <w:pPr>
        <w:pStyle w:val="Corpsdetexte"/>
        <w:spacing w:line="240" w:lineRule="auto"/>
        <w:rPr>
          <w:rFonts w:ascii="Trebuchet MS"/>
          <w:sz w:val="10"/>
          <w:lang w:val="en-GB"/>
          <w:rPrChange w:id="2436" w:author="Christian PIEDALLU" w:date="2023-02-06T09:53:00Z">
            <w:rPr>
              <w:rFonts w:ascii="Trebuchet MS"/>
              <w:sz w:val="10"/>
            </w:rPr>
          </w:rPrChange>
        </w:rPr>
      </w:pPr>
      <w:del w:id="2437" w:author="Christian PIEDALLU" w:date="2023-02-06T12:34:00Z">
        <w:r w:rsidRPr="00814BC9" w:rsidDel="009445E4">
          <w:rPr>
            <w:noProof/>
            <w:lang w:val="en-GB"/>
            <w:rPrChange w:id="2438" w:author="Christian PIEDALLU" w:date="2023-02-06T09:53:00Z">
              <w:rPr>
                <w:noProof/>
              </w:rPr>
            </w:rPrChange>
          </w:rPr>
          <mc:AlternateContent>
            <mc:Choice Requires="wps">
              <w:drawing>
                <wp:anchor distT="0" distB="0" distL="114300" distR="114300" simplePos="0" relativeHeight="15734272" behindDoc="0" locked="0" layoutInCell="1" allowOverlap="1" wp14:anchorId="0D567993" wp14:editId="3A4403DF">
                  <wp:simplePos x="0" y="0"/>
                  <wp:positionH relativeFrom="margin">
                    <wp:posOffset>73024</wp:posOffset>
                  </wp:positionH>
                  <wp:positionV relativeFrom="paragraph">
                    <wp:posOffset>48895</wp:posOffset>
                  </wp:positionV>
                  <wp:extent cx="6029325" cy="3409950"/>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308"/>
                                <w:gridCol w:w="8692"/>
                              </w:tblGrid>
                              <w:tr w:rsidR="0000224E" w14:paraId="1AA1A1C0" w14:textId="77777777" w:rsidTr="0000224E">
                                <w:trPr>
                                  <w:trHeight w:val="227"/>
                                </w:trPr>
                                <w:tc>
                                  <w:tcPr>
                                    <w:tcW w:w="308" w:type="dxa"/>
                                  </w:tcPr>
                                  <w:p w14:paraId="577C2A46" w14:textId="77777777" w:rsidR="0000224E" w:rsidRDefault="0000224E" w:rsidP="009445E4">
                                    <w:pPr>
                                      <w:pStyle w:val="TableParagraph"/>
                                      <w:spacing w:line="98" w:lineRule="exact"/>
                                      <w:ind w:left="31" w:right="78"/>
                                      <w:jc w:val="center"/>
                                      <w:rPr>
                                        <w:rFonts w:ascii="Trebuchet MS"/>
                                        <w:sz w:val="10"/>
                                      </w:rPr>
                                    </w:pPr>
                                    <w:r>
                                      <w:rPr>
                                        <w:rFonts w:ascii="Trebuchet MS"/>
                                        <w:sz w:val="10"/>
                                      </w:rPr>
                                      <w:t>192</w:t>
                                    </w:r>
                                  </w:p>
                                </w:tc>
                                <w:tc>
                                  <w:tcPr>
                                    <w:tcW w:w="8692" w:type="dxa"/>
                                  </w:tcPr>
                                  <w:p w14:paraId="516E96F2" w14:textId="77777777" w:rsidR="0000224E" w:rsidRDefault="0000224E" w:rsidP="009445E4">
                                    <w:pPr>
                                      <w:pStyle w:val="TableParagraph"/>
                                      <w:rPr>
                                        <w:rFonts w:ascii="Times New Roman"/>
                                        <w:sz w:val="16"/>
                                      </w:rPr>
                                    </w:pPr>
                                  </w:p>
                                </w:tc>
                              </w:tr>
                              <w:tr w:rsidR="0000224E" w14:paraId="66D26BC8" w14:textId="77777777" w:rsidTr="0000224E">
                                <w:trPr>
                                  <w:trHeight w:val="376"/>
                                </w:trPr>
                                <w:tc>
                                  <w:tcPr>
                                    <w:tcW w:w="308" w:type="dxa"/>
                                  </w:tcPr>
                                  <w:p w14:paraId="45C70270" w14:textId="77777777" w:rsidR="0000224E" w:rsidRDefault="0000224E" w:rsidP="009445E4">
                                    <w:pPr>
                                      <w:pStyle w:val="TableParagraph"/>
                                      <w:spacing w:before="11"/>
                                      <w:rPr>
                                        <w:sz w:val="14"/>
                                      </w:rPr>
                                    </w:pPr>
                                  </w:p>
                                  <w:p w14:paraId="7EB56BA9" w14:textId="77777777" w:rsidR="0000224E" w:rsidRDefault="0000224E" w:rsidP="009445E4">
                                    <w:pPr>
                                      <w:pStyle w:val="TableParagraph"/>
                                      <w:ind w:left="31" w:right="78"/>
                                      <w:jc w:val="center"/>
                                      <w:rPr>
                                        <w:rFonts w:ascii="Trebuchet MS"/>
                                        <w:sz w:val="10"/>
                                      </w:rPr>
                                    </w:pPr>
                                    <w:r>
                                      <w:rPr>
                                        <w:rFonts w:ascii="Trebuchet MS"/>
                                        <w:sz w:val="10"/>
                                      </w:rPr>
                                      <w:t>193</w:t>
                                    </w:r>
                                  </w:p>
                                </w:tc>
                                <w:tc>
                                  <w:tcPr>
                                    <w:tcW w:w="8692" w:type="dxa"/>
                                  </w:tcPr>
                                  <w:p w14:paraId="10F01E98" w14:textId="77777777" w:rsidR="0000224E" w:rsidRDefault="0000224E" w:rsidP="009445E4">
                                    <w:pPr>
                                      <w:pStyle w:val="TableParagraph"/>
                                      <w:spacing w:before="86"/>
                                      <w:ind w:left="100"/>
                                      <w:rPr>
                                        <w:i/>
                                        <w:sz w:val="20"/>
                                      </w:rPr>
                                    </w:pPr>
                                    <w:r>
                                      <w:rPr>
                                        <w:i/>
                                        <w:w w:val="110"/>
                                        <w:sz w:val="20"/>
                                      </w:rPr>
                                      <w:t>3.2.</w:t>
                                    </w:r>
                                    <w:r>
                                      <w:rPr>
                                        <w:i/>
                                        <w:spacing w:val="40"/>
                                        <w:w w:val="110"/>
                                        <w:sz w:val="20"/>
                                      </w:rPr>
                                      <w:t xml:space="preserve"> </w:t>
                                    </w:r>
                                    <w:r>
                                      <w:rPr>
                                        <w:i/>
                                        <w:w w:val="110"/>
                                        <w:sz w:val="20"/>
                                      </w:rPr>
                                      <w:t>Evolution</w:t>
                                    </w:r>
                                    <w:r>
                                      <w:rPr>
                                        <w:i/>
                                        <w:spacing w:val="13"/>
                                        <w:w w:val="110"/>
                                        <w:sz w:val="20"/>
                                      </w:rPr>
                                      <w:t xml:space="preserve"> </w:t>
                                    </w:r>
                                    <w:r>
                                      <w:rPr>
                                        <w:i/>
                                        <w:w w:val="110"/>
                                        <w:sz w:val="20"/>
                                      </w:rPr>
                                      <w:t>of</w:t>
                                    </w:r>
                                    <w:r>
                                      <w:rPr>
                                        <w:i/>
                                        <w:spacing w:val="13"/>
                                        <w:w w:val="110"/>
                                        <w:sz w:val="20"/>
                                      </w:rPr>
                                      <w:t xml:space="preserve"> </w:t>
                                    </w:r>
                                    <w:r>
                                      <w:rPr>
                                        <w:i/>
                                        <w:w w:val="110"/>
                                        <w:sz w:val="20"/>
                                      </w:rPr>
                                      <w:t>the</w:t>
                                    </w:r>
                                    <w:r>
                                      <w:rPr>
                                        <w:i/>
                                        <w:spacing w:val="13"/>
                                        <w:w w:val="110"/>
                                        <w:sz w:val="20"/>
                                      </w:rPr>
                                      <w:t xml:space="preserve"> </w:t>
                                    </w:r>
                                    <w:r>
                                      <w:rPr>
                                        <w:i/>
                                        <w:w w:val="110"/>
                                        <w:sz w:val="20"/>
                                      </w:rPr>
                                      <w:t>crisis</w:t>
                                    </w:r>
                                  </w:p>
                                </w:tc>
                              </w:tr>
                              <w:tr w:rsidR="0000224E" w14:paraId="2B3960A2" w14:textId="77777777" w:rsidTr="0000224E">
                                <w:trPr>
                                  <w:trHeight w:val="268"/>
                                </w:trPr>
                                <w:tc>
                                  <w:tcPr>
                                    <w:tcW w:w="308" w:type="dxa"/>
                                  </w:tcPr>
                                  <w:p w14:paraId="317DCB32" w14:textId="77777777" w:rsidR="0000224E" w:rsidRDefault="0000224E">
                                    <w:pPr>
                                      <w:pStyle w:val="TableParagraph"/>
                                      <w:spacing w:before="7"/>
                                      <w:jc w:val="both"/>
                                      <w:rPr>
                                        <w:sz w:val="8"/>
                                      </w:rPr>
                                      <w:pPrChange w:id="2439" w:author="Christian PIEDALLU" w:date="2023-02-06T15:00:00Z">
                                        <w:pPr>
                                          <w:pStyle w:val="TableParagraph"/>
                                          <w:spacing w:before="7"/>
                                        </w:pPr>
                                      </w:pPrChange>
                                    </w:pPr>
                                  </w:p>
                                  <w:p w14:paraId="41E91A73" w14:textId="77777777" w:rsidR="0000224E" w:rsidRDefault="0000224E">
                                    <w:pPr>
                                      <w:pStyle w:val="TableParagraph"/>
                                      <w:ind w:left="31" w:right="78"/>
                                      <w:jc w:val="both"/>
                                      <w:rPr>
                                        <w:rFonts w:ascii="Trebuchet MS"/>
                                        <w:sz w:val="10"/>
                                      </w:rPr>
                                      <w:pPrChange w:id="2440" w:author="Christian PIEDALLU" w:date="2023-02-06T15:00:00Z">
                                        <w:pPr>
                                          <w:pStyle w:val="TableParagraph"/>
                                          <w:ind w:left="31" w:right="78"/>
                                          <w:jc w:val="center"/>
                                        </w:pPr>
                                      </w:pPrChange>
                                    </w:pPr>
                                    <w:r>
                                      <w:rPr>
                                        <w:rFonts w:ascii="Trebuchet MS"/>
                                        <w:sz w:val="10"/>
                                      </w:rPr>
                                      <w:t>194</w:t>
                                    </w:r>
                                  </w:p>
                                </w:tc>
                                <w:tc>
                                  <w:tcPr>
                                    <w:tcW w:w="8692" w:type="dxa"/>
                                  </w:tcPr>
                                  <w:p w14:paraId="26A88D17" w14:textId="35CFBBC0" w:rsidR="0000224E" w:rsidRDefault="0000224E">
                                    <w:pPr>
                                      <w:pStyle w:val="TableParagraph"/>
                                      <w:spacing w:before="9" w:line="240" w:lineRule="exact"/>
                                      <w:ind w:right="47"/>
                                      <w:jc w:val="both"/>
                                      <w:rPr>
                                        <w:sz w:val="20"/>
                                      </w:rPr>
                                      <w:pPrChange w:id="2441" w:author="Christian PIEDALLU" w:date="2023-02-06T15:00:00Z">
                                        <w:pPr>
                                          <w:pStyle w:val="TableParagraph"/>
                                          <w:spacing w:before="9" w:line="240" w:lineRule="exact"/>
                                          <w:ind w:right="47"/>
                                          <w:jc w:val="right"/>
                                        </w:pPr>
                                      </w:pPrChange>
                                    </w:pPr>
                                    <w:r>
                                      <w:rPr>
                                        <w:w w:val="105"/>
                                        <w:sz w:val="20"/>
                                      </w:rPr>
                                      <w:t>After</w:t>
                                    </w:r>
                                    <w:r>
                                      <w:rPr>
                                        <w:spacing w:val="12"/>
                                        <w:w w:val="105"/>
                                        <w:sz w:val="20"/>
                                      </w:rPr>
                                      <w:t xml:space="preserve"> </w:t>
                                    </w:r>
                                    <w:r>
                                      <w:rPr>
                                        <w:w w:val="105"/>
                                        <w:sz w:val="20"/>
                                      </w:rPr>
                                      <w:t>a</w:t>
                                    </w:r>
                                    <w:r>
                                      <w:rPr>
                                        <w:spacing w:val="13"/>
                                        <w:w w:val="105"/>
                                        <w:sz w:val="20"/>
                                      </w:rPr>
                                      <w:t xml:space="preserve"> </w:t>
                                    </w:r>
                                    <w:r>
                                      <w:rPr>
                                        <w:w w:val="105"/>
                                        <w:sz w:val="20"/>
                                      </w:rPr>
                                      <w:t>slight</w:t>
                                    </w:r>
                                    <w:r>
                                      <w:rPr>
                                        <w:spacing w:val="13"/>
                                        <w:w w:val="105"/>
                                        <w:sz w:val="20"/>
                                      </w:rPr>
                                      <w:t xml:space="preserve"> </w:t>
                                    </w:r>
                                    <w:r>
                                      <w:rPr>
                                        <w:w w:val="105"/>
                                        <w:sz w:val="20"/>
                                      </w:rPr>
                                      <w:t>increase</w:t>
                                    </w:r>
                                    <w:r>
                                      <w:rPr>
                                        <w:spacing w:val="14"/>
                                        <w:w w:val="105"/>
                                        <w:sz w:val="20"/>
                                      </w:rPr>
                                      <w:t xml:space="preserve"> </w:t>
                                    </w:r>
                                    <w:r>
                                      <w:rPr>
                                        <w:w w:val="105"/>
                                        <w:sz w:val="20"/>
                                      </w:rPr>
                                      <w:t>of</w:t>
                                    </w:r>
                                    <w:r>
                                      <w:rPr>
                                        <w:spacing w:val="13"/>
                                        <w:w w:val="105"/>
                                        <w:sz w:val="20"/>
                                      </w:rPr>
                                      <w:t xml:space="preserve"> </w:t>
                                    </w:r>
                                    <w:r>
                                      <w:rPr>
                                        <w:w w:val="105"/>
                                        <w:sz w:val="20"/>
                                      </w:rPr>
                                      <w:t>bark</w:t>
                                    </w:r>
                                    <w:r>
                                      <w:rPr>
                                        <w:spacing w:val="13"/>
                                        <w:w w:val="105"/>
                                        <w:sz w:val="20"/>
                                      </w:rPr>
                                      <w:t xml:space="preserve"> </w:t>
                                    </w:r>
                                    <w:r>
                                      <w:rPr>
                                        <w:w w:val="105"/>
                                        <w:sz w:val="20"/>
                                      </w:rPr>
                                      <w:t>beetle</w:t>
                                    </w:r>
                                    <w:r>
                                      <w:rPr>
                                        <w:spacing w:val="13"/>
                                        <w:w w:val="105"/>
                                        <w:sz w:val="20"/>
                                      </w:rPr>
                                      <w:t xml:space="preserve"> </w:t>
                                    </w:r>
                                    <w:r>
                                      <w:rPr>
                                        <w:w w:val="105"/>
                                        <w:sz w:val="20"/>
                                      </w:rPr>
                                      <w:t>attacks</w:t>
                                    </w:r>
                                    <w:r>
                                      <w:rPr>
                                        <w:spacing w:val="13"/>
                                        <w:w w:val="105"/>
                                        <w:sz w:val="20"/>
                                      </w:rPr>
                                      <w:t xml:space="preserve"> </w:t>
                                    </w:r>
                                    <w:r>
                                      <w:rPr>
                                        <w:w w:val="105"/>
                                        <w:sz w:val="20"/>
                                      </w:rPr>
                                      <w:t>in</w:t>
                                    </w:r>
                                    <w:r>
                                      <w:rPr>
                                        <w:spacing w:val="13"/>
                                        <w:w w:val="105"/>
                                        <w:sz w:val="20"/>
                                      </w:rPr>
                                      <w:t xml:space="preserve"> </w:t>
                                    </w:r>
                                    <w:r>
                                      <w:rPr>
                                        <w:w w:val="105"/>
                                        <w:sz w:val="20"/>
                                      </w:rPr>
                                      <w:t>2017</w:t>
                                    </w:r>
                                    <w:ins w:id="2442" w:author="Christian PIEDALLU" w:date="2023-02-06T12:35:00Z">
                                      <w:r>
                                        <w:rPr>
                                          <w:w w:val="105"/>
                                          <w:sz w:val="20"/>
                                        </w:rPr>
                                        <w:t xml:space="preserve"> (how can you say this</w:t>
                                      </w:r>
                                    </w:ins>
                                    <w:ins w:id="2443" w:author="Christian PIEDALLU" w:date="2023-02-06T14:22:00Z">
                                      <w:r>
                                        <w:rPr>
                                          <w:w w:val="105"/>
                                          <w:sz w:val="20"/>
                                        </w:rPr>
                                        <w:t>,</w:t>
                                      </w:r>
                                    </w:ins>
                                    <w:ins w:id="2444" w:author="Christian PIEDALLU" w:date="2023-02-06T12:35:00Z">
                                      <w:r>
                                        <w:rPr>
                                          <w:w w:val="105"/>
                                          <w:sz w:val="20"/>
                                        </w:rPr>
                                        <w:t xml:space="preserve"> you don’t hav</w:t>
                                      </w:r>
                                    </w:ins>
                                    <w:ins w:id="2445" w:author="Christian PIEDALLU" w:date="2023-02-06T13:47:00Z">
                                      <w:r>
                                        <w:rPr>
                                          <w:w w:val="105"/>
                                          <w:sz w:val="20"/>
                                        </w:rPr>
                                        <w:t>e</w:t>
                                      </w:r>
                                    </w:ins>
                                    <w:ins w:id="2446" w:author="Christian PIEDALLU" w:date="2023-02-06T12:35:00Z">
                                      <w:r>
                                        <w:rPr>
                                          <w:w w:val="105"/>
                                          <w:sz w:val="20"/>
                                        </w:rPr>
                                        <w:t xml:space="preserve"> data before 2017 ?)</w:t>
                                      </w:r>
                                    </w:ins>
                                    <w:r>
                                      <w:rPr>
                                        <w:w w:val="105"/>
                                        <w:sz w:val="20"/>
                                      </w:rPr>
                                      <w:t>,</w:t>
                                    </w:r>
                                    <w:r>
                                      <w:rPr>
                                        <w:spacing w:val="14"/>
                                        <w:w w:val="105"/>
                                        <w:sz w:val="20"/>
                                      </w:rPr>
                                      <w:t xml:space="preserve"> </w:t>
                                    </w:r>
                                    <w:r>
                                      <w:rPr>
                                        <w:w w:val="105"/>
                                        <w:sz w:val="20"/>
                                      </w:rPr>
                                      <w:t>the</w:t>
                                    </w:r>
                                    <w:r>
                                      <w:rPr>
                                        <w:spacing w:val="13"/>
                                        <w:w w:val="105"/>
                                        <w:sz w:val="20"/>
                                      </w:rPr>
                                      <w:t xml:space="preserve"> </w:t>
                                    </w:r>
                                    <w:r>
                                      <w:rPr>
                                        <w:w w:val="105"/>
                                        <w:sz w:val="20"/>
                                      </w:rPr>
                                      <w:t>health</w:t>
                                    </w:r>
                                    <w:r>
                                      <w:rPr>
                                        <w:spacing w:val="14"/>
                                        <w:w w:val="105"/>
                                        <w:sz w:val="20"/>
                                      </w:rPr>
                                      <w:t xml:space="preserve"> </w:t>
                                    </w:r>
                                    <w:r>
                                      <w:rPr>
                                        <w:w w:val="105"/>
                                        <w:sz w:val="20"/>
                                      </w:rPr>
                                      <w:t>crisis</w:t>
                                    </w:r>
                                    <w:r>
                                      <w:rPr>
                                        <w:spacing w:val="12"/>
                                        <w:w w:val="105"/>
                                        <w:sz w:val="20"/>
                                      </w:rPr>
                                      <w:t xml:space="preserve"> </w:t>
                                    </w:r>
                                    <w:r>
                                      <w:rPr>
                                        <w:w w:val="105"/>
                                        <w:sz w:val="20"/>
                                      </w:rPr>
                                      <w:t>of</w:t>
                                    </w:r>
                                    <w:r>
                                      <w:rPr>
                                        <w:spacing w:val="13"/>
                                        <w:w w:val="105"/>
                                        <w:sz w:val="20"/>
                                      </w:rPr>
                                      <w:t xml:space="preserve"> </w:t>
                                    </w:r>
                                    <w:r>
                                      <w:rPr>
                                        <w:w w:val="105"/>
                                        <w:sz w:val="20"/>
                                      </w:rPr>
                                      <w:t>spruce</w:t>
                                    </w:r>
                                    <w:r>
                                      <w:rPr>
                                        <w:spacing w:val="13"/>
                                        <w:w w:val="105"/>
                                        <w:sz w:val="20"/>
                                      </w:rPr>
                                      <w:t xml:space="preserve"> </w:t>
                                    </w:r>
                                    <w:r>
                                      <w:rPr>
                                        <w:w w:val="105"/>
                                        <w:sz w:val="20"/>
                                      </w:rPr>
                                      <w:t>really</w:t>
                                    </w:r>
                                    <w:r>
                                      <w:rPr>
                                        <w:spacing w:val="13"/>
                                        <w:w w:val="105"/>
                                        <w:sz w:val="20"/>
                                      </w:rPr>
                                      <w:t xml:space="preserve"> </w:t>
                                    </w:r>
                                    <w:r>
                                      <w:rPr>
                                        <w:w w:val="105"/>
                                        <w:sz w:val="20"/>
                                      </w:rPr>
                                      <w:t>began</w:t>
                                    </w:r>
                                    <w:r>
                                      <w:rPr>
                                        <w:spacing w:val="13"/>
                                        <w:w w:val="105"/>
                                        <w:sz w:val="20"/>
                                      </w:rPr>
                                      <w:t xml:space="preserve"> </w:t>
                                    </w:r>
                                    <w:r>
                                      <w:rPr>
                                        <w:w w:val="105"/>
                                        <w:sz w:val="20"/>
                                      </w:rPr>
                                      <w:t>in</w:t>
                                    </w:r>
                                  </w:p>
                                </w:tc>
                              </w:tr>
                              <w:tr w:rsidR="0000224E" w14:paraId="751902A0" w14:textId="77777777" w:rsidTr="0000224E">
                                <w:trPr>
                                  <w:trHeight w:val="239"/>
                                </w:trPr>
                                <w:tc>
                                  <w:tcPr>
                                    <w:tcW w:w="308" w:type="dxa"/>
                                  </w:tcPr>
                                  <w:p w14:paraId="533CDFF2" w14:textId="77777777" w:rsidR="0000224E" w:rsidRDefault="0000224E">
                                    <w:pPr>
                                      <w:pStyle w:val="TableParagraph"/>
                                      <w:spacing w:before="75"/>
                                      <w:ind w:left="31" w:right="78"/>
                                      <w:jc w:val="both"/>
                                      <w:rPr>
                                        <w:rFonts w:ascii="Trebuchet MS"/>
                                        <w:sz w:val="10"/>
                                      </w:rPr>
                                      <w:pPrChange w:id="2447" w:author="Christian PIEDALLU" w:date="2023-02-06T15:00:00Z">
                                        <w:pPr>
                                          <w:pStyle w:val="TableParagraph"/>
                                          <w:spacing w:before="75"/>
                                          <w:ind w:left="31" w:right="78"/>
                                          <w:jc w:val="center"/>
                                        </w:pPr>
                                      </w:pPrChange>
                                    </w:pPr>
                                    <w:r>
                                      <w:rPr>
                                        <w:rFonts w:ascii="Trebuchet MS"/>
                                        <w:sz w:val="10"/>
                                      </w:rPr>
                                      <w:t>195</w:t>
                                    </w:r>
                                  </w:p>
                                </w:tc>
                                <w:tc>
                                  <w:tcPr>
                                    <w:tcW w:w="8692" w:type="dxa"/>
                                  </w:tcPr>
                                  <w:p w14:paraId="6168307C" w14:textId="677CEE54" w:rsidR="0000224E" w:rsidRDefault="0000224E">
                                    <w:pPr>
                                      <w:pStyle w:val="TableParagraph"/>
                                      <w:spacing w:line="219" w:lineRule="exact"/>
                                      <w:ind w:right="48"/>
                                      <w:jc w:val="both"/>
                                      <w:rPr>
                                        <w:sz w:val="20"/>
                                      </w:rPr>
                                      <w:pPrChange w:id="2448" w:author="Christian PIEDALLU" w:date="2023-02-06T15:00:00Z">
                                        <w:pPr>
                                          <w:pStyle w:val="TableParagraph"/>
                                          <w:spacing w:line="219" w:lineRule="exact"/>
                                          <w:ind w:right="48"/>
                                          <w:jc w:val="right"/>
                                        </w:pPr>
                                      </w:pPrChange>
                                    </w:pPr>
                                    <w:r>
                                      <w:rPr>
                                        <w:w w:val="105"/>
                                        <w:sz w:val="20"/>
                                      </w:rPr>
                                      <w:t>2018</w:t>
                                    </w:r>
                                    <w:r>
                                      <w:rPr>
                                        <w:spacing w:val="6"/>
                                        <w:w w:val="105"/>
                                        <w:sz w:val="20"/>
                                      </w:rPr>
                                      <w:t xml:space="preserve"> </w:t>
                                    </w:r>
                                    <w:r>
                                      <w:rPr>
                                        <w:w w:val="105"/>
                                        <w:sz w:val="20"/>
                                      </w:rPr>
                                      <w:t>especially</w:t>
                                    </w:r>
                                    <w:r>
                                      <w:rPr>
                                        <w:spacing w:val="8"/>
                                        <w:w w:val="105"/>
                                        <w:sz w:val="20"/>
                                      </w:rPr>
                                      <w:t xml:space="preserve"> </w:t>
                                    </w:r>
                                    <w:r>
                                      <w:rPr>
                                        <w:w w:val="105"/>
                                        <w:sz w:val="20"/>
                                      </w:rPr>
                                      <w:t>in</w:t>
                                    </w:r>
                                    <w:r>
                                      <w:rPr>
                                        <w:spacing w:val="8"/>
                                        <w:w w:val="105"/>
                                        <w:sz w:val="20"/>
                                      </w:rPr>
                                      <w:t xml:space="preserve"> </w:t>
                                    </w:r>
                                    <w:r>
                                      <w:rPr>
                                        <w:w w:val="105"/>
                                        <w:sz w:val="20"/>
                                      </w:rPr>
                                      <w:t>the</w:t>
                                    </w:r>
                                    <w:r>
                                      <w:rPr>
                                        <w:spacing w:val="8"/>
                                        <w:w w:val="105"/>
                                        <w:sz w:val="20"/>
                                      </w:rPr>
                                      <w:t xml:space="preserve"> </w:t>
                                    </w:r>
                                    <w:r>
                                      <w:rPr>
                                        <w:w w:val="105"/>
                                        <w:sz w:val="20"/>
                                      </w:rPr>
                                      <w:t>Plains</w:t>
                                    </w:r>
                                    <w:r>
                                      <w:rPr>
                                        <w:spacing w:val="7"/>
                                        <w:w w:val="105"/>
                                        <w:sz w:val="20"/>
                                      </w:rPr>
                                      <w:t xml:space="preserve"> </w:t>
                                    </w:r>
                                    <w:r>
                                      <w:rPr>
                                        <w:w w:val="105"/>
                                        <w:sz w:val="20"/>
                                      </w:rPr>
                                      <w:t>and</w:t>
                                    </w:r>
                                    <w:r>
                                      <w:rPr>
                                        <w:spacing w:val="7"/>
                                        <w:w w:val="105"/>
                                        <w:sz w:val="20"/>
                                      </w:rPr>
                                      <w:t xml:space="preserve"> </w:t>
                                    </w:r>
                                    <w:r>
                                      <w:rPr>
                                        <w:w w:val="105"/>
                                        <w:sz w:val="20"/>
                                      </w:rPr>
                                      <w:t>in</w:t>
                                    </w:r>
                                    <w:r>
                                      <w:rPr>
                                        <w:spacing w:val="8"/>
                                        <w:w w:val="105"/>
                                        <w:sz w:val="20"/>
                                      </w:rPr>
                                      <w:t xml:space="preserve"> </w:t>
                                    </w:r>
                                    <w:r>
                                      <w:rPr>
                                        <w:w w:val="105"/>
                                        <w:sz w:val="20"/>
                                      </w:rPr>
                                      <w:t>Ardenne</w:t>
                                    </w:r>
                                    <w:ins w:id="2449" w:author="Christian PIEDALLU" w:date="2023-02-06T12:35:00Z">
                                      <w:r>
                                        <w:rPr>
                                          <w:w w:val="105"/>
                                          <w:sz w:val="20"/>
                                        </w:rPr>
                                        <w:t xml:space="preserve"> (Figure 4)</w:t>
                                      </w:r>
                                    </w:ins>
                                    <w:r>
                                      <w:rPr>
                                        <w:w w:val="105"/>
                                        <w:sz w:val="20"/>
                                      </w:rPr>
                                      <w:t>.</w:t>
                                    </w:r>
                                    <w:r>
                                      <w:rPr>
                                        <w:spacing w:val="31"/>
                                        <w:w w:val="105"/>
                                        <w:sz w:val="20"/>
                                      </w:rPr>
                                      <w:t xml:space="preserve"> </w:t>
                                    </w:r>
                                    <w:r>
                                      <w:rPr>
                                        <w:w w:val="105"/>
                                        <w:sz w:val="20"/>
                                      </w:rPr>
                                      <w:t>A</w:t>
                                    </w:r>
                                    <w:r>
                                      <w:rPr>
                                        <w:spacing w:val="7"/>
                                        <w:w w:val="105"/>
                                        <w:sz w:val="20"/>
                                      </w:rPr>
                                      <w:t xml:space="preserve"> </w:t>
                                    </w:r>
                                    <w:r>
                                      <w:rPr>
                                        <w:w w:val="105"/>
                                        <w:sz w:val="20"/>
                                      </w:rPr>
                                      <w:t>high</w:t>
                                    </w:r>
                                    <w:r>
                                      <w:rPr>
                                        <w:spacing w:val="8"/>
                                        <w:w w:val="105"/>
                                        <w:sz w:val="20"/>
                                      </w:rPr>
                                      <w:t xml:space="preserve"> </w:t>
                                    </w:r>
                                    <w:r>
                                      <w:rPr>
                                        <w:w w:val="105"/>
                                        <w:sz w:val="20"/>
                                      </w:rPr>
                                      <w:t>level</w:t>
                                    </w:r>
                                    <w:r>
                                      <w:rPr>
                                        <w:spacing w:val="8"/>
                                        <w:w w:val="105"/>
                                        <w:sz w:val="20"/>
                                      </w:rPr>
                                      <w:t xml:space="preserve"> </w:t>
                                    </w:r>
                                    <w:r>
                                      <w:rPr>
                                        <w:w w:val="105"/>
                                        <w:sz w:val="20"/>
                                      </w:rPr>
                                      <w:t>of</w:t>
                                    </w:r>
                                    <w:r>
                                      <w:rPr>
                                        <w:spacing w:val="8"/>
                                        <w:w w:val="105"/>
                                        <w:sz w:val="20"/>
                                      </w:rPr>
                                      <w:t xml:space="preserve"> </w:t>
                                    </w:r>
                                    <w:r>
                                      <w:rPr>
                                        <w:w w:val="105"/>
                                        <w:sz w:val="20"/>
                                      </w:rPr>
                                      <w:t>new</w:t>
                                    </w:r>
                                    <w:r>
                                      <w:rPr>
                                        <w:spacing w:val="7"/>
                                        <w:w w:val="105"/>
                                        <w:sz w:val="20"/>
                                      </w:rPr>
                                      <w:t xml:space="preserve"> </w:t>
                                    </w:r>
                                    <w:r>
                                      <w:rPr>
                                        <w:w w:val="105"/>
                                        <w:sz w:val="20"/>
                                      </w:rPr>
                                      <w:t>damages</w:t>
                                    </w:r>
                                    <w:r>
                                      <w:rPr>
                                        <w:spacing w:val="8"/>
                                        <w:w w:val="105"/>
                                        <w:sz w:val="20"/>
                                      </w:rPr>
                                      <w:t xml:space="preserve"> </w:t>
                                    </w:r>
                                    <w:r>
                                      <w:rPr>
                                        <w:w w:val="105"/>
                                        <w:sz w:val="20"/>
                                      </w:rPr>
                                      <w:t>has</w:t>
                                    </w:r>
                                    <w:r>
                                      <w:rPr>
                                        <w:spacing w:val="8"/>
                                        <w:w w:val="105"/>
                                        <w:sz w:val="20"/>
                                      </w:rPr>
                                      <w:t xml:space="preserve"> </w:t>
                                    </w:r>
                                    <w:r>
                                      <w:rPr>
                                        <w:w w:val="105"/>
                                        <w:sz w:val="20"/>
                                      </w:rPr>
                                      <w:t>been</w:t>
                                    </w:r>
                                    <w:r>
                                      <w:rPr>
                                        <w:spacing w:val="8"/>
                                        <w:w w:val="105"/>
                                        <w:sz w:val="20"/>
                                      </w:rPr>
                                      <w:t xml:space="preserve"> </w:t>
                                    </w:r>
                                    <w:r>
                                      <w:rPr>
                                        <w:w w:val="105"/>
                                        <w:sz w:val="20"/>
                                      </w:rPr>
                                      <w:t>observed</w:t>
                                    </w:r>
                                    <w:r>
                                      <w:rPr>
                                        <w:spacing w:val="7"/>
                                        <w:w w:val="105"/>
                                        <w:sz w:val="20"/>
                                      </w:rPr>
                                      <w:t xml:space="preserve"> </w:t>
                                    </w:r>
                                    <w:r>
                                      <w:rPr>
                                        <w:w w:val="105"/>
                                        <w:sz w:val="20"/>
                                      </w:rPr>
                                      <w:t>each</w:t>
                                    </w:r>
                                  </w:p>
                                </w:tc>
                              </w:tr>
                              <w:tr w:rsidR="0000224E" w14:paraId="0C183EA1" w14:textId="77777777" w:rsidTr="0000224E">
                                <w:trPr>
                                  <w:trHeight w:val="239"/>
                                </w:trPr>
                                <w:tc>
                                  <w:tcPr>
                                    <w:tcW w:w="308" w:type="dxa"/>
                                  </w:tcPr>
                                  <w:p w14:paraId="5B869E72" w14:textId="77777777" w:rsidR="0000224E" w:rsidRDefault="0000224E">
                                    <w:pPr>
                                      <w:pStyle w:val="TableParagraph"/>
                                      <w:spacing w:before="75"/>
                                      <w:ind w:left="31" w:right="78"/>
                                      <w:jc w:val="both"/>
                                      <w:rPr>
                                        <w:rFonts w:ascii="Trebuchet MS"/>
                                        <w:sz w:val="10"/>
                                      </w:rPr>
                                      <w:pPrChange w:id="2450" w:author="Christian PIEDALLU" w:date="2023-02-06T15:00:00Z">
                                        <w:pPr>
                                          <w:pStyle w:val="TableParagraph"/>
                                          <w:spacing w:before="75"/>
                                          <w:ind w:left="31" w:right="78"/>
                                          <w:jc w:val="center"/>
                                        </w:pPr>
                                      </w:pPrChange>
                                    </w:pPr>
                                    <w:r>
                                      <w:rPr>
                                        <w:rFonts w:ascii="Trebuchet MS"/>
                                        <w:sz w:val="10"/>
                                      </w:rPr>
                                      <w:t>196</w:t>
                                    </w:r>
                                  </w:p>
                                </w:tc>
                                <w:tc>
                                  <w:tcPr>
                                    <w:tcW w:w="8692" w:type="dxa"/>
                                  </w:tcPr>
                                  <w:p w14:paraId="56797206" w14:textId="77777777" w:rsidR="0000224E" w:rsidRDefault="0000224E">
                                    <w:pPr>
                                      <w:pStyle w:val="TableParagraph"/>
                                      <w:spacing w:line="219" w:lineRule="exact"/>
                                      <w:ind w:right="49"/>
                                      <w:jc w:val="both"/>
                                      <w:rPr>
                                        <w:sz w:val="20"/>
                                      </w:rPr>
                                      <w:pPrChange w:id="2451" w:author="Christian PIEDALLU" w:date="2023-02-06T15:00:00Z">
                                        <w:pPr>
                                          <w:pStyle w:val="TableParagraph"/>
                                          <w:spacing w:line="219" w:lineRule="exact"/>
                                          <w:ind w:right="49"/>
                                          <w:jc w:val="right"/>
                                        </w:pPr>
                                      </w:pPrChange>
                                    </w:pPr>
                                    <w:r>
                                      <w:rPr>
                                        <w:w w:val="105"/>
                                        <w:sz w:val="20"/>
                                      </w:rPr>
                                      <w:t>year</w:t>
                                    </w:r>
                                    <w:r>
                                      <w:rPr>
                                        <w:spacing w:val="1"/>
                                        <w:w w:val="105"/>
                                        <w:sz w:val="20"/>
                                      </w:rPr>
                                      <w:t xml:space="preserve"> </w:t>
                                    </w:r>
                                    <w:r>
                                      <w:rPr>
                                        <w:w w:val="105"/>
                                        <w:sz w:val="20"/>
                                      </w:rPr>
                                      <w:t>during</w:t>
                                    </w:r>
                                    <w:r>
                                      <w:rPr>
                                        <w:spacing w:val="1"/>
                                        <w:w w:val="105"/>
                                        <w:sz w:val="20"/>
                                      </w:rPr>
                                      <w:t xml:space="preserve"> </w:t>
                                    </w:r>
                                    <w:r>
                                      <w:rPr>
                                        <w:w w:val="105"/>
                                        <w:sz w:val="20"/>
                                      </w:rPr>
                                      <w:t>four</w:t>
                                    </w:r>
                                    <w:r>
                                      <w:rPr>
                                        <w:spacing w:val="2"/>
                                        <w:w w:val="105"/>
                                        <w:sz w:val="20"/>
                                      </w:rPr>
                                      <w:t xml:space="preserve"> </w:t>
                                    </w:r>
                                    <w:r>
                                      <w:rPr>
                                        <w:w w:val="105"/>
                                        <w:sz w:val="20"/>
                                      </w:rPr>
                                      <w:t>years</w:t>
                                    </w:r>
                                    <w:r>
                                      <w:rPr>
                                        <w:spacing w:val="1"/>
                                        <w:w w:val="105"/>
                                        <w:sz w:val="20"/>
                                      </w:rPr>
                                      <w:t xml:space="preserve"> </w:t>
                                    </w:r>
                                    <w:r>
                                      <w:rPr>
                                        <w:w w:val="105"/>
                                        <w:sz w:val="20"/>
                                      </w:rPr>
                                      <w:t>with</w:t>
                                    </w:r>
                                    <w:r>
                                      <w:rPr>
                                        <w:spacing w:val="2"/>
                                        <w:w w:val="105"/>
                                        <w:sz w:val="20"/>
                                      </w:rPr>
                                      <w:t xml:space="preserve"> </w:t>
                                    </w:r>
                                    <w:r>
                                      <w:rPr>
                                        <w:w w:val="105"/>
                                        <w:sz w:val="20"/>
                                      </w:rPr>
                                      <w:t>a maximum</w:t>
                                    </w:r>
                                    <w:r>
                                      <w:rPr>
                                        <w:spacing w:val="2"/>
                                        <w:w w:val="105"/>
                                        <w:sz w:val="20"/>
                                      </w:rPr>
                                      <w:t xml:space="preserve"> </w:t>
                                    </w:r>
                                    <w:r>
                                      <w:rPr>
                                        <w:w w:val="105"/>
                                        <w:sz w:val="20"/>
                                      </w:rPr>
                                      <w:t>of</w:t>
                                    </w:r>
                                    <w:r>
                                      <w:rPr>
                                        <w:spacing w:val="1"/>
                                        <w:w w:val="105"/>
                                        <w:sz w:val="20"/>
                                      </w:rPr>
                                      <w:t xml:space="preserve"> </w:t>
                                    </w:r>
                                    <w:r>
                                      <w:rPr>
                                        <w:w w:val="105"/>
                                        <w:sz w:val="20"/>
                                      </w:rPr>
                                      <w:t>2.5</w:t>
                                    </w:r>
                                    <w:r>
                                      <w:rPr>
                                        <w:spacing w:val="2"/>
                                        <w:w w:val="105"/>
                                        <w:sz w:val="20"/>
                                      </w:rPr>
                                      <w:t xml:space="preserve"> </w:t>
                                    </w:r>
                                    <w:r>
                                      <w:rPr>
                                        <w:w w:val="105"/>
                                        <w:sz w:val="20"/>
                                      </w:rPr>
                                      <w:t>%</w:t>
                                    </w:r>
                                    <w:r>
                                      <w:rPr>
                                        <w:spacing w:val="1"/>
                                        <w:w w:val="105"/>
                                        <w:sz w:val="20"/>
                                      </w:rPr>
                                      <w:t xml:space="preserve"> </w:t>
                                    </w:r>
                                    <w:r>
                                      <w:rPr>
                                        <w:w w:val="105"/>
                                        <w:sz w:val="20"/>
                                      </w:rPr>
                                      <w:t>of</w:t>
                                    </w:r>
                                    <w:r>
                                      <w:rPr>
                                        <w:spacing w:val="2"/>
                                        <w:w w:val="105"/>
                                        <w:sz w:val="20"/>
                                      </w:rPr>
                                      <w:t xml:space="preserve"> </w:t>
                                    </w:r>
                                    <w:r>
                                      <w:rPr>
                                        <w:w w:val="105"/>
                                        <w:sz w:val="20"/>
                                      </w:rPr>
                                      <w:t>the</w:t>
                                    </w:r>
                                    <w:r>
                                      <w:rPr>
                                        <w:spacing w:val="1"/>
                                        <w:w w:val="105"/>
                                        <w:sz w:val="20"/>
                                      </w:rPr>
                                      <w:t xml:space="preserve"> </w:t>
                                    </w:r>
                                    <w:r>
                                      <w:rPr>
                                        <w:w w:val="105"/>
                                        <w:sz w:val="20"/>
                                      </w:rPr>
                                      <w:t>spruces</w:t>
                                    </w:r>
                                    <w:r>
                                      <w:rPr>
                                        <w:spacing w:val="2"/>
                                        <w:w w:val="105"/>
                                        <w:sz w:val="20"/>
                                      </w:rPr>
                                      <w:t xml:space="preserve"> </w:t>
                                    </w:r>
                                    <w:r>
                                      <w:rPr>
                                        <w:w w:val="105"/>
                                        <w:sz w:val="20"/>
                                      </w:rPr>
                                      <w:t>in</w:t>
                                    </w:r>
                                    <w:r>
                                      <w:rPr>
                                        <w:spacing w:val="1"/>
                                        <w:w w:val="105"/>
                                        <w:sz w:val="20"/>
                                      </w:rPr>
                                      <w:t xml:space="preserve"> </w:t>
                                    </w:r>
                                    <w:r>
                                      <w:rPr>
                                        <w:w w:val="105"/>
                                        <w:sz w:val="20"/>
                                      </w:rPr>
                                      <w:t>the</w:t>
                                    </w:r>
                                    <w:r>
                                      <w:rPr>
                                        <w:spacing w:val="2"/>
                                        <w:w w:val="105"/>
                                        <w:sz w:val="20"/>
                                      </w:rPr>
                                      <w:t xml:space="preserve"> </w:t>
                                    </w:r>
                                    <w:r>
                                      <w:rPr>
                                        <w:w w:val="105"/>
                                        <w:sz w:val="20"/>
                                      </w:rPr>
                                      <w:t>Vosges,</w:t>
                                    </w:r>
                                    <w:r>
                                      <w:rPr>
                                        <w:spacing w:val="3"/>
                                        <w:w w:val="105"/>
                                        <w:sz w:val="20"/>
                                      </w:rPr>
                                      <w:t xml:space="preserve"> </w:t>
                                    </w:r>
                                    <w:r>
                                      <w:rPr>
                                        <w:w w:val="105"/>
                                        <w:sz w:val="20"/>
                                      </w:rPr>
                                      <w:t>5%</w:t>
                                    </w:r>
                                    <w:r>
                                      <w:rPr>
                                        <w:spacing w:val="1"/>
                                        <w:w w:val="105"/>
                                        <w:sz w:val="20"/>
                                      </w:rPr>
                                      <w:t xml:space="preserve"> </w:t>
                                    </w:r>
                                    <w:r>
                                      <w:rPr>
                                        <w:w w:val="105"/>
                                        <w:sz w:val="20"/>
                                      </w:rPr>
                                      <w:t>in</w:t>
                                    </w:r>
                                    <w:r>
                                      <w:rPr>
                                        <w:spacing w:val="2"/>
                                        <w:w w:val="105"/>
                                        <w:sz w:val="20"/>
                                      </w:rPr>
                                      <w:t xml:space="preserve"> </w:t>
                                    </w:r>
                                    <w:r>
                                      <w:rPr>
                                        <w:w w:val="105"/>
                                        <w:sz w:val="20"/>
                                      </w:rPr>
                                      <w:t>Ardenne</w:t>
                                    </w:r>
                                    <w:r>
                                      <w:rPr>
                                        <w:spacing w:val="1"/>
                                        <w:w w:val="105"/>
                                        <w:sz w:val="20"/>
                                      </w:rPr>
                                      <w:t xml:space="preserve"> </w:t>
                                    </w:r>
                                    <w:r>
                                      <w:rPr>
                                        <w:w w:val="105"/>
                                        <w:sz w:val="20"/>
                                      </w:rPr>
                                      <w:t>and</w:t>
                                    </w:r>
                                    <w:r>
                                      <w:rPr>
                                        <w:spacing w:val="2"/>
                                        <w:w w:val="105"/>
                                        <w:sz w:val="20"/>
                                      </w:rPr>
                                      <w:t xml:space="preserve"> </w:t>
                                    </w:r>
                                    <w:r>
                                      <w:rPr>
                                        <w:w w:val="105"/>
                                        <w:sz w:val="20"/>
                                      </w:rPr>
                                      <w:t>22</w:t>
                                    </w:r>
                                  </w:p>
                                </w:tc>
                              </w:tr>
                              <w:tr w:rsidR="0000224E" w14:paraId="5C931D75" w14:textId="77777777" w:rsidTr="0000224E">
                                <w:trPr>
                                  <w:trHeight w:val="239"/>
                                </w:trPr>
                                <w:tc>
                                  <w:tcPr>
                                    <w:tcW w:w="308" w:type="dxa"/>
                                  </w:tcPr>
                                  <w:p w14:paraId="19274FED" w14:textId="77777777" w:rsidR="0000224E" w:rsidRDefault="0000224E">
                                    <w:pPr>
                                      <w:pStyle w:val="TableParagraph"/>
                                      <w:spacing w:before="75"/>
                                      <w:ind w:left="31" w:right="78"/>
                                      <w:jc w:val="both"/>
                                      <w:rPr>
                                        <w:rFonts w:ascii="Trebuchet MS"/>
                                        <w:sz w:val="10"/>
                                      </w:rPr>
                                      <w:pPrChange w:id="2452" w:author="Christian PIEDALLU" w:date="2023-02-06T15:00:00Z">
                                        <w:pPr>
                                          <w:pStyle w:val="TableParagraph"/>
                                          <w:spacing w:before="75"/>
                                          <w:ind w:left="31" w:right="78"/>
                                          <w:jc w:val="center"/>
                                        </w:pPr>
                                      </w:pPrChange>
                                    </w:pPr>
                                    <w:r>
                                      <w:rPr>
                                        <w:rFonts w:ascii="Trebuchet MS"/>
                                        <w:sz w:val="10"/>
                                      </w:rPr>
                                      <w:t>197</w:t>
                                    </w:r>
                                  </w:p>
                                </w:tc>
                                <w:tc>
                                  <w:tcPr>
                                    <w:tcW w:w="8692" w:type="dxa"/>
                                  </w:tcPr>
                                  <w:p w14:paraId="1431FBBC" w14:textId="77777777" w:rsidR="0000224E" w:rsidRDefault="0000224E">
                                    <w:pPr>
                                      <w:pStyle w:val="TableParagraph"/>
                                      <w:spacing w:line="219" w:lineRule="exact"/>
                                      <w:ind w:right="47"/>
                                      <w:jc w:val="both"/>
                                      <w:rPr>
                                        <w:sz w:val="20"/>
                                      </w:rPr>
                                      <w:pPrChange w:id="2453" w:author="Christian PIEDALLU" w:date="2023-02-06T15:00:00Z">
                                        <w:pPr>
                                          <w:pStyle w:val="TableParagraph"/>
                                          <w:spacing w:line="219" w:lineRule="exact"/>
                                          <w:ind w:right="47"/>
                                          <w:jc w:val="right"/>
                                        </w:pPr>
                                      </w:pPrChange>
                                    </w:pPr>
                                    <w:r>
                                      <w:rPr>
                                        <w:w w:val="105"/>
                                        <w:sz w:val="20"/>
                                      </w:rPr>
                                      <w:t>%</w:t>
                                    </w:r>
                                    <w:r>
                                      <w:rPr>
                                        <w:spacing w:val="7"/>
                                        <w:w w:val="105"/>
                                        <w:sz w:val="20"/>
                                      </w:rPr>
                                      <w:t xml:space="preserve"> </w:t>
                                    </w:r>
                                    <w:r>
                                      <w:rPr>
                                        <w:w w:val="105"/>
                                        <w:sz w:val="20"/>
                                      </w:rPr>
                                      <w:t>in</w:t>
                                    </w:r>
                                    <w:r>
                                      <w:rPr>
                                        <w:spacing w:val="8"/>
                                        <w:w w:val="105"/>
                                        <w:sz w:val="20"/>
                                      </w:rPr>
                                      <w:t xml:space="preserve"> </w:t>
                                    </w:r>
                                    <w:r>
                                      <w:rPr>
                                        <w:w w:val="105"/>
                                        <w:sz w:val="20"/>
                                      </w:rPr>
                                      <w:t>the</w:t>
                                    </w:r>
                                    <w:r>
                                      <w:rPr>
                                        <w:spacing w:val="8"/>
                                        <w:w w:val="105"/>
                                        <w:sz w:val="20"/>
                                      </w:rPr>
                                      <w:t xml:space="preserve"> </w:t>
                                    </w:r>
                                    <w:r>
                                      <w:rPr>
                                        <w:w w:val="105"/>
                                        <w:sz w:val="20"/>
                                      </w:rPr>
                                      <w:t>Plains</w:t>
                                    </w:r>
                                    <w:r>
                                      <w:rPr>
                                        <w:spacing w:val="8"/>
                                        <w:w w:val="105"/>
                                        <w:sz w:val="20"/>
                                      </w:rPr>
                                      <w:t xml:space="preserve"> </w:t>
                                    </w:r>
                                    <w:r>
                                      <w:rPr>
                                        <w:w w:val="105"/>
                                        <w:sz w:val="20"/>
                                      </w:rPr>
                                      <w:t>after</w:t>
                                    </w:r>
                                    <w:r>
                                      <w:rPr>
                                        <w:spacing w:val="8"/>
                                        <w:w w:val="105"/>
                                        <w:sz w:val="20"/>
                                      </w:rPr>
                                      <w:t xml:space="preserve"> </w:t>
                                    </w:r>
                                    <w:r>
                                      <w:rPr>
                                        <w:w w:val="105"/>
                                        <w:sz w:val="20"/>
                                      </w:rPr>
                                      <w:t>three</w:t>
                                    </w:r>
                                    <w:r>
                                      <w:rPr>
                                        <w:spacing w:val="8"/>
                                        <w:w w:val="105"/>
                                        <w:sz w:val="20"/>
                                      </w:rPr>
                                      <w:t xml:space="preserve"> </w:t>
                                    </w:r>
                                    <w:r>
                                      <w:rPr>
                                        <w:w w:val="105"/>
                                        <w:sz w:val="20"/>
                                      </w:rPr>
                                      <w:t>critical</w:t>
                                    </w:r>
                                    <w:r>
                                      <w:rPr>
                                        <w:spacing w:val="8"/>
                                        <w:w w:val="105"/>
                                        <w:sz w:val="20"/>
                                      </w:rPr>
                                      <w:t xml:space="preserve"> </w:t>
                                    </w:r>
                                    <w:r>
                                      <w:rPr>
                                        <w:w w:val="105"/>
                                        <w:sz w:val="20"/>
                                      </w:rPr>
                                      <w:t>years</w:t>
                                    </w:r>
                                    <w:r>
                                      <w:rPr>
                                        <w:spacing w:val="8"/>
                                        <w:w w:val="105"/>
                                        <w:sz w:val="20"/>
                                      </w:rPr>
                                      <w:t xml:space="preserve"> </w:t>
                                    </w:r>
                                    <w:r>
                                      <w:rPr>
                                        <w:w w:val="105"/>
                                        <w:sz w:val="20"/>
                                      </w:rPr>
                                      <w:t>(2018-2020).</w:t>
                                    </w:r>
                                    <w:r>
                                      <w:rPr>
                                        <w:spacing w:val="33"/>
                                        <w:w w:val="105"/>
                                        <w:sz w:val="20"/>
                                      </w:rPr>
                                      <w:t xml:space="preserve"> </w:t>
                                    </w:r>
                                    <w:r>
                                      <w:rPr>
                                        <w:w w:val="105"/>
                                        <w:sz w:val="20"/>
                                      </w:rPr>
                                      <w:t>Spruce</w:t>
                                    </w:r>
                                    <w:r>
                                      <w:rPr>
                                        <w:spacing w:val="7"/>
                                        <w:w w:val="105"/>
                                        <w:sz w:val="20"/>
                                      </w:rPr>
                                      <w:t xml:space="preserve"> </w:t>
                                    </w:r>
                                    <w:r>
                                      <w:rPr>
                                        <w:w w:val="105"/>
                                        <w:sz w:val="20"/>
                                      </w:rPr>
                                      <w:t>stands</w:t>
                                    </w:r>
                                    <w:r>
                                      <w:rPr>
                                        <w:spacing w:val="8"/>
                                        <w:w w:val="105"/>
                                        <w:sz w:val="20"/>
                                      </w:rPr>
                                      <w:t xml:space="preserve"> </w:t>
                                    </w:r>
                                    <w:r>
                                      <w:rPr>
                                        <w:w w:val="105"/>
                                        <w:sz w:val="20"/>
                                      </w:rPr>
                                      <w:t>seem</w:t>
                                    </w:r>
                                    <w:del w:id="2454" w:author="Christian PIEDALLU" w:date="2023-02-06T12:31:00Z">
                                      <w:r w:rsidDel="005247DE">
                                        <w:rPr>
                                          <w:w w:val="105"/>
                                          <w:sz w:val="20"/>
                                        </w:rPr>
                                        <w:delText>s</w:delText>
                                      </w:r>
                                    </w:del>
                                    <w:r>
                                      <w:rPr>
                                        <w:spacing w:val="8"/>
                                        <w:w w:val="105"/>
                                        <w:sz w:val="20"/>
                                      </w:rPr>
                                      <w:t xml:space="preserve"> </w:t>
                                    </w:r>
                                    <w:r>
                                      <w:rPr>
                                        <w:w w:val="105"/>
                                        <w:sz w:val="20"/>
                                      </w:rPr>
                                      <w:t>recover</w:t>
                                    </w:r>
                                    <w:r>
                                      <w:rPr>
                                        <w:spacing w:val="8"/>
                                        <w:w w:val="105"/>
                                        <w:sz w:val="20"/>
                                      </w:rPr>
                                      <w:t xml:space="preserve"> </w:t>
                                    </w:r>
                                    <w:r>
                                      <w:rPr>
                                        <w:w w:val="105"/>
                                        <w:sz w:val="20"/>
                                      </w:rPr>
                                      <w:t>a</w:t>
                                    </w:r>
                                    <w:r>
                                      <w:rPr>
                                        <w:spacing w:val="8"/>
                                        <w:w w:val="105"/>
                                        <w:sz w:val="20"/>
                                      </w:rPr>
                                      <w:t xml:space="preserve"> </w:t>
                                    </w:r>
                                    <w:r>
                                      <w:rPr>
                                        <w:w w:val="105"/>
                                        <w:sz w:val="20"/>
                                      </w:rPr>
                                      <w:t>normal</w:t>
                                    </w:r>
                                    <w:r>
                                      <w:rPr>
                                        <w:spacing w:val="8"/>
                                        <w:w w:val="105"/>
                                        <w:sz w:val="20"/>
                                      </w:rPr>
                                      <w:t xml:space="preserve"> </w:t>
                                    </w:r>
                                    <w:r>
                                      <w:rPr>
                                        <w:w w:val="105"/>
                                        <w:sz w:val="20"/>
                                      </w:rPr>
                                      <w:t>health</w:t>
                                    </w:r>
                                  </w:p>
                                </w:tc>
                              </w:tr>
                              <w:tr w:rsidR="0000224E" w14:paraId="04369D37" w14:textId="77777777" w:rsidTr="0000224E">
                                <w:trPr>
                                  <w:trHeight w:val="239"/>
                                </w:trPr>
                                <w:tc>
                                  <w:tcPr>
                                    <w:tcW w:w="308" w:type="dxa"/>
                                  </w:tcPr>
                                  <w:p w14:paraId="12DDFA42" w14:textId="77777777" w:rsidR="0000224E" w:rsidRDefault="0000224E">
                                    <w:pPr>
                                      <w:pStyle w:val="TableParagraph"/>
                                      <w:spacing w:before="75"/>
                                      <w:ind w:left="31" w:right="78"/>
                                      <w:jc w:val="both"/>
                                      <w:rPr>
                                        <w:rFonts w:ascii="Trebuchet MS"/>
                                        <w:sz w:val="10"/>
                                      </w:rPr>
                                      <w:pPrChange w:id="2455" w:author="Christian PIEDALLU" w:date="2023-02-06T15:00:00Z">
                                        <w:pPr>
                                          <w:pStyle w:val="TableParagraph"/>
                                          <w:spacing w:before="75"/>
                                          <w:ind w:left="31" w:right="78"/>
                                          <w:jc w:val="center"/>
                                        </w:pPr>
                                      </w:pPrChange>
                                    </w:pPr>
                                    <w:r>
                                      <w:rPr>
                                        <w:rFonts w:ascii="Trebuchet MS"/>
                                        <w:sz w:val="10"/>
                                      </w:rPr>
                                      <w:t>198</w:t>
                                    </w:r>
                                  </w:p>
                                </w:tc>
                                <w:tc>
                                  <w:tcPr>
                                    <w:tcW w:w="8692" w:type="dxa"/>
                                  </w:tcPr>
                                  <w:p w14:paraId="68D666E7" w14:textId="77777777" w:rsidR="0000224E" w:rsidRDefault="0000224E">
                                    <w:pPr>
                                      <w:pStyle w:val="TableParagraph"/>
                                      <w:spacing w:line="219" w:lineRule="exact"/>
                                      <w:ind w:right="50"/>
                                      <w:jc w:val="both"/>
                                      <w:rPr>
                                        <w:sz w:val="20"/>
                                      </w:rPr>
                                      <w:pPrChange w:id="2456" w:author="Christian PIEDALLU" w:date="2023-02-06T15:00:00Z">
                                        <w:pPr>
                                          <w:pStyle w:val="TableParagraph"/>
                                          <w:spacing w:line="219" w:lineRule="exact"/>
                                          <w:ind w:right="50"/>
                                          <w:jc w:val="right"/>
                                        </w:pPr>
                                      </w:pPrChange>
                                    </w:pPr>
                                    <w:r>
                                      <w:rPr>
                                        <w:w w:val="105"/>
                                        <w:sz w:val="20"/>
                                      </w:rPr>
                                      <w:t>status</w:t>
                                    </w:r>
                                    <w:r>
                                      <w:rPr>
                                        <w:spacing w:val="8"/>
                                        <w:w w:val="105"/>
                                        <w:sz w:val="20"/>
                                      </w:rPr>
                                      <w:t xml:space="preserve"> </w:t>
                                    </w:r>
                                    <w:r>
                                      <w:rPr>
                                        <w:w w:val="105"/>
                                        <w:sz w:val="20"/>
                                      </w:rPr>
                                      <w:t>in</w:t>
                                    </w:r>
                                    <w:r>
                                      <w:rPr>
                                        <w:spacing w:val="9"/>
                                        <w:w w:val="105"/>
                                        <w:sz w:val="20"/>
                                      </w:rPr>
                                      <w:t xml:space="preserve"> </w:t>
                                    </w:r>
                                    <w:r>
                                      <w:rPr>
                                        <w:w w:val="105"/>
                                        <w:sz w:val="20"/>
                                      </w:rPr>
                                      <w:t>2022</w:t>
                                    </w:r>
                                    <w:r>
                                      <w:rPr>
                                        <w:spacing w:val="9"/>
                                        <w:w w:val="105"/>
                                        <w:sz w:val="20"/>
                                      </w:rPr>
                                      <w:t xml:space="preserve"> </w:t>
                                    </w:r>
                                    <w:r>
                                      <w:rPr>
                                        <w:w w:val="105"/>
                                        <w:sz w:val="20"/>
                                      </w:rPr>
                                      <w:t>with</w:t>
                                    </w:r>
                                    <w:r>
                                      <w:rPr>
                                        <w:spacing w:val="9"/>
                                        <w:w w:val="105"/>
                                        <w:sz w:val="20"/>
                                      </w:rPr>
                                      <w:t xml:space="preserve"> </w:t>
                                    </w:r>
                                    <w:r>
                                      <w:rPr>
                                        <w:w w:val="105"/>
                                        <w:sz w:val="20"/>
                                      </w:rPr>
                                      <w:t>respectively</w:t>
                                    </w:r>
                                    <w:r>
                                      <w:rPr>
                                        <w:spacing w:val="9"/>
                                        <w:w w:val="105"/>
                                        <w:sz w:val="20"/>
                                      </w:rPr>
                                      <w:t xml:space="preserve"> </w:t>
                                    </w:r>
                                    <w:r>
                                      <w:rPr>
                                        <w:w w:val="105"/>
                                        <w:sz w:val="20"/>
                                      </w:rPr>
                                      <w:t>0,</w:t>
                                    </w:r>
                                    <w:r>
                                      <w:rPr>
                                        <w:spacing w:val="10"/>
                                        <w:w w:val="105"/>
                                        <w:sz w:val="20"/>
                                      </w:rPr>
                                      <w:t xml:space="preserve"> </w:t>
                                    </w:r>
                                    <w:r>
                                      <w:rPr>
                                        <w:w w:val="105"/>
                                        <w:sz w:val="20"/>
                                      </w:rPr>
                                      <w:t>1</w:t>
                                    </w:r>
                                    <w:r>
                                      <w:rPr>
                                        <w:spacing w:val="9"/>
                                        <w:w w:val="105"/>
                                        <w:sz w:val="20"/>
                                      </w:rPr>
                                      <w:t xml:space="preserve"> </w:t>
                                    </w:r>
                                    <w:r>
                                      <w:rPr>
                                        <w:w w:val="105"/>
                                        <w:sz w:val="20"/>
                                      </w:rPr>
                                      <w:t>and</w:t>
                                    </w:r>
                                    <w:r>
                                      <w:rPr>
                                        <w:spacing w:val="9"/>
                                        <w:w w:val="105"/>
                                        <w:sz w:val="20"/>
                                      </w:rPr>
                                      <w:t xml:space="preserve"> </w:t>
                                    </w:r>
                                    <w:r>
                                      <w:rPr>
                                        <w:w w:val="105"/>
                                        <w:sz w:val="20"/>
                                      </w:rPr>
                                      <w:t>3%</w:t>
                                    </w:r>
                                    <w:r>
                                      <w:rPr>
                                        <w:spacing w:val="8"/>
                                        <w:w w:val="105"/>
                                        <w:sz w:val="20"/>
                                      </w:rPr>
                                      <w:t xml:space="preserve"> </w:t>
                                    </w:r>
                                    <w:r>
                                      <w:rPr>
                                        <w:w w:val="105"/>
                                        <w:sz w:val="20"/>
                                      </w:rPr>
                                      <w:t>of</w:t>
                                    </w:r>
                                    <w:r>
                                      <w:rPr>
                                        <w:spacing w:val="9"/>
                                        <w:w w:val="105"/>
                                        <w:sz w:val="20"/>
                                      </w:rPr>
                                      <w:t xml:space="preserve"> </w:t>
                                    </w:r>
                                    <w:r>
                                      <w:rPr>
                                        <w:w w:val="105"/>
                                        <w:sz w:val="20"/>
                                      </w:rPr>
                                      <w:t>new</w:t>
                                    </w:r>
                                    <w:r>
                                      <w:rPr>
                                        <w:spacing w:val="9"/>
                                        <w:w w:val="105"/>
                                        <w:sz w:val="20"/>
                                      </w:rPr>
                                      <w:t xml:space="preserve"> </w:t>
                                    </w:r>
                                    <w:r>
                                      <w:rPr>
                                        <w:w w:val="105"/>
                                        <w:sz w:val="20"/>
                                      </w:rPr>
                                      <w:t>attacked</w:t>
                                    </w:r>
                                    <w:r>
                                      <w:rPr>
                                        <w:spacing w:val="9"/>
                                        <w:w w:val="105"/>
                                        <w:sz w:val="20"/>
                                      </w:rPr>
                                      <w:t xml:space="preserve"> </w:t>
                                    </w:r>
                                    <w:r>
                                      <w:rPr>
                                        <w:w w:val="105"/>
                                        <w:sz w:val="20"/>
                                      </w:rPr>
                                      <w:t>trees</w:t>
                                    </w:r>
                                    <w:r>
                                      <w:rPr>
                                        <w:spacing w:val="9"/>
                                        <w:w w:val="105"/>
                                        <w:sz w:val="20"/>
                                      </w:rPr>
                                      <w:t xml:space="preserve"> </w:t>
                                    </w:r>
                                    <w:r>
                                      <w:rPr>
                                        <w:w w:val="105"/>
                                        <w:sz w:val="20"/>
                                      </w:rPr>
                                      <w:t>for</w:t>
                                    </w:r>
                                    <w:r>
                                      <w:rPr>
                                        <w:spacing w:val="9"/>
                                        <w:w w:val="105"/>
                                        <w:sz w:val="20"/>
                                      </w:rPr>
                                      <w:t xml:space="preserve"> </w:t>
                                    </w:r>
                                    <w:r>
                                      <w:rPr>
                                        <w:w w:val="105"/>
                                        <w:sz w:val="20"/>
                                      </w:rPr>
                                      <w:t>Vosges,</w:t>
                                    </w:r>
                                    <w:r>
                                      <w:rPr>
                                        <w:spacing w:val="10"/>
                                        <w:w w:val="105"/>
                                        <w:sz w:val="20"/>
                                      </w:rPr>
                                      <w:t xml:space="preserve"> </w:t>
                                    </w:r>
                                    <w:r>
                                      <w:rPr>
                                        <w:w w:val="105"/>
                                        <w:sz w:val="20"/>
                                      </w:rPr>
                                      <w:t>Ardenne</w:t>
                                    </w:r>
                                    <w:r>
                                      <w:rPr>
                                        <w:spacing w:val="9"/>
                                        <w:w w:val="105"/>
                                        <w:sz w:val="20"/>
                                      </w:rPr>
                                      <w:t xml:space="preserve"> </w:t>
                                    </w:r>
                                    <w:r>
                                      <w:rPr>
                                        <w:w w:val="105"/>
                                        <w:sz w:val="20"/>
                                      </w:rPr>
                                      <w:t>and</w:t>
                                    </w:r>
                                    <w:r>
                                      <w:rPr>
                                        <w:spacing w:val="9"/>
                                        <w:w w:val="105"/>
                                        <w:sz w:val="20"/>
                                      </w:rPr>
                                      <w:t xml:space="preserve"> </w:t>
                                    </w:r>
                                    <w:r>
                                      <w:rPr>
                                        <w:w w:val="105"/>
                                        <w:sz w:val="20"/>
                                      </w:rPr>
                                      <w:t>Plains.</w:t>
                                    </w:r>
                                  </w:p>
                                </w:tc>
                              </w:tr>
                              <w:tr w:rsidR="0000224E" w14:paraId="62F177DA" w14:textId="77777777" w:rsidTr="0000224E">
                                <w:trPr>
                                  <w:trHeight w:val="239"/>
                                </w:trPr>
                                <w:tc>
                                  <w:tcPr>
                                    <w:tcW w:w="308" w:type="dxa"/>
                                  </w:tcPr>
                                  <w:p w14:paraId="3E39ECAB" w14:textId="77777777" w:rsidR="0000224E" w:rsidRDefault="0000224E">
                                    <w:pPr>
                                      <w:pStyle w:val="TableParagraph"/>
                                      <w:spacing w:before="75"/>
                                      <w:ind w:left="31" w:right="78"/>
                                      <w:jc w:val="both"/>
                                      <w:rPr>
                                        <w:rFonts w:ascii="Trebuchet MS"/>
                                        <w:sz w:val="10"/>
                                      </w:rPr>
                                      <w:pPrChange w:id="2457" w:author="Christian PIEDALLU" w:date="2023-02-06T15:00:00Z">
                                        <w:pPr>
                                          <w:pStyle w:val="TableParagraph"/>
                                          <w:spacing w:before="75"/>
                                          <w:ind w:left="31" w:right="78"/>
                                          <w:jc w:val="center"/>
                                        </w:pPr>
                                      </w:pPrChange>
                                    </w:pPr>
                                    <w:r>
                                      <w:rPr>
                                        <w:rFonts w:ascii="Trebuchet MS"/>
                                        <w:sz w:val="10"/>
                                      </w:rPr>
                                      <w:t>199</w:t>
                                    </w:r>
                                  </w:p>
                                </w:tc>
                                <w:tc>
                                  <w:tcPr>
                                    <w:tcW w:w="8692" w:type="dxa"/>
                                  </w:tcPr>
                                  <w:p w14:paraId="4F3943F9" w14:textId="47346C7A" w:rsidR="0000224E" w:rsidRDefault="0000224E">
                                    <w:pPr>
                                      <w:pStyle w:val="TableParagraph"/>
                                      <w:spacing w:line="219" w:lineRule="exact"/>
                                      <w:ind w:right="48"/>
                                      <w:jc w:val="both"/>
                                      <w:rPr>
                                        <w:sz w:val="20"/>
                                      </w:rPr>
                                      <w:pPrChange w:id="2458" w:author="Christian PIEDALLU" w:date="2023-02-06T15:00:00Z">
                                        <w:pPr>
                                          <w:pStyle w:val="TableParagraph"/>
                                          <w:spacing w:line="219" w:lineRule="exact"/>
                                          <w:ind w:right="48"/>
                                          <w:jc w:val="right"/>
                                        </w:pPr>
                                      </w:pPrChange>
                                    </w:pPr>
                                    <w:r>
                                      <w:rPr>
                                        <w:sz w:val="20"/>
                                      </w:rPr>
                                      <w:t>During</w:t>
                                    </w:r>
                                    <w:r>
                                      <w:rPr>
                                        <w:spacing w:val="23"/>
                                        <w:sz w:val="20"/>
                                      </w:rPr>
                                      <w:t xml:space="preserve"> </w:t>
                                    </w:r>
                                    <w:r>
                                      <w:rPr>
                                        <w:sz w:val="20"/>
                                      </w:rPr>
                                      <w:t>the</w:t>
                                    </w:r>
                                    <w:r>
                                      <w:rPr>
                                        <w:spacing w:val="23"/>
                                        <w:sz w:val="20"/>
                                      </w:rPr>
                                      <w:t xml:space="preserve"> </w:t>
                                    </w:r>
                                    <w:r>
                                      <w:rPr>
                                        <w:sz w:val="20"/>
                                      </w:rPr>
                                      <w:t>period</w:t>
                                    </w:r>
                                    <w:r>
                                      <w:rPr>
                                        <w:spacing w:val="23"/>
                                        <w:sz w:val="20"/>
                                      </w:rPr>
                                      <w:t xml:space="preserve"> </w:t>
                                    </w:r>
                                    <w:r>
                                      <w:rPr>
                                        <w:sz w:val="20"/>
                                      </w:rPr>
                                      <w:t>2017-2022,</w:t>
                                    </w:r>
                                    <w:r>
                                      <w:rPr>
                                        <w:spacing w:val="25"/>
                                        <w:sz w:val="20"/>
                                      </w:rPr>
                                      <w:t xml:space="preserve"> </w:t>
                                    </w:r>
                                    <w:r>
                                      <w:rPr>
                                        <w:sz w:val="20"/>
                                      </w:rPr>
                                      <w:t>on</w:t>
                                    </w:r>
                                    <w:r>
                                      <w:rPr>
                                        <w:spacing w:val="23"/>
                                        <w:sz w:val="20"/>
                                      </w:rPr>
                                      <w:t xml:space="preserve"> </w:t>
                                    </w:r>
                                    <w:r>
                                      <w:rPr>
                                        <w:sz w:val="20"/>
                                      </w:rPr>
                                      <w:t>the</w:t>
                                    </w:r>
                                    <w:r>
                                      <w:rPr>
                                        <w:spacing w:val="23"/>
                                        <w:sz w:val="20"/>
                                      </w:rPr>
                                      <w:t xml:space="preserve"> </w:t>
                                    </w:r>
                                    <w:r>
                                      <w:rPr>
                                        <w:sz w:val="20"/>
                                      </w:rPr>
                                      <w:t>study</w:t>
                                    </w:r>
                                    <w:r>
                                      <w:rPr>
                                        <w:spacing w:val="24"/>
                                        <w:sz w:val="20"/>
                                      </w:rPr>
                                      <w:t xml:space="preserve"> </w:t>
                                    </w:r>
                                    <w:r>
                                      <w:rPr>
                                        <w:sz w:val="20"/>
                                      </w:rPr>
                                      <w:t>area</w:t>
                                    </w:r>
                                    <w:r>
                                      <w:rPr>
                                        <w:spacing w:val="23"/>
                                        <w:sz w:val="20"/>
                                      </w:rPr>
                                      <w:t xml:space="preserve"> </w:t>
                                    </w:r>
                                    <w:r>
                                      <w:rPr>
                                        <w:sz w:val="20"/>
                                      </w:rPr>
                                      <w:t>29,000</w:t>
                                    </w:r>
                                    <w:r>
                                      <w:rPr>
                                        <w:spacing w:val="23"/>
                                        <w:sz w:val="20"/>
                                      </w:rPr>
                                      <w:t xml:space="preserve"> </w:t>
                                    </w:r>
                                    <w:r>
                                      <w:rPr>
                                        <w:sz w:val="20"/>
                                      </w:rPr>
                                      <w:t>ha</w:t>
                                    </w:r>
                                    <w:r>
                                      <w:rPr>
                                        <w:spacing w:val="23"/>
                                        <w:sz w:val="20"/>
                                      </w:rPr>
                                      <w:t xml:space="preserve"> </w:t>
                                    </w:r>
                                    <w:r>
                                      <w:rPr>
                                        <w:sz w:val="20"/>
                                      </w:rPr>
                                      <w:t>of</w:t>
                                    </w:r>
                                    <w:r>
                                      <w:rPr>
                                        <w:spacing w:val="24"/>
                                        <w:sz w:val="20"/>
                                      </w:rPr>
                                      <w:t xml:space="preserve"> </w:t>
                                    </w:r>
                                    <w:r>
                                      <w:rPr>
                                        <w:sz w:val="20"/>
                                      </w:rPr>
                                      <w:t>spruce</w:t>
                                    </w:r>
                                    <w:r>
                                      <w:rPr>
                                        <w:spacing w:val="23"/>
                                        <w:sz w:val="20"/>
                                      </w:rPr>
                                      <w:t xml:space="preserve"> </w:t>
                                    </w:r>
                                    <w:r>
                                      <w:rPr>
                                        <w:sz w:val="20"/>
                                      </w:rPr>
                                      <w:t>have</w:t>
                                    </w:r>
                                    <w:r>
                                      <w:rPr>
                                        <w:spacing w:val="23"/>
                                        <w:sz w:val="20"/>
                                      </w:rPr>
                                      <w:t xml:space="preserve"> </w:t>
                                    </w:r>
                                    <w:r>
                                      <w:rPr>
                                        <w:sz w:val="20"/>
                                      </w:rPr>
                                      <w:t>been</w:t>
                                    </w:r>
                                    <w:r>
                                      <w:rPr>
                                        <w:spacing w:val="24"/>
                                        <w:sz w:val="20"/>
                                      </w:rPr>
                                      <w:t xml:space="preserve"> </w:t>
                                    </w:r>
                                    <w:r>
                                      <w:rPr>
                                        <w:sz w:val="20"/>
                                      </w:rPr>
                                      <w:t>destroyed,</w:t>
                                    </w:r>
                                    <w:r>
                                      <w:rPr>
                                        <w:spacing w:val="24"/>
                                        <w:sz w:val="20"/>
                                      </w:rPr>
                                      <w:t xml:space="preserve"> </w:t>
                                    </w:r>
                                    <w:del w:id="2459" w:author="Christian PIEDALLU" w:date="2023-02-06T14:40:00Z">
                                      <w:r w:rsidDel="00D93A04">
                                        <w:rPr>
                                          <w:sz w:val="20"/>
                                        </w:rPr>
                                        <w:delText>then</w:delText>
                                      </w:r>
                                      <w:r w:rsidDel="00D93A04">
                                        <w:rPr>
                                          <w:spacing w:val="23"/>
                                          <w:sz w:val="20"/>
                                        </w:rPr>
                                        <w:delText xml:space="preserve"> </w:delText>
                                      </w:r>
                                    </w:del>
                                    <w:ins w:id="2460" w:author="Christian PIEDALLU" w:date="2023-02-06T14:40:00Z">
                                      <w:r w:rsidR="00D93A04">
                                        <w:rPr>
                                          <w:sz w:val="20"/>
                                        </w:rPr>
                                        <w:t>representing</w:t>
                                      </w:r>
                                      <w:r w:rsidR="00D93A04">
                                        <w:rPr>
                                          <w:spacing w:val="23"/>
                                          <w:sz w:val="20"/>
                                        </w:rPr>
                                        <w:t xml:space="preserve"> </w:t>
                                      </w:r>
                                    </w:ins>
                                    <w:r>
                                      <w:rPr>
                                        <w:sz w:val="20"/>
                                      </w:rPr>
                                      <w:t>14%</w:t>
                                    </w:r>
                                  </w:p>
                                </w:tc>
                              </w:tr>
                              <w:tr w:rsidR="0000224E" w14:paraId="73FCA888" w14:textId="77777777" w:rsidTr="0000224E">
                                <w:trPr>
                                  <w:trHeight w:val="239"/>
                                </w:trPr>
                                <w:tc>
                                  <w:tcPr>
                                    <w:tcW w:w="308" w:type="dxa"/>
                                  </w:tcPr>
                                  <w:p w14:paraId="648FE293" w14:textId="77777777" w:rsidR="0000224E" w:rsidRDefault="0000224E">
                                    <w:pPr>
                                      <w:pStyle w:val="TableParagraph"/>
                                      <w:spacing w:before="75"/>
                                      <w:ind w:left="31" w:right="78"/>
                                      <w:jc w:val="both"/>
                                      <w:rPr>
                                        <w:rFonts w:ascii="Trebuchet MS"/>
                                        <w:sz w:val="10"/>
                                      </w:rPr>
                                      <w:pPrChange w:id="2461" w:author="Christian PIEDALLU" w:date="2023-02-06T15:00:00Z">
                                        <w:pPr>
                                          <w:pStyle w:val="TableParagraph"/>
                                          <w:spacing w:before="75"/>
                                          <w:ind w:left="31" w:right="78"/>
                                          <w:jc w:val="center"/>
                                        </w:pPr>
                                      </w:pPrChange>
                                    </w:pPr>
                                    <w:r>
                                      <w:rPr>
                                        <w:rFonts w:ascii="Trebuchet MS"/>
                                        <w:sz w:val="10"/>
                                      </w:rPr>
                                      <w:t>200</w:t>
                                    </w:r>
                                  </w:p>
                                </w:tc>
                                <w:tc>
                                  <w:tcPr>
                                    <w:tcW w:w="8692" w:type="dxa"/>
                                  </w:tcPr>
                                  <w:p w14:paraId="7EF40F52" w14:textId="0BF0FA00" w:rsidR="0000224E" w:rsidRDefault="0000224E">
                                    <w:pPr>
                                      <w:pStyle w:val="TableParagraph"/>
                                      <w:spacing w:line="219" w:lineRule="exact"/>
                                      <w:ind w:right="47"/>
                                      <w:jc w:val="both"/>
                                      <w:rPr>
                                        <w:sz w:val="20"/>
                                      </w:rPr>
                                      <w:pPrChange w:id="2462" w:author="Christian PIEDALLU" w:date="2023-02-06T15:00:00Z">
                                        <w:pPr>
                                          <w:pStyle w:val="TableParagraph"/>
                                          <w:spacing w:line="219" w:lineRule="exact"/>
                                          <w:ind w:right="47"/>
                                          <w:jc w:val="right"/>
                                        </w:pPr>
                                      </w:pPrChange>
                                    </w:pPr>
                                    <w:r>
                                      <w:rPr>
                                        <w:w w:val="105"/>
                                        <w:sz w:val="20"/>
                                      </w:rPr>
                                      <w:t>of</w:t>
                                    </w:r>
                                    <w:r>
                                      <w:rPr>
                                        <w:spacing w:val="19"/>
                                        <w:w w:val="105"/>
                                        <w:sz w:val="20"/>
                                      </w:rPr>
                                      <w:t xml:space="preserve"> </w:t>
                                    </w:r>
                                    <w:r>
                                      <w:rPr>
                                        <w:w w:val="105"/>
                                        <w:sz w:val="20"/>
                                      </w:rPr>
                                      <w:t>the</w:t>
                                    </w:r>
                                    <w:r>
                                      <w:rPr>
                                        <w:spacing w:val="19"/>
                                        <w:w w:val="105"/>
                                        <w:sz w:val="20"/>
                                      </w:rPr>
                                      <w:t xml:space="preserve"> </w:t>
                                    </w:r>
                                    <w:r>
                                      <w:rPr>
                                        <w:w w:val="105"/>
                                        <w:sz w:val="20"/>
                                      </w:rPr>
                                      <w:t>total</w:t>
                                    </w:r>
                                    <w:r>
                                      <w:rPr>
                                        <w:spacing w:val="19"/>
                                        <w:w w:val="105"/>
                                        <w:sz w:val="20"/>
                                      </w:rPr>
                                      <w:t xml:space="preserve"> </w:t>
                                    </w:r>
                                    <w:r>
                                      <w:rPr>
                                        <w:w w:val="105"/>
                                        <w:sz w:val="20"/>
                                      </w:rPr>
                                      <w:t>spruce</w:t>
                                    </w:r>
                                    <w:r>
                                      <w:rPr>
                                        <w:spacing w:val="20"/>
                                        <w:w w:val="105"/>
                                        <w:sz w:val="20"/>
                                      </w:rPr>
                                      <w:t xml:space="preserve"> </w:t>
                                    </w:r>
                                    <w:r>
                                      <w:rPr>
                                        <w:w w:val="105"/>
                                        <w:sz w:val="20"/>
                                      </w:rPr>
                                      <w:t>area</w:t>
                                    </w:r>
                                    <w:r>
                                      <w:rPr>
                                        <w:spacing w:val="19"/>
                                        <w:w w:val="105"/>
                                        <w:sz w:val="20"/>
                                      </w:rPr>
                                      <w:t xml:space="preserve"> </w:t>
                                    </w:r>
                                    <w:r>
                                      <w:rPr>
                                        <w:w w:val="105"/>
                                        <w:sz w:val="20"/>
                                      </w:rPr>
                                      <w:t>of</w:t>
                                    </w:r>
                                    <w:r>
                                      <w:rPr>
                                        <w:spacing w:val="19"/>
                                        <w:w w:val="105"/>
                                        <w:sz w:val="20"/>
                                      </w:rPr>
                                      <w:t xml:space="preserve"> </w:t>
                                    </w:r>
                                    <w:r>
                                      <w:rPr>
                                        <w:w w:val="105"/>
                                        <w:sz w:val="20"/>
                                      </w:rPr>
                                      <w:t>2017</w:t>
                                    </w:r>
                                    <w:r>
                                      <w:rPr>
                                        <w:spacing w:val="20"/>
                                        <w:w w:val="105"/>
                                        <w:sz w:val="20"/>
                                      </w:rPr>
                                      <w:t xml:space="preserve"> </w:t>
                                    </w:r>
                                    <w:r>
                                      <w:rPr>
                                        <w:w w:val="105"/>
                                        <w:sz w:val="20"/>
                                      </w:rPr>
                                      <w:t>(table</w:t>
                                    </w:r>
                                    <w:r>
                                      <w:rPr>
                                        <w:spacing w:val="19"/>
                                        <w:w w:val="105"/>
                                        <w:sz w:val="20"/>
                                      </w:rPr>
                                      <w:t xml:space="preserve"> </w:t>
                                    </w:r>
                                    <w:r>
                                      <w:fldChar w:fldCharType="begin"/>
                                    </w:r>
                                    <w:r>
                                      <w:instrText xml:space="preserve"> HYPERLINK \l "_bookmark5" </w:instrText>
                                    </w:r>
                                    <w:r>
                                      <w:fldChar w:fldCharType="separate"/>
                                    </w:r>
                                    <w:r>
                                      <w:rPr>
                                        <w:w w:val="105"/>
                                        <w:sz w:val="20"/>
                                      </w:rPr>
                                      <w:t>3).</w:t>
                                    </w:r>
                                    <w:r>
                                      <w:rPr>
                                        <w:w w:val="105"/>
                                        <w:sz w:val="20"/>
                                      </w:rPr>
                                      <w:fldChar w:fldCharType="end"/>
                                    </w:r>
                                    <w:r>
                                      <w:rPr>
                                        <w:spacing w:val="6"/>
                                        <w:w w:val="105"/>
                                        <w:sz w:val="20"/>
                                      </w:rPr>
                                      <w:t xml:space="preserve"> </w:t>
                                    </w:r>
                                    <w:r>
                                      <w:rPr>
                                        <w:w w:val="105"/>
                                        <w:sz w:val="20"/>
                                      </w:rPr>
                                      <w:t>The</w:t>
                                    </w:r>
                                    <w:r>
                                      <w:rPr>
                                        <w:spacing w:val="19"/>
                                        <w:w w:val="105"/>
                                        <w:sz w:val="20"/>
                                      </w:rPr>
                                      <w:t xml:space="preserve"> </w:t>
                                    </w:r>
                                    <w:r>
                                      <w:rPr>
                                        <w:w w:val="105"/>
                                        <w:sz w:val="20"/>
                                      </w:rPr>
                                      <w:t>three</w:t>
                                    </w:r>
                                    <w:r>
                                      <w:rPr>
                                        <w:spacing w:val="20"/>
                                        <w:w w:val="105"/>
                                        <w:sz w:val="20"/>
                                      </w:rPr>
                                      <w:t xml:space="preserve"> </w:t>
                                    </w:r>
                                    <w:r>
                                      <w:rPr>
                                        <w:w w:val="105"/>
                                        <w:sz w:val="20"/>
                                      </w:rPr>
                                      <w:t>bioclimatic</w:t>
                                    </w:r>
                                    <w:r>
                                      <w:rPr>
                                        <w:spacing w:val="19"/>
                                        <w:w w:val="105"/>
                                        <w:sz w:val="20"/>
                                      </w:rPr>
                                      <w:t xml:space="preserve"> </w:t>
                                    </w:r>
                                    <w:r>
                                      <w:rPr>
                                        <w:w w:val="105"/>
                                        <w:sz w:val="20"/>
                                      </w:rPr>
                                      <w:t>regions</w:t>
                                    </w:r>
                                    <w:r>
                                      <w:rPr>
                                        <w:spacing w:val="19"/>
                                        <w:w w:val="105"/>
                                        <w:sz w:val="20"/>
                                      </w:rPr>
                                      <w:t xml:space="preserve"> </w:t>
                                    </w:r>
                                    <w:r>
                                      <w:rPr>
                                        <w:w w:val="105"/>
                                        <w:sz w:val="20"/>
                                      </w:rPr>
                                      <w:t>were</w:t>
                                    </w:r>
                                    <w:r>
                                      <w:rPr>
                                        <w:spacing w:val="20"/>
                                        <w:w w:val="105"/>
                                        <w:sz w:val="20"/>
                                      </w:rPr>
                                      <w:t xml:space="preserve"> </w:t>
                                    </w:r>
                                    <w:r>
                                      <w:rPr>
                                        <w:w w:val="105"/>
                                        <w:sz w:val="20"/>
                                      </w:rPr>
                                      <w:t>not</w:t>
                                    </w:r>
                                    <w:r>
                                      <w:rPr>
                                        <w:spacing w:val="19"/>
                                        <w:w w:val="105"/>
                                        <w:sz w:val="20"/>
                                      </w:rPr>
                                      <w:t xml:space="preserve"> </w:t>
                                    </w:r>
                                    <w:r>
                                      <w:rPr>
                                        <w:w w:val="105"/>
                                        <w:sz w:val="20"/>
                                      </w:rPr>
                                      <w:t>equally</w:t>
                                    </w:r>
                                    <w:r>
                                      <w:rPr>
                                        <w:spacing w:val="19"/>
                                        <w:w w:val="105"/>
                                        <w:sz w:val="20"/>
                                      </w:rPr>
                                      <w:t xml:space="preserve"> </w:t>
                                    </w:r>
                                    <w:del w:id="2463" w:author="Christian PIEDALLU" w:date="2023-02-06T14:40:00Z">
                                      <w:r w:rsidDel="00D93A04">
                                        <w:rPr>
                                          <w:w w:val="105"/>
                                          <w:sz w:val="20"/>
                                        </w:rPr>
                                        <w:delText>touched</w:delText>
                                      </w:r>
                                    </w:del>
                                    <w:ins w:id="2464" w:author="Christian PIEDALLU" w:date="2023-02-06T14:40:00Z">
                                      <w:r w:rsidR="00D93A04">
                                        <w:rPr>
                                          <w:w w:val="105"/>
                                          <w:sz w:val="20"/>
                                        </w:rPr>
                                        <w:t>impacted</w:t>
                                      </w:r>
                                    </w:ins>
                                  </w:p>
                                </w:tc>
                              </w:tr>
                              <w:tr w:rsidR="0000224E" w14:paraId="134B88DC" w14:textId="77777777" w:rsidTr="0000224E">
                                <w:trPr>
                                  <w:trHeight w:val="239"/>
                                </w:trPr>
                                <w:tc>
                                  <w:tcPr>
                                    <w:tcW w:w="308" w:type="dxa"/>
                                  </w:tcPr>
                                  <w:p w14:paraId="3EDA7167" w14:textId="77777777" w:rsidR="0000224E" w:rsidRDefault="0000224E">
                                    <w:pPr>
                                      <w:pStyle w:val="TableParagraph"/>
                                      <w:spacing w:before="75"/>
                                      <w:ind w:left="31" w:right="78"/>
                                      <w:jc w:val="both"/>
                                      <w:rPr>
                                        <w:rFonts w:ascii="Trebuchet MS"/>
                                        <w:sz w:val="10"/>
                                      </w:rPr>
                                      <w:pPrChange w:id="2465" w:author="Christian PIEDALLU" w:date="2023-02-06T15:00:00Z">
                                        <w:pPr>
                                          <w:pStyle w:val="TableParagraph"/>
                                          <w:spacing w:before="75"/>
                                          <w:ind w:left="31" w:right="78"/>
                                          <w:jc w:val="center"/>
                                        </w:pPr>
                                      </w:pPrChange>
                                    </w:pPr>
                                    <w:r>
                                      <w:rPr>
                                        <w:rFonts w:ascii="Trebuchet MS"/>
                                        <w:sz w:val="10"/>
                                      </w:rPr>
                                      <w:t>201</w:t>
                                    </w:r>
                                  </w:p>
                                </w:tc>
                                <w:tc>
                                  <w:tcPr>
                                    <w:tcW w:w="8692" w:type="dxa"/>
                                  </w:tcPr>
                                  <w:p w14:paraId="5D3D49F8" w14:textId="632ABE0F" w:rsidR="0000224E" w:rsidRDefault="0000224E">
                                    <w:pPr>
                                      <w:pStyle w:val="TableParagraph"/>
                                      <w:spacing w:line="219" w:lineRule="exact"/>
                                      <w:ind w:right="48"/>
                                      <w:jc w:val="both"/>
                                      <w:rPr>
                                        <w:sz w:val="20"/>
                                      </w:rPr>
                                      <w:pPrChange w:id="2466" w:author="Christian PIEDALLU" w:date="2023-02-06T15:00:00Z">
                                        <w:pPr>
                                          <w:pStyle w:val="TableParagraph"/>
                                          <w:spacing w:line="219" w:lineRule="exact"/>
                                          <w:ind w:right="48"/>
                                          <w:jc w:val="right"/>
                                        </w:pPr>
                                      </w:pPrChange>
                                    </w:pPr>
                                    <w:r>
                                      <w:rPr>
                                        <w:w w:val="105"/>
                                        <w:sz w:val="20"/>
                                      </w:rPr>
                                      <w:t>by</w:t>
                                    </w:r>
                                    <w:r>
                                      <w:rPr>
                                        <w:spacing w:val="23"/>
                                        <w:w w:val="105"/>
                                        <w:sz w:val="20"/>
                                      </w:rPr>
                                      <w:t xml:space="preserve"> </w:t>
                                    </w:r>
                                    <w:r>
                                      <w:rPr>
                                        <w:w w:val="105"/>
                                        <w:sz w:val="20"/>
                                      </w:rPr>
                                      <w:t>spruce</w:t>
                                    </w:r>
                                    <w:r>
                                      <w:rPr>
                                        <w:spacing w:val="24"/>
                                        <w:w w:val="105"/>
                                        <w:sz w:val="20"/>
                                      </w:rPr>
                                      <w:t xml:space="preserve"> </w:t>
                                    </w:r>
                                    <w:r>
                                      <w:rPr>
                                        <w:w w:val="105"/>
                                        <w:sz w:val="20"/>
                                      </w:rPr>
                                      <w:t>mortalities</w:t>
                                    </w:r>
                                    <w:ins w:id="2467" w:author="Christian PIEDALLU" w:date="2023-02-06T14:40:00Z">
                                      <w:r w:rsidR="00D93A04">
                                        <w:rPr>
                                          <w:spacing w:val="26"/>
                                          <w:w w:val="105"/>
                                          <w:sz w:val="20"/>
                                        </w:rPr>
                                        <w:t xml:space="preserve"> :</w:t>
                                      </w:r>
                                    </w:ins>
                                    <w:del w:id="2468" w:author="Christian PIEDALLU" w:date="2023-02-06T14:40:00Z">
                                      <w:r w:rsidDel="00D93A04">
                                        <w:rPr>
                                          <w:w w:val="105"/>
                                          <w:sz w:val="20"/>
                                        </w:rPr>
                                        <w:delText>.</w:delText>
                                      </w:r>
                                      <w:r w:rsidDel="00D93A04">
                                        <w:rPr>
                                          <w:spacing w:val="14"/>
                                          <w:w w:val="105"/>
                                          <w:sz w:val="20"/>
                                        </w:rPr>
                                        <w:delText xml:space="preserve"> </w:delText>
                                      </w:r>
                                      <w:r w:rsidDel="00D93A04">
                                        <w:rPr>
                                          <w:w w:val="105"/>
                                          <w:sz w:val="20"/>
                                        </w:rPr>
                                        <w:delText>In</w:delText>
                                      </w:r>
                                      <w:r w:rsidDel="00D93A04">
                                        <w:rPr>
                                          <w:spacing w:val="24"/>
                                          <w:w w:val="105"/>
                                          <w:sz w:val="20"/>
                                        </w:rPr>
                                        <w:delText xml:space="preserve"> </w:delText>
                                      </w:r>
                                      <w:r w:rsidDel="00D93A04">
                                        <w:rPr>
                                          <w:w w:val="105"/>
                                          <w:sz w:val="20"/>
                                        </w:rPr>
                                        <w:delText>terms</w:delText>
                                      </w:r>
                                      <w:r w:rsidDel="00D93A04">
                                        <w:rPr>
                                          <w:spacing w:val="24"/>
                                          <w:w w:val="105"/>
                                          <w:sz w:val="20"/>
                                        </w:rPr>
                                        <w:delText xml:space="preserve"> </w:delText>
                                      </w:r>
                                      <w:r w:rsidDel="00D93A04">
                                        <w:rPr>
                                          <w:w w:val="105"/>
                                          <w:sz w:val="20"/>
                                        </w:rPr>
                                        <w:delText>of</w:delText>
                                      </w:r>
                                      <w:r w:rsidDel="00D93A04">
                                        <w:rPr>
                                          <w:spacing w:val="24"/>
                                          <w:w w:val="105"/>
                                          <w:sz w:val="20"/>
                                        </w:rPr>
                                        <w:delText xml:space="preserve"> </w:delText>
                                      </w:r>
                                      <w:r w:rsidDel="00D93A04">
                                        <w:rPr>
                                          <w:w w:val="105"/>
                                          <w:sz w:val="20"/>
                                        </w:rPr>
                                        <w:delText>impact,</w:delText>
                                      </w:r>
                                      <w:r w:rsidDel="00D93A04">
                                        <w:rPr>
                                          <w:spacing w:val="26"/>
                                          <w:w w:val="105"/>
                                          <w:sz w:val="20"/>
                                        </w:rPr>
                                        <w:delText xml:space="preserve"> </w:delText>
                                      </w:r>
                                    </w:del>
                                    <w:r>
                                      <w:rPr>
                                        <w:w w:val="105"/>
                                        <w:sz w:val="20"/>
                                      </w:rPr>
                                      <w:t>the</w:t>
                                    </w:r>
                                    <w:r>
                                      <w:rPr>
                                        <w:spacing w:val="24"/>
                                        <w:w w:val="105"/>
                                        <w:sz w:val="20"/>
                                      </w:rPr>
                                      <w:t xml:space="preserve"> </w:t>
                                    </w:r>
                                    <w:ins w:id="2469" w:author="Christian PIEDALLU" w:date="2023-02-06T14:43:00Z">
                                      <w:r w:rsidR="00D93A04">
                                        <w:rPr>
                                          <w:w w:val="105"/>
                                          <w:sz w:val="20"/>
                                        </w:rPr>
                                        <w:t>p</w:t>
                                      </w:r>
                                    </w:ins>
                                    <w:del w:id="2470" w:author="Christian PIEDALLU" w:date="2023-02-06T14:43:00Z">
                                      <w:r w:rsidDel="00D93A04">
                                        <w:rPr>
                                          <w:w w:val="105"/>
                                          <w:sz w:val="20"/>
                                        </w:rPr>
                                        <w:delText>P</w:delText>
                                      </w:r>
                                    </w:del>
                                    <w:r>
                                      <w:rPr>
                                        <w:w w:val="105"/>
                                        <w:sz w:val="20"/>
                                      </w:rPr>
                                      <w:t>lains</w:t>
                                    </w:r>
                                    <w:r>
                                      <w:rPr>
                                        <w:spacing w:val="24"/>
                                        <w:w w:val="105"/>
                                        <w:sz w:val="20"/>
                                      </w:rPr>
                                      <w:t xml:space="preserve"> </w:t>
                                    </w:r>
                                    <w:r>
                                      <w:rPr>
                                        <w:w w:val="105"/>
                                        <w:sz w:val="20"/>
                                      </w:rPr>
                                      <w:t>were</w:t>
                                    </w:r>
                                    <w:r>
                                      <w:rPr>
                                        <w:spacing w:val="24"/>
                                        <w:w w:val="105"/>
                                        <w:sz w:val="20"/>
                                      </w:rPr>
                                      <w:t xml:space="preserve"> </w:t>
                                    </w:r>
                                    <w:r>
                                      <w:rPr>
                                        <w:w w:val="105"/>
                                        <w:sz w:val="20"/>
                                      </w:rPr>
                                      <w:t>the</w:t>
                                    </w:r>
                                    <w:r>
                                      <w:rPr>
                                        <w:spacing w:val="24"/>
                                        <w:w w:val="105"/>
                                        <w:sz w:val="20"/>
                                      </w:rPr>
                                      <w:t xml:space="preserve"> </w:t>
                                    </w:r>
                                    <w:r>
                                      <w:rPr>
                                        <w:w w:val="105"/>
                                        <w:sz w:val="20"/>
                                      </w:rPr>
                                      <w:t>most</w:t>
                                    </w:r>
                                    <w:r>
                                      <w:rPr>
                                        <w:spacing w:val="23"/>
                                        <w:w w:val="105"/>
                                        <w:sz w:val="20"/>
                                      </w:rPr>
                                      <w:t xml:space="preserve"> </w:t>
                                    </w:r>
                                    <w:r>
                                      <w:rPr>
                                        <w:w w:val="105"/>
                                        <w:sz w:val="20"/>
                                      </w:rPr>
                                      <w:t>affected</w:t>
                                    </w:r>
                                    <w:r>
                                      <w:rPr>
                                        <w:spacing w:val="24"/>
                                        <w:w w:val="105"/>
                                        <w:sz w:val="20"/>
                                      </w:rPr>
                                      <w:t xml:space="preserve"> </w:t>
                                    </w:r>
                                    <w:del w:id="2471" w:author="Christian PIEDALLU" w:date="2023-02-06T14:40:00Z">
                                      <w:r w:rsidDel="00D93A04">
                                        <w:rPr>
                                          <w:w w:val="105"/>
                                          <w:sz w:val="20"/>
                                        </w:rPr>
                                        <w:delText>by</w:delText>
                                      </w:r>
                                      <w:r w:rsidDel="00D93A04">
                                        <w:rPr>
                                          <w:spacing w:val="24"/>
                                          <w:w w:val="105"/>
                                          <w:sz w:val="20"/>
                                        </w:rPr>
                                        <w:delText xml:space="preserve"> </w:delText>
                                      </w:r>
                                      <w:r w:rsidDel="00D93A04">
                                        <w:rPr>
                                          <w:w w:val="105"/>
                                          <w:sz w:val="20"/>
                                        </w:rPr>
                                        <w:delText>spruce</w:delText>
                                      </w:r>
                                      <w:r w:rsidDel="00D93A04">
                                        <w:rPr>
                                          <w:spacing w:val="24"/>
                                          <w:w w:val="105"/>
                                          <w:sz w:val="20"/>
                                        </w:rPr>
                                        <w:delText xml:space="preserve"> </w:delText>
                                      </w:r>
                                      <w:r w:rsidDel="00D93A04">
                                        <w:rPr>
                                          <w:w w:val="105"/>
                                          <w:sz w:val="20"/>
                                        </w:rPr>
                                        <w:delText>mortality</w:delText>
                                      </w:r>
                                    </w:del>
                                  </w:p>
                                </w:tc>
                              </w:tr>
                              <w:tr w:rsidR="0000224E" w14:paraId="47525011" w14:textId="77777777" w:rsidTr="0000224E">
                                <w:trPr>
                                  <w:trHeight w:val="239"/>
                                </w:trPr>
                                <w:tc>
                                  <w:tcPr>
                                    <w:tcW w:w="308" w:type="dxa"/>
                                  </w:tcPr>
                                  <w:p w14:paraId="53CE2AA0" w14:textId="77777777" w:rsidR="0000224E" w:rsidRDefault="0000224E">
                                    <w:pPr>
                                      <w:pStyle w:val="TableParagraph"/>
                                      <w:spacing w:before="75"/>
                                      <w:ind w:left="31" w:right="78"/>
                                      <w:jc w:val="both"/>
                                      <w:rPr>
                                        <w:rFonts w:ascii="Trebuchet MS"/>
                                        <w:sz w:val="10"/>
                                      </w:rPr>
                                      <w:pPrChange w:id="2472" w:author="Christian PIEDALLU" w:date="2023-02-06T15:00:00Z">
                                        <w:pPr>
                                          <w:pStyle w:val="TableParagraph"/>
                                          <w:spacing w:before="75"/>
                                          <w:ind w:left="31" w:right="78"/>
                                          <w:jc w:val="center"/>
                                        </w:pPr>
                                      </w:pPrChange>
                                    </w:pPr>
                                    <w:r>
                                      <w:rPr>
                                        <w:rFonts w:ascii="Trebuchet MS"/>
                                        <w:sz w:val="10"/>
                                      </w:rPr>
                                      <w:t>202</w:t>
                                    </w:r>
                                  </w:p>
                                </w:tc>
                                <w:tc>
                                  <w:tcPr>
                                    <w:tcW w:w="8692" w:type="dxa"/>
                                  </w:tcPr>
                                  <w:p w14:paraId="274619A3" w14:textId="0C673925" w:rsidR="0000224E" w:rsidRDefault="0000224E">
                                    <w:pPr>
                                      <w:pStyle w:val="TableParagraph"/>
                                      <w:spacing w:line="219" w:lineRule="exact"/>
                                      <w:ind w:right="46"/>
                                      <w:jc w:val="both"/>
                                      <w:rPr>
                                        <w:sz w:val="20"/>
                                      </w:rPr>
                                      <w:pPrChange w:id="2473" w:author="Christian PIEDALLU" w:date="2023-02-06T15:00:00Z">
                                        <w:pPr>
                                          <w:pStyle w:val="TableParagraph"/>
                                          <w:spacing w:line="219" w:lineRule="exact"/>
                                          <w:ind w:right="46"/>
                                          <w:jc w:val="right"/>
                                        </w:pPr>
                                      </w:pPrChange>
                                    </w:pPr>
                                    <w:r>
                                      <w:rPr>
                                        <w:w w:val="105"/>
                                        <w:sz w:val="20"/>
                                      </w:rPr>
                                      <w:t>with</w:t>
                                    </w:r>
                                    <w:r>
                                      <w:rPr>
                                        <w:spacing w:val="20"/>
                                        <w:w w:val="105"/>
                                        <w:sz w:val="20"/>
                                      </w:rPr>
                                      <w:t xml:space="preserve"> </w:t>
                                    </w:r>
                                    <w:r>
                                      <w:rPr>
                                        <w:w w:val="105"/>
                                        <w:sz w:val="20"/>
                                      </w:rPr>
                                      <w:t>52</w:t>
                                    </w:r>
                                    <w:r>
                                      <w:rPr>
                                        <w:spacing w:val="20"/>
                                        <w:w w:val="105"/>
                                        <w:sz w:val="20"/>
                                      </w:rPr>
                                      <w:t xml:space="preserve"> </w:t>
                                    </w:r>
                                    <w:r>
                                      <w:rPr>
                                        <w:w w:val="105"/>
                                        <w:sz w:val="20"/>
                                      </w:rPr>
                                      <w:t>%</w:t>
                                    </w:r>
                                    <w:r>
                                      <w:rPr>
                                        <w:spacing w:val="20"/>
                                        <w:w w:val="105"/>
                                        <w:sz w:val="20"/>
                                      </w:rPr>
                                      <w:t xml:space="preserve"> </w:t>
                                    </w:r>
                                    <w:r>
                                      <w:rPr>
                                        <w:w w:val="105"/>
                                        <w:sz w:val="20"/>
                                      </w:rPr>
                                      <w:t>of</w:t>
                                    </w:r>
                                    <w:r>
                                      <w:rPr>
                                        <w:spacing w:val="20"/>
                                        <w:w w:val="105"/>
                                        <w:sz w:val="20"/>
                                      </w:rPr>
                                      <w:t xml:space="preserve"> </w:t>
                                    </w:r>
                                    <w:r>
                                      <w:rPr>
                                        <w:w w:val="105"/>
                                        <w:sz w:val="20"/>
                                      </w:rPr>
                                      <w:t>the</w:t>
                                    </w:r>
                                    <w:r>
                                      <w:rPr>
                                        <w:spacing w:val="20"/>
                                        <w:w w:val="105"/>
                                        <w:sz w:val="20"/>
                                      </w:rPr>
                                      <w:t xml:space="preserve"> </w:t>
                                    </w:r>
                                    <w:r>
                                      <w:rPr>
                                        <w:w w:val="105"/>
                                        <w:sz w:val="20"/>
                                      </w:rPr>
                                      <w:t>trees</w:t>
                                    </w:r>
                                    <w:ins w:id="2474" w:author="Christian PIEDALLU" w:date="2023-02-06T14:40:00Z">
                                      <w:r w:rsidR="00D93A04">
                                        <w:rPr>
                                          <w:w w:val="105"/>
                                          <w:sz w:val="20"/>
                                        </w:rPr>
                                        <w:t xml:space="preserve"> sta</w:t>
                                      </w:r>
                                    </w:ins>
                                    <w:ins w:id="2475" w:author="Christian PIEDALLU" w:date="2023-02-06T14:41:00Z">
                                      <w:r w:rsidR="00D93A04">
                                        <w:rPr>
                                          <w:w w:val="105"/>
                                          <w:sz w:val="20"/>
                                        </w:rPr>
                                        <w:t>nds ?</w:t>
                                      </w:r>
                                    </w:ins>
                                    <w:r>
                                      <w:rPr>
                                        <w:w w:val="105"/>
                                        <w:sz w:val="20"/>
                                      </w:rPr>
                                      <w:t>,</w:t>
                                    </w:r>
                                    <w:r>
                                      <w:rPr>
                                        <w:spacing w:val="22"/>
                                        <w:w w:val="105"/>
                                        <w:sz w:val="20"/>
                                      </w:rPr>
                                      <w:t xml:space="preserve"> </w:t>
                                    </w:r>
                                    <w:r>
                                      <w:rPr>
                                        <w:w w:val="105"/>
                                        <w:sz w:val="20"/>
                                      </w:rPr>
                                      <w:t>nearby</w:t>
                                    </w:r>
                                    <w:r>
                                      <w:rPr>
                                        <w:spacing w:val="20"/>
                                        <w:w w:val="105"/>
                                        <w:sz w:val="20"/>
                                      </w:rPr>
                                      <w:t xml:space="preserve"> </w:t>
                                    </w:r>
                                    <w:r>
                                      <w:rPr>
                                        <w:w w:val="105"/>
                                        <w:sz w:val="20"/>
                                      </w:rPr>
                                      <w:t>10</w:t>
                                    </w:r>
                                    <w:r>
                                      <w:rPr>
                                        <w:spacing w:val="20"/>
                                        <w:w w:val="105"/>
                                        <w:sz w:val="20"/>
                                      </w:rPr>
                                      <w:t xml:space="preserve"> </w:t>
                                    </w:r>
                                    <w:r>
                                      <w:rPr>
                                        <w:w w:val="105"/>
                                        <w:sz w:val="20"/>
                                      </w:rPr>
                                      <w:t>times</w:t>
                                    </w:r>
                                    <w:r>
                                      <w:rPr>
                                        <w:spacing w:val="20"/>
                                        <w:w w:val="105"/>
                                        <w:sz w:val="20"/>
                                      </w:rPr>
                                      <w:t xml:space="preserve"> </w:t>
                                    </w:r>
                                    <w:r>
                                      <w:rPr>
                                        <w:w w:val="105"/>
                                        <w:sz w:val="20"/>
                                      </w:rPr>
                                      <w:t>more</w:t>
                                    </w:r>
                                    <w:r>
                                      <w:rPr>
                                        <w:spacing w:val="20"/>
                                        <w:w w:val="105"/>
                                        <w:sz w:val="20"/>
                                      </w:rPr>
                                      <w:t xml:space="preserve"> </w:t>
                                    </w:r>
                                    <w:r>
                                      <w:rPr>
                                        <w:w w:val="105"/>
                                        <w:sz w:val="20"/>
                                      </w:rPr>
                                      <w:t>than</w:t>
                                    </w:r>
                                    <w:r>
                                      <w:rPr>
                                        <w:spacing w:val="21"/>
                                        <w:w w:val="105"/>
                                        <w:sz w:val="20"/>
                                      </w:rPr>
                                      <w:t xml:space="preserve"> </w:t>
                                    </w:r>
                                    <w:r>
                                      <w:rPr>
                                        <w:w w:val="105"/>
                                        <w:sz w:val="20"/>
                                      </w:rPr>
                                      <w:t>the</w:t>
                                    </w:r>
                                    <w:r>
                                      <w:rPr>
                                        <w:spacing w:val="20"/>
                                        <w:w w:val="105"/>
                                        <w:sz w:val="20"/>
                                      </w:rPr>
                                      <w:t xml:space="preserve"> </w:t>
                                    </w:r>
                                    <w:r>
                                      <w:rPr>
                                        <w:w w:val="105"/>
                                        <w:sz w:val="20"/>
                                      </w:rPr>
                                      <w:t>Vosges</w:t>
                                    </w:r>
                                    <w:r>
                                      <w:rPr>
                                        <w:spacing w:val="20"/>
                                        <w:w w:val="105"/>
                                        <w:sz w:val="20"/>
                                      </w:rPr>
                                      <w:t xml:space="preserve"> </w:t>
                                    </w:r>
                                    <w:r>
                                      <w:rPr>
                                        <w:w w:val="105"/>
                                        <w:sz w:val="20"/>
                                      </w:rPr>
                                      <w:t>(5.7</w:t>
                                    </w:r>
                                    <w:r>
                                      <w:rPr>
                                        <w:spacing w:val="20"/>
                                        <w:w w:val="105"/>
                                        <w:sz w:val="20"/>
                                      </w:rPr>
                                      <w:t xml:space="preserve"> </w:t>
                                    </w:r>
                                    <w:r>
                                      <w:rPr>
                                        <w:w w:val="105"/>
                                        <w:sz w:val="20"/>
                                      </w:rPr>
                                      <w:t>%)</w:t>
                                    </w:r>
                                    <w:r>
                                      <w:rPr>
                                        <w:spacing w:val="20"/>
                                        <w:w w:val="105"/>
                                        <w:sz w:val="20"/>
                                      </w:rPr>
                                      <w:t xml:space="preserve"> </w:t>
                                    </w:r>
                                    <w:r>
                                      <w:rPr>
                                        <w:w w:val="105"/>
                                        <w:sz w:val="20"/>
                                      </w:rPr>
                                      <w:t>and</w:t>
                                    </w:r>
                                    <w:r>
                                      <w:rPr>
                                        <w:spacing w:val="20"/>
                                        <w:w w:val="105"/>
                                        <w:sz w:val="20"/>
                                      </w:rPr>
                                      <w:t xml:space="preserve"> </w:t>
                                    </w:r>
                                    <w:r>
                                      <w:rPr>
                                        <w:w w:val="105"/>
                                        <w:sz w:val="20"/>
                                      </w:rPr>
                                      <w:t>four</w:t>
                                    </w:r>
                                    <w:r>
                                      <w:rPr>
                                        <w:spacing w:val="20"/>
                                        <w:w w:val="105"/>
                                        <w:sz w:val="20"/>
                                      </w:rPr>
                                      <w:t xml:space="preserve"> </w:t>
                                    </w:r>
                                    <w:r>
                                      <w:rPr>
                                        <w:w w:val="105"/>
                                        <w:sz w:val="20"/>
                                      </w:rPr>
                                      <w:t>times</w:t>
                                    </w:r>
                                    <w:r>
                                      <w:rPr>
                                        <w:spacing w:val="20"/>
                                        <w:w w:val="105"/>
                                        <w:sz w:val="20"/>
                                      </w:rPr>
                                      <w:t xml:space="preserve"> </w:t>
                                    </w:r>
                                    <w:r>
                                      <w:rPr>
                                        <w:w w:val="105"/>
                                        <w:sz w:val="20"/>
                                      </w:rPr>
                                      <w:t>more</w:t>
                                    </w:r>
                                    <w:r>
                                      <w:rPr>
                                        <w:spacing w:val="21"/>
                                        <w:w w:val="105"/>
                                        <w:sz w:val="20"/>
                                      </w:rPr>
                                      <w:t xml:space="preserve"> </w:t>
                                    </w:r>
                                    <w:r>
                                      <w:rPr>
                                        <w:w w:val="105"/>
                                        <w:sz w:val="20"/>
                                      </w:rPr>
                                      <w:t>than</w:t>
                                    </w:r>
                                  </w:p>
                                </w:tc>
                              </w:tr>
                              <w:tr w:rsidR="0000224E" w14:paraId="0A8BD76F" w14:textId="77777777" w:rsidTr="0000224E">
                                <w:trPr>
                                  <w:trHeight w:val="239"/>
                                </w:trPr>
                                <w:tc>
                                  <w:tcPr>
                                    <w:tcW w:w="308" w:type="dxa"/>
                                  </w:tcPr>
                                  <w:p w14:paraId="3BD66B73" w14:textId="77777777" w:rsidR="0000224E" w:rsidRDefault="0000224E">
                                    <w:pPr>
                                      <w:pStyle w:val="TableParagraph"/>
                                      <w:spacing w:before="75"/>
                                      <w:ind w:left="31" w:right="78"/>
                                      <w:jc w:val="both"/>
                                      <w:rPr>
                                        <w:rFonts w:ascii="Trebuchet MS"/>
                                        <w:sz w:val="10"/>
                                      </w:rPr>
                                      <w:pPrChange w:id="2476" w:author="Christian PIEDALLU" w:date="2023-02-06T15:00:00Z">
                                        <w:pPr>
                                          <w:pStyle w:val="TableParagraph"/>
                                          <w:spacing w:before="75"/>
                                          <w:ind w:left="31" w:right="78"/>
                                          <w:jc w:val="center"/>
                                        </w:pPr>
                                      </w:pPrChange>
                                    </w:pPr>
                                    <w:r>
                                      <w:rPr>
                                        <w:rFonts w:ascii="Trebuchet MS"/>
                                        <w:sz w:val="10"/>
                                      </w:rPr>
                                      <w:t>203</w:t>
                                    </w:r>
                                  </w:p>
                                </w:tc>
                                <w:tc>
                                  <w:tcPr>
                                    <w:tcW w:w="8692" w:type="dxa"/>
                                  </w:tcPr>
                                  <w:p w14:paraId="2BE4FB5D" w14:textId="696F21EA" w:rsidR="0000224E" w:rsidRDefault="0000224E">
                                    <w:pPr>
                                      <w:pStyle w:val="TableParagraph"/>
                                      <w:spacing w:line="219" w:lineRule="exact"/>
                                      <w:ind w:right="47"/>
                                      <w:jc w:val="both"/>
                                      <w:rPr>
                                        <w:sz w:val="20"/>
                                      </w:rPr>
                                      <w:pPrChange w:id="2477" w:author="Christian PIEDALLU" w:date="2023-02-06T15:00:00Z">
                                        <w:pPr>
                                          <w:pStyle w:val="TableParagraph"/>
                                          <w:spacing w:line="219" w:lineRule="exact"/>
                                          <w:ind w:right="47"/>
                                          <w:jc w:val="right"/>
                                        </w:pPr>
                                      </w:pPrChange>
                                    </w:pPr>
                                    <w:r>
                                      <w:rPr>
                                        <w:w w:val="105"/>
                                        <w:sz w:val="20"/>
                                      </w:rPr>
                                      <w:t>the</w:t>
                                    </w:r>
                                    <w:r>
                                      <w:rPr>
                                        <w:spacing w:val="15"/>
                                        <w:w w:val="105"/>
                                        <w:sz w:val="20"/>
                                      </w:rPr>
                                      <w:t xml:space="preserve"> </w:t>
                                    </w:r>
                                    <w:r>
                                      <w:rPr>
                                        <w:w w:val="105"/>
                                        <w:sz w:val="20"/>
                                      </w:rPr>
                                      <w:t>Ardenne</w:t>
                                    </w:r>
                                    <w:r>
                                      <w:rPr>
                                        <w:spacing w:val="16"/>
                                        <w:w w:val="105"/>
                                        <w:sz w:val="20"/>
                                      </w:rPr>
                                      <w:t xml:space="preserve"> </w:t>
                                    </w:r>
                                    <w:r>
                                      <w:rPr>
                                        <w:w w:val="105"/>
                                        <w:sz w:val="20"/>
                                      </w:rPr>
                                      <w:t>(12.4%).</w:t>
                                    </w:r>
                                    <w:r>
                                      <w:rPr>
                                        <w:spacing w:val="41"/>
                                        <w:w w:val="105"/>
                                        <w:sz w:val="20"/>
                                      </w:rPr>
                                      <w:t xml:space="preserve"> </w:t>
                                    </w:r>
                                    <w:r>
                                      <w:rPr>
                                        <w:w w:val="105"/>
                                        <w:sz w:val="20"/>
                                      </w:rPr>
                                      <w:t>The</w:t>
                                    </w:r>
                                    <w:r>
                                      <w:rPr>
                                        <w:spacing w:val="15"/>
                                        <w:w w:val="105"/>
                                        <w:sz w:val="20"/>
                                      </w:rPr>
                                      <w:t xml:space="preserve"> </w:t>
                                    </w:r>
                                    <w:del w:id="2478" w:author="Christian PIEDALLU" w:date="2023-02-06T14:44:00Z">
                                      <w:r w:rsidDel="00D93A04">
                                        <w:rPr>
                                          <w:w w:val="105"/>
                                          <w:sz w:val="20"/>
                                        </w:rPr>
                                        <w:delText>course</w:delText>
                                      </w:r>
                                      <w:r w:rsidDel="00D93A04">
                                        <w:rPr>
                                          <w:spacing w:val="16"/>
                                          <w:w w:val="105"/>
                                          <w:sz w:val="20"/>
                                        </w:rPr>
                                        <w:delText xml:space="preserve"> </w:delText>
                                      </w:r>
                                    </w:del>
                                    <w:ins w:id="2479" w:author="Christian PIEDALLU" w:date="2023-02-06T14:44:00Z">
                                      <w:r w:rsidR="00D93A04">
                                        <w:rPr>
                                          <w:w w:val="105"/>
                                          <w:sz w:val="20"/>
                                        </w:rPr>
                                        <w:t>evolution</w:t>
                                      </w:r>
                                      <w:r w:rsidR="00D93A04">
                                        <w:rPr>
                                          <w:spacing w:val="16"/>
                                          <w:w w:val="105"/>
                                          <w:sz w:val="20"/>
                                        </w:rPr>
                                        <w:t xml:space="preserve"> </w:t>
                                      </w:r>
                                    </w:ins>
                                    <w:r>
                                      <w:rPr>
                                        <w:w w:val="105"/>
                                        <w:sz w:val="20"/>
                                      </w:rPr>
                                      <w:t>of</w:t>
                                    </w:r>
                                    <w:r>
                                      <w:rPr>
                                        <w:spacing w:val="15"/>
                                        <w:w w:val="105"/>
                                        <w:sz w:val="20"/>
                                      </w:rPr>
                                      <w:t xml:space="preserve"> </w:t>
                                    </w:r>
                                    <w:r>
                                      <w:rPr>
                                        <w:w w:val="105"/>
                                        <w:sz w:val="20"/>
                                      </w:rPr>
                                      <w:t>the</w:t>
                                    </w:r>
                                    <w:r>
                                      <w:rPr>
                                        <w:spacing w:val="16"/>
                                        <w:w w:val="105"/>
                                        <w:sz w:val="20"/>
                                      </w:rPr>
                                      <w:t xml:space="preserve"> </w:t>
                                    </w:r>
                                    <w:r>
                                      <w:rPr>
                                        <w:w w:val="105"/>
                                        <w:sz w:val="20"/>
                                      </w:rPr>
                                      <w:t>crisis</w:t>
                                    </w:r>
                                    <w:r>
                                      <w:rPr>
                                        <w:spacing w:val="15"/>
                                        <w:w w:val="105"/>
                                        <w:sz w:val="20"/>
                                      </w:rPr>
                                      <w:t xml:space="preserve"> </w:t>
                                    </w:r>
                                    <w:r>
                                      <w:rPr>
                                        <w:w w:val="105"/>
                                        <w:sz w:val="20"/>
                                      </w:rPr>
                                      <w:t>also</w:t>
                                    </w:r>
                                    <w:r>
                                      <w:rPr>
                                        <w:spacing w:val="16"/>
                                        <w:w w:val="105"/>
                                        <w:sz w:val="20"/>
                                      </w:rPr>
                                      <w:t xml:space="preserve"> </w:t>
                                    </w:r>
                                    <w:r>
                                      <w:rPr>
                                        <w:w w:val="105"/>
                                        <w:sz w:val="20"/>
                                      </w:rPr>
                                      <w:t>differed</w:t>
                                    </w:r>
                                    <w:r>
                                      <w:rPr>
                                        <w:spacing w:val="15"/>
                                        <w:w w:val="105"/>
                                        <w:sz w:val="20"/>
                                      </w:rPr>
                                      <w:t xml:space="preserve"> </w:t>
                                    </w:r>
                                    <w:del w:id="2480" w:author="Christian PIEDALLU" w:date="2023-02-06T14:44:00Z">
                                      <w:r w:rsidDel="00D93A04">
                                        <w:rPr>
                                          <w:w w:val="105"/>
                                          <w:sz w:val="20"/>
                                        </w:rPr>
                                        <w:delText>from</w:delText>
                                      </w:r>
                                      <w:r w:rsidDel="00D93A04">
                                        <w:rPr>
                                          <w:spacing w:val="16"/>
                                          <w:w w:val="105"/>
                                          <w:sz w:val="20"/>
                                        </w:rPr>
                                        <w:delText xml:space="preserve"> </w:delText>
                                      </w:r>
                                    </w:del>
                                    <w:ins w:id="2481" w:author="Christian PIEDALLU" w:date="2023-02-06T14:44:00Z">
                                      <w:r w:rsidR="00D93A04">
                                        <w:rPr>
                                          <w:w w:val="105"/>
                                          <w:sz w:val="20"/>
                                        </w:rPr>
                                        <w:t>by</w:t>
                                      </w:r>
                                      <w:r w:rsidR="00D93A04">
                                        <w:rPr>
                                          <w:spacing w:val="16"/>
                                          <w:w w:val="105"/>
                                          <w:sz w:val="20"/>
                                        </w:rPr>
                                        <w:t xml:space="preserve"> </w:t>
                                      </w:r>
                                    </w:ins>
                                    <w:r>
                                      <w:rPr>
                                        <w:w w:val="105"/>
                                        <w:sz w:val="20"/>
                                      </w:rPr>
                                      <w:t>region</w:t>
                                    </w:r>
                                    <w:r>
                                      <w:rPr>
                                        <w:spacing w:val="15"/>
                                        <w:w w:val="105"/>
                                        <w:sz w:val="20"/>
                                      </w:rPr>
                                      <w:t xml:space="preserve"> </w:t>
                                    </w:r>
                                    <w:del w:id="2482" w:author="Christian PIEDALLU" w:date="2023-02-06T14:44:00Z">
                                      <w:r w:rsidDel="00D93A04">
                                        <w:rPr>
                                          <w:w w:val="105"/>
                                          <w:sz w:val="20"/>
                                        </w:rPr>
                                        <w:delText>to</w:delText>
                                      </w:r>
                                      <w:r w:rsidDel="00D93A04">
                                        <w:rPr>
                                          <w:spacing w:val="16"/>
                                          <w:w w:val="105"/>
                                          <w:sz w:val="20"/>
                                        </w:rPr>
                                        <w:delText xml:space="preserve"> </w:delText>
                                      </w:r>
                                      <w:r w:rsidDel="00D93A04">
                                        <w:rPr>
                                          <w:w w:val="105"/>
                                          <w:sz w:val="20"/>
                                        </w:rPr>
                                        <w:delText>region</w:delText>
                                      </w:r>
                                      <w:r w:rsidDel="00D93A04">
                                        <w:rPr>
                                          <w:spacing w:val="15"/>
                                          <w:w w:val="105"/>
                                          <w:sz w:val="20"/>
                                        </w:rPr>
                                        <w:delText xml:space="preserve"> </w:delText>
                                      </w:r>
                                    </w:del>
                                    <w:r>
                                      <w:rPr>
                                        <w:w w:val="105"/>
                                        <w:sz w:val="20"/>
                                      </w:rPr>
                                      <w:t>(</w:t>
                                    </w:r>
                                    <w:r>
                                      <w:rPr>
                                        <w:spacing w:val="16"/>
                                        <w:w w:val="105"/>
                                        <w:sz w:val="20"/>
                                      </w:rPr>
                                      <w:t xml:space="preserve"> </w:t>
                                    </w:r>
                                    <w:r>
                                      <w:rPr>
                                        <w:w w:val="105"/>
                                        <w:sz w:val="20"/>
                                      </w:rPr>
                                      <w:t>Figure</w:t>
                                    </w:r>
                                    <w:r>
                                      <w:rPr>
                                        <w:spacing w:val="16"/>
                                        <w:w w:val="105"/>
                                        <w:sz w:val="20"/>
                                      </w:rPr>
                                      <w:t xml:space="preserve"> </w:t>
                                    </w:r>
                                    <w:r>
                                      <w:fldChar w:fldCharType="begin"/>
                                    </w:r>
                                    <w:r>
                                      <w:instrText xml:space="preserve"> HYPERLINK \l "_bookmark6" </w:instrText>
                                    </w:r>
                                    <w:r>
                                      <w:fldChar w:fldCharType="separate"/>
                                    </w:r>
                                    <w:r>
                                      <w:rPr>
                                        <w:w w:val="105"/>
                                        <w:sz w:val="20"/>
                                      </w:rPr>
                                      <w:t>4).</w:t>
                                    </w:r>
                                    <w:r>
                                      <w:rPr>
                                        <w:w w:val="105"/>
                                        <w:sz w:val="20"/>
                                      </w:rPr>
                                      <w:fldChar w:fldCharType="end"/>
                                    </w:r>
                                    <w:r>
                                      <w:rPr>
                                        <w:spacing w:val="40"/>
                                        <w:w w:val="105"/>
                                        <w:sz w:val="20"/>
                                      </w:rPr>
                                      <w:t xml:space="preserve"> </w:t>
                                    </w:r>
                                    <w:r>
                                      <w:rPr>
                                        <w:w w:val="105"/>
                                        <w:sz w:val="20"/>
                                      </w:rPr>
                                      <w:t>Bark</w:t>
                                    </w:r>
                                  </w:p>
                                </w:tc>
                              </w:tr>
                              <w:tr w:rsidR="0000224E" w14:paraId="1BF74CE7" w14:textId="77777777" w:rsidTr="0000224E">
                                <w:trPr>
                                  <w:trHeight w:val="239"/>
                                </w:trPr>
                                <w:tc>
                                  <w:tcPr>
                                    <w:tcW w:w="308" w:type="dxa"/>
                                  </w:tcPr>
                                  <w:p w14:paraId="31D47D17" w14:textId="77777777" w:rsidR="0000224E" w:rsidRDefault="0000224E">
                                    <w:pPr>
                                      <w:pStyle w:val="TableParagraph"/>
                                      <w:spacing w:before="75"/>
                                      <w:ind w:left="31" w:right="78"/>
                                      <w:jc w:val="both"/>
                                      <w:rPr>
                                        <w:rFonts w:ascii="Trebuchet MS"/>
                                        <w:sz w:val="10"/>
                                      </w:rPr>
                                      <w:pPrChange w:id="2483" w:author="Christian PIEDALLU" w:date="2023-02-06T15:00:00Z">
                                        <w:pPr>
                                          <w:pStyle w:val="TableParagraph"/>
                                          <w:spacing w:before="75"/>
                                          <w:ind w:left="31" w:right="78"/>
                                          <w:jc w:val="center"/>
                                        </w:pPr>
                                      </w:pPrChange>
                                    </w:pPr>
                                    <w:r>
                                      <w:rPr>
                                        <w:rFonts w:ascii="Trebuchet MS"/>
                                        <w:sz w:val="10"/>
                                      </w:rPr>
                                      <w:t>204</w:t>
                                    </w:r>
                                  </w:p>
                                </w:tc>
                                <w:tc>
                                  <w:tcPr>
                                    <w:tcW w:w="8692" w:type="dxa"/>
                                  </w:tcPr>
                                  <w:p w14:paraId="3FCFA4EF" w14:textId="77777777" w:rsidR="0000224E" w:rsidRDefault="0000224E">
                                    <w:pPr>
                                      <w:pStyle w:val="TableParagraph"/>
                                      <w:spacing w:line="219" w:lineRule="exact"/>
                                      <w:ind w:right="48"/>
                                      <w:jc w:val="both"/>
                                      <w:rPr>
                                        <w:sz w:val="20"/>
                                      </w:rPr>
                                      <w:pPrChange w:id="2484" w:author="Christian PIEDALLU" w:date="2023-02-06T15:00:00Z">
                                        <w:pPr>
                                          <w:pStyle w:val="TableParagraph"/>
                                          <w:spacing w:line="219" w:lineRule="exact"/>
                                          <w:ind w:right="48"/>
                                          <w:jc w:val="right"/>
                                        </w:pPr>
                                      </w:pPrChange>
                                    </w:pPr>
                                    <w:r>
                                      <w:rPr>
                                        <w:w w:val="105"/>
                                        <w:sz w:val="20"/>
                                      </w:rPr>
                                      <w:t>beetles</w:t>
                                    </w:r>
                                    <w:r>
                                      <w:rPr>
                                        <w:spacing w:val="20"/>
                                        <w:w w:val="105"/>
                                        <w:sz w:val="20"/>
                                      </w:rPr>
                                      <w:t xml:space="preserve"> </w:t>
                                    </w:r>
                                    <w:r>
                                      <w:rPr>
                                        <w:w w:val="105"/>
                                        <w:sz w:val="20"/>
                                      </w:rPr>
                                      <w:t>attacks</w:t>
                                    </w:r>
                                    <w:r>
                                      <w:rPr>
                                        <w:spacing w:val="21"/>
                                        <w:w w:val="105"/>
                                        <w:sz w:val="20"/>
                                      </w:rPr>
                                      <w:t xml:space="preserve"> </w:t>
                                    </w:r>
                                    <w:r>
                                      <w:rPr>
                                        <w:w w:val="105"/>
                                        <w:sz w:val="20"/>
                                      </w:rPr>
                                      <w:t>began</w:t>
                                    </w:r>
                                    <w:r>
                                      <w:rPr>
                                        <w:spacing w:val="20"/>
                                        <w:w w:val="105"/>
                                        <w:sz w:val="20"/>
                                      </w:rPr>
                                      <w:t xml:space="preserve"> </w:t>
                                    </w:r>
                                    <w:r>
                                      <w:rPr>
                                        <w:w w:val="105"/>
                                        <w:sz w:val="20"/>
                                      </w:rPr>
                                      <w:t>hardly</w:t>
                                    </w:r>
                                    <w:r>
                                      <w:rPr>
                                        <w:spacing w:val="21"/>
                                        <w:w w:val="105"/>
                                        <w:sz w:val="20"/>
                                      </w:rPr>
                                      <w:t xml:space="preserve"> </w:t>
                                    </w:r>
                                    <w:r>
                                      <w:rPr>
                                        <w:w w:val="105"/>
                                        <w:sz w:val="20"/>
                                      </w:rPr>
                                      <w:t>in</w:t>
                                    </w:r>
                                    <w:r>
                                      <w:rPr>
                                        <w:spacing w:val="20"/>
                                        <w:w w:val="105"/>
                                        <w:sz w:val="20"/>
                                      </w:rPr>
                                      <w:t xml:space="preserve"> </w:t>
                                    </w:r>
                                    <w:r>
                                      <w:rPr>
                                        <w:w w:val="105"/>
                                        <w:sz w:val="20"/>
                                      </w:rPr>
                                      <w:t>2018</w:t>
                                    </w:r>
                                    <w:r>
                                      <w:rPr>
                                        <w:spacing w:val="21"/>
                                        <w:w w:val="105"/>
                                        <w:sz w:val="20"/>
                                      </w:rPr>
                                      <w:t xml:space="preserve"> </w:t>
                                    </w:r>
                                    <w:r>
                                      <w:rPr>
                                        <w:w w:val="105"/>
                                        <w:sz w:val="20"/>
                                      </w:rPr>
                                      <w:t>in</w:t>
                                    </w:r>
                                    <w:r>
                                      <w:rPr>
                                        <w:spacing w:val="20"/>
                                        <w:w w:val="105"/>
                                        <w:sz w:val="20"/>
                                      </w:rPr>
                                      <w:t xml:space="preserve"> </w:t>
                                    </w:r>
                                    <w:r>
                                      <w:rPr>
                                        <w:w w:val="105"/>
                                        <w:sz w:val="20"/>
                                      </w:rPr>
                                      <w:t>the</w:t>
                                    </w:r>
                                    <w:r>
                                      <w:rPr>
                                        <w:spacing w:val="21"/>
                                        <w:w w:val="105"/>
                                        <w:sz w:val="20"/>
                                      </w:rPr>
                                      <w:t xml:space="preserve"> </w:t>
                                    </w:r>
                                    <w:r>
                                      <w:rPr>
                                        <w:w w:val="105"/>
                                        <w:sz w:val="20"/>
                                      </w:rPr>
                                      <w:t>Plains</w:t>
                                    </w:r>
                                    <w:r>
                                      <w:rPr>
                                        <w:spacing w:val="20"/>
                                        <w:w w:val="105"/>
                                        <w:sz w:val="20"/>
                                      </w:rPr>
                                      <w:t xml:space="preserve"> </w:t>
                                    </w:r>
                                    <w:r>
                                      <w:rPr>
                                        <w:w w:val="105"/>
                                        <w:sz w:val="20"/>
                                      </w:rPr>
                                      <w:t>and</w:t>
                                    </w:r>
                                    <w:r>
                                      <w:rPr>
                                        <w:spacing w:val="21"/>
                                        <w:w w:val="105"/>
                                        <w:sz w:val="20"/>
                                      </w:rPr>
                                      <w:t xml:space="preserve"> </w:t>
                                    </w:r>
                                    <w:r>
                                      <w:rPr>
                                        <w:w w:val="105"/>
                                        <w:sz w:val="20"/>
                                      </w:rPr>
                                      <w:t>in</w:t>
                                    </w:r>
                                    <w:r>
                                      <w:rPr>
                                        <w:spacing w:val="20"/>
                                        <w:w w:val="105"/>
                                        <w:sz w:val="20"/>
                                      </w:rPr>
                                      <w:t xml:space="preserve"> </w:t>
                                    </w:r>
                                    <w:r>
                                      <w:rPr>
                                        <w:w w:val="105"/>
                                        <w:sz w:val="20"/>
                                      </w:rPr>
                                      <w:t>the</w:t>
                                    </w:r>
                                    <w:r>
                                      <w:rPr>
                                        <w:spacing w:val="21"/>
                                        <w:w w:val="105"/>
                                        <w:sz w:val="20"/>
                                      </w:rPr>
                                      <w:t xml:space="preserve"> </w:t>
                                    </w:r>
                                    <w:r>
                                      <w:rPr>
                                        <w:w w:val="105"/>
                                        <w:sz w:val="20"/>
                                      </w:rPr>
                                      <w:t>Ardenne,</w:t>
                                    </w:r>
                                    <w:r>
                                      <w:rPr>
                                        <w:spacing w:val="22"/>
                                        <w:w w:val="105"/>
                                        <w:sz w:val="20"/>
                                      </w:rPr>
                                      <w:t xml:space="preserve"> </w:t>
                                    </w:r>
                                    <w:r>
                                      <w:rPr>
                                        <w:w w:val="105"/>
                                        <w:sz w:val="20"/>
                                      </w:rPr>
                                      <w:t>but</w:t>
                                    </w:r>
                                    <w:r>
                                      <w:rPr>
                                        <w:spacing w:val="20"/>
                                        <w:w w:val="105"/>
                                        <w:sz w:val="20"/>
                                      </w:rPr>
                                      <w:t xml:space="preserve"> </w:t>
                                    </w:r>
                                    <w:r>
                                      <w:rPr>
                                        <w:w w:val="105"/>
                                        <w:sz w:val="20"/>
                                      </w:rPr>
                                      <w:t>was</w:t>
                                    </w:r>
                                    <w:r>
                                      <w:rPr>
                                        <w:spacing w:val="21"/>
                                        <w:w w:val="105"/>
                                        <w:sz w:val="20"/>
                                      </w:rPr>
                                      <w:t xml:space="preserve"> </w:t>
                                    </w:r>
                                    <w:r>
                                      <w:rPr>
                                        <w:w w:val="105"/>
                                        <w:sz w:val="20"/>
                                      </w:rPr>
                                      <w:t>more</w:t>
                                    </w:r>
                                    <w:r>
                                      <w:rPr>
                                        <w:spacing w:val="20"/>
                                        <w:w w:val="105"/>
                                        <w:sz w:val="20"/>
                                      </w:rPr>
                                      <w:t xml:space="preserve"> </w:t>
                                    </w:r>
                                    <w:r>
                                      <w:rPr>
                                        <w:w w:val="105"/>
                                        <w:sz w:val="20"/>
                                      </w:rPr>
                                      <w:t>progressive</w:t>
                                    </w:r>
                                  </w:p>
                                </w:tc>
                              </w:tr>
                              <w:tr w:rsidR="0000224E" w14:paraId="1BB7CB86" w14:textId="77777777" w:rsidTr="0000224E">
                                <w:trPr>
                                  <w:trHeight w:val="339"/>
                                </w:trPr>
                                <w:tc>
                                  <w:tcPr>
                                    <w:tcW w:w="308" w:type="dxa"/>
                                  </w:tcPr>
                                  <w:p w14:paraId="794DF8DB" w14:textId="77777777" w:rsidR="0000224E" w:rsidRDefault="0000224E">
                                    <w:pPr>
                                      <w:pStyle w:val="TableParagraph"/>
                                      <w:spacing w:before="75"/>
                                      <w:ind w:left="31" w:right="78"/>
                                      <w:jc w:val="both"/>
                                      <w:rPr>
                                        <w:rFonts w:ascii="Trebuchet MS"/>
                                        <w:sz w:val="10"/>
                                      </w:rPr>
                                      <w:pPrChange w:id="2485" w:author="Christian PIEDALLU" w:date="2023-02-06T15:00:00Z">
                                        <w:pPr>
                                          <w:pStyle w:val="TableParagraph"/>
                                          <w:spacing w:before="75"/>
                                          <w:ind w:left="31" w:right="78"/>
                                          <w:jc w:val="center"/>
                                        </w:pPr>
                                      </w:pPrChange>
                                    </w:pPr>
                                    <w:r>
                                      <w:rPr>
                                        <w:rFonts w:ascii="Trebuchet MS"/>
                                        <w:sz w:val="10"/>
                                      </w:rPr>
                                      <w:t>205</w:t>
                                    </w:r>
                                  </w:p>
                                </w:tc>
                                <w:tc>
                                  <w:tcPr>
                                    <w:tcW w:w="8692" w:type="dxa"/>
                                  </w:tcPr>
                                  <w:p w14:paraId="3F50D994" w14:textId="3CCCA152" w:rsidR="0000224E" w:rsidRDefault="0000224E">
                                    <w:pPr>
                                      <w:pStyle w:val="TableParagraph"/>
                                      <w:spacing w:line="223" w:lineRule="exact"/>
                                      <w:ind w:left="100"/>
                                      <w:jc w:val="both"/>
                                      <w:rPr>
                                        <w:sz w:val="20"/>
                                      </w:rPr>
                                      <w:pPrChange w:id="2486" w:author="Christian PIEDALLU" w:date="2023-02-06T15:00:00Z">
                                        <w:pPr>
                                          <w:pStyle w:val="TableParagraph"/>
                                          <w:spacing w:line="223" w:lineRule="exact"/>
                                          <w:ind w:left="100"/>
                                        </w:pPr>
                                      </w:pPrChange>
                                    </w:pPr>
                                    <w:r>
                                      <w:rPr>
                                        <w:w w:val="105"/>
                                        <w:sz w:val="20"/>
                                      </w:rPr>
                                      <w:t>in</w:t>
                                    </w:r>
                                    <w:r>
                                      <w:rPr>
                                        <w:spacing w:val="9"/>
                                        <w:w w:val="105"/>
                                        <w:sz w:val="20"/>
                                      </w:rPr>
                                      <w:t xml:space="preserve"> </w:t>
                                    </w:r>
                                    <w:ins w:id="2487" w:author="Christian PIEDALLU" w:date="2023-02-06T14:44:00Z">
                                      <w:r w:rsidR="00D93A04">
                                        <w:rPr>
                                          <w:spacing w:val="9"/>
                                          <w:w w:val="105"/>
                                          <w:sz w:val="20"/>
                                        </w:rPr>
                                        <w:t>the</w:t>
                                      </w:r>
                                    </w:ins>
                                    <w:r>
                                      <w:rPr>
                                        <w:w w:val="105"/>
                                        <w:sz w:val="20"/>
                                      </w:rPr>
                                      <w:t>Vosges,</w:t>
                                    </w:r>
                                    <w:r>
                                      <w:rPr>
                                        <w:spacing w:val="10"/>
                                        <w:w w:val="105"/>
                                        <w:sz w:val="20"/>
                                      </w:rPr>
                                      <w:t xml:space="preserve"> </w:t>
                                    </w:r>
                                    <w:r>
                                      <w:rPr>
                                        <w:w w:val="105"/>
                                        <w:sz w:val="20"/>
                                      </w:rPr>
                                      <w:t>where</w:t>
                                    </w:r>
                                    <w:r>
                                      <w:rPr>
                                        <w:spacing w:val="9"/>
                                        <w:w w:val="105"/>
                                        <w:sz w:val="20"/>
                                      </w:rPr>
                                      <w:t xml:space="preserve"> </w:t>
                                    </w:r>
                                    <w:r>
                                      <w:rPr>
                                        <w:w w:val="105"/>
                                        <w:sz w:val="20"/>
                                      </w:rPr>
                                      <w:t>the</w:t>
                                    </w:r>
                                    <w:r>
                                      <w:rPr>
                                        <w:spacing w:val="10"/>
                                        <w:w w:val="105"/>
                                        <w:sz w:val="20"/>
                                      </w:rPr>
                                      <w:t xml:space="preserve"> </w:t>
                                    </w:r>
                                    <w:r>
                                      <w:rPr>
                                        <w:w w:val="105"/>
                                        <w:sz w:val="20"/>
                                      </w:rPr>
                                      <w:t>maximum</w:t>
                                    </w:r>
                                    <w:r>
                                      <w:rPr>
                                        <w:spacing w:val="9"/>
                                        <w:w w:val="105"/>
                                        <w:sz w:val="20"/>
                                      </w:rPr>
                                      <w:t xml:space="preserve"> </w:t>
                                    </w:r>
                                    <w:r>
                                      <w:rPr>
                                        <w:w w:val="105"/>
                                        <w:sz w:val="20"/>
                                      </w:rPr>
                                      <w:t>impact</w:t>
                                    </w:r>
                                    <w:r>
                                      <w:rPr>
                                        <w:spacing w:val="10"/>
                                        <w:w w:val="105"/>
                                        <w:sz w:val="20"/>
                                      </w:rPr>
                                      <w:t xml:space="preserve"> </w:t>
                                    </w:r>
                                    <w:r>
                                      <w:rPr>
                                        <w:w w:val="105"/>
                                        <w:sz w:val="20"/>
                                      </w:rPr>
                                      <w:t>was</w:t>
                                    </w:r>
                                    <w:r>
                                      <w:rPr>
                                        <w:spacing w:val="10"/>
                                        <w:w w:val="105"/>
                                        <w:sz w:val="20"/>
                                      </w:rPr>
                                      <w:t xml:space="preserve"> </w:t>
                                    </w:r>
                                    <w:r>
                                      <w:rPr>
                                        <w:w w:val="105"/>
                                        <w:sz w:val="20"/>
                                      </w:rPr>
                                      <w:t>later</w:t>
                                    </w:r>
                                    <w:r>
                                      <w:rPr>
                                        <w:spacing w:val="9"/>
                                        <w:w w:val="105"/>
                                        <w:sz w:val="20"/>
                                      </w:rPr>
                                      <w:t xml:space="preserve"> </w:t>
                                    </w:r>
                                    <w:r>
                                      <w:rPr>
                                        <w:w w:val="105"/>
                                        <w:sz w:val="20"/>
                                      </w:rPr>
                                      <w:t>observed,</w:t>
                                    </w:r>
                                    <w:r>
                                      <w:rPr>
                                        <w:spacing w:val="10"/>
                                        <w:w w:val="105"/>
                                        <w:sz w:val="20"/>
                                      </w:rPr>
                                      <w:t xml:space="preserve"> </w:t>
                                    </w:r>
                                    <w:r>
                                      <w:rPr>
                                        <w:w w:val="105"/>
                                        <w:sz w:val="20"/>
                                      </w:rPr>
                                      <w:t>in</w:t>
                                    </w:r>
                                    <w:r>
                                      <w:rPr>
                                        <w:spacing w:val="9"/>
                                        <w:w w:val="105"/>
                                        <w:sz w:val="20"/>
                                      </w:rPr>
                                      <w:t xml:space="preserve"> </w:t>
                                    </w:r>
                                    <w:r>
                                      <w:rPr>
                                        <w:w w:val="105"/>
                                        <w:sz w:val="20"/>
                                      </w:rPr>
                                      <w:t>2020.</w:t>
                                    </w:r>
                                  </w:p>
                                </w:tc>
                              </w:tr>
                              <w:tr w:rsidR="0000224E" w14:paraId="2CE73479" w14:textId="77777777" w:rsidTr="0000224E">
                                <w:trPr>
                                  <w:trHeight w:val="469"/>
                                </w:trPr>
                                <w:tc>
                                  <w:tcPr>
                                    <w:tcW w:w="308" w:type="dxa"/>
                                  </w:tcPr>
                                  <w:p w14:paraId="75079577" w14:textId="77777777" w:rsidR="0000224E" w:rsidRDefault="0000224E">
                                    <w:pPr>
                                      <w:pStyle w:val="TableParagraph"/>
                                      <w:jc w:val="both"/>
                                      <w:rPr>
                                        <w:rFonts w:ascii="Times New Roman"/>
                                        <w:sz w:val="18"/>
                                      </w:rPr>
                                      <w:pPrChange w:id="2488" w:author="Christian PIEDALLU" w:date="2023-02-06T15:00:00Z">
                                        <w:pPr>
                                          <w:pStyle w:val="TableParagraph"/>
                                        </w:pPr>
                                      </w:pPrChange>
                                    </w:pPr>
                                  </w:p>
                                </w:tc>
                                <w:tc>
                                  <w:tcPr>
                                    <w:tcW w:w="8692" w:type="dxa"/>
                                  </w:tcPr>
                                  <w:p w14:paraId="3EFDE281" w14:textId="77777777" w:rsidR="0000224E" w:rsidRDefault="0000224E">
                                    <w:pPr>
                                      <w:pStyle w:val="TableParagraph"/>
                                      <w:spacing w:before="69" w:line="190" w:lineRule="exact"/>
                                      <w:ind w:left="100"/>
                                      <w:jc w:val="both"/>
                                      <w:rPr>
                                        <w:sz w:val="16"/>
                                      </w:rPr>
                                      <w:pPrChange w:id="2489" w:author="Christian PIEDALLU" w:date="2023-02-06T15:00:00Z">
                                        <w:pPr>
                                          <w:pStyle w:val="TableParagraph"/>
                                          <w:spacing w:before="69" w:line="190" w:lineRule="exact"/>
                                          <w:ind w:left="100"/>
                                        </w:pPr>
                                      </w:pPrChange>
                                    </w:pPr>
                                    <w:r>
                                      <w:rPr>
                                        <w:w w:val="110"/>
                                        <w:sz w:val="16"/>
                                      </w:rPr>
                                      <w:t>Table</w:t>
                                    </w:r>
                                    <w:r>
                                      <w:rPr>
                                        <w:spacing w:val="30"/>
                                        <w:w w:val="110"/>
                                        <w:sz w:val="16"/>
                                      </w:rPr>
                                      <w:t xml:space="preserve"> </w:t>
                                    </w:r>
                                    <w:r>
                                      <w:rPr>
                                        <w:w w:val="110"/>
                                        <w:sz w:val="16"/>
                                      </w:rPr>
                                      <w:t>3:</w:t>
                                    </w:r>
                                    <w:r>
                                      <w:rPr>
                                        <w:spacing w:val="23"/>
                                        <w:w w:val="110"/>
                                        <w:sz w:val="16"/>
                                      </w:rPr>
                                      <w:t xml:space="preserve"> </w:t>
                                    </w:r>
                                    <w:r>
                                      <w:rPr>
                                        <w:w w:val="110"/>
                                        <w:sz w:val="16"/>
                                      </w:rPr>
                                      <w:t>Spruce</w:t>
                                    </w:r>
                                    <w:r>
                                      <w:rPr>
                                        <w:spacing w:val="31"/>
                                        <w:w w:val="110"/>
                                        <w:sz w:val="16"/>
                                      </w:rPr>
                                      <w:t xml:space="preserve"> </w:t>
                                    </w:r>
                                    <w:r>
                                      <w:rPr>
                                        <w:w w:val="110"/>
                                        <w:sz w:val="16"/>
                                      </w:rPr>
                                      <w:t>area</w:t>
                                    </w:r>
                                    <w:r>
                                      <w:rPr>
                                        <w:spacing w:val="31"/>
                                        <w:w w:val="110"/>
                                        <w:sz w:val="16"/>
                                      </w:rPr>
                                      <w:t xml:space="preserve"> </w:t>
                                    </w:r>
                                    <w:r>
                                      <w:rPr>
                                        <w:w w:val="110"/>
                                        <w:sz w:val="16"/>
                                      </w:rPr>
                                      <w:t>affected</w:t>
                                    </w:r>
                                    <w:r>
                                      <w:rPr>
                                        <w:spacing w:val="31"/>
                                        <w:w w:val="110"/>
                                        <w:sz w:val="16"/>
                                      </w:rPr>
                                      <w:t xml:space="preserve"> </w:t>
                                    </w:r>
                                    <w:r>
                                      <w:rPr>
                                        <w:w w:val="110"/>
                                        <w:sz w:val="16"/>
                                      </w:rPr>
                                      <w:t>by</w:t>
                                    </w:r>
                                    <w:r>
                                      <w:rPr>
                                        <w:spacing w:val="31"/>
                                        <w:w w:val="110"/>
                                        <w:sz w:val="16"/>
                                      </w:rPr>
                                      <w:t xml:space="preserve"> </w:t>
                                    </w:r>
                                    <w:r>
                                      <w:rPr>
                                        <w:w w:val="110"/>
                                        <w:sz w:val="16"/>
                                      </w:rPr>
                                      <w:t>bark</w:t>
                                    </w:r>
                                    <w:r>
                                      <w:rPr>
                                        <w:spacing w:val="30"/>
                                        <w:w w:val="110"/>
                                        <w:sz w:val="16"/>
                                      </w:rPr>
                                      <w:t xml:space="preserve"> </w:t>
                                    </w:r>
                                    <w:r>
                                      <w:rPr>
                                        <w:w w:val="110"/>
                                        <w:sz w:val="16"/>
                                      </w:rPr>
                                      <w:t>beetles</w:t>
                                    </w:r>
                                    <w:r>
                                      <w:rPr>
                                        <w:spacing w:val="31"/>
                                        <w:w w:val="110"/>
                                        <w:sz w:val="16"/>
                                      </w:rPr>
                                      <w:t xml:space="preserve"> </w:t>
                                    </w:r>
                                    <w:r>
                                      <w:rPr>
                                        <w:w w:val="110"/>
                                        <w:sz w:val="16"/>
                                      </w:rPr>
                                      <w:t>outbreak</w:t>
                                    </w:r>
                                    <w:r>
                                      <w:rPr>
                                        <w:spacing w:val="31"/>
                                        <w:w w:val="110"/>
                                        <w:sz w:val="16"/>
                                      </w:rPr>
                                      <w:t xml:space="preserve"> </w:t>
                                    </w:r>
                                    <w:r>
                                      <w:rPr>
                                        <w:w w:val="110"/>
                                        <w:sz w:val="16"/>
                                      </w:rPr>
                                      <w:t>during</w:t>
                                    </w:r>
                                    <w:r>
                                      <w:rPr>
                                        <w:spacing w:val="31"/>
                                        <w:w w:val="110"/>
                                        <w:sz w:val="16"/>
                                      </w:rPr>
                                      <w:t xml:space="preserve"> </w:t>
                                    </w:r>
                                    <w:r>
                                      <w:rPr>
                                        <w:w w:val="110"/>
                                        <w:sz w:val="16"/>
                                      </w:rPr>
                                      <w:t>the</w:t>
                                    </w:r>
                                    <w:r>
                                      <w:rPr>
                                        <w:spacing w:val="31"/>
                                        <w:w w:val="110"/>
                                        <w:sz w:val="16"/>
                                      </w:rPr>
                                      <w:t xml:space="preserve"> </w:t>
                                    </w:r>
                                    <w:r>
                                      <w:rPr>
                                        <w:w w:val="110"/>
                                        <w:sz w:val="16"/>
                                      </w:rPr>
                                      <w:t>crisis</w:t>
                                    </w:r>
                                    <w:r>
                                      <w:rPr>
                                        <w:spacing w:val="30"/>
                                        <w:w w:val="110"/>
                                        <w:sz w:val="16"/>
                                      </w:rPr>
                                      <w:t xml:space="preserve"> </w:t>
                                    </w:r>
                                    <w:r>
                                      <w:rPr>
                                        <w:w w:val="110"/>
                                        <w:sz w:val="16"/>
                                      </w:rPr>
                                      <w:t>(2017-2022).</w:t>
                                    </w:r>
                                    <w:r>
                                      <w:rPr>
                                        <w:spacing w:val="34"/>
                                        <w:w w:val="110"/>
                                        <w:sz w:val="16"/>
                                      </w:rPr>
                                      <w:t xml:space="preserve"> </w:t>
                                    </w:r>
                                    <w:r>
                                      <w:rPr>
                                        <w:w w:val="110"/>
                                        <w:sz w:val="16"/>
                                      </w:rPr>
                                      <w:t>Data</w:t>
                                    </w:r>
                                    <w:r>
                                      <w:rPr>
                                        <w:spacing w:val="31"/>
                                        <w:w w:val="110"/>
                                        <w:sz w:val="16"/>
                                      </w:rPr>
                                      <w:t xml:space="preserve"> </w:t>
                                    </w:r>
                                    <w:r>
                                      <w:rPr>
                                        <w:w w:val="110"/>
                                        <w:sz w:val="16"/>
                                      </w:rPr>
                                      <w:t>including</w:t>
                                    </w:r>
                                    <w:r>
                                      <w:rPr>
                                        <w:spacing w:val="31"/>
                                        <w:w w:val="110"/>
                                        <w:sz w:val="16"/>
                                      </w:rPr>
                                      <w:t xml:space="preserve"> </w:t>
                                    </w:r>
                                    <w:r>
                                      <w:rPr>
                                        <w:w w:val="110"/>
                                        <w:sz w:val="16"/>
                                      </w:rPr>
                                      <w:t>bark</w:t>
                                    </w:r>
                                    <w:r>
                                      <w:rPr>
                                        <w:spacing w:val="31"/>
                                        <w:w w:val="110"/>
                                        <w:sz w:val="16"/>
                                      </w:rPr>
                                      <w:t xml:space="preserve"> </w:t>
                                    </w:r>
                                    <w:r>
                                      <w:rPr>
                                        <w:w w:val="110"/>
                                        <w:sz w:val="16"/>
                                      </w:rPr>
                                      <w:t>beetle</w:t>
                                    </w:r>
                                    <w:r>
                                      <w:rPr>
                                        <w:spacing w:val="-37"/>
                                        <w:w w:val="110"/>
                                        <w:sz w:val="16"/>
                                      </w:rPr>
                                      <w:t xml:space="preserve"> </w:t>
                                    </w:r>
                                    <w:r>
                                      <w:rPr>
                                        <w:w w:val="110"/>
                                        <w:sz w:val="16"/>
                                      </w:rPr>
                                      <w:t>attacks</w:t>
                                    </w:r>
                                    <w:r>
                                      <w:rPr>
                                        <w:spacing w:val="17"/>
                                        <w:w w:val="110"/>
                                        <w:sz w:val="16"/>
                                      </w:rPr>
                                      <w:t xml:space="preserve"> </w:t>
                                    </w:r>
                                    <w:r>
                                      <w:rPr>
                                        <w:w w:val="110"/>
                                        <w:sz w:val="16"/>
                                      </w:rPr>
                                      <w:t>and</w:t>
                                    </w:r>
                                    <w:r>
                                      <w:rPr>
                                        <w:spacing w:val="17"/>
                                        <w:w w:val="110"/>
                                        <w:sz w:val="16"/>
                                      </w:rPr>
                                      <w:t xml:space="preserve"> </w:t>
                                    </w:r>
                                    <w:r>
                                      <w:rPr>
                                        <w:w w:val="110"/>
                                        <w:sz w:val="16"/>
                                      </w:rPr>
                                      <w:t>sanitary</w:t>
                                    </w:r>
                                    <w:r>
                                      <w:rPr>
                                        <w:spacing w:val="17"/>
                                        <w:w w:val="110"/>
                                        <w:sz w:val="16"/>
                                      </w:rPr>
                                      <w:t xml:space="preserve"> </w:t>
                                    </w:r>
                                    <w:r>
                                      <w:rPr>
                                        <w:w w:val="110"/>
                                        <w:sz w:val="16"/>
                                      </w:rPr>
                                      <w:t>felling.</w:t>
                                    </w:r>
                                  </w:p>
                                </w:tc>
                              </w:tr>
                            </w:tbl>
                            <w:p w14:paraId="3CA5184D" w14:textId="77777777" w:rsidR="0000224E" w:rsidRDefault="0000224E">
                              <w:pPr>
                                <w:pStyle w:val="Corpsdetexte"/>
                                <w:spacing w:line="240" w:lineRule="aut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567993" id="_x0000_t202" coordsize="21600,21600" o:spt="202" path="m,l,21600r21600,l21600,xe">
                  <v:stroke joinstyle="miter"/>
                  <v:path gradientshapeok="t" o:connecttype="rect"/>
                </v:shapetype>
                <v:shape id="Text Box 2" o:spid="_x0000_s1031" type="#_x0000_t202" style="position:absolute;margin-left:5.75pt;margin-top:3.85pt;width:474.75pt;height:268.5pt;z-index:1573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" filled="f" stroked="f">
                  <v:textbox inset="0,0,0,0">
                    <w:txbxContent>
                      <w:tbl>
                        <w:tblPr>
                          <w:tblStyle w:val="TableNormal"/>
                          <w:tblW w:w="0" w:type="auto"/>
                          <w:tblInd w:w="7" w:type="dxa"/>
                          <w:tblLayout w:type="fixed"/>
                          <w:tblLook w:val="01E0" w:firstRow="1" w:lastRow="1" w:firstColumn="1" w:lastColumn="1" w:noHBand="0" w:noVBand="0"/>
                        </w:tblPr>
                        <w:tblGrid>
                          <w:gridCol w:w="308"/>
                          <w:gridCol w:w="8692"/>
                        </w:tblGrid>
                        <w:tr w:rsidR="0000224E" w14:paraId="1AA1A1C0" w14:textId="77777777" w:rsidTr="0000224E">
                          <w:trPr>
                            <w:trHeight w:val="227"/>
                          </w:trPr>
                          <w:tc>
                            <w:tcPr>
                              <w:tcW w:w="308" w:type="dxa"/>
                            </w:tcPr>
                            <w:p w14:paraId="577C2A46" w14:textId="77777777" w:rsidR="0000224E" w:rsidRDefault="0000224E" w:rsidP="009445E4">
                              <w:pPr>
                                <w:pStyle w:val="TableParagraph"/>
                                <w:spacing w:line="98" w:lineRule="exact"/>
                                <w:ind w:left="31" w:right="78"/>
                                <w:jc w:val="center"/>
                                <w:rPr>
                                  <w:rFonts w:ascii="Trebuchet MS"/>
                                  <w:sz w:val="10"/>
                                </w:rPr>
                              </w:pPr>
                              <w:r>
                                <w:rPr>
                                  <w:rFonts w:ascii="Trebuchet MS"/>
                                  <w:sz w:val="10"/>
                                </w:rPr>
                                <w:t>192</w:t>
                              </w:r>
                            </w:p>
                          </w:tc>
                          <w:tc>
                            <w:tcPr>
                              <w:tcW w:w="8692" w:type="dxa"/>
                            </w:tcPr>
                            <w:p w14:paraId="516E96F2" w14:textId="77777777" w:rsidR="0000224E" w:rsidRDefault="0000224E" w:rsidP="009445E4">
                              <w:pPr>
                                <w:pStyle w:val="TableParagraph"/>
                                <w:rPr>
                                  <w:rFonts w:ascii="Times New Roman"/>
                                  <w:sz w:val="16"/>
                                </w:rPr>
                              </w:pPr>
                            </w:p>
                          </w:tc>
                        </w:tr>
                        <w:tr w:rsidR="0000224E" w14:paraId="66D26BC8" w14:textId="77777777" w:rsidTr="0000224E">
                          <w:trPr>
                            <w:trHeight w:val="376"/>
                          </w:trPr>
                          <w:tc>
                            <w:tcPr>
                              <w:tcW w:w="308" w:type="dxa"/>
                            </w:tcPr>
                            <w:p w14:paraId="45C70270" w14:textId="77777777" w:rsidR="0000224E" w:rsidRDefault="0000224E" w:rsidP="009445E4">
                              <w:pPr>
                                <w:pStyle w:val="TableParagraph"/>
                                <w:spacing w:before="11"/>
                                <w:rPr>
                                  <w:sz w:val="14"/>
                                </w:rPr>
                              </w:pPr>
                            </w:p>
                            <w:p w14:paraId="7EB56BA9" w14:textId="77777777" w:rsidR="0000224E" w:rsidRDefault="0000224E" w:rsidP="009445E4">
                              <w:pPr>
                                <w:pStyle w:val="TableParagraph"/>
                                <w:ind w:left="31" w:right="78"/>
                                <w:jc w:val="center"/>
                                <w:rPr>
                                  <w:rFonts w:ascii="Trebuchet MS"/>
                                  <w:sz w:val="10"/>
                                </w:rPr>
                              </w:pPr>
                              <w:r>
                                <w:rPr>
                                  <w:rFonts w:ascii="Trebuchet MS"/>
                                  <w:sz w:val="10"/>
                                </w:rPr>
                                <w:t>193</w:t>
                              </w:r>
                            </w:p>
                          </w:tc>
                          <w:tc>
                            <w:tcPr>
                              <w:tcW w:w="8692" w:type="dxa"/>
                            </w:tcPr>
                            <w:p w14:paraId="10F01E98" w14:textId="77777777" w:rsidR="0000224E" w:rsidRDefault="0000224E" w:rsidP="009445E4">
                              <w:pPr>
                                <w:pStyle w:val="TableParagraph"/>
                                <w:spacing w:before="86"/>
                                <w:ind w:left="100"/>
                                <w:rPr>
                                  <w:i/>
                                  <w:sz w:val="20"/>
                                </w:rPr>
                              </w:pPr>
                              <w:r>
                                <w:rPr>
                                  <w:i/>
                                  <w:w w:val="110"/>
                                  <w:sz w:val="20"/>
                                </w:rPr>
                                <w:t>3.2.</w:t>
                              </w:r>
                              <w:r>
                                <w:rPr>
                                  <w:i/>
                                  <w:spacing w:val="40"/>
                                  <w:w w:val="110"/>
                                  <w:sz w:val="20"/>
                                </w:rPr>
                                <w:t xml:space="preserve"> </w:t>
                              </w:r>
                              <w:r>
                                <w:rPr>
                                  <w:i/>
                                  <w:w w:val="110"/>
                                  <w:sz w:val="20"/>
                                </w:rPr>
                                <w:t>Evolution</w:t>
                              </w:r>
                              <w:r>
                                <w:rPr>
                                  <w:i/>
                                  <w:spacing w:val="13"/>
                                  <w:w w:val="110"/>
                                  <w:sz w:val="20"/>
                                </w:rPr>
                                <w:t xml:space="preserve"> </w:t>
                              </w:r>
                              <w:r>
                                <w:rPr>
                                  <w:i/>
                                  <w:w w:val="110"/>
                                  <w:sz w:val="20"/>
                                </w:rPr>
                                <w:t>of</w:t>
                              </w:r>
                              <w:r>
                                <w:rPr>
                                  <w:i/>
                                  <w:spacing w:val="13"/>
                                  <w:w w:val="110"/>
                                  <w:sz w:val="20"/>
                                </w:rPr>
                                <w:t xml:space="preserve"> </w:t>
                              </w:r>
                              <w:r>
                                <w:rPr>
                                  <w:i/>
                                  <w:w w:val="110"/>
                                  <w:sz w:val="20"/>
                                </w:rPr>
                                <w:t>the</w:t>
                              </w:r>
                              <w:r>
                                <w:rPr>
                                  <w:i/>
                                  <w:spacing w:val="13"/>
                                  <w:w w:val="110"/>
                                  <w:sz w:val="20"/>
                                </w:rPr>
                                <w:t xml:space="preserve"> </w:t>
                              </w:r>
                              <w:r>
                                <w:rPr>
                                  <w:i/>
                                  <w:w w:val="110"/>
                                  <w:sz w:val="20"/>
                                </w:rPr>
                                <w:t>crisis</w:t>
                              </w:r>
                            </w:p>
                          </w:tc>
                        </w:tr>
                        <w:tr w:rsidR="0000224E" w14:paraId="2B3960A2" w14:textId="77777777" w:rsidTr="0000224E">
                          <w:trPr>
                            <w:trHeight w:val="268"/>
                          </w:trPr>
                          <w:tc>
                            <w:tcPr>
                              <w:tcW w:w="308" w:type="dxa"/>
                            </w:tcPr>
                            <w:p w14:paraId="317DCB32" w14:textId="77777777" w:rsidR="0000224E" w:rsidRDefault="0000224E">
                              <w:pPr>
                                <w:pStyle w:val="TableParagraph"/>
                                <w:spacing w:before="7"/>
                                <w:jc w:val="both"/>
                                <w:rPr>
                                  <w:sz w:val="8"/>
                                </w:rPr>
                                <w:pPrChange w:id="2490" w:author="Christian PIEDALLU" w:date="2023-02-06T15:00:00Z">
                                  <w:pPr>
                                    <w:pStyle w:val="TableParagraph"/>
                                    <w:spacing w:before="7"/>
                                  </w:pPr>
                                </w:pPrChange>
                              </w:pPr>
                            </w:p>
                            <w:p w14:paraId="41E91A73" w14:textId="77777777" w:rsidR="0000224E" w:rsidRDefault="0000224E">
                              <w:pPr>
                                <w:pStyle w:val="TableParagraph"/>
                                <w:ind w:left="31" w:right="78"/>
                                <w:jc w:val="both"/>
                                <w:rPr>
                                  <w:rFonts w:ascii="Trebuchet MS"/>
                                  <w:sz w:val="10"/>
                                </w:rPr>
                                <w:pPrChange w:id="2491" w:author="Christian PIEDALLU" w:date="2023-02-06T15:00:00Z">
                                  <w:pPr>
                                    <w:pStyle w:val="TableParagraph"/>
                                    <w:ind w:left="31" w:right="78"/>
                                    <w:jc w:val="center"/>
                                  </w:pPr>
                                </w:pPrChange>
                              </w:pPr>
                              <w:r>
                                <w:rPr>
                                  <w:rFonts w:ascii="Trebuchet MS"/>
                                  <w:sz w:val="10"/>
                                </w:rPr>
                                <w:t>194</w:t>
                              </w:r>
                            </w:p>
                          </w:tc>
                          <w:tc>
                            <w:tcPr>
                              <w:tcW w:w="8692" w:type="dxa"/>
                            </w:tcPr>
                            <w:p w14:paraId="26A88D17" w14:textId="35CFBBC0" w:rsidR="0000224E" w:rsidRDefault="0000224E">
                              <w:pPr>
                                <w:pStyle w:val="TableParagraph"/>
                                <w:spacing w:before="9" w:line="240" w:lineRule="exact"/>
                                <w:ind w:right="47"/>
                                <w:jc w:val="both"/>
                                <w:rPr>
                                  <w:sz w:val="20"/>
                                </w:rPr>
                                <w:pPrChange w:id="2492" w:author="Christian PIEDALLU" w:date="2023-02-06T15:00:00Z">
                                  <w:pPr>
                                    <w:pStyle w:val="TableParagraph"/>
                                    <w:spacing w:before="9" w:line="240" w:lineRule="exact"/>
                                    <w:ind w:right="47"/>
                                    <w:jc w:val="right"/>
                                  </w:pPr>
                                </w:pPrChange>
                              </w:pPr>
                              <w:r>
                                <w:rPr>
                                  <w:w w:val="105"/>
                                  <w:sz w:val="20"/>
                                </w:rPr>
                                <w:t>After</w:t>
                              </w:r>
                              <w:r>
                                <w:rPr>
                                  <w:spacing w:val="12"/>
                                  <w:w w:val="105"/>
                                  <w:sz w:val="20"/>
                                </w:rPr>
                                <w:t xml:space="preserve"> </w:t>
                              </w:r>
                              <w:r>
                                <w:rPr>
                                  <w:w w:val="105"/>
                                  <w:sz w:val="20"/>
                                </w:rPr>
                                <w:t>a</w:t>
                              </w:r>
                              <w:r>
                                <w:rPr>
                                  <w:spacing w:val="13"/>
                                  <w:w w:val="105"/>
                                  <w:sz w:val="20"/>
                                </w:rPr>
                                <w:t xml:space="preserve"> </w:t>
                              </w:r>
                              <w:r>
                                <w:rPr>
                                  <w:w w:val="105"/>
                                  <w:sz w:val="20"/>
                                </w:rPr>
                                <w:t>slight</w:t>
                              </w:r>
                              <w:r>
                                <w:rPr>
                                  <w:spacing w:val="13"/>
                                  <w:w w:val="105"/>
                                  <w:sz w:val="20"/>
                                </w:rPr>
                                <w:t xml:space="preserve"> </w:t>
                              </w:r>
                              <w:r>
                                <w:rPr>
                                  <w:w w:val="105"/>
                                  <w:sz w:val="20"/>
                                </w:rPr>
                                <w:t>increase</w:t>
                              </w:r>
                              <w:r>
                                <w:rPr>
                                  <w:spacing w:val="14"/>
                                  <w:w w:val="105"/>
                                  <w:sz w:val="20"/>
                                </w:rPr>
                                <w:t xml:space="preserve"> </w:t>
                              </w:r>
                              <w:r>
                                <w:rPr>
                                  <w:w w:val="105"/>
                                  <w:sz w:val="20"/>
                                </w:rPr>
                                <w:t>of</w:t>
                              </w:r>
                              <w:r>
                                <w:rPr>
                                  <w:spacing w:val="13"/>
                                  <w:w w:val="105"/>
                                  <w:sz w:val="20"/>
                                </w:rPr>
                                <w:t xml:space="preserve"> </w:t>
                              </w:r>
                              <w:r>
                                <w:rPr>
                                  <w:w w:val="105"/>
                                  <w:sz w:val="20"/>
                                </w:rPr>
                                <w:t>bark</w:t>
                              </w:r>
                              <w:r>
                                <w:rPr>
                                  <w:spacing w:val="13"/>
                                  <w:w w:val="105"/>
                                  <w:sz w:val="20"/>
                                </w:rPr>
                                <w:t xml:space="preserve"> </w:t>
                              </w:r>
                              <w:r>
                                <w:rPr>
                                  <w:w w:val="105"/>
                                  <w:sz w:val="20"/>
                                </w:rPr>
                                <w:t>beetle</w:t>
                              </w:r>
                              <w:r>
                                <w:rPr>
                                  <w:spacing w:val="13"/>
                                  <w:w w:val="105"/>
                                  <w:sz w:val="20"/>
                                </w:rPr>
                                <w:t xml:space="preserve"> </w:t>
                              </w:r>
                              <w:r>
                                <w:rPr>
                                  <w:w w:val="105"/>
                                  <w:sz w:val="20"/>
                                </w:rPr>
                                <w:t>attacks</w:t>
                              </w:r>
                              <w:r>
                                <w:rPr>
                                  <w:spacing w:val="13"/>
                                  <w:w w:val="105"/>
                                  <w:sz w:val="20"/>
                                </w:rPr>
                                <w:t xml:space="preserve"> </w:t>
                              </w:r>
                              <w:r>
                                <w:rPr>
                                  <w:w w:val="105"/>
                                  <w:sz w:val="20"/>
                                </w:rPr>
                                <w:t>in</w:t>
                              </w:r>
                              <w:r>
                                <w:rPr>
                                  <w:spacing w:val="13"/>
                                  <w:w w:val="105"/>
                                  <w:sz w:val="20"/>
                                </w:rPr>
                                <w:t xml:space="preserve"> </w:t>
                              </w:r>
                              <w:r>
                                <w:rPr>
                                  <w:w w:val="105"/>
                                  <w:sz w:val="20"/>
                                </w:rPr>
                                <w:t>2017</w:t>
                              </w:r>
                              <w:ins w:id="2493" w:author="Christian PIEDALLU" w:date="2023-02-06T12:35:00Z">
                                <w:r>
                                  <w:rPr>
                                    <w:w w:val="105"/>
                                    <w:sz w:val="20"/>
                                  </w:rPr>
                                  <w:t xml:space="preserve"> (how can you say this</w:t>
                                </w:r>
                              </w:ins>
                              <w:ins w:id="2494" w:author="Christian PIEDALLU" w:date="2023-02-06T14:22:00Z">
                                <w:r>
                                  <w:rPr>
                                    <w:w w:val="105"/>
                                    <w:sz w:val="20"/>
                                  </w:rPr>
                                  <w:t>,</w:t>
                                </w:r>
                              </w:ins>
                              <w:ins w:id="2495" w:author="Christian PIEDALLU" w:date="2023-02-06T12:35:00Z">
                                <w:r>
                                  <w:rPr>
                                    <w:w w:val="105"/>
                                    <w:sz w:val="20"/>
                                  </w:rPr>
                                  <w:t xml:space="preserve"> you don’t hav</w:t>
                                </w:r>
                              </w:ins>
                              <w:ins w:id="2496" w:author="Christian PIEDALLU" w:date="2023-02-06T13:47:00Z">
                                <w:r>
                                  <w:rPr>
                                    <w:w w:val="105"/>
                                    <w:sz w:val="20"/>
                                  </w:rPr>
                                  <w:t>e</w:t>
                                </w:r>
                              </w:ins>
                              <w:ins w:id="2497" w:author="Christian PIEDALLU" w:date="2023-02-06T12:35:00Z">
                                <w:r>
                                  <w:rPr>
                                    <w:w w:val="105"/>
                                    <w:sz w:val="20"/>
                                  </w:rPr>
                                  <w:t xml:space="preserve"> data before 2017 ?)</w:t>
                                </w:r>
                              </w:ins>
                              <w:r>
                                <w:rPr>
                                  <w:w w:val="105"/>
                                  <w:sz w:val="20"/>
                                </w:rPr>
                                <w:t>,</w:t>
                              </w:r>
                              <w:r>
                                <w:rPr>
                                  <w:spacing w:val="14"/>
                                  <w:w w:val="105"/>
                                  <w:sz w:val="20"/>
                                </w:rPr>
                                <w:t xml:space="preserve"> </w:t>
                              </w:r>
                              <w:r>
                                <w:rPr>
                                  <w:w w:val="105"/>
                                  <w:sz w:val="20"/>
                                </w:rPr>
                                <w:t>the</w:t>
                              </w:r>
                              <w:r>
                                <w:rPr>
                                  <w:spacing w:val="13"/>
                                  <w:w w:val="105"/>
                                  <w:sz w:val="20"/>
                                </w:rPr>
                                <w:t xml:space="preserve"> </w:t>
                              </w:r>
                              <w:r>
                                <w:rPr>
                                  <w:w w:val="105"/>
                                  <w:sz w:val="20"/>
                                </w:rPr>
                                <w:t>health</w:t>
                              </w:r>
                              <w:r>
                                <w:rPr>
                                  <w:spacing w:val="14"/>
                                  <w:w w:val="105"/>
                                  <w:sz w:val="20"/>
                                </w:rPr>
                                <w:t xml:space="preserve"> </w:t>
                              </w:r>
                              <w:r>
                                <w:rPr>
                                  <w:w w:val="105"/>
                                  <w:sz w:val="20"/>
                                </w:rPr>
                                <w:t>crisis</w:t>
                              </w:r>
                              <w:r>
                                <w:rPr>
                                  <w:spacing w:val="12"/>
                                  <w:w w:val="105"/>
                                  <w:sz w:val="20"/>
                                </w:rPr>
                                <w:t xml:space="preserve"> </w:t>
                              </w:r>
                              <w:r>
                                <w:rPr>
                                  <w:w w:val="105"/>
                                  <w:sz w:val="20"/>
                                </w:rPr>
                                <w:t>of</w:t>
                              </w:r>
                              <w:r>
                                <w:rPr>
                                  <w:spacing w:val="13"/>
                                  <w:w w:val="105"/>
                                  <w:sz w:val="20"/>
                                </w:rPr>
                                <w:t xml:space="preserve"> </w:t>
                              </w:r>
                              <w:r>
                                <w:rPr>
                                  <w:w w:val="105"/>
                                  <w:sz w:val="20"/>
                                </w:rPr>
                                <w:t>spruce</w:t>
                              </w:r>
                              <w:r>
                                <w:rPr>
                                  <w:spacing w:val="13"/>
                                  <w:w w:val="105"/>
                                  <w:sz w:val="20"/>
                                </w:rPr>
                                <w:t xml:space="preserve"> </w:t>
                              </w:r>
                              <w:r>
                                <w:rPr>
                                  <w:w w:val="105"/>
                                  <w:sz w:val="20"/>
                                </w:rPr>
                                <w:t>really</w:t>
                              </w:r>
                              <w:r>
                                <w:rPr>
                                  <w:spacing w:val="13"/>
                                  <w:w w:val="105"/>
                                  <w:sz w:val="20"/>
                                </w:rPr>
                                <w:t xml:space="preserve"> </w:t>
                              </w:r>
                              <w:r>
                                <w:rPr>
                                  <w:w w:val="105"/>
                                  <w:sz w:val="20"/>
                                </w:rPr>
                                <w:t>began</w:t>
                              </w:r>
                              <w:r>
                                <w:rPr>
                                  <w:spacing w:val="13"/>
                                  <w:w w:val="105"/>
                                  <w:sz w:val="20"/>
                                </w:rPr>
                                <w:t xml:space="preserve"> </w:t>
                              </w:r>
                              <w:r>
                                <w:rPr>
                                  <w:w w:val="105"/>
                                  <w:sz w:val="20"/>
                                </w:rPr>
                                <w:t>in</w:t>
                              </w:r>
                            </w:p>
                          </w:tc>
                        </w:tr>
                        <w:tr w:rsidR="0000224E" w14:paraId="751902A0" w14:textId="77777777" w:rsidTr="0000224E">
                          <w:trPr>
                            <w:trHeight w:val="239"/>
                          </w:trPr>
                          <w:tc>
                            <w:tcPr>
                              <w:tcW w:w="308" w:type="dxa"/>
                            </w:tcPr>
                            <w:p w14:paraId="533CDFF2" w14:textId="77777777" w:rsidR="0000224E" w:rsidRDefault="0000224E">
                              <w:pPr>
                                <w:pStyle w:val="TableParagraph"/>
                                <w:spacing w:before="75"/>
                                <w:ind w:left="31" w:right="78"/>
                                <w:jc w:val="both"/>
                                <w:rPr>
                                  <w:rFonts w:ascii="Trebuchet MS"/>
                                  <w:sz w:val="10"/>
                                </w:rPr>
                                <w:pPrChange w:id="2498" w:author="Christian PIEDALLU" w:date="2023-02-06T15:00:00Z">
                                  <w:pPr>
                                    <w:pStyle w:val="TableParagraph"/>
                                    <w:spacing w:before="75"/>
                                    <w:ind w:left="31" w:right="78"/>
                                    <w:jc w:val="center"/>
                                  </w:pPr>
                                </w:pPrChange>
                              </w:pPr>
                              <w:r>
                                <w:rPr>
                                  <w:rFonts w:ascii="Trebuchet MS"/>
                                  <w:sz w:val="10"/>
                                </w:rPr>
                                <w:t>195</w:t>
                              </w:r>
                            </w:p>
                          </w:tc>
                          <w:tc>
                            <w:tcPr>
                              <w:tcW w:w="8692" w:type="dxa"/>
                            </w:tcPr>
                            <w:p w14:paraId="6168307C" w14:textId="677CEE54" w:rsidR="0000224E" w:rsidRDefault="0000224E">
                              <w:pPr>
                                <w:pStyle w:val="TableParagraph"/>
                                <w:spacing w:line="219" w:lineRule="exact"/>
                                <w:ind w:right="48"/>
                                <w:jc w:val="both"/>
                                <w:rPr>
                                  <w:sz w:val="20"/>
                                </w:rPr>
                                <w:pPrChange w:id="2499" w:author="Christian PIEDALLU" w:date="2023-02-06T15:00:00Z">
                                  <w:pPr>
                                    <w:pStyle w:val="TableParagraph"/>
                                    <w:spacing w:line="219" w:lineRule="exact"/>
                                    <w:ind w:right="48"/>
                                    <w:jc w:val="right"/>
                                  </w:pPr>
                                </w:pPrChange>
                              </w:pPr>
                              <w:r>
                                <w:rPr>
                                  <w:w w:val="105"/>
                                  <w:sz w:val="20"/>
                                </w:rPr>
                                <w:t>2018</w:t>
                              </w:r>
                              <w:r>
                                <w:rPr>
                                  <w:spacing w:val="6"/>
                                  <w:w w:val="105"/>
                                  <w:sz w:val="20"/>
                                </w:rPr>
                                <w:t xml:space="preserve"> </w:t>
                              </w:r>
                              <w:r>
                                <w:rPr>
                                  <w:w w:val="105"/>
                                  <w:sz w:val="20"/>
                                </w:rPr>
                                <w:t>especially</w:t>
                              </w:r>
                              <w:r>
                                <w:rPr>
                                  <w:spacing w:val="8"/>
                                  <w:w w:val="105"/>
                                  <w:sz w:val="20"/>
                                </w:rPr>
                                <w:t xml:space="preserve"> </w:t>
                              </w:r>
                              <w:r>
                                <w:rPr>
                                  <w:w w:val="105"/>
                                  <w:sz w:val="20"/>
                                </w:rPr>
                                <w:t>in</w:t>
                              </w:r>
                              <w:r>
                                <w:rPr>
                                  <w:spacing w:val="8"/>
                                  <w:w w:val="105"/>
                                  <w:sz w:val="20"/>
                                </w:rPr>
                                <w:t xml:space="preserve"> </w:t>
                              </w:r>
                              <w:r>
                                <w:rPr>
                                  <w:w w:val="105"/>
                                  <w:sz w:val="20"/>
                                </w:rPr>
                                <w:t>the</w:t>
                              </w:r>
                              <w:r>
                                <w:rPr>
                                  <w:spacing w:val="8"/>
                                  <w:w w:val="105"/>
                                  <w:sz w:val="20"/>
                                </w:rPr>
                                <w:t xml:space="preserve"> </w:t>
                              </w:r>
                              <w:r>
                                <w:rPr>
                                  <w:w w:val="105"/>
                                  <w:sz w:val="20"/>
                                </w:rPr>
                                <w:t>Plains</w:t>
                              </w:r>
                              <w:r>
                                <w:rPr>
                                  <w:spacing w:val="7"/>
                                  <w:w w:val="105"/>
                                  <w:sz w:val="20"/>
                                </w:rPr>
                                <w:t xml:space="preserve"> </w:t>
                              </w:r>
                              <w:r>
                                <w:rPr>
                                  <w:w w:val="105"/>
                                  <w:sz w:val="20"/>
                                </w:rPr>
                                <w:t>and</w:t>
                              </w:r>
                              <w:r>
                                <w:rPr>
                                  <w:spacing w:val="7"/>
                                  <w:w w:val="105"/>
                                  <w:sz w:val="20"/>
                                </w:rPr>
                                <w:t xml:space="preserve"> </w:t>
                              </w:r>
                              <w:r>
                                <w:rPr>
                                  <w:w w:val="105"/>
                                  <w:sz w:val="20"/>
                                </w:rPr>
                                <w:t>in</w:t>
                              </w:r>
                              <w:r>
                                <w:rPr>
                                  <w:spacing w:val="8"/>
                                  <w:w w:val="105"/>
                                  <w:sz w:val="20"/>
                                </w:rPr>
                                <w:t xml:space="preserve"> </w:t>
                              </w:r>
                              <w:r>
                                <w:rPr>
                                  <w:w w:val="105"/>
                                  <w:sz w:val="20"/>
                                </w:rPr>
                                <w:t>Ardenne</w:t>
                              </w:r>
                              <w:ins w:id="2500" w:author="Christian PIEDALLU" w:date="2023-02-06T12:35:00Z">
                                <w:r>
                                  <w:rPr>
                                    <w:w w:val="105"/>
                                    <w:sz w:val="20"/>
                                  </w:rPr>
                                  <w:t xml:space="preserve"> (Figure 4)</w:t>
                                </w:r>
                              </w:ins>
                              <w:r>
                                <w:rPr>
                                  <w:w w:val="105"/>
                                  <w:sz w:val="20"/>
                                </w:rPr>
                                <w:t>.</w:t>
                              </w:r>
                              <w:r>
                                <w:rPr>
                                  <w:spacing w:val="31"/>
                                  <w:w w:val="105"/>
                                  <w:sz w:val="20"/>
                                </w:rPr>
                                <w:t xml:space="preserve"> </w:t>
                              </w:r>
                              <w:r>
                                <w:rPr>
                                  <w:w w:val="105"/>
                                  <w:sz w:val="20"/>
                                </w:rPr>
                                <w:t>A</w:t>
                              </w:r>
                              <w:r>
                                <w:rPr>
                                  <w:spacing w:val="7"/>
                                  <w:w w:val="105"/>
                                  <w:sz w:val="20"/>
                                </w:rPr>
                                <w:t xml:space="preserve"> </w:t>
                              </w:r>
                              <w:r>
                                <w:rPr>
                                  <w:w w:val="105"/>
                                  <w:sz w:val="20"/>
                                </w:rPr>
                                <w:t>high</w:t>
                              </w:r>
                              <w:r>
                                <w:rPr>
                                  <w:spacing w:val="8"/>
                                  <w:w w:val="105"/>
                                  <w:sz w:val="20"/>
                                </w:rPr>
                                <w:t xml:space="preserve"> </w:t>
                              </w:r>
                              <w:r>
                                <w:rPr>
                                  <w:w w:val="105"/>
                                  <w:sz w:val="20"/>
                                </w:rPr>
                                <w:t>level</w:t>
                              </w:r>
                              <w:r>
                                <w:rPr>
                                  <w:spacing w:val="8"/>
                                  <w:w w:val="105"/>
                                  <w:sz w:val="20"/>
                                </w:rPr>
                                <w:t xml:space="preserve"> </w:t>
                              </w:r>
                              <w:r>
                                <w:rPr>
                                  <w:w w:val="105"/>
                                  <w:sz w:val="20"/>
                                </w:rPr>
                                <w:t>of</w:t>
                              </w:r>
                              <w:r>
                                <w:rPr>
                                  <w:spacing w:val="8"/>
                                  <w:w w:val="105"/>
                                  <w:sz w:val="20"/>
                                </w:rPr>
                                <w:t xml:space="preserve"> </w:t>
                              </w:r>
                              <w:r>
                                <w:rPr>
                                  <w:w w:val="105"/>
                                  <w:sz w:val="20"/>
                                </w:rPr>
                                <w:t>new</w:t>
                              </w:r>
                              <w:r>
                                <w:rPr>
                                  <w:spacing w:val="7"/>
                                  <w:w w:val="105"/>
                                  <w:sz w:val="20"/>
                                </w:rPr>
                                <w:t xml:space="preserve"> </w:t>
                              </w:r>
                              <w:r>
                                <w:rPr>
                                  <w:w w:val="105"/>
                                  <w:sz w:val="20"/>
                                </w:rPr>
                                <w:t>damages</w:t>
                              </w:r>
                              <w:r>
                                <w:rPr>
                                  <w:spacing w:val="8"/>
                                  <w:w w:val="105"/>
                                  <w:sz w:val="20"/>
                                </w:rPr>
                                <w:t xml:space="preserve"> </w:t>
                              </w:r>
                              <w:r>
                                <w:rPr>
                                  <w:w w:val="105"/>
                                  <w:sz w:val="20"/>
                                </w:rPr>
                                <w:t>has</w:t>
                              </w:r>
                              <w:r>
                                <w:rPr>
                                  <w:spacing w:val="8"/>
                                  <w:w w:val="105"/>
                                  <w:sz w:val="20"/>
                                </w:rPr>
                                <w:t xml:space="preserve"> </w:t>
                              </w:r>
                              <w:r>
                                <w:rPr>
                                  <w:w w:val="105"/>
                                  <w:sz w:val="20"/>
                                </w:rPr>
                                <w:t>been</w:t>
                              </w:r>
                              <w:r>
                                <w:rPr>
                                  <w:spacing w:val="8"/>
                                  <w:w w:val="105"/>
                                  <w:sz w:val="20"/>
                                </w:rPr>
                                <w:t xml:space="preserve"> </w:t>
                              </w:r>
                              <w:r>
                                <w:rPr>
                                  <w:w w:val="105"/>
                                  <w:sz w:val="20"/>
                                </w:rPr>
                                <w:t>observed</w:t>
                              </w:r>
                              <w:r>
                                <w:rPr>
                                  <w:spacing w:val="7"/>
                                  <w:w w:val="105"/>
                                  <w:sz w:val="20"/>
                                </w:rPr>
                                <w:t xml:space="preserve"> </w:t>
                              </w:r>
                              <w:r>
                                <w:rPr>
                                  <w:w w:val="105"/>
                                  <w:sz w:val="20"/>
                                </w:rPr>
                                <w:t>each</w:t>
                              </w:r>
                            </w:p>
                          </w:tc>
                        </w:tr>
                        <w:tr w:rsidR="0000224E" w14:paraId="0C183EA1" w14:textId="77777777" w:rsidTr="0000224E">
                          <w:trPr>
                            <w:trHeight w:val="239"/>
                          </w:trPr>
                          <w:tc>
                            <w:tcPr>
                              <w:tcW w:w="308" w:type="dxa"/>
                            </w:tcPr>
                            <w:p w14:paraId="5B869E72" w14:textId="77777777" w:rsidR="0000224E" w:rsidRDefault="0000224E">
                              <w:pPr>
                                <w:pStyle w:val="TableParagraph"/>
                                <w:spacing w:before="75"/>
                                <w:ind w:left="31" w:right="78"/>
                                <w:jc w:val="both"/>
                                <w:rPr>
                                  <w:rFonts w:ascii="Trebuchet MS"/>
                                  <w:sz w:val="10"/>
                                </w:rPr>
                                <w:pPrChange w:id="2501" w:author="Christian PIEDALLU" w:date="2023-02-06T15:00:00Z">
                                  <w:pPr>
                                    <w:pStyle w:val="TableParagraph"/>
                                    <w:spacing w:before="75"/>
                                    <w:ind w:left="31" w:right="78"/>
                                    <w:jc w:val="center"/>
                                  </w:pPr>
                                </w:pPrChange>
                              </w:pPr>
                              <w:r>
                                <w:rPr>
                                  <w:rFonts w:ascii="Trebuchet MS"/>
                                  <w:sz w:val="10"/>
                                </w:rPr>
                                <w:t>196</w:t>
                              </w:r>
                            </w:p>
                          </w:tc>
                          <w:tc>
                            <w:tcPr>
                              <w:tcW w:w="8692" w:type="dxa"/>
                            </w:tcPr>
                            <w:p w14:paraId="56797206" w14:textId="77777777" w:rsidR="0000224E" w:rsidRDefault="0000224E">
                              <w:pPr>
                                <w:pStyle w:val="TableParagraph"/>
                                <w:spacing w:line="219" w:lineRule="exact"/>
                                <w:ind w:right="49"/>
                                <w:jc w:val="both"/>
                                <w:rPr>
                                  <w:sz w:val="20"/>
                                </w:rPr>
                                <w:pPrChange w:id="2502" w:author="Christian PIEDALLU" w:date="2023-02-06T15:00:00Z">
                                  <w:pPr>
                                    <w:pStyle w:val="TableParagraph"/>
                                    <w:spacing w:line="219" w:lineRule="exact"/>
                                    <w:ind w:right="49"/>
                                    <w:jc w:val="right"/>
                                  </w:pPr>
                                </w:pPrChange>
                              </w:pPr>
                              <w:r>
                                <w:rPr>
                                  <w:w w:val="105"/>
                                  <w:sz w:val="20"/>
                                </w:rPr>
                                <w:t>year</w:t>
                              </w:r>
                              <w:r>
                                <w:rPr>
                                  <w:spacing w:val="1"/>
                                  <w:w w:val="105"/>
                                  <w:sz w:val="20"/>
                                </w:rPr>
                                <w:t xml:space="preserve"> </w:t>
                              </w:r>
                              <w:r>
                                <w:rPr>
                                  <w:w w:val="105"/>
                                  <w:sz w:val="20"/>
                                </w:rPr>
                                <w:t>during</w:t>
                              </w:r>
                              <w:r>
                                <w:rPr>
                                  <w:spacing w:val="1"/>
                                  <w:w w:val="105"/>
                                  <w:sz w:val="20"/>
                                </w:rPr>
                                <w:t xml:space="preserve"> </w:t>
                              </w:r>
                              <w:r>
                                <w:rPr>
                                  <w:w w:val="105"/>
                                  <w:sz w:val="20"/>
                                </w:rPr>
                                <w:t>four</w:t>
                              </w:r>
                              <w:r>
                                <w:rPr>
                                  <w:spacing w:val="2"/>
                                  <w:w w:val="105"/>
                                  <w:sz w:val="20"/>
                                </w:rPr>
                                <w:t xml:space="preserve"> </w:t>
                              </w:r>
                              <w:r>
                                <w:rPr>
                                  <w:w w:val="105"/>
                                  <w:sz w:val="20"/>
                                </w:rPr>
                                <w:t>years</w:t>
                              </w:r>
                              <w:r>
                                <w:rPr>
                                  <w:spacing w:val="1"/>
                                  <w:w w:val="105"/>
                                  <w:sz w:val="20"/>
                                </w:rPr>
                                <w:t xml:space="preserve"> </w:t>
                              </w:r>
                              <w:r>
                                <w:rPr>
                                  <w:w w:val="105"/>
                                  <w:sz w:val="20"/>
                                </w:rPr>
                                <w:t>with</w:t>
                              </w:r>
                              <w:r>
                                <w:rPr>
                                  <w:spacing w:val="2"/>
                                  <w:w w:val="105"/>
                                  <w:sz w:val="20"/>
                                </w:rPr>
                                <w:t xml:space="preserve"> </w:t>
                              </w:r>
                              <w:r>
                                <w:rPr>
                                  <w:w w:val="105"/>
                                  <w:sz w:val="20"/>
                                </w:rPr>
                                <w:t>a maximum</w:t>
                              </w:r>
                              <w:r>
                                <w:rPr>
                                  <w:spacing w:val="2"/>
                                  <w:w w:val="105"/>
                                  <w:sz w:val="20"/>
                                </w:rPr>
                                <w:t xml:space="preserve"> </w:t>
                              </w:r>
                              <w:r>
                                <w:rPr>
                                  <w:w w:val="105"/>
                                  <w:sz w:val="20"/>
                                </w:rPr>
                                <w:t>of</w:t>
                              </w:r>
                              <w:r>
                                <w:rPr>
                                  <w:spacing w:val="1"/>
                                  <w:w w:val="105"/>
                                  <w:sz w:val="20"/>
                                </w:rPr>
                                <w:t xml:space="preserve"> </w:t>
                              </w:r>
                              <w:r>
                                <w:rPr>
                                  <w:w w:val="105"/>
                                  <w:sz w:val="20"/>
                                </w:rPr>
                                <w:t>2.5</w:t>
                              </w:r>
                              <w:r>
                                <w:rPr>
                                  <w:spacing w:val="2"/>
                                  <w:w w:val="105"/>
                                  <w:sz w:val="20"/>
                                </w:rPr>
                                <w:t xml:space="preserve"> </w:t>
                              </w:r>
                              <w:r>
                                <w:rPr>
                                  <w:w w:val="105"/>
                                  <w:sz w:val="20"/>
                                </w:rPr>
                                <w:t>%</w:t>
                              </w:r>
                              <w:r>
                                <w:rPr>
                                  <w:spacing w:val="1"/>
                                  <w:w w:val="105"/>
                                  <w:sz w:val="20"/>
                                </w:rPr>
                                <w:t xml:space="preserve"> </w:t>
                              </w:r>
                              <w:r>
                                <w:rPr>
                                  <w:w w:val="105"/>
                                  <w:sz w:val="20"/>
                                </w:rPr>
                                <w:t>of</w:t>
                              </w:r>
                              <w:r>
                                <w:rPr>
                                  <w:spacing w:val="2"/>
                                  <w:w w:val="105"/>
                                  <w:sz w:val="20"/>
                                </w:rPr>
                                <w:t xml:space="preserve"> </w:t>
                              </w:r>
                              <w:r>
                                <w:rPr>
                                  <w:w w:val="105"/>
                                  <w:sz w:val="20"/>
                                </w:rPr>
                                <w:t>the</w:t>
                              </w:r>
                              <w:r>
                                <w:rPr>
                                  <w:spacing w:val="1"/>
                                  <w:w w:val="105"/>
                                  <w:sz w:val="20"/>
                                </w:rPr>
                                <w:t xml:space="preserve"> </w:t>
                              </w:r>
                              <w:r>
                                <w:rPr>
                                  <w:w w:val="105"/>
                                  <w:sz w:val="20"/>
                                </w:rPr>
                                <w:t>spruces</w:t>
                              </w:r>
                              <w:r>
                                <w:rPr>
                                  <w:spacing w:val="2"/>
                                  <w:w w:val="105"/>
                                  <w:sz w:val="20"/>
                                </w:rPr>
                                <w:t xml:space="preserve"> </w:t>
                              </w:r>
                              <w:r>
                                <w:rPr>
                                  <w:w w:val="105"/>
                                  <w:sz w:val="20"/>
                                </w:rPr>
                                <w:t>in</w:t>
                              </w:r>
                              <w:r>
                                <w:rPr>
                                  <w:spacing w:val="1"/>
                                  <w:w w:val="105"/>
                                  <w:sz w:val="20"/>
                                </w:rPr>
                                <w:t xml:space="preserve"> </w:t>
                              </w:r>
                              <w:r>
                                <w:rPr>
                                  <w:w w:val="105"/>
                                  <w:sz w:val="20"/>
                                </w:rPr>
                                <w:t>the</w:t>
                              </w:r>
                              <w:r>
                                <w:rPr>
                                  <w:spacing w:val="2"/>
                                  <w:w w:val="105"/>
                                  <w:sz w:val="20"/>
                                </w:rPr>
                                <w:t xml:space="preserve"> </w:t>
                              </w:r>
                              <w:r>
                                <w:rPr>
                                  <w:w w:val="105"/>
                                  <w:sz w:val="20"/>
                                </w:rPr>
                                <w:t>Vosges,</w:t>
                              </w:r>
                              <w:r>
                                <w:rPr>
                                  <w:spacing w:val="3"/>
                                  <w:w w:val="105"/>
                                  <w:sz w:val="20"/>
                                </w:rPr>
                                <w:t xml:space="preserve"> </w:t>
                              </w:r>
                              <w:r>
                                <w:rPr>
                                  <w:w w:val="105"/>
                                  <w:sz w:val="20"/>
                                </w:rPr>
                                <w:t>5%</w:t>
                              </w:r>
                              <w:r>
                                <w:rPr>
                                  <w:spacing w:val="1"/>
                                  <w:w w:val="105"/>
                                  <w:sz w:val="20"/>
                                </w:rPr>
                                <w:t xml:space="preserve"> </w:t>
                              </w:r>
                              <w:r>
                                <w:rPr>
                                  <w:w w:val="105"/>
                                  <w:sz w:val="20"/>
                                </w:rPr>
                                <w:t>in</w:t>
                              </w:r>
                              <w:r>
                                <w:rPr>
                                  <w:spacing w:val="2"/>
                                  <w:w w:val="105"/>
                                  <w:sz w:val="20"/>
                                </w:rPr>
                                <w:t xml:space="preserve"> </w:t>
                              </w:r>
                              <w:r>
                                <w:rPr>
                                  <w:w w:val="105"/>
                                  <w:sz w:val="20"/>
                                </w:rPr>
                                <w:t>Ardenne</w:t>
                              </w:r>
                              <w:r>
                                <w:rPr>
                                  <w:spacing w:val="1"/>
                                  <w:w w:val="105"/>
                                  <w:sz w:val="20"/>
                                </w:rPr>
                                <w:t xml:space="preserve"> </w:t>
                              </w:r>
                              <w:r>
                                <w:rPr>
                                  <w:w w:val="105"/>
                                  <w:sz w:val="20"/>
                                </w:rPr>
                                <w:t>and</w:t>
                              </w:r>
                              <w:r>
                                <w:rPr>
                                  <w:spacing w:val="2"/>
                                  <w:w w:val="105"/>
                                  <w:sz w:val="20"/>
                                </w:rPr>
                                <w:t xml:space="preserve"> </w:t>
                              </w:r>
                              <w:r>
                                <w:rPr>
                                  <w:w w:val="105"/>
                                  <w:sz w:val="20"/>
                                </w:rPr>
                                <w:t>22</w:t>
                              </w:r>
                            </w:p>
                          </w:tc>
                        </w:tr>
                        <w:tr w:rsidR="0000224E" w14:paraId="5C931D75" w14:textId="77777777" w:rsidTr="0000224E">
                          <w:trPr>
                            <w:trHeight w:val="239"/>
                          </w:trPr>
                          <w:tc>
                            <w:tcPr>
                              <w:tcW w:w="308" w:type="dxa"/>
                            </w:tcPr>
                            <w:p w14:paraId="19274FED" w14:textId="77777777" w:rsidR="0000224E" w:rsidRDefault="0000224E">
                              <w:pPr>
                                <w:pStyle w:val="TableParagraph"/>
                                <w:spacing w:before="75"/>
                                <w:ind w:left="31" w:right="78"/>
                                <w:jc w:val="both"/>
                                <w:rPr>
                                  <w:rFonts w:ascii="Trebuchet MS"/>
                                  <w:sz w:val="10"/>
                                </w:rPr>
                                <w:pPrChange w:id="2503" w:author="Christian PIEDALLU" w:date="2023-02-06T15:00:00Z">
                                  <w:pPr>
                                    <w:pStyle w:val="TableParagraph"/>
                                    <w:spacing w:before="75"/>
                                    <w:ind w:left="31" w:right="78"/>
                                    <w:jc w:val="center"/>
                                  </w:pPr>
                                </w:pPrChange>
                              </w:pPr>
                              <w:r>
                                <w:rPr>
                                  <w:rFonts w:ascii="Trebuchet MS"/>
                                  <w:sz w:val="10"/>
                                </w:rPr>
                                <w:t>197</w:t>
                              </w:r>
                            </w:p>
                          </w:tc>
                          <w:tc>
                            <w:tcPr>
                              <w:tcW w:w="8692" w:type="dxa"/>
                            </w:tcPr>
                            <w:p w14:paraId="1431FBBC" w14:textId="77777777" w:rsidR="0000224E" w:rsidRDefault="0000224E">
                              <w:pPr>
                                <w:pStyle w:val="TableParagraph"/>
                                <w:spacing w:line="219" w:lineRule="exact"/>
                                <w:ind w:right="47"/>
                                <w:jc w:val="both"/>
                                <w:rPr>
                                  <w:sz w:val="20"/>
                                </w:rPr>
                                <w:pPrChange w:id="2504" w:author="Christian PIEDALLU" w:date="2023-02-06T15:00:00Z">
                                  <w:pPr>
                                    <w:pStyle w:val="TableParagraph"/>
                                    <w:spacing w:line="219" w:lineRule="exact"/>
                                    <w:ind w:right="47"/>
                                    <w:jc w:val="right"/>
                                  </w:pPr>
                                </w:pPrChange>
                              </w:pPr>
                              <w:r>
                                <w:rPr>
                                  <w:w w:val="105"/>
                                  <w:sz w:val="20"/>
                                </w:rPr>
                                <w:t>%</w:t>
                              </w:r>
                              <w:r>
                                <w:rPr>
                                  <w:spacing w:val="7"/>
                                  <w:w w:val="105"/>
                                  <w:sz w:val="20"/>
                                </w:rPr>
                                <w:t xml:space="preserve"> </w:t>
                              </w:r>
                              <w:r>
                                <w:rPr>
                                  <w:w w:val="105"/>
                                  <w:sz w:val="20"/>
                                </w:rPr>
                                <w:t>in</w:t>
                              </w:r>
                              <w:r>
                                <w:rPr>
                                  <w:spacing w:val="8"/>
                                  <w:w w:val="105"/>
                                  <w:sz w:val="20"/>
                                </w:rPr>
                                <w:t xml:space="preserve"> </w:t>
                              </w:r>
                              <w:r>
                                <w:rPr>
                                  <w:w w:val="105"/>
                                  <w:sz w:val="20"/>
                                </w:rPr>
                                <w:t>the</w:t>
                              </w:r>
                              <w:r>
                                <w:rPr>
                                  <w:spacing w:val="8"/>
                                  <w:w w:val="105"/>
                                  <w:sz w:val="20"/>
                                </w:rPr>
                                <w:t xml:space="preserve"> </w:t>
                              </w:r>
                              <w:r>
                                <w:rPr>
                                  <w:w w:val="105"/>
                                  <w:sz w:val="20"/>
                                </w:rPr>
                                <w:t>Plains</w:t>
                              </w:r>
                              <w:r>
                                <w:rPr>
                                  <w:spacing w:val="8"/>
                                  <w:w w:val="105"/>
                                  <w:sz w:val="20"/>
                                </w:rPr>
                                <w:t xml:space="preserve"> </w:t>
                              </w:r>
                              <w:r>
                                <w:rPr>
                                  <w:w w:val="105"/>
                                  <w:sz w:val="20"/>
                                </w:rPr>
                                <w:t>after</w:t>
                              </w:r>
                              <w:r>
                                <w:rPr>
                                  <w:spacing w:val="8"/>
                                  <w:w w:val="105"/>
                                  <w:sz w:val="20"/>
                                </w:rPr>
                                <w:t xml:space="preserve"> </w:t>
                              </w:r>
                              <w:r>
                                <w:rPr>
                                  <w:w w:val="105"/>
                                  <w:sz w:val="20"/>
                                </w:rPr>
                                <w:t>three</w:t>
                              </w:r>
                              <w:r>
                                <w:rPr>
                                  <w:spacing w:val="8"/>
                                  <w:w w:val="105"/>
                                  <w:sz w:val="20"/>
                                </w:rPr>
                                <w:t xml:space="preserve"> </w:t>
                              </w:r>
                              <w:r>
                                <w:rPr>
                                  <w:w w:val="105"/>
                                  <w:sz w:val="20"/>
                                </w:rPr>
                                <w:t>critical</w:t>
                              </w:r>
                              <w:r>
                                <w:rPr>
                                  <w:spacing w:val="8"/>
                                  <w:w w:val="105"/>
                                  <w:sz w:val="20"/>
                                </w:rPr>
                                <w:t xml:space="preserve"> </w:t>
                              </w:r>
                              <w:r>
                                <w:rPr>
                                  <w:w w:val="105"/>
                                  <w:sz w:val="20"/>
                                </w:rPr>
                                <w:t>years</w:t>
                              </w:r>
                              <w:r>
                                <w:rPr>
                                  <w:spacing w:val="8"/>
                                  <w:w w:val="105"/>
                                  <w:sz w:val="20"/>
                                </w:rPr>
                                <w:t xml:space="preserve"> </w:t>
                              </w:r>
                              <w:r>
                                <w:rPr>
                                  <w:w w:val="105"/>
                                  <w:sz w:val="20"/>
                                </w:rPr>
                                <w:t>(2018-2020).</w:t>
                              </w:r>
                              <w:r>
                                <w:rPr>
                                  <w:spacing w:val="33"/>
                                  <w:w w:val="105"/>
                                  <w:sz w:val="20"/>
                                </w:rPr>
                                <w:t xml:space="preserve"> </w:t>
                              </w:r>
                              <w:r>
                                <w:rPr>
                                  <w:w w:val="105"/>
                                  <w:sz w:val="20"/>
                                </w:rPr>
                                <w:t>Spruce</w:t>
                              </w:r>
                              <w:r>
                                <w:rPr>
                                  <w:spacing w:val="7"/>
                                  <w:w w:val="105"/>
                                  <w:sz w:val="20"/>
                                </w:rPr>
                                <w:t xml:space="preserve"> </w:t>
                              </w:r>
                              <w:r>
                                <w:rPr>
                                  <w:w w:val="105"/>
                                  <w:sz w:val="20"/>
                                </w:rPr>
                                <w:t>stands</w:t>
                              </w:r>
                              <w:r>
                                <w:rPr>
                                  <w:spacing w:val="8"/>
                                  <w:w w:val="105"/>
                                  <w:sz w:val="20"/>
                                </w:rPr>
                                <w:t xml:space="preserve"> </w:t>
                              </w:r>
                              <w:r>
                                <w:rPr>
                                  <w:w w:val="105"/>
                                  <w:sz w:val="20"/>
                                </w:rPr>
                                <w:t>seem</w:t>
                              </w:r>
                              <w:del w:id="2505" w:author="Christian PIEDALLU" w:date="2023-02-06T12:31:00Z">
                                <w:r w:rsidDel="005247DE">
                                  <w:rPr>
                                    <w:w w:val="105"/>
                                    <w:sz w:val="20"/>
                                  </w:rPr>
                                  <w:delText>s</w:delText>
                                </w:r>
                              </w:del>
                              <w:r>
                                <w:rPr>
                                  <w:spacing w:val="8"/>
                                  <w:w w:val="105"/>
                                  <w:sz w:val="20"/>
                                </w:rPr>
                                <w:t xml:space="preserve"> </w:t>
                              </w:r>
                              <w:r>
                                <w:rPr>
                                  <w:w w:val="105"/>
                                  <w:sz w:val="20"/>
                                </w:rPr>
                                <w:t>recover</w:t>
                              </w:r>
                              <w:r>
                                <w:rPr>
                                  <w:spacing w:val="8"/>
                                  <w:w w:val="105"/>
                                  <w:sz w:val="20"/>
                                </w:rPr>
                                <w:t xml:space="preserve"> </w:t>
                              </w:r>
                              <w:r>
                                <w:rPr>
                                  <w:w w:val="105"/>
                                  <w:sz w:val="20"/>
                                </w:rPr>
                                <w:t>a</w:t>
                              </w:r>
                              <w:r>
                                <w:rPr>
                                  <w:spacing w:val="8"/>
                                  <w:w w:val="105"/>
                                  <w:sz w:val="20"/>
                                </w:rPr>
                                <w:t xml:space="preserve"> </w:t>
                              </w:r>
                              <w:r>
                                <w:rPr>
                                  <w:w w:val="105"/>
                                  <w:sz w:val="20"/>
                                </w:rPr>
                                <w:t>normal</w:t>
                              </w:r>
                              <w:r>
                                <w:rPr>
                                  <w:spacing w:val="8"/>
                                  <w:w w:val="105"/>
                                  <w:sz w:val="20"/>
                                </w:rPr>
                                <w:t xml:space="preserve"> </w:t>
                              </w:r>
                              <w:r>
                                <w:rPr>
                                  <w:w w:val="105"/>
                                  <w:sz w:val="20"/>
                                </w:rPr>
                                <w:t>health</w:t>
                              </w:r>
                            </w:p>
                          </w:tc>
                        </w:tr>
                        <w:tr w:rsidR="0000224E" w14:paraId="04369D37" w14:textId="77777777" w:rsidTr="0000224E">
                          <w:trPr>
                            <w:trHeight w:val="239"/>
                          </w:trPr>
                          <w:tc>
                            <w:tcPr>
                              <w:tcW w:w="308" w:type="dxa"/>
                            </w:tcPr>
                            <w:p w14:paraId="12DDFA42" w14:textId="77777777" w:rsidR="0000224E" w:rsidRDefault="0000224E">
                              <w:pPr>
                                <w:pStyle w:val="TableParagraph"/>
                                <w:spacing w:before="75"/>
                                <w:ind w:left="31" w:right="78"/>
                                <w:jc w:val="both"/>
                                <w:rPr>
                                  <w:rFonts w:ascii="Trebuchet MS"/>
                                  <w:sz w:val="10"/>
                                </w:rPr>
                                <w:pPrChange w:id="2506" w:author="Christian PIEDALLU" w:date="2023-02-06T15:00:00Z">
                                  <w:pPr>
                                    <w:pStyle w:val="TableParagraph"/>
                                    <w:spacing w:before="75"/>
                                    <w:ind w:left="31" w:right="78"/>
                                    <w:jc w:val="center"/>
                                  </w:pPr>
                                </w:pPrChange>
                              </w:pPr>
                              <w:r>
                                <w:rPr>
                                  <w:rFonts w:ascii="Trebuchet MS"/>
                                  <w:sz w:val="10"/>
                                </w:rPr>
                                <w:t>198</w:t>
                              </w:r>
                            </w:p>
                          </w:tc>
                          <w:tc>
                            <w:tcPr>
                              <w:tcW w:w="8692" w:type="dxa"/>
                            </w:tcPr>
                            <w:p w14:paraId="68D666E7" w14:textId="77777777" w:rsidR="0000224E" w:rsidRDefault="0000224E">
                              <w:pPr>
                                <w:pStyle w:val="TableParagraph"/>
                                <w:spacing w:line="219" w:lineRule="exact"/>
                                <w:ind w:right="50"/>
                                <w:jc w:val="both"/>
                                <w:rPr>
                                  <w:sz w:val="20"/>
                                </w:rPr>
                                <w:pPrChange w:id="2507" w:author="Christian PIEDALLU" w:date="2023-02-06T15:00:00Z">
                                  <w:pPr>
                                    <w:pStyle w:val="TableParagraph"/>
                                    <w:spacing w:line="219" w:lineRule="exact"/>
                                    <w:ind w:right="50"/>
                                    <w:jc w:val="right"/>
                                  </w:pPr>
                                </w:pPrChange>
                              </w:pPr>
                              <w:r>
                                <w:rPr>
                                  <w:w w:val="105"/>
                                  <w:sz w:val="20"/>
                                </w:rPr>
                                <w:t>status</w:t>
                              </w:r>
                              <w:r>
                                <w:rPr>
                                  <w:spacing w:val="8"/>
                                  <w:w w:val="105"/>
                                  <w:sz w:val="20"/>
                                </w:rPr>
                                <w:t xml:space="preserve"> </w:t>
                              </w:r>
                              <w:r>
                                <w:rPr>
                                  <w:w w:val="105"/>
                                  <w:sz w:val="20"/>
                                </w:rPr>
                                <w:t>in</w:t>
                              </w:r>
                              <w:r>
                                <w:rPr>
                                  <w:spacing w:val="9"/>
                                  <w:w w:val="105"/>
                                  <w:sz w:val="20"/>
                                </w:rPr>
                                <w:t xml:space="preserve"> </w:t>
                              </w:r>
                              <w:r>
                                <w:rPr>
                                  <w:w w:val="105"/>
                                  <w:sz w:val="20"/>
                                </w:rPr>
                                <w:t>2022</w:t>
                              </w:r>
                              <w:r>
                                <w:rPr>
                                  <w:spacing w:val="9"/>
                                  <w:w w:val="105"/>
                                  <w:sz w:val="20"/>
                                </w:rPr>
                                <w:t xml:space="preserve"> </w:t>
                              </w:r>
                              <w:r>
                                <w:rPr>
                                  <w:w w:val="105"/>
                                  <w:sz w:val="20"/>
                                </w:rPr>
                                <w:t>with</w:t>
                              </w:r>
                              <w:r>
                                <w:rPr>
                                  <w:spacing w:val="9"/>
                                  <w:w w:val="105"/>
                                  <w:sz w:val="20"/>
                                </w:rPr>
                                <w:t xml:space="preserve"> </w:t>
                              </w:r>
                              <w:r>
                                <w:rPr>
                                  <w:w w:val="105"/>
                                  <w:sz w:val="20"/>
                                </w:rPr>
                                <w:t>respectively</w:t>
                              </w:r>
                              <w:r>
                                <w:rPr>
                                  <w:spacing w:val="9"/>
                                  <w:w w:val="105"/>
                                  <w:sz w:val="20"/>
                                </w:rPr>
                                <w:t xml:space="preserve"> </w:t>
                              </w:r>
                              <w:r>
                                <w:rPr>
                                  <w:w w:val="105"/>
                                  <w:sz w:val="20"/>
                                </w:rPr>
                                <w:t>0,</w:t>
                              </w:r>
                              <w:r>
                                <w:rPr>
                                  <w:spacing w:val="10"/>
                                  <w:w w:val="105"/>
                                  <w:sz w:val="20"/>
                                </w:rPr>
                                <w:t xml:space="preserve"> </w:t>
                              </w:r>
                              <w:r>
                                <w:rPr>
                                  <w:w w:val="105"/>
                                  <w:sz w:val="20"/>
                                </w:rPr>
                                <w:t>1</w:t>
                              </w:r>
                              <w:r>
                                <w:rPr>
                                  <w:spacing w:val="9"/>
                                  <w:w w:val="105"/>
                                  <w:sz w:val="20"/>
                                </w:rPr>
                                <w:t xml:space="preserve"> </w:t>
                              </w:r>
                              <w:r>
                                <w:rPr>
                                  <w:w w:val="105"/>
                                  <w:sz w:val="20"/>
                                </w:rPr>
                                <w:t>and</w:t>
                              </w:r>
                              <w:r>
                                <w:rPr>
                                  <w:spacing w:val="9"/>
                                  <w:w w:val="105"/>
                                  <w:sz w:val="20"/>
                                </w:rPr>
                                <w:t xml:space="preserve"> </w:t>
                              </w:r>
                              <w:r>
                                <w:rPr>
                                  <w:w w:val="105"/>
                                  <w:sz w:val="20"/>
                                </w:rPr>
                                <w:t>3%</w:t>
                              </w:r>
                              <w:r>
                                <w:rPr>
                                  <w:spacing w:val="8"/>
                                  <w:w w:val="105"/>
                                  <w:sz w:val="20"/>
                                </w:rPr>
                                <w:t xml:space="preserve"> </w:t>
                              </w:r>
                              <w:r>
                                <w:rPr>
                                  <w:w w:val="105"/>
                                  <w:sz w:val="20"/>
                                </w:rPr>
                                <w:t>of</w:t>
                              </w:r>
                              <w:r>
                                <w:rPr>
                                  <w:spacing w:val="9"/>
                                  <w:w w:val="105"/>
                                  <w:sz w:val="20"/>
                                </w:rPr>
                                <w:t xml:space="preserve"> </w:t>
                              </w:r>
                              <w:r>
                                <w:rPr>
                                  <w:w w:val="105"/>
                                  <w:sz w:val="20"/>
                                </w:rPr>
                                <w:t>new</w:t>
                              </w:r>
                              <w:r>
                                <w:rPr>
                                  <w:spacing w:val="9"/>
                                  <w:w w:val="105"/>
                                  <w:sz w:val="20"/>
                                </w:rPr>
                                <w:t xml:space="preserve"> </w:t>
                              </w:r>
                              <w:r>
                                <w:rPr>
                                  <w:w w:val="105"/>
                                  <w:sz w:val="20"/>
                                </w:rPr>
                                <w:t>attacked</w:t>
                              </w:r>
                              <w:r>
                                <w:rPr>
                                  <w:spacing w:val="9"/>
                                  <w:w w:val="105"/>
                                  <w:sz w:val="20"/>
                                </w:rPr>
                                <w:t xml:space="preserve"> </w:t>
                              </w:r>
                              <w:r>
                                <w:rPr>
                                  <w:w w:val="105"/>
                                  <w:sz w:val="20"/>
                                </w:rPr>
                                <w:t>trees</w:t>
                              </w:r>
                              <w:r>
                                <w:rPr>
                                  <w:spacing w:val="9"/>
                                  <w:w w:val="105"/>
                                  <w:sz w:val="20"/>
                                </w:rPr>
                                <w:t xml:space="preserve"> </w:t>
                              </w:r>
                              <w:r>
                                <w:rPr>
                                  <w:w w:val="105"/>
                                  <w:sz w:val="20"/>
                                </w:rPr>
                                <w:t>for</w:t>
                              </w:r>
                              <w:r>
                                <w:rPr>
                                  <w:spacing w:val="9"/>
                                  <w:w w:val="105"/>
                                  <w:sz w:val="20"/>
                                </w:rPr>
                                <w:t xml:space="preserve"> </w:t>
                              </w:r>
                              <w:r>
                                <w:rPr>
                                  <w:w w:val="105"/>
                                  <w:sz w:val="20"/>
                                </w:rPr>
                                <w:t>Vosges,</w:t>
                              </w:r>
                              <w:r>
                                <w:rPr>
                                  <w:spacing w:val="10"/>
                                  <w:w w:val="105"/>
                                  <w:sz w:val="20"/>
                                </w:rPr>
                                <w:t xml:space="preserve"> </w:t>
                              </w:r>
                              <w:r>
                                <w:rPr>
                                  <w:w w:val="105"/>
                                  <w:sz w:val="20"/>
                                </w:rPr>
                                <w:t>Ardenne</w:t>
                              </w:r>
                              <w:r>
                                <w:rPr>
                                  <w:spacing w:val="9"/>
                                  <w:w w:val="105"/>
                                  <w:sz w:val="20"/>
                                </w:rPr>
                                <w:t xml:space="preserve"> </w:t>
                              </w:r>
                              <w:r>
                                <w:rPr>
                                  <w:w w:val="105"/>
                                  <w:sz w:val="20"/>
                                </w:rPr>
                                <w:t>and</w:t>
                              </w:r>
                              <w:r>
                                <w:rPr>
                                  <w:spacing w:val="9"/>
                                  <w:w w:val="105"/>
                                  <w:sz w:val="20"/>
                                </w:rPr>
                                <w:t xml:space="preserve"> </w:t>
                              </w:r>
                              <w:r>
                                <w:rPr>
                                  <w:w w:val="105"/>
                                  <w:sz w:val="20"/>
                                </w:rPr>
                                <w:t>Plains.</w:t>
                              </w:r>
                            </w:p>
                          </w:tc>
                        </w:tr>
                        <w:tr w:rsidR="0000224E" w14:paraId="62F177DA" w14:textId="77777777" w:rsidTr="0000224E">
                          <w:trPr>
                            <w:trHeight w:val="239"/>
                          </w:trPr>
                          <w:tc>
                            <w:tcPr>
                              <w:tcW w:w="308" w:type="dxa"/>
                            </w:tcPr>
                            <w:p w14:paraId="3E39ECAB" w14:textId="77777777" w:rsidR="0000224E" w:rsidRDefault="0000224E">
                              <w:pPr>
                                <w:pStyle w:val="TableParagraph"/>
                                <w:spacing w:before="75"/>
                                <w:ind w:left="31" w:right="78"/>
                                <w:jc w:val="both"/>
                                <w:rPr>
                                  <w:rFonts w:ascii="Trebuchet MS"/>
                                  <w:sz w:val="10"/>
                                </w:rPr>
                                <w:pPrChange w:id="2508" w:author="Christian PIEDALLU" w:date="2023-02-06T15:00:00Z">
                                  <w:pPr>
                                    <w:pStyle w:val="TableParagraph"/>
                                    <w:spacing w:before="75"/>
                                    <w:ind w:left="31" w:right="78"/>
                                    <w:jc w:val="center"/>
                                  </w:pPr>
                                </w:pPrChange>
                              </w:pPr>
                              <w:r>
                                <w:rPr>
                                  <w:rFonts w:ascii="Trebuchet MS"/>
                                  <w:sz w:val="10"/>
                                </w:rPr>
                                <w:t>199</w:t>
                              </w:r>
                            </w:p>
                          </w:tc>
                          <w:tc>
                            <w:tcPr>
                              <w:tcW w:w="8692" w:type="dxa"/>
                            </w:tcPr>
                            <w:p w14:paraId="4F3943F9" w14:textId="47346C7A" w:rsidR="0000224E" w:rsidRDefault="0000224E">
                              <w:pPr>
                                <w:pStyle w:val="TableParagraph"/>
                                <w:spacing w:line="219" w:lineRule="exact"/>
                                <w:ind w:right="48"/>
                                <w:jc w:val="both"/>
                                <w:rPr>
                                  <w:sz w:val="20"/>
                                </w:rPr>
                                <w:pPrChange w:id="2509" w:author="Christian PIEDALLU" w:date="2023-02-06T15:00:00Z">
                                  <w:pPr>
                                    <w:pStyle w:val="TableParagraph"/>
                                    <w:spacing w:line="219" w:lineRule="exact"/>
                                    <w:ind w:right="48"/>
                                    <w:jc w:val="right"/>
                                  </w:pPr>
                                </w:pPrChange>
                              </w:pPr>
                              <w:r>
                                <w:rPr>
                                  <w:sz w:val="20"/>
                                </w:rPr>
                                <w:t>During</w:t>
                              </w:r>
                              <w:r>
                                <w:rPr>
                                  <w:spacing w:val="23"/>
                                  <w:sz w:val="20"/>
                                </w:rPr>
                                <w:t xml:space="preserve"> </w:t>
                              </w:r>
                              <w:r>
                                <w:rPr>
                                  <w:sz w:val="20"/>
                                </w:rPr>
                                <w:t>the</w:t>
                              </w:r>
                              <w:r>
                                <w:rPr>
                                  <w:spacing w:val="23"/>
                                  <w:sz w:val="20"/>
                                </w:rPr>
                                <w:t xml:space="preserve"> </w:t>
                              </w:r>
                              <w:r>
                                <w:rPr>
                                  <w:sz w:val="20"/>
                                </w:rPr>
                                <w:t>period</w:t>
                              </w:r>
                              <w:r>
                                <w:rPr>
                                  <w:spacing w:val="23"/>
                                  <w:sz w:val="20"/>
                                </w:rPr>
                                <w:t xml:space="preserve"> </w:t>
                              </w:r>
                              <w:r>
                                <w:rPr>
                                  <w:sz w:val="20"/>
                                </w:rPr>
                                <w:t>2017-2022,</w:t>
                              </w:r>
                              <w:r>
                                <w:rPr>
                                  <w:spacing w:val="25"/>
                                  <w:sz w:val="20"/>
                                </w:rPr>
                                <w:t xml:space="preserve"> </w:t>
                              </w:r>
                              <w:r>
                                <w:rPr>
                                  <w:sz w:val="20"/>
                                </w:rPr>
                                <w:t>on</w:t>
                              </w:r>
                              <w:r>
                                <w:rPr>
                                  <w:spacing w:val="23"/>
                                  <w:sz w:val="20"/>
                                </w:rPr>
                                <w:t xml:space="preserve"> </w:t>
                              </w:r>
                              <w:r>
                                <w:rPr>
                                  <w:sz w:val="20"/>
                                </w:rPr>
                                <w:t>the</w:t>
                              </w:r>
                              <w:r>
                                <w:rPr>
                                  <w:spacing w:val="23"/>
                                  <w:sz w:val="20"/>
                                </w:rPr>
                                <w:t xml:space="preserve"> </w:t>
                              </w:r>
                              <w:r>
                                <w:rPr>
                                  <w:sz w:val="20"/>
                                </w:rPr>
                                <w:t>study</w:t>
                              </w:r>
                              <w:r>
                                <w:rPr>
                                  <w:spacing w:val="24"/>
                                  <w:sz w:val="20"/>
                                </w:rPr>
                                <w:t xml:space="preserve"> </w:t>
                              </w:r>
                              <w:r>
                                <w:rPr>
                                  <w:sz w:val="20"/>
                                </w:rPr>
                                <w:t>area</w:t>
                              </w:r>
                              <w:r>
                                <w:rPr>
                                  <w:spacing w:val="23"/>
                                  <w:sz w:val="20"/>
                                </w:rPr>
                                <w:t xml:space="preserve"> </w:t>
                              </w:r>
                              <w:r>
                                <w:rPr>
                                  <w:sz w:val="20"/>
                                </w:rPr>
                                <w:t>29,000</w:t>
                              </w:r>
                              <w:r>
                                <w:rPr>
                                  <w:spacing w:val="23"/>
                                  <w:sz w:val="20"/>
                                </w:rPr>
                                <w:t xml:space="preserve"> </w:t>
                              </w:r>
                              <w:r>
                                <w:rPr>
                                  <w:sz w:val="20"/>
                                </w:rPr>
                                <w:t>ha</w:t>
                              </w:r>
                              <w:r>
                                <w:rPr>
                                  <w:spacing w:val="23"/>
                                  <w:sz w:val="20"/>
                                </w:rPr>
                                <w:t xml:space="preserve"> </w:t>
                              </w:r>
                              <w:r>
                                <w:rPr>
                                  <w:sz w:val="20"/>
                                </w:rPr>
                                <w:t>of</w:t>
                              </w:r>
                              <w:r>
                                <w:rPr>
                                  <w:spacing w:val="24"/>
                                  <w:sz w:val="20"/>
                                </w:rPr>
                                <w:t xml:space="preserve"> </w:t>
                              </w:r>
                              <w:r>
                                <w:rPr>
                                  <w:sz w:val="20"/>
                                </w:rPr>
                                <w:t>spruce</w:t>
                              </w:r>
                              <w:r>
                                <w:rPr>
                                  <w:spacing w:val="23"/>
                                  <w:sz w:val="20"/>
                                </w:rPr>
                                <w:t xml:space="preserve"> </w:t>
                              </w:r>
                              <w:r>
                                <w:rPr>
                                  <w:sz w:val="20"/>
                                </w:rPr>
                                <w:t>have</w:t>
                              </w:r>
                              <w:r>
                                <w:rPr>
                                  <w:spacing w:val="23"/>
                                  <w:sz w:val="20"/>
                                </w:rPr>
                                <w:t xml:space="preserve"> </w:t>
                              </w:r>
                              <w:r>
                                <w:rPr>
                                  <w:sz w:val="20"/>
                                </w:rPr>
                                <w:t>been</w:t>
                              </w:r>
                              <w:r>
                                <w:rPr>
                                  <w:spacing w:val="24"/>
                                  <w:sz w:val="20"/>
                                </w:rPr>
                                <w:t xml:space="preserve"> </w:t>
                              </w:r>
                              <w:r>
                                <w:rPr>
                                  <w:sz w:val="20"/>
                                </w:rPr>
                                <w:t>destroyed,</w:t>
                              </w:r>
                              <w:r>
                                <w:rPr>
                                  <w:spacing w:val="24"/>
                                  <w:sz w:val="20"/>
                                </w:rPr>
                                <w:t xml:space="preserve"> </w:t>
                              </w:r>
                              <w:del w:id="2510" w:author="Christian PIEDALLU" w:date="2023-02-06T14:40:00Z">
                                <w:r w:rsidDel="00D93A04">
                                  <w:rPr>
                                    <w:sz w:val="20"/>
                                  </w:rPr>
                                  <w:delText>then</w:delText>
                                </w:r>
                                <w:r w:rsidDel="00D93A04">
                                  <w:rPr>
                                    <w:spacing w:val="23"/>
                                    <w:sz w:val="20"/>
                                  </w:rPr>
                                  <w:delText xml:space="preserve"> </w:delText>
                                </w:r>
                              </w:del>
                              <w:ins w:id="2511" w:author="Christian PIEDALLU" w:date="2023-02-06T14:40:00Z">
                                <w:r w:rsidR="00D93A04">
                                  <w:rPr>
                                    <w:sz w:val="20"/>
                                  </w:rPr>
                                  <w:t>representing</w:t>
                                </w:r>
                                <w:r w:rsidR="00D93A04">
                                  <w:rPr>
                                    <w:spacing w:val="23"/>
                                    <w:sz w:val="20"/>
                                  </w:rPr>
                                  <w:t xml:space="preserve"> </w:t>
                                </w:r>
                              </w:ins>
                              <w:r>
                                <w:rPr>
                                  <w:sz w:val="20"/>
                                </w:rPr>
                                <w:t>14%</w:t>
                              </w:r>
                            </w:p>
                          </w:tc>
                        </w:tr>
                        <w:tr w:rsidR="0000224E" w14:paraId="73FCA888" w14:textId="77777777" w:rsidTr="0000224E">
                          <w:trPr>
                            <w:trHeight w:val="239"/>
                          </w:trPr>
                          <w:tc>
                            <w:tcPr>
                              <w:tcW w:w="308" w:type="dxa"/>
                            </w:tcPr>
                            <w:p w14:paraId="648FE293" w14:textId="77777777" w:rsidR="0000224E" w:rsidRDefault="0000224E">
                              <w:pPr>
                                <w:pStyle w:val="TableParagraph"/>
                                <w:spacing w:before="75"/>
                                <w:ind w:left="31" w:right="78"/>
                                <w:jc w:val="both"/>
                                <w:rPr>
                                  <w:rFonts w:ascii="Trebuchet MS"/>
                                  <w:sz w:val="10"/>
                                </w:rPr>
                                <w:pPrChange w:id="2512" w:author="Christian PIEDALLU" w:date="2023-02-06T15:00:00Z">
                                  <w:pPr>
                                    <w:pStyle w:val="TableParagraph"/>
                                    <w:spacing w:before="75"/>
                                    <w:ind w:left="31" w:right="78"/>
                                    <w:jc w:val="center"/>
                                  </w:pPr>
                                </w:pPrChange>
                              </w:pPr>
                              <w:r>
                                <w:rPr>
                                  <w:rFonts w:ascii="Trebuchet MS"/>
                                  <w:sz w:val="10"/>
                                </w:rPr>
                                <w:t>200</w:t>
                              </w:r>
                            </w:p>
                          </w:tc>
                          <w:tc>
                            <w:tcPr>
                              <w:tcW w:w="8692" w:type="dxa"/>
                            </w:tcPr>
                            <w:p w14:paraId="7EF40F52" w14:textId="0BF0FA00" w:rsidR="0000224E" w:rsidRDefault="0000224E">
                              <w:pPr>
                                <w:pStyle w:val="TableParagraph"/>
                                <w:spacing w:line="219" w:lineRule="exact"/>
                                <w:ind w:right="47"/>
                                <w:jc w:val="both"/>
                                <w:rPr>
                                  <w:sz w:val="20"/>
                                </w:rPr>
                                <w:pPrChange w:id="2513" w:author="Christian PIEDALLU" w:date="2023-02-06T15:00:00Z">
                                  <w:pPr>
                                    <w:pStyle w:val="TableParagraph"/>
                                    <w:spacing w:line="219" w:lineRule="exact"/>
                                    <w:ind w:right="47"/>
                                    <w:jc w:val="right"/>
                                  </w:pPr>
                                </w:pPrChange>
                              </w:pPr>
                              <w:r>
                                <w:rPr>
                                  <w:w w:val="105"/>
                                  <w:sz w:val="20"/>
                                </w:rPr>
                                <w:t>of</w:t>
                              </w:r>
                              <w:r>
                                <w:rPr>
                                  <w:spacing w:val="19"/>
                                  <w:w w:val="105"/>
                                  <w:sz w:val="20"/>
                                </w:rPr>
                                <w:t xml:space="preserve"> </w:t>
                              </w:r>
                              <w:r>
                                <w:rPr>
                                  <w:w w:val="105"/>
                                  <w:sz w:val="20"/>
                                </w:rPr>
                                <w:t>the</w:t>
                              </w:r>
                              <w:r>
                                <w:rPr>
                                  <w:spacing w:val="19"/>
                                  <w:w w:val="105"/>
                                  <w:sz w:val="20"/>
                                </w:rPr>
                                <w:t xml:space="preserve"> </w:t>
                              </w:r>
                              <w:r>
                                <w:rPr>
                                  <w:w w:val="105"/>
                                  <w:sz w:val="20"/>
                                </w:rPr>
                                <w:t>total</w:t>
                              </w:r>
                              <w:r>
                                <w:rPr>
                                  <w:spacing w:val="19"/>
                                  <w:w w:val="105"/>
                                  <w:sz w:val="20"/>
                                </w:rPr>
                                <w:t xml:space="preserve"> </w:t>
                              </w:r>
                              <w:r>
                                <w:rPr>
                                  <w:w w:val="105"/>
                                  <w:sz w:val="20"/>
                                </w:rPr>
                                <w:t>spruce</w:t>
                              </w:r>
                              <w:r>
                                <w:rPr>
                                  <w:spacing w:val="20"/>
                                  <w:w w:val="105"/>
                                  <w:sz w:val="20"/>
                                </w:rPr>
                                <w:t xml:space="preserve"> </w:t>
                              </w:r>
                              <w:r>
                                <w:rPr>
                                  <w:w w:val="105"/>
                                  <w:sz w:val="20"/>
                                </w:rPr>
                                <w:t>area</w:t>
                              </w:r>
                              <w:r>
                                <w:rPr>
                                  <w:spacing w:val="19"/>
                                  <w:w w:val="105"/>
                                  <w:sz w:val="20"/>
                                </w:rPr>
                                <w:t xml:space="preserve"> </w:t>
                              </w:r>
                              <w:r>
                                <w:rPr>
                                  <w:w w:val="105"/>
                                  <w:sz w:val="20"/>
                                </w:rPr>
                                <w:t>of</w:t>
                              </w:r>
                              <w:r>
                                <w:rPr>
                                  <w:spacing w:val="19"/>
                                  <w:w w:val="105"/>
                                  <w:sz w:val="20"/>
                                </w:rPr>
                                <w:t xml:space="preserve"> </w:t>
                              </w:r>
                              <w:r>
                                <w:rPr>
                                  <w:w w:val="105"/>
                                  <w:sz w:val="20"/>
                                </w:rPr>
                                <w:t>2017</w:t>
                              </w:r>
                              <w:r>
                                <w:rPr>
                                  <w:spacing w:val="20"/>
                                  <w:w w:val="105"/>
                                  <w:sz w:val="20"/>
                                </w:rPr>
                                <w:t xml:space="preserve"> </w:t>
                              </w:r>
                              <w:r>
                                <w:rPr>
                                  <w:w w:val="105"/>
                                  <w:sz w:val="20"/>
                                </w:rPr>
                                <w:t>(table</w:t>
                              </w:r>
                              <w:r>
                                <w:rPr>
                                  <w:spacing w:val="19"/>
                                  <w:w w:val="105"/>
                                  <w:sz w:val="20"/>
                                </w:rPr>
                                <w:t xml:space="preserve"> </w:t>
                              </w:r>
                              <w:r>
                                <w:fldChar w:fldCharType="begin"/>
                              </w:r>
                              <w:r>
                                <w:instrText xml:space="preserve"> HYPERLINK \l "_bookmark5" </w:instrText>
                              </w:r>
                              <w:r>
                                <w:fldChar w:fldCharType="separate"/>
                              </w:r>
                              <w:r>
                                <w:rPr>
                                  <w:w w:val="105"/>
                                  <w:sz w:val="20"/>
                                </w:rPr>
                                <w:t>3).</w:t>
                              </w:r>
                              <w:r>
                                <w:rPr>
                                  <w:w w:val="105"/>
                                  <w:sz w:val="20"/>
                                </w:rPr>
                                <w:fldChar w:fldCharType="end"/>
                              </w:r>
                              <w:r>
                                <w:rPr>
                                  <w:spacing w:val="6"/>
                                  <w:w w:val="105"/>
                                  <w:sz w:val="20"/>
                                </w:rPr>
                                <w:t xml:space="preserve"> </w:t>
                              </w:r>
                              <w:r>
                                <w:rPr>
                                  <w:w w:val="105"/>
                                  <w:sz w:val="20"/>
                                </w:rPr>
                                <w:t>The</w:t>
                              </w:r>
                              <w:r>
                                <w:rPr>
                                  <w:spacing w:val="19"/>
                                  <w:w w:val="105"/>
                                  <w:sz w:val="20"/>
                                </w:rPr>
                                <w:t xml:space="preserve"> </w:t>
                              </w:r>
                              <w:r>
                                <w:rPr>
                                  <w:w w:val="105"/>
                                  <w:sz w:val="20"/>
                                </w:rPr>
                                <w:t>three</w:t>
                              </w:r>
                              <w:r>
                                <w:rPr>
                                  <w:spacing w:val="20"/>
                                  <w:w w:val="105"/>
                                  <w:sz w:val="20"/>
                                </w:rPr>
                                <w:t xml:space="preserve"> </w:t>
                              </w:r>
                              <w:r>
                                <w:rPr>
                                  <w:w w:val="105"/>
                                  <w:sz w:val="20"/>
                                </w:rPr>
                                <w:t>bioclimatic</w:t>
                              </w:r>
                              <w:r>
                                <w:rPr>
                                  <w:spacing w:val="19"/>
                                  <w:w w:val="105"/>
                                  <w:sz w:val="20"/>
                                </w:rPr>
                                <w:t xml:space="preserve"> </w:t>
                              </w:r>
                              <w:r>
                                <w:rPr>
                                  <w:w w:val="105"/>
                                  <w:sz w:val="20"/>
                                </w:rPr>
                                <w:t>regions</w:t>
                              </w:r>
                              <w:r>
                                <w:rPr>
                                  <w:spacing w:val="19"/>
                                  <w:w w:val="105"/>
                                  <w:sz w:val="20"/>
                                </w:rPr>
                                <w:t xml:space="preserve"> </w:t>
                              </w:r>
                              <w:r>
                                <w:rPr>
                                  <w:w w:val="105"/>
                                  <w:sz w:val="20"/>
                                </w:rPr>
                                <w:t>were</w:t>
                              </w:r>
                              <w:r>
                                <w:rPr>
                                  <w:spacing w:val="20"/>
                                  <w:w w:val="105"/>
                                  <w:sz w:val="20"/>
                                </w:rPr>
                                <w:t xml:space="preserve"> </w:t>
                              </w:r>
                              <w:r>
                                <w:rPr>
                                  <w:w w:val="105"/>
                                  <w:sz w:val="20"/>
                                </w:rPr>
                                <w:t>not</w:t>
                              </w:r>
                              <w:r>
                                <w:rPr>
                                  <w:spacing w:val="19"/>
                                  <w:w w:val="105"/>
                                  <w:sz w:val="20"/>
                                </w:rPr>
                                <w:t xml:space="preserve"> </w:t>
                              </w:r>
                              <w:r>
                                <w:rPr>
                                  <w:w w:val="105"/>
                                  <w:sz w:val="20"/>
                                </w:rPr>
                                <w:t>equally</w:t>
                              </w:r>
                              <w:r>
                                <w:rPr>
                                  <w:spacing w:val="19"/>
                                  <w:w w:val="105"/>
                                  <w:sz w:val="20"/>
                                </w:rPr>
                                <w:t xml:space="preserve"> </w:t>
                              </w:r>
                              <w:del w:id="2514" w:author="Christian PIEDALLU" w:date="2023-02-06T14:40:00Z">
                                <w:r w:rsidDel="00D93A04">
                                  <w:rPr>
                                    <w:w w:val="105"/>
                                    <w:sz w:val="20"/>
                                  </w:rPr>
                                  <w:delText>touched</w:delText>
                                </w:r>
                              </w:del>
                              <w:ins w:id="2515" w:author="Christian PIEDALLU" w:date="2023-02-06T14:40:00Z">
                                <w:r w:rsidR="00D93A04">
                                  <w:rPr>
                                    <w:w w:val="105"/>
                                    <w:sz w:val="20"/>
                                  </w:rPr>
                                  <w:t>impacted</w:t>
                                </w:r>
                              </w:ins>
                            </w:p>
                          </w:tc>
                        </w:tr>
                        <w:tr w:rsidR="0000224E" w14:paraId="134B88DC" w14:textId="77777777" w:rsidTr="0000224E">
                          <w:trPr>
                            <w:trHeight w:val="239"/>
                          </w:trPr>
                          <w:tc>
                            <w:tcPr>
                              <w:tcW w:w="308" w:type="dxa"/>
                            </w:tcPr>
                            <w:p w14:paraId="3EDA7167" w14:textId="77777777" w:rsidR="0000224E" w:rsidRDefault="0000224E">
                              <w:pPr>
                                <w:pStyle w:val="TableParagraph"/>
                                <w:spacing w:before="75"/>
                                <w:ind w:left="31" w:right="78"/>
                                <w:jc w:val="both"/>
                                <w:rPr>
                                  <w:rFonts w:ascii="Trebuchet MS"/>
                                  <w:sz w:val="10"/>
                                </w:rPr>
                                <w:pPrChange w:id="2516" w:author="Christian PIEDALLU" w:date="2023-02-06T15:00:00Z">
                                  <w:pPr>
                                    <w:pStyle w:val="TableParagraph"/>
                                    <w:spacing w:before="75"/>
                                    <w:ind w:left="31" w:right="78"/>
                                    <w:jc w:val="center"/>
                                  </w:pPr>
                                </w:pPrChange>
                              </w:pPr>
                              <w:r>
                                <w:rPr>
                                  <w:rFonts w:ascii="Trebuchet MS"/>
                                  <w:sz w:val="10"/>
                                </w:rPr>
                                <w:t>201</w:t>
                              </w:r>
                            </w:p>
                          </w:tc>
                          <w:tc>
                            <w:tcPr>
                              <w:tcW w:w="8692" w:type="dxa"/>
                            </w:tcPr>
                            <w:p w14:paraId="5D3D49F8" w14:textId="632ABE0F" w:rsidR="0000224E" w:rsidRDefault="0000224E">
                              <w:pPr>
                                <w:pStyle w:val="TableParagraph"/>
                                <w:spacing w:line="219" w:lineRule="exact"/>
                                <w:ind w:right="48"/>
                                <w:jc w:val="both"/>
                                <w:rPr>
                                  <w:sz w:val="20"/>
                                </w:rPr>
                                <w:pPrChange w:id="2517" w:author="Christian PIEDALLU" w:date="2023-02-06T15:00:00Z">
                                  <w:pPr>
                                    <w:pStyle w:val="TableParagraph"/>
                                    <w:spacing w:line="219" w:lineRule="exact"/>
                                    <w:ind w:right="48"/>
                                    <w:jc w:val="right"/>
                                  </w:pPr>
                                </w:pPrChange>
                              </w:pPr>
                              <w:r>
                                <w:rPr>
                                  <w:w w:val="105"/>
                                  <w:sz w:val="20"/>
                                </w:rPr>
                                <w:t>by</w:t>
                              </w:r>
                              <w:r>
                                <w:rPr>
                                  <w:spacing w:val="23"/>
                                  <w:w w:val="105"/>
                                  <w:sz w:val="20"/>
                                </w:rPr>
                                <w:t xml:space="preserve"> </w:t>
                              </w:r>
                              <w:r>
                                <w:rPr>
                                  <w:w w:val="105"/>
                                  <w:sz w:val="20"/>
                                </w:rPr>
                                <w:t>spruce</w:t>
                              </w:r>
                              <w:r>
                                <w:rPr>
                                  <w:spacing w:val="24"/>
                                  <w:w w:val="105"/>
                                  <w:sz w:val="20"/>
                                </w:rPr>
                                <w:t xml:space="preserve"> </w:t>
                              </w:r>
                              <w:r>
                                <w:rPr>
                                  <w:w w:val="105"/>
                                  <w:sz w:val="20"/>
                                </w:rPr>
                                <w:t>mortalities</w:t>
                              </w:r>
                              <w:ins w:id="2518" w:author="Christian PIEDALLU" w:date="2023-02-06T14:40:00Z">
                                <w:r w:rsidR="00D93A04">
                                  <w:rPr>
                                    <w:spacing w:val="26"/>
                                    <w:w w:val="105"/>
                                    <w:sz w:val="20"/>
                                  </w:rPr>
                                  <w:t xml:space="preserve"> :</w:t>
                                </w:r>
                              </w:ins>
                              <w:del w:id="2519" w:author="Christian PIEDALLU" w:date="2023-02-06T14:40:00Z">
                                <w:r w:rsidDel="00D93A04">
                                  <w:rPr>
                                    <w:w w:val="105"/>
                                    <w:sz w:val="20"/>
                                  </w:rPr>
                                  <w:delText>.</w:delText>
                                </w:r>
                                <w:r w:rsidDel="00D93A04">
                                  <w:rPr>
                                    <w:spacing w:val="14"/>
                                    <w:w w:val="105"/>
                                    <w:sz w:val="20"/>
                                  </w:rPr>
                                  <w:delText xml:space="preserve"> </w:delText>
                                </w:r>
                                <w:r w:rsidDel="00D93A04">
                                  <w:rPr>
                                    <w:w w:val="105"/>
                                    <w:sz w:val="20"/>
                                  </w:rPr>
                                  <w:delText>In</w:delText>
                                </w:r>
                                <w:r w:rsidDel="00D93A04">
                                  <w:rPr>
                                    <w:spacing w:val="24"/>
                                    <w:w w:val="105"/>
                                    <w:sz w:val="20"/>
                                  </w:rPr>
                                  <w:delText xml:space="preserve"> </w:delText>
                                </w:r>
                                <w:r w:rsidDel="00D93A04">
                                  <w:rPr>
                                    <w:w w:val="105"/>
                                    <w:sz w:val="20"/>
                                  </w:rPr>
                                  <w:delText>terms</w:delText>
                                </w:r>
                                <w:r w:rsidDel="00D93A04">
                                  <w:rPr>
                                    <w:spacing w:val="24"/>
                                    <w:w w:val="105"/>
                                    <w:sz w:val="20"/>
                                  </w:rPr>
                                  <w:delText xml:space="preserve"> </w:delText>
                                </w:r>
                                <w:r w:rsidDel="00D93A04">
                                  <w:rPr>
                                    <w:w w:val="105"/>
                                    <w:sz w:val="20"/>
                                  </w:rPr>
                                  <w:delText>of</w:delText>
                                </w:r>
                                <w:r w:rsidDel="00D93A04">
                                  <w:rPr>
                                    <w:spacing w:val="24"/>
                                    <w:w w:val="105"/>
                                    <w:sz w:val="20"/>
                                  </w:rPr>
                                  <w:delText xml:space="preserve"> </w:delText>
                                </w:r>
                                <w:r w:rsidDel="00D93A04">
                                  <w:rPr>
                                    <w:w w:val="105"/>
                                    <w:sz w:val="20"/>
                                  </w:rPr>
                                  <w:delText>impact,</w:delText>
                                </w:r>
                                <w:r w:rsidDel="00D93A04">
                                  <w:rPr>
                                    <w:spacing w:val="26"/>
                                    <w:w w:val="105"/>
                                    <w:sz w:val="20"/>
                                  </w:rPr>
                                  <w:delText xml:space="preserve"> </w:delText>
                                </w:r>
                              </w:del>
                              <w:r>
                                <w:rPr>
                                  <w:w w:val="105"/>
                                  <w:sz w:val="20"/>
                                </w:rPr>
                                <w:t>the</w:t>
                              </w:r>
                              <w:r>
                                <w:rPr>
                                  <w:spacing w:val="24"/>
                                  <w:w w:val="105"/>
                                  <w:sz w:val="20"/>
                                </w:rPr>
                                <w:t xml:space="preserve"> </w:t>
                              </w:r>
                              <w:ins w:id="2520" w:author="Christian PIEDALLU" w:date="2023-02-06T14:43:00Z">
                                <w:r w:rsidR="00D93A04">
                                  <w:rPr>
                                    <w:w w:val="105"/>
                                    <w:sz w:val="20"/>
                                  </w:rPr>
                                  <w:t>p</w:t>
                                </w:r>
                              </w:ins>
                              <w:del w:id="2521" w:author="Christian PIEDALLU" w:date="2023-02-06T14:43:00Z">
                                <w:r w:rsidDel="00D93A04">
                                  <w:rPr>
                                    <w:w w:val="105"/>
                                    <w:sz w:val="20"/>
                                  </w:rPr>
                                  <w:delText>P</w:delText>
                                </w:r>
                              </w:del>
                              <w:r>
                                <w:rPr>
                                  <w:w w:val="105"/>
                                  <w:sz w:val="20"/>
                                </w:rPr>
                                <w:t>lains</w:t>
                              </w:r>
                              <w:r>
                                <w:rPr>
                                  <w:spacing w:val="24"/>
                                  <w:w w:val="105"/>
                                  <w:sz w:val="20"/>
                                </w:rPr>
                                <w:t xml:space="preserve"> </w:t>
                              </w:r>
                              <w:r>
                                <w:rPr>
                                  <w:w w:val="105"/>
                                  <w:sz w:val="20"/>
                                </w:rPr>
                                <w:t>were</w:t>
                              </w:r>
                              <w:r>
                                <w:rPr>
                                  <w:spacing w:val="24"/>
                                  <w:w w:val="105"/>
                                  <w:sz w:val="20"/>
                                </w:rPr>
                                <w:t xml:space="preserve"> </w:t>
                              </w:r>
                              <w:r>
                                <w:rPr>
                                  <w:w w:val="105"/>
                                  <w:sz w:val="20"/>
                                </w:rPr>
                                <w:t>the</w:t>
                              </w:r>
                              <w:r>
                                <w:rPr>
                                  <w:spacing w:val="24"/>
                                  <w:w w:val="105"/>
                                  <w:sz w:val="20"/>
                                </w:rPr>
                                <w:t xml:space="preserve"> </w:t>
                              </w:r>
                              <w:r>
                                <w:rPr>
                                  <w:w w:val="105"/>
                                  <w:sz w:val="20"/>
                                </w:rPr>
                                <w:t>most</w:t>
                              </w:r>
                              <w:r>
                                <w:rPr>
                                  <w:spacing w:val="23"/>
                                  <w:w w:val="105"/>
                                  <w:sz w:val="20"/>
                                </w:rPr>
                                <w:t xml:space="preserve"> </w:t>
                              </w:r>
                              <w:r>
                                <w:rPr>
                                  <w:w w:val="105"/>
                                  <w:sz w:val="20"/>
                                </w:rPr>
                                <w:t>affected</w:t>
                              </w:r>
                              <w:r>
                                <w:rPr>
                                  <w:spacing w:val="24"/>
                                  <w:w w:val="105"/>
                                  <w:sz w:val="20"/>
                                </w:rPr>
                                <w:t xml:space="preserve"> </w:t>
                              </w:r>
                              <w:del w:id="2522" w:author="Christian PIEDALLU" w:date="2023-02-06T14:40:00Z">
                                <w:r w:rsidDel="00D93A04">
                                  <w:rPr>
                                    <w:w w:val="105"/>
                                    <w:sz w:val="20"/>
                                  </w:rPr>
                                  <w:delText>by</w:delText>
                                </w:r>
                                <w:r w:rsidDel="00D93A04">
                                  <w:rPr>
                                    <w:spacing w:val="24"/>
                                    <w:w w:val="105"/>
                                    <w:sz w:val="20"/>
                                  </w:rPr>
                                  <w:delText xml:space="preserve"> </w:delText>
                                </w:r>
                                <w:r w:rsidDel="00D93A04">
                                  <w:rPr>
                                    <w:w w:val="105"/>
                                    <w:sz w:val="20"/>
                                  </w:rPr>
                                  <w:delText>spruce</w:delText>
                                </w:r>
                                <w:r w:rsidDel="00D93A04">
                                  <w:rPr>
                                    <w:spacing w:val="24"/>
                                    <w:w w:val="105"/>
                                    <w:sz w:val="20"/>
                                  </w:rPr>
                                  <w:delText xml:space="preserve"> </w:delText>
                                </w:r>
                                <w:r w:rsidDel="00D93A04">
                                  <w:rPr>
                                    <w:w w:val="105"/>
                                    <w:sz w:val="20"/>
                                  </w:rPr>
                                  <w:delText>mortality</w:delText>
                                </w:r>
                              </w:del>
                            </w:p>
                          </w:tc>
                        </w:tr>
                        <w:tr w:rsidR="0000224E" w14:paraId="47525011" w14:textId="77777777" w:rsidTr="0000224E">
                          <w:trPr>
                            <w:trHeight w:val="239"/>
                          </w:trPr>
                          <w:tc>
                            <w:tcPr>
                              <w:tcW w:w="308" w:type="dxa"/>
                            </w:tcPr>
                            <w:p w14:paraId="53CE2AA0" w14:textId="77777777" w:rsidR="0000224E" w:rsidRDefault="0000224E">
                              <w:pPr>
                                <w:pStyle w:val="TableParagraph"/>
                                <w:spacing w:before="75"/>
                                <w:ind w:left="31" w:right="78"/>
                                <w:jc w:val="both"/>
                                <w:rPr>
                                  <w:rFonts w:ascii="Trebuchet MS"/>
                                  <w:sz w:val="10"/>
                                </w:rPr>
                                <w:pPrChange w:id="2523" w:author="Christian PIEDALLU" w:date="2023-02-06T15:00:00Z">
                                  <w:pPr>
                                    <w:pStyle w:val="TableParagraph"/>
                                    <w:spacing w:before="75"/>
                                    <w:ind w:left="31" w:right="78"/>
                                    <w:jc w:val="center"/>
                                  </w:pPr>
                                </w:pPrChange>
                              </w:pPr>
                              <w:r>
                                <w:rPr>
                                  <w:rFonts w:ascii="Trebuchet MS"/>
                                  <w:sz w:val="10"/>
                                </w:rPr>
                                <w:t>202</w:t>
                              </w:r>
                            </w:p>
                          </w:tc>
                          <w:tc>
                            <w:tcPr>
                              <w:tcW w:w="8692" w:type="dxa"/>
                            </w:tcPr>
                            <w:p w14:paraId="274619A3" w14:textId="0C673925" w:rsidR="0000224E" w:rsidRDefault="0000224E">
                              <w:pPr>
                                <w:pStyle w:val="TableParagraph"/>
                                <w:spacing w:line="219" w:lineRule="exact"/>
                                <w:ind w:right="46"/>
                                <w:jc w:val="both"/>
                                <w:rPr>
                                  <w:sz w:val="20"/>
                                </w:rPr>
                                <w:pPrChange w:id="2524" w:author="Christian PIEDALLU" w:date="2023-02-06T15:00:00Z">
                                  <w:pPr>
                                    <w:pStyle w:val="TableParagraph"/>
                                    <w:spacing w:line="219" w:lineRule="exact"/>
                                    <w:ind w:right="46"/>
                                    <w:jc w:val="right"/>
                                  </w:pPr>
                                </w:pPrChange>
                              </w:pPr>
                              <w:r>
                                <w:rPr>
                                  <w:w w:val="105"/>
                                  <w:sz w:val="20"/>
                                </w:rPr>
                                <w:t>with</w:t>
                              </w:r>
                              <w:r>
                                <w:rPr>
                                  <w:spacing w:val="20"/>
                                  <w:w w:val="105"/>
                                  <w:sz w:val="20"/>
                                </w:rPr>
                                <w:t xml:space="preserve"> </w:t>
                              </w:r>
                              <w:r>
                                <w:rPr>
                                  <w:w w:val="105"/>
                                  <w:sz w:val="20"/>
                                </w:rPr>
                                <w:t>52</w:t>
                              </w:r>
                              <w:r>
                                <w:rPr>
                                  <w:spacing w:val="20"/>
                                  <w:w w:val="105"/>
                                  <w:sz w:val="20"/>
                                </w:rPr>
                                <w:t xml:space="preserve"> </w:t>
                              </w:r>
                              <w:r>
                                <w:rPr>
                                  <w:w w:val="105"/>
                                  <w:sz w:val="20"/>
                                </w:rPr>
                                <w:t>%</w:t>
                              </w:r>
                              <w:r>
                                <w:rPr>
                                  <w:spacing w:val="20"/>
                                  <w:w w:val="105"/>
                                  <w:sz w:val="20"/>
                                </w:rPr>
                                <w:t xml:space="preserve"> </w:t>
                              </w:r>
                              <w:r>
                                <w:rPr>
                                  <w:w w:val="105"/>
                                  <w:sz w:val="20"/>
                                </w:rPr>
                                <w:t>of</w:t>
                              </w:r>
                              <w:r>
                                <w:rPr>
                                  <w:spacing w:val="20"/>
                                  <w:w w:val="105"/>
                                  <w:sz w:val="20"/>
                                </w:rPr>
                                <w:t xml:space="preserve"> </w:t>
                              </w:r>
                              <w:r>
                                <w:rPr>
                                  <w:w w:val="105"/>
                                  <w:sz w:val="20"/>
                                </w:rPr>
                                <w:t>the</w:t>
                              </w:r>
                              <w:r>
                                <w:rPr>
                                  <w:spacing w:val="20"/>
                                  <w:w w:val="105"/>
                                  <w:sz w:val="20"/>
                                </w:rPr>
                                <w:t xml:space="preserve"> </w:t>
                              </w:r>
                              <w:r>
                                <w:rPr>
                                  <w:w w:val="105"/>
                                  <w:sz w:val="20"/>
                                </w:rPr>
                                <w:t>trees</w:t>
                              </w:r>
                              <w:ins w:id="2525" w:author="Christian PIEDALLU" w:date="2023-02-06T14:40:00Z">
                                <w:r w:rsidR="00D93A04">
                                  <w:rPr>
                                    <w:w w:val="105"/>
                                    <w:sz w:val="20"/>
                                  </w:rPr>
                                  <w:t xml:space="preserve"> sta</w:t>
                                </w:r>
                              </w:ins>
                              <w:ins w:id="2526" w:author="Christian PIEDALLU" w:date="2023-02-06T14:41:00Z">
                                <w:r w:rsidR="00D93A04">
                                  <w:rPr>
                                    <w:w w:val="105"/>
                                    <w:sz w:val="20"/>
                                  </w:rPr>
                                  <w:t>nds ?</w:t>
                                </w:r>
                              </w:ins>
                              <w:r>
                                <w:rPr>
                                  <w:w w:val="105"/>
                                  <w:sz w:val="20"/>
                                </w:rPr>
                                <w:t>,</w:t>
                              </w:r>
                              <w:r>
                                <w:rPr>
                                  <w:spacing w:val="22"/>
                                  <w:w w:val="105"/>
                                  <w:sz w:val="20"/>
                                </w:rPr>
                                <w:t xml:space="preserve"> </w:t>
                              </w:r>
                              <w:r>
                                <w:rPr>
                                  <w:w w:val="105"/>
                                  <w:sz w:val="20"/>
                                </w:rPr>
                                <w:t>nearby</w:t>
                              </w:r>
                              <w:r>
                                <w:rPr>
                                  <w:spacing w:val="20"/>
                                  <w:w w:val="105"/>
                                  <w:sz w:val="20"/>
                                </w:rPr>
                                <w:t xml:space="preserve"> </w:t>
                              </w:r>
                              <w:r>
                                <w:rPr>
                                  <w:w w:val="105"/>
                                  <w:sz w:val="20"/>
                                </w:rPr>
                                <w:t>10</w:t>
                              </w:r>
                              <w:r>
                                <w:rPr>
                                  <w:spacing w:val="20"/>
                                  <w:w w:val="105"/>
                                  <w:sz w:val="20"/>
                                </w:rPr>
                                <w:t xml:space="preserve"> </w:t>
                              </w:r>
                              <w:r>
                                <w:rPr>
                                  <w:w w:val="105"/>
                                  <w:sz w:val="20"/>
                                </w:rPr>
                                <w:t>times</w:t>
                              </w:r>
                              <w:r>
                                <w:rPr>
                                  <w:spacing w:val="20"/>
                                  <w:w w:val="105"/>
                                  <w:sz w:val="20"/>
                                </w:rPr>
                                <w:t xml:space="preserve"> </w:t>
                              </w:r>
                              <w:r>
                                <w:rPr>
                                  <w:w w:val="105"/>
                                  <w:sz w:val="20"/>
                                </w:rPr>
                                <w:t>more</w:t>
                              </w:r>
                              <w:r>
                                <w:rPr>
                                  <w:spacing w:val="20"/>
                                  <w:w w:val="105"/>
                                  <w:sz w:val="20"/>
                                </w:rPr>
                                <w:t xml:space="preserve"> </w:t>
                              </w:r>
                              <w:r>
                                <w:rPr>
                                  <w:w w:val="105"/>
                                  <w:sz w:val="20"/>
                                </w:rPr>
                                <w:t>than</w:t>
                              </w:r>
                              <w:r>
                                <w:rPr>
                                  <w:spacing w:val="21"/>
                                  <w:w w:val="105"/>
                                  <w:sz w:val="20"/>
                                </w:rPr>
                                <w:t xml:space="preserve"> </w:t>
                              </w:r>
                              <w:r>
                                <w:rPr>
                                  <w:w w:val="105"/>
                                  <w:sz w:val="20"/>
                                </w:rPr>
                                <w:t>the</w:t>
                              </w:r>
                              <w:r>
                                <w:rPr>
                                  <w:spacing w:val="20"/>
                                  <w:w w:val="105"/>
                                  <w:sz w:val="20"/>
                                </w:rPr>
                                <w:t xml:space="preserve"> </w:t>
                              </w:r>
                              <w:r>
                                <w:rPr>
                                  <w:w w:val="105"/>
                                  <w:sz w:val="20"/>
                                </w:rPr>
                                <w:t>Vosges</w:t>
                              </w:r>
                              <w:r>
                                <w:rPr>
                                  <w:spacing w:val="20"/>
                                  <w:w w:val="105"/>
                                  <w:sz w:val="20"/>
                                </w:rPr>
                                <w:t xml:space="preserve"> </w:t>
                              </w:r>
                              <w:r>
                                <w:rPr>
                                  <w:w w:val="105"/>
                                  <w:sz w:val="20"/>
                                </w:rPr>
                                <w:t>(5.7</w:t>
                              </w:r>
                              <w:r>
                                <w:rPr>
                                  <w:spacing w:val="20"/>
                                  <w:w w:val="105"/>
                                  <w:sz w:val="20"/>
                                </w:rPr>
                                <w:t xml:space="preserve"> </w:t>
                              </w:r>
                              <w:r>
                                <w:rPr>
                                  <w:w w:val="105"/>
                                  <w:sz w:val="20"/>
                                </w:rPr>
                                <w:t>%)</w:t>
                              </w:r>
                              <w:r>
                                <w:rPr>
                                  <w:spacing w:val="20"/>
                                  <w:w w:val="105"/>
                                  <w:sz w:val="20"/>
                                </w:rPr>
                                <w:t xml:space="preserve"> </w:t>
                              </w:r>
                              <w:r>
                                <w:rPr>
                                  <w:w w:val="105"/>
                                  <w:sz w:val="20"/>
                                </w:rPr>
                                <w:t>and</w:t>
                              </w:r>
                              <w:r>
                                <w:rPr>
                                  <w:spacing w:val="20"/>
                                  <w:w w:val="105"/>
                                  <w:sz w:val="20"/>
                                </w:rPr>
                                <w:t xml:space="preserve"> </w:t>
                              </w:r>
                              <w:r>
                                <w:rPr>
                                  <w:w w:val="105"/>
                                  <w:sz w:val="20"/>
                                </w:rPr>
                                <w:t>four</w:t>
                              </w:r>
                              <w:r>
                                <w:rPr>
                                  <w:spacing w:val="20"/>
                                  <w:w w:val="105"/>
                                  <w:sz w:val="20"/>
                                </w:rPr>
                                <w:t xml:space="preserve"> </w:t>
                              </w:r>
                              <w:r>
                                <w:rPr>
                                  <w:w w:val="105"/>
                                  <w:sz w:val="20"/>
                                </w:rPr>
                                <w:t>times</w:t>
                              </w:r>
                              <w:r>
                                <w:rPr>
                                  <w:spacing w:val="20"/>
                                  <w:w w:val="105"/>
                                  <w:sz w:val="20"/>
                                </w:rPr>
                                <w:t xml:space="preserve"> </w:t>
                              </w:r>
                              <w:r>
                                <w:rPr>
                                  <w:w w:val="105"/>
                                  <w:sz w:val="20"/>
                                </w:rPr>
                                <w:t>more</w:t>
                              </w:r>
                              <w:r>
                                <w:rPr>
                                  <w:spacing w:val="21"/>
                                  <w:w w:val="105"/>
                                  <w:sz w:val="20"/>
                                </w:rPr>
                                <w:t xml:space="preserve"> </w:t>
                              </w:r>
                              <w:r>
                                <w:rPr>
                                  <w:w w:val="105"/>
                                  <w:sz w:val="20"/>
                                </w:rPr>
                                <w:t>than</w:t>
                              </w:r>
                            </w:p>
                          </w:tc>
                        </w:tr>
                        <w:tr w:rsidR="0000224E" w14:paraId="0A8BD76F" w14:textId="77777777" w:rsidTr="0000224E">
                          <w:trPr>
                            <w:trHeight w:val="239"/>
                          </w:trPr>
                          <w:tc>
                            <w:tcPr>
                              <w:tcW w:w="308" w:type="dxa"/>
                            </w:tcPr>
                            <w:p w14:paraId="3BD66B73" w14:textId="77777777" w:rsidR="0000224E" w:rsidRDefault="0000224E">
                              <w:pPr>
                                <w:pStyle w:val="TableParagraph"/>
                                <w:spacing w:before="75"/>
                                <w:ind w:left="31" w:right="78"/>
                                <w:jc w:val="both"/>
                                <w:rPr>
                                  <w:rFonts w:ascii="Trebuchet MS"/>
                                  <w:sz w:val="10"/>
                                </w:rPr>
                                <w:pPrChange w:id="2527" w:author="Christian PIEDALLU" w:date="2023-02-06T15:00:00Z">
                                  <w:pPr>
                                    <w:pStyle w:val="TableParagraph"/>
                                    <w:spacing w:before="75"/>
                                    <w:ind w:left="31" w:right="78"/>
                                    <w:jc w:val="center"/>
                                  </w:pPr>
                                </w:pPrChange>
                              </w:pPr>
                              <w:r>
                                <w:rPr>
                                  <w:rFonts w:ascii="Trebuchet MS"/>
                                  <w:sz w:val="10"/>
                                </w:rPr>
                                <w:t>203</w:t>
                              </w:r>
                            </w:p>
                          </w:tc>
                          <w:tc>
                            <w:tcPr>
                              <w:tcW w:w="8692" w:type="dxa"/>
                            </w:tcPr>
                            <w:p w14:paraId="2BE4FB5D" w14:textId="696F21EA" w:rsidR="0000224E" w:rsidRDefault="0000224E">
                              <w:pPr>
                                <w:pStyle w:val="TableParagraph"/>
                                <w:spacing w:line="219" w:lineRule="exact"/>
                                <w:ind w:right="47"/>
                                <w:jc w:val="both"/>
                                <w:rPr>
                                  <w:sz w:val="20"/>
                                </w:rPr>
                                <w:pPrChange w:id="2528" w:author="Christian PIEDALLU" w:date="2023-02-06T15:00:00Z">
                                  <w:pPr>
                                    <w:pStyle w:val="TableParagraph"/>
                                    <w:spacing w:line="219" w:lineRule="exact"/>
                                    <w:ind w:right="47"/>
                                    <w:jc w:val="right"/>
                                  </w:pPr>
                                </w:pPrChange>
                              </w:pPr>
                              <w:r>
                                <w:rPr>
                                  <w:w w:val="105"/>
                                  <w:sz w:val="20"/>
                                </w:rPr>
                                <w:t>the</w:t>
                              </w:r>
                              <w:r>
                                <w:rPr>
                                  <w:spacing w:val="15"/>
                                  <w:w w:val="105"/>
                                  <w:sz w:val="20"/>
                                </w:rPr>
                                <w:t xml:space="preserve"> </w:t>
                              </w:r>
                              <w:r>
                                <w:rPr>
                                  <w:w w:val="105"/>
                                  <w:sz w:val="20"/>
                                </w:rPr>
                                <w:t>Ardenne</w:t>
                              </w:r>
                              <w:r>
                                <w:rPr>
                                  <w:spacing w:val="16"/>
                                  <w:w w:val="105"/>
                                  <w:sz w:val="20"/>
                                </w:rPr>
                                <w:t xml:space="preserve"> </w:t>
                              </w:r>
                              <w:r>
                                <w:rPr>
                                  <w:w w:val="105"/>
                                  <w:sz w:val="20"/>
                                </w:rPr>
                                <w:t>(12.4%).</w:t>
                              </w:r>
                              <w:r>
                                <w:rPr>
                                  <w:spacing w:val="41"/>
                                  <w:w w:val="105"/>
                                  <w:sz w:val="20"/>
                                </w:rPr>
                                <w:t xml:space="preserve"> </w:t>
                              </w:r>
                              <w:r>
                                <w:rPr>
                                  <w:w w:val="105"/>
                                  <w:sz w:val="20"/>
                                </w:rPr>
                                <w:t>The</w:t>
                              </w:r>
                              <w:r>
                                <w:rPr>
                                  <w:spacing w:val="15"/>
                                  <w:w w:val="105"/>
                                  <w:sz w:val="20"/>
                                </w:rPr>
                                <w:t xml:space="preserve"> </w:t>
                              </w:r>
                              <w:del w:id="2529" w:author="Christian PIEDALLU" w:date="2023-02-06T14:44:00Z">
                                <w:r w:rsidDel="00D93A04">
                                  <w:rPr>
                                    <w:w w:val="105"/>
                                    <w:sz w:val="20"/>
                                  </w:rPr>
                                  <w:delText>course</w:delText>
                                </w:r>
                                <w:r w:rsidDel="00D93A04">
                                  <w:rPr>
                                    <w:spacing w:val="16"/>
                                    <w:w w:val="105"/>
                                    <w:sz w:val="20"/>
                                  </w:rPr>
                                  <w:delText xml:space="preserve"> </w:delText>
                                </w:r>
                              </w:del>
                              <w:ins w:id="2530" w:author="Christian PIEDALLU" w:date="2023-02-06T14:44:00Z">
                                <w:r w:rsidR="00D93A04">
                                  <w:rPr>
                                    <w:w w:val="105"/>
                                    <w:sz w:val="20"/>
                                  </w:rPr>
                                  <w:t>evolution</w:t>
                                </w:r>
                                <w:r w:rsidR="00D93A04">
                                  <w:rPr>
                                    <w:spacing w:val="16"/>
                                    <w:w w:val="105"/>
                                    <w:sz w:val="20"/>
                                  </w:rPr>
                                  <w:t xml:space="preserve"> </w:t>
                                </w:r>
                              </w:ins>
                              <w:r>
                                <w:rPr>
                                  <w:w w:val="105"/>
                                  <w:sz w:val="20"/>
                                </w:rPr>
                                <w:t>of</w:t>
                              </w:r>
                              <w:r>
                                <w:rPr>
                                  <w:spacing w:val="15"/>
                                  <w:w w:val="105"/>
                                  <w:sz w:val="20"/>
                                </w:rPr>
                                <w:t xml:space="preserve"> </w:t>
                              </w:r>
                              <w:r>
                                <w:rPr>
                                  <w:w w:val="105"/>
                                  <w:sz w:val="20"/>
                                </w:rPr>
                                <w:t>the</w:t>
                              </w:r>
                              <w:r>
                                <w:rPr>
                                  <w:spacing w:val="16"/>
                                  <w:w w:val="105"/>
                                  <w:sz w:val="20"/>
                                </w:rPr>
                                <w:t xml:space="preserve"> </w:t>
                              </w:r>
                              <w:r>
                                <w:rPr>
                                  <w:w w:val="105"/>
                                  <w:sz w:val="20"/>
                                </w:rPr>
                                <w:t>crisis</w:t>
                              </w:r>
                              <w:r>
                                <w:rPr>
                                  <w:spacing w:val="15"/>
                                  <w:w w:val="105"/>
                                  <w:sz w:val="20"/>
                                </w:rPr>
                                <w:t xml:space="preserve"> </w:t>
                              </w:r>
                              <w:r>
                                <w:rPr>
                                  <w:w w:val="105"/>
                                  <w:sz w:val="20"/>
                                </w:rPr>
                                <w:t>also</w:t>
                              </w:r>
                              <w:r>
                                <w:rPr>
                                  <w:spacing w:val="16"/>
                                  <w:w w:val="105"/>
                                  <w:sz w:val="20"/>
                                </w:rPr>
                                <w:t xml:space="preserve"> </w:t>
                              </w:r>
                              <w:r>
                                <w:rPr>
                                  <w:w w:val="105"/>
                                  <w:sz w:val="20"/>
                                </w:rPr>
                                <w:t>differed</w:t>
                              </w:r>
                              <w:r>
                                <w:rPr>
                                  <w:spacing w:val="15"/>
                                  <w:w w:val="105"/>
                                  <w:sz w:val="20"/>
                                </w:rPr>
                                <w:t xml:space="preserve"> </w:t>
                              </w:r>
                              <w:del w:id="2531" w:author="Christian PIEDALLU" w:date="2023-02-06T14:44:00Z">
                                <w:r w:rsidDel="00D93A04">
                                  <w:rPr>
                                    <w:w w:val="105"/>
                                    <w:sz w:val="20"/>
                                  </w:rPr>
                                  <w:delText>from</w:delText>
                                </w:r>
                                <w:r w:rsidDel="00D93A04">
                                  <w:rPr>
                                    <w:spacing w:val="16"/>
                                    <w:w w:val="105"/>
                                    <w:sz w:val="20"/>
                                  </w:rPr>
                                  <w:delText xml:space="preserve"> </w:delText>
                                </w:r>
                              </w:del>
                              <w:ins w:id="2532" w:author="Christian PIEDALLU" w:date="2023-02-06T14:44:00Z">
                                <w:r w:rsidR="00D93A04">
                                  <w:rPr>
                                    <w:w w:val="105"/>
                                    <w:sz w:val="20"/>
                                  </w:rPr>
                                  <w:t>by</w:t>
                                </w:r>
                                <w:r w:rsidR="00D93A04">
                                  <w:rPr>
                                    <w:spacing w:val="16"/>
                                    <w:w w:val="105"/>
                                    <w:sz w:val="20"/>
                                  </w:rPr>
                                  <w:t xml:space="preserve"> </w:t>
                                </w:r>
                              </w:ins>
                              <w:r>
                                <w:rPr>
                                  <w:w w:val="105"/>
                                  <w:sz w:val="20"/>
                                </w:rPr>
                                <w:t>region</w:t>
                              </w:r>
                              <w:r>
                                <w:rPr>
                                  <w:spacing w:val="15"/>
                                  <w:w w:val="105"/>
                                  <w:sz w:val="20"/>
                                </w:rPr>
                                <w:t xml:space="preserve"> </w:t>
                              </w:r>
                              <w:del w:id="2533" w:author="Christian PIEDALLU" w:date="2023-02-06T14:44:00Z">
                                <w:r w:rsidDel="00D93A04">
                                  <w:rPr>
                                    <w:w w:val="105"/>
                                    <w:sz w:val="20"/>
                                  </w:rPr>
                                  <w:delText>to</w:delText>
                                </w:r>
                                <w:r w:rsidDel="00D93A04">
                                  <w:rPr>
                                    <w:spacing w:val="16"/>
                                    <w:w w:val="105"/>
                                    <w:sz w:val="20"/>
                                  </w:rPr>
                                  <w:delText xml:space="preserve"> </w:delText>
                                </w:r>
                                <w:r w:rsidDel="00D93A04">
                                  <w:rPr>
                                    <w:w w:val="105"/>
                                    <w:sz w:val="20"/>
                                  </w:rPr>
                                  <w:delText>region</w:delText>
                                </w:r>
                                <w:r w:rsidDel="00D93A04">
                                  <w:rPr>
                                    <w:spacing w:val="15"/>
                                    <w:w w:val="105"/>
                                    <w:sz w:val="20"/>
                                  </w:rPr>
                                  <w:delText xml:space="preserve"> </w:delText>
                                </w:r>
                              </w:del>
                              <w:r>
                                <w:rPr>
                                  <w:w w:val="105"/>
                                  <w:sz w:val="20"/>
                                </w:rPr>
                                <w:t>(</w:t>
                              </w:r>
                              <w:r>
                                <w:rPr>
                                  <w:spacing w:val="16"/>
                                  <w:w w:val="105"/>
                                  <w:sz w:val="20"/>
                                </w:rPr>
                                <w:t xml:space="preserve"> </w:t>
                              </w:r>
                              <w:r>
                                <w:rPr>
                                  <w:w w:val="105"/>
                                  <w:sz w:val="20"/>
                                </w:rPr>
                                <w:t>Figure</w:t>
                              </w:r>
                              <w:r>
                                <w:rPr>
                                  <w:spacing w:val="16"/>
                                  <w:w w:val="105"/>
                                  <w:sz w:val="20"/>
                                </w:rPr>
                                <w:t xml:space="preserve"> </w:t>
                              </w:r>
                              <w:r>
                                <w:fldChar w:fldCharType="begin"/>
                              </w:r>
                              <w:r>
                                <w:instrText xml:space="preserve"> HYPERLINK \l "_bookmark6" </w:instrText>
                              </w:r>
                              <w:r>
                                <w:fldChar w:fldCharType="separate"/>
                              </w:r>
                              <w:r>
                                <w:rPr>
                                  <w:w w:val="105"/>
                                  <w:sz w:val="20"/>
                                </w:rPr>
                                <w:t>4).</w:t>
                              </w:r>
                              <w:r>
                                <w:rPr>
                                  <w:w w:val="105"/>
                                  <w:sz w:val="20"/>
                                </w:rPr>
                                <w:fldChar w:fldCharType="end"/>
                              </w:r>
                              <w:r>
                                <w:rPr>
                                  <w:spacing w:val="40"/>
                                  <w:w w:val="105"/>
                                  <w:sz w:val="20"/>
                                </w:rPr>
                                <w:t xml:space="preserve"> </w:t>
                              </w:r>
                              <w:r>
                                <w:rPr>
                                  <w:w w:val="105"/>
                                  <w:sz w:val="20"/>
                                </w:rPr>
                                <w:t>Bark</w:t>
                              </w:r>
                            </w:p>
                          </w:tc>
                        </w:tr>
                        <w:tr w:rsidR="0000224E" w14:paraId="1BF74CE7" w14:textId="77777777" w:rsidTr="0000224E">
                          <w:trPr>
                            <w:trHeight w:val="239"/>
                          </w:trPr>
                          <w:tc>
                            <w:tcPr>
                              <w:tcW w:w="308" w:type="dxa"/>
                            </w:tcPr>
                            <w:p w14:paraId="31D47D17" w14:textId="77777777" w:rsidR="0000224E" w:rsidRDefault="0000224E">
                              <w:pPr>
                                <w:pStyle w:val="TableParagraph"/>
                                <w:spacing w:before="75"/>
                                <w:ind w:left="31" w:right="78"/>
                                <w:jc w:val="both"/>
                                <w:rPr>
                                  <w:rFonts w:ascii="Trebuchet MS"/>
                                  <w:sz w:val="10"/>
                                </w:rPr>
                                <w:pPrChange w:id="2534" w:author="Christian PIEDALLU" w:date="2023-02-06T15:00:00Z">
                                  <w:pPr>
                                    <w:pStyle w:val="TableParagraph"/>
                                    <w:spacing w:before="75"/>
                                    <w:ind w:left="31" w:right="78"/>
                                    <w:jc w:val="center"/>
                                  </w:pPr>
                                </w:pPrChange>
                              </w:pPr>
                              <w:r>
                                <w:rPr>
                                  <w:rFonts w:ascii="Trebuchet MS"/>
                                  <w:sz w:val="10"/>
                                </w:rPr>
                                <w:t>204</w:t>
                              </w:r>
                            </w:p>
                          </w:tc>
                          <w:tc>
                            <w:tcPr>
                              <w:tcW w:w="8692" w:type="dxa"/>
                            </w:tcPr>
                            <w:p w14:paraId="3FCFA4EF" w14:textId="77777777" w:rsidR="0000224E" w:rsidRDefault="0000224E">
                              <w:pPr>
                                <w:pStyle w:val="TableParagraph"/>
                                <w:spacing w:line="219" w:lineRule="exact"/>
                                <w:ind w:right="48"/>
                                <w:jc w:val="both"/>
                                <w:rPr>
                                  <w:sz w:val="20"/>
                                </w:rPr>
                                <w:pPrChange w:id="2535" w:author="Christian PIEDALLU" w:date="2023-02-06T15:00:00Z">
                                  <w:pPr>
                                    <w:pStyle w:val="TableParagraph"/>
                                    <w:spacing w:line="219" w:lineRule="exact"/>
                                    <w:ind w:right="48"/>
                                    <w:jc w:val="right"/>
                                  </w:pPr>
                                </w:pPrChange>
                              </w:pPr>
                              <w:r>
                                <w:rPr>
                                  <w:w w:val="105"/>
                                  <w:sz w:val="20"/>
                                </w:rPr>
                                <w:t>beetles</w:t>
                              </w:r>
                              <w:r>
                                <w:rPr>
                                  <w:spacing w:val="20"/>
                                  <w:w w:val="105"/>
                                  <w:sz w:val="20"/>
                                </w:rPr>
                                <w:t xml:space="preserve"> </w:t>
                              </w:r>
                              <w:r>
                                <w:rPr>
                                  <w:w w:val="105"/>
                                  <w:sz w:val="20"/>
                                </w:rPr>
                                <w:t>attacks</w:t>
                              </w:r>
                              <w:r>
                                <w:rPr>
                                  <w:spacing w:val="21"/>
                                  <w:w w:val="105"/>
                                  <w:sz w:val="20"/>
                                </w:rPr>
                                <w:t xml:space="preserve"> </w:t>
                              </w:r>
                              <w:r>
                                <w:rPr>
                                  <w:w w:val="105"/>
                                  <w:sz w:val="20"/>
                                </w:rPr>
                                <w:t>began</w:t>
                              </w:r>
                              <w:r>
                                <w:rPr>
                                  <w:spacing w:val="20"/>
                                  <w:w w:val="105"/>
                                  <w:sz w:val="20"/>
                                </w:rPr>
                                <w:t xml:space="preserve"> </w:t>
                              </w:r>
                              <w:r>
                                <w:rPr>
                                  <w:w w:val="105"/>
                                  <w:sz w:val="20"/>
                                </w:rPr>
                                <w:t>hardly</w:t>
                              </w:r>
                              <w:r>
                                <w:rPr>
                                  <w:spacing w:val="21"/>
                                  <w:w w:val="105"/>
                                  <w:sz w:val="20"/>
                                </w:rPr>
                                <w:t xml:space="preserve"> </w:t>
                              </w:r>
                              <w:r>
                                <w:rPr>
                                  <w:w w:val="105"/>
                                  <w:sz w:val="20"/>
                                </w:rPr>
                                <w:t>in</w:t>
                              </w:r>
                              <w:r>
                                <w:rPr>
                                  <w:spacing w:val="20"/>
                                  <w:w w:val="105"/>
                                  <w:sz w:val="20"/>
                                </w:rPr>
                                <w:t xml:space="preserve"> </w:t>
                              </w:r>
                              <w:r>
                                <w:rPr>
                                  <w:w w:val="105"/>
                                  <w:sz w:val="20"/>
                                </w:rPr>
                                <w:t>2018</w:t>
                              </w:r>
                              <w:r>
                                <w:rPr>
                                  <w:spacing w:val="21"/>
                                  <w:w w:val="105"/>
                                  <w:sz w:val="20"/>
                                </w:rPr>
                                <w:t xml:space="preserve"> </w:t>
                              </w:r>
                              <w:r>
                                <w:rPr>
                                  <w:w w:val="105"/>
                                  <w:sz w:val="20"/>
                                </w:rPr>
                                <w:t>in</w:t>
                              </w:r>
                              <w:r>
                                <w:rPr>
                                  <w:spacing w:val="20"/>
                                  <w:w w:val="105"/>
                                  <w:sz w:val="20"/>
                                </w:rPr>
                                <w:t xml:space="preserve"> </w:t>
                              </w:r>
                              <w:r>
                                <w:rPr>
                                  <w:w w:val="105"/>
                                  <w:sz w:val="20"/>
                                </w:rPr>
                                <w:t>the</w:t>
                              </w:r>
                              <w:r>
                                <w:rPr>
                                  <w:spacing w:val="21"/>
                                  <w:w w:val="105"/>
                                  <w:sz w:val="20"/>
                                </w:rPr>
                                <w:t xml:space="preserve"> </w:t>
                              </w:r>
                              <w:r>
                                <w:rPr>
                                  <w:w w:val="105"/>
                                  <w:sz w:val="20"/>
                                </w:rPr>
                                <w:t>Plains</w:t>
                              </w:r>
                              <w:r>
                                <w:rPr>
                                  <w:spacing w:val="20"/>
                                  <w:w w:val="105"/>
                                  <w:sz w:val="20"/>
                                </w:rPr>
                                <w:t xml:space="preserve"> </w:t>
                              </w:r>
                              <w:r>
                                <w:rPr>
                                  <w:w w:val="105"/>
                                  <w:sz w:val="20"/>
                                </w:rPr>
                                <w:t>and</w:t>
                              </w:r>
                              <w:r>
                                <w:rPr>
                                  <w:spacing w:val="21"/>
                                  <w:w w:val="105"/>
                                  <w:sz w:val="20"/>
                                </w:rPr>
                                <w:t xml:space="preserve"> </w:t>
                              </w:r>
                              <w:r>
                                <w:rPr>
                                  <w:w w:val="105"/>
                                  <w:sz w:val="20"/>
                                </w:rPr>
                                <w:t>in</w:t>
                              </w:r>
                              <w:r>
                                <w:rPr>
                                  <w:spacing w:val="20"/>
                                  <w:w w:val="105"/>
                                  <w:sz w:val="20"/>
                                </w:rPr>
                                <w:t xml:space="preserve"> </w:t>
                              </w:r>
                              <w:r>
                                <w:rPr>
                                  <w:w w:val="105"/>
                                  <w:sz w:val="20"/>
                                </w:rPr>
                                <w:t>the</w:t>
                              </w:r>
                              <w:r>
                                <w:rPr>
                                  <w:spacing w:val="21"/>
                                  <w:w w:val="105"/>
                                  <w:sz w:val="20"/>
                                </w:rPr>
                                <w:t xml:space="preserve"> </w:t>
                              </w:r>
                              <w:r>
                                <w:rPr>
                                  <w:w w:val="105"/>
                                  <w:sz w:val="20"/>
                                </w:rPr>
                                <w:t>Ardenne,</w:t>
                              </w:r>
                              <w:r>
                                <w:rPr>
                                  <w:spacing w:val="22"/>
                                  <w:w w:val="105"/>
                                  <w:sz w:val="20"/>
                                </w:rPr>
                                <w:t xml:space="preserve"> </w:t>
                              </w:r>
                              <w:r>
                                <w:rPr>
                                  <w:w w:val="105"/>
                                  <w:sz w:val="20"/>
                                </w:rPr>
                                <w:t>but</w:t>
                              </w:r>
                              <w:r>
                                <w:rPr>
                                  <w:spacing w:val="20"/>
                                  <w:w w:val="105"/>
                                  <w:sz w:val="20"/>
                                </w:rPr>
                                <w:t xml:space="preserve"> </w:t>
                              </w:r>
                              <w:r>
                                <w:rPr>
                                  <w:w w:val="105"/>
                                  <w:sz w:val="20"/>
                                </w:rPr>
                                <w:t>was</w:t>
                              </w:r>
                              <w:r>
                                <w:rPr>
                                  <w:spacing w:val="21"/>
                                  <w:w w:val="105"/>
                                  <w:sz w:val="20"/>
                                </w:rPr>
                                <w:t xml:space="preserve"> </w:t>
                              </w:r>
                              <w:r>
                                <w:rPr>
                                  <w:w w:val="105"/>
                                  <w:sz w:val="20"/>
                                </w:rPr>
                                <w:t>more</w:t>
                              </w:r>
                              <w:r>
                                <w:rPr>
                                  <w:spacing w:val="20"/>
                                  <w:w w:val="105"/>
                                  <w:sz w:val="20"/>
                                </w:rPr>
                                <w:t xml:space="preserve"> </w:t>
                              </w:r>
                              <w:r>
                                <w:rPr>
                                  <w:w w:val="105"/>
                                  <w:sz w:val="20"/>
                                </w:rPr>
                                <w:t>progressive</w:t>
                              </w:r>
                            </w:p>
                          </w:tc>
                        </w:tr>
                        <w:tr w:rsidR="0000224E" w14:paraId="1BB7CB86" w14:textId="77777777" w:rsidTr="0000224E">
                          <w:trPr>
                            <w:trHeight w:val="339"/>
                          </w:trPr>
                          <w:tc>
                            <w:tcPr>
                              <w:tcW w:w="308" w:type="dxa"/>
                            </w:tcPr>
                            <w:p w14:paraId="794DF8DB" w14:textId="77777777" w:rsidR="0000224E" w:rsidRDefault="0000224E">
                              <w:pPr>
                                <w:pStyle w:val="TableParagraph"/>
                                <w:spacing w:before="75"/>
                                <w:ind w:left="31" w:right="78"/>
                                <w:jc w:val="both"/>
                                <w:rPr>
                                  <w:rFonts w:ascii="Trebuchet MS"/>
                                  <w:sz w:val="10"/>
                                </w:rPr>
                                <w:pPrChange w:id="2536" w:author="Christian PIEDALLU" w:date="2023-02-06T15:00:00Z">
                                  <w:pPr>
                                    <w:pStyle w:val="TableParagraph"/>
                                    <w:spacing w:before="75"/>
                                    <w:ind w:left="31" w:right="78"/>
                                    <w:jc w:val="center"/>
                                  </w:pPr>
                                </w:pPrChange>
                              </w:pPr>
                              <w:r>
                                <w:rPr>
                                  <w:rFonts w:ascii="Trebuchet MS"/>
                                  <w:sz w:val="10"/>
                                </w:rPr>
                                <w:t>205</w:t>
                              </w:r>
                            </w:p>
                          </w:tc>
                          <w:tc>
                            <w:tcPr>
                              <w:tcW w:w="8692" w:type="dxa"/>
                            </w:tcPr>
                            <w:p w14:paraId="3F50D994" w14:textId="3CCCA152" w:rsidR="0000224E" w:rsidRDefault="0000224E">
                              <w:pPr>
                                <w:pStyle w:val="TableParagraph"/>
                                <w:spacing w:line="223" w:lineRule="exact"/>
                                <w:ind w:left="100"/>
                                <w:jc w:val="both"/>
                                <w:rPr>
                                  <w:sz w:val="20"/>
                                </w:rPr>
                                <w:pPrChange w:id="2537" w:author="Christian PIEDALLU" w:date="2023-02-06T15:00:00Z">
                                  <w:pPr>
                                    <w:pStyle w:val="TableParagraph"/>
                                    <w:spacing w:line="223" w:lineRule="exact"/>
                                    <w:ind w:left="100"/>
                                  </w:pPr>
                                </w:pPrChange>
                              </w:pPr>
                              <w:r>
                                <w:rPr>
                                  <w:w w:val="105"/>
                                  <w:sz w:val="20"/>
                                </w:rPr>
                                <w:t>in</w:t>
                              </w:r>
                              <w:r>
                                <w:rPr>
                                  <w:spacing w:val="9"/>
                                  <w:w w:val="105"/>
                                  <w:sz w:val="20"/>
                                </w:rPr>
                                <w:t xml:space="preserve"> </w:t>
                              </w:r>
                              <w:ins w:id="2538" w:author="Christian PIEDALLU" w:date="2023-02-06T14:44:00Z">
                                <w:r w:rsidR="00D93A04">
                                  <w:rPr>
                                    <w:spacing w:val="9"/>
                                    <w:w w:val="105"/>
                                    <w:sz w:val="20"/>
                                  </w:rPr>
                                  <w:t>the</w:t>
                                </w:r>
                              </w:ins>
                              <w:r>
                                <w:rPr>
                                  <w:w w:val="105"/>
                                  <w:sz w:val="20"/>
                                </w:rPr>
                                <w:t>Vosges,</w:t>
                              </w:r>
                              <w:r>
                                <w:rPr>
                                  <w:spacing w:val="10"/>
                                  <w:w w:val="105"/>
                                  <w:sz w:val="20"/>
                                </w:rPr>
                                <w:t xml:space="preserve"> </w:t>
                              </w:r>
                              <w:r>
                                <w:rPr>
                                  <w:w w:val="105"/>
                                  <w:sz w:val="20"/>
                                </w:rPr>
                                <w:t>where</w:t>
                              </w:r>
                              <w:r>
                                <w:rPr>
                                  <w:spacing w:val="9"/>
                                  <w:w w:val="105"/>
                                  <w:sz w:val="20"/>
                                </w:rPr>
                                <w:t xml:space="preserve"> </w:t>
                              </w:r>
                              <w:r>
                                <w:rPr>
                                  <w:w w:val="105"/>
                                  <w:sz w:val="20"/>
                                </w:rPr>
                                <w:t>the</w:t>
                              </w:r>
                              <w:r>
                                <w:rPr>
                                  <w:spacing w:val="10"/>
                                  <w:w w:val="105"/>
                                  <w:sz w:val="20"/>
                                </w:rPr>
                                <w:t xml:space="preserve"> </w:t>
                              </w:r>
                              <w:r>
                                <w:rPr>
                                  <w:w w:val="105"/>
                                  <w:sz w:val="20"/>
                                </w:rPr>
                                <w:t>maximum</w:t>
                              </w:r>
                              <w:r>
                                <w:rPr>
                                  <w:spacing w:val="9"/>
                                  <w:w w:val="105"/>
                                  <w:sz w:val="20"/>
                                </w:rPr>
                                <w:t xml:space="preserve"> </w:t>
                              </w:r>
                              <w:r>
                                <w:rPr>
                                  <w:w w:val="105"/>
                                  <w:sz w:val="20"/>
                                </w:rPr>
                                <w:t>impact</w:t>
                              </w:r>
                              <w:r>
                                <w:rPr>
                                  <w:spacing w:val="10"/>
                                  <w:w w:val="105"/>
                                  <w:sz w:val="20"/>
                                </w:rPr>
                                <w:t xml:space="preserve"> </w:t>
                              </w:r>
                              <w:r>
                                <w:rPr>
                                  <w:w w:val="105"/>
                                  <w:sz w:val="20"/>
                                </w:rPr>
                                <w:t>was</w:t>
                              </w:r>
                              <w:r>
                                <w:rPr>
                                  <w:spacing w:val="10"/>
                                  <w:w w:val="105"/>
                                  <w:sz w:val="20"/>
                                </w:rPr>
                                <w:t xml:space="preserve"> </w:t>
                              </w:r>
                              <w:r>
                                <w:rPr>
                                  <w:w w:val="105"/>
                                  <w:sz w:val="20"/>
                                </w:rPr>
                                <w:t>later</w:t>
                              </w:r>
                              <w:r>
                                <w:rPr>
                                  <w:spacing w:val="9"/>
                                  <w:w w:val="105"/>
                                  <w:sz w:val="20"/>
                                </w:rPr>
                                <w:t xml:space="preserve"> </w:t>
                              </w:r>
                              <w:r>
                                <w:rPr>
                                  <w:w w:val="105"/>
                                  <w:sz w:val="20"/>
                                </w:rPr>
                                <w:t>observed,</w:t>
                              </w:r>
                              <w:r>
                                <w:rPr>
                                  <w:spacing w:val="10"/>
                                  <w:w w:val="105"/>
                                  <w:sz w:val="20"/>
                                </w:rPr>
                                <w:t xml:space="preserve"> </w:t>
                              </w:r>
                              <w:r>
                                <w:rPr>
                                  <w:w w:val="105"/>
                                  <w:sz w:val="20"/>
                                </w:rPr>
                                <w:t>in</w:t>
                              </w:r>
                              <w:r>
                                <w:rPr>
                                  <w:spacing w:val="9"/>
                                  <w:w w:val="105"/>
                                  <w:sz w:val="20"/>
                                </w:rPr>
                                <w:t xml:space="preserve"> </w:t>
                              </w:r>
                              <w:r>
                                <w:rPr>
                                  <w:w w:val="105"/>
                                  <w:sz w:val="20"/>
                                </w:rPr>
                                <w:t>2020.</w:t>
                              </w:r>
                            </w:p>
                          </w:tc>
                        </w:tr>
                        <w:tr w:rsidR="0000224E" w14:paraId="2CE73479" w14:textId="77777777" w:rsidTr="0000224E">
                          <w:trPr>
                            <w:trHeight w:val="469"/>
                          </w:trPr>
                          <w:tc>
                            <w:tcPr>
                              <w:tcW w:w="308" w:type="dxa"/>
                            </w:tcPr>
                            <w:p w14:paraId="75079577" w14:textId="77777777" w:rsidR="0000224E" w:rsidRDefault="0000224E">
                              <w:pPr>
                                <w:pStyle w:val="TableParagraph"/>
                                <w:jc w:val="both"/>
                                <w:rPr>
                                  <w:rFonts w:ascii="Times New Roman"/>
                                  <w:sz w:val="18"/>
                                </w:rPr>
                                <w:pPrChange w:id="2539" w:author="Christian PIEDALLU" w:date="2023-02-06T15:00:00Z">
                                  <w:pPr>
                                    <w:pStyle w:val="TableParagraph"/>
                                  </w:pPr>
                                </w:pPrChange>
                              </w:pPr>
                            </w:p>
                          </w:tc>
                          <w:tc>
                            <w:tcPr>
                              <w:tcW w:w="8692" w:type="dxa"/>
                            </w:tcPr>
                            <w:p w14:paraId="3EFDE281" w14:textId="77777777" w:rsidR="0000224E" w:rsidRDefault="0000224E">
                              <w:pPr>
                                <w:pStyle w:val="TableParagraph"/>
                                <w:spacing w:before="69" w:line="190" w:lineRule="exact"/>
                                <w:ind w:left="100"/>
                                <w:jc w:val="both"/>
                                <w:rPr>
                                  <w:sz w:val="16"/>
                                </w:rPr>
                                <w:pPrChange w:id="2540" w:author="Christian PIEDALLU" w:date="2023-02-06T15:00:00Z">
                                  <w:pPr>
                                    <w:pStyle w:val="TableParagraph"/>
                                    <w:spacing w:before="69" w:line="190" w:lineRule="exact"/>
                                    <w:ind w:left="100"/>
                                  </w:pPr>
                                </w:pPrChange>
                              </w:pPr>
                              <w:r>
                                <w:rPr>
                                  <w:w w:val="110"/>
                                  <w:sz w:val="16"/>
                                </w:rPr>
                                <w:t>Table</w:t>
                              </w:r>
                              <w:r>
                                <w:rPr>
                                  <w:spacing w:val="30"/>
                                  <w:w w:val="110"/>
                                  <w:sz w:val="16"/>
                                </w:rPr>
                                <w:t xml:space="preserve"> </w:t>
                              </w:r>
                              <w:r>
                                <w:rPr>
                                  <w:w w:val="110"/>
                                  <w:sz w:val="16"/>
                                </w:rPr>
                                <w:t>3:</w:t>
                              </w:r>
                              <w:r>
                                <w:rPr>
                                  <w:spacing w:val="23"/>
                                  <w:w w:val="110"/>
                                  <w:sz w:val="16"/>
                                </w:rPr>
                                <w:t xml:space="preserve"> </w:t>
                              </w:r>
                              <w:r>
                                <w:rPr>
                                  <w:w w:val="110"/>
                                  <w:sz w:val="16"/>
                                </w:rPr>
                                <w:t>Spruce</w:t>
                              </w:r>
                              <w:r>
                                <w:rPr>
                                  <w:spacing w:val="31"/>
                                  <w:w w:val="110"/>
                                  <w:sz w:val="16"/>
                                </w:rPr>
                                <w:t xml:space="preserve"> </w:t>
                              </w:r>
                              <w:r>
                                <w:rPr>
                                  <w:w w:val="110"/>
                                  <w:sz w:val="16"/>
                                </w:rPr>
                                <w:t>area</w:t>
                              </w:r>
                              <w:r>
                                <w:rPr>
                                  <w:spacing w:val="31"/>
                                  <w:w w:val="110"/>
                                  <w:sz w:val="16"/>
                                </w:rPr>
                                <w:t xml:space="preserve"> </w:t>
                              </w:r>
                              <w:r>
                                <w:rPr>
                                  <w:w w:val="110"/>
                                  <w:sz w:val="16"/>
                                </w:rPr>
                                <w:t>affected</w:t>
                              </w:r>
                              <w:r>
                                <w:rPr>
                                  <w:spacing w:val="31"/>
                                  <w:w w:val="110"/>
                                  <w:sz w:val="16"/>
                                </w:rPr>
                                <w:t xml:space="preserve"> </w:t>
                              </w:r>
                              <w:r>
                                <w:rPr>
                                  <w:w w:val="110"/>
                                  <w:sz w:val="16"/>
                                </w:rPr>
                                <w:t>by</w:t>
                              </w:r>
                              <w:r>
                                <w:rPr>
                                  <w:spacing w:val="31"/>
                                  <w:w w:val="110"/>
                                  <w:sz w:val="16"/>
                                </w:rPr>
                                <w:t xml:space="preserve"> </w:t>
                              </w:r>
                              <w:r>
                                <w:rPr>
                                  <w:w w:val="110"/>
                                  <w:sz w:val="16"/>
                                </w:rPr>
                                <w:t>bark</w:t>
                              </w:r>
                              <w:r>
                                <w:rPr>
                                  <w:spacing w:val="30"/>
                                  <w:w w:val="110"/>
                                  <w:sz w:val="16"/>
                                </w:rPr>
                                <w:t xml:space="preserve"> </w:t>
                              </w:r>
                              <w:r>
                                <w:rPr>
                                  <w:w w:val="110"/>
                                  <w:sz w:val="16"/>
                                </w:rPr>
                                <w:t>beetles</w:t>
                              </w:r>
                              <w:r>
                                <w:rPr>
                                  <w:spacing w:val="31"/>
                                  <w:w w:val="110"/>
                                  <w:sz w:val="16"/>
                                </w:rPr>
                                <w:t xml:space="preserve"> </w:t>
                              </w:r>
                              <w:r>
                                <w:rPr>
                                  <w:w w:val="110"/>
                                  <w:sz w:val="16"/>
                                </w:rPr>
                                <w:t>outbreak</w:t>
                              </w:r>
                              <w:r>
                                <w:rPr>
                                  <w:spacing w:val="31"/>
                                  <w:w w:val="110"/>
                                  <w:sz w:val="16"/>
                                </w:rPr>
                                <w:t xml:space="preserve"> </w:t>
                              </w:r>
                              <w:r>
                                <w:rPr>
                                  <w:w w:val="110"/>
                                  <w:sz w:val="16"/>
                                </w:rPr>
                                <w:t>during</w:t>
                              </w:r>
                              <w:r>
                                <w:rPr>
                                  <w:spacing w:val="31"/>
                                  <w:w w:val="110"/>
                                  <w:sz w:val="16"/>
                                </w:rPr>
                                <w:t xml:space="preserve"> </w:t>
                              </w:r>
                              <w:r>
                                <w:rPr>
                                  <w:w w:val="110"/>
                                  <w:sz w:val="16"/>
                                </w:rPr>
                                <w:t>the</w:t>
                              </w:r>
                              <w:r>
                                <w:rPr>
                                  <w:spacing w:val="31"/>
                                  <w:w w:val="110"/>
                                  <w:sz w:val="16"/>
                                </w:rPr>
                                <w:t xml:space="preserve"> </w:t>
                              </w:r>
                              <w:r>
                                <w:rPr>
                                  <w:w w:val="110"/>
                                  <w:sz w:val="16"/>
                                </w:rPr>
                                <w:t>crisis</w:t>
                              </w:r>
                              <w:r>
                                <w:rPr>
                                  <w:spacing w:val="30"/>
                                  <w:w w:val="110"/>
                                  <w:sz w:val="16"/>
                                </w:rPr>
                                <w:t xml:space="preserve"> </w:t>
                              </w:r>
                              <w:r>
                                <w:rPr>
                                  <w:w w:val="110"/>
                                  <w:sz w:val="16"/>
                                </w:rPr>
                                <w:t>(2017-2022).</w:t>
                              </w:r>
                              <w:r>
                                <w:rPr>
                                  <w:spacing w:val="34"/>
                                  <w:w w:val="110"/>
                                  <w:sz w:val="16"/>
                                </w:rPr>
                                <w:t xml:space="preserve"> </w:t>
                              </w:r>
                              <w:r>
                                <w:rPr>
                                  <w:w w:val="110"/>
                                  <w:sz w:val="16"/>
                                </w:rPr>
                                <w:t>Data</w:t>
                              </w:r>
                              <w:r>
                                <w:rPr>
                                  <w:spacing w:val="31"/>
                                  <w:w w:val="110"/>
                                  <w:sz w:val="16"/>
                                </w:rPr>
                                <w:t xml:space="preserve"> </w:t>
                              </w:r>
                              <w:r>
                                <w:rPr>
                                  <w:w w:val="110"/>
                                  <w:sz w:val="16"/>
                                </w:rPr>
                                <w:t>including</w:t>
                              </w:r>
                              <w:r>
                                <w:rPr>
                                  <w:spacing w:val="31"/>
                                  <w:w w:val="110"/>
                                  <w:sz w:val="16"/>
                                </w:rPr>
                                <w:t xml:space="preserve"> </w:t>
                              </w:r>
                              <w:r>
                                <w:rPr>
                                  <w:w w:val="110"/>
                                  <w:sz w:val="16"/>
                                </w:rPr>
                                <w:t>bark</w:t>
                              </w:r>
                              <w:r>
                                <w:rPr>
                                  <w:spacing w:val="31"/>
                                  <w:w w:val="110"/>
                                  <w:sz w:val="16"/>
                                </w:rPr>
                                <w:t xml:space="preserve"> </w:t>
                              </w:r>
                              <w:r>
                                <w:rPr>
                                  <w:w w:val="110"/>
                                  <w:sz w:val="16"/>
                                </w:rPr>
                                <w:t>beetle</w:t>
                              </w:r>
                              <w:r>
                                <w:rPr>
                                  <w:spacing w:val="-37"/>
                                  <w:w w:val="110"/>
                                  <w:sz w:val="16"/>
                                </w:rPr>
                                <w:t xml:space="preserve"> </w:t>
                              </w:r>
                              <w:r>
                                <w:rPr>
                                  <w:w w:val="110"/>
                                  <w:sz w:val="16"/>
                                </w:rPr>
                                <w:t>attacks</w:t>
                              </w:r>
                              <w:r>
                                <w:rPr>
                                  <w:spacing w:val="17"/>
                                  <w:w w:val="110"/>
                                  <w:sz w:val="16"/>
                                </w:rPr>
                                <w:t xml:space="preserve"> </w:t>
                              </w:r>
                              <w:r>
                                <w:rPr>
                                  <w:w w:val="110"/>
                                  <w:sz w:val="16"/>
                                </w:rPr>
                                <w:t>and</w:t>
                              </w:r>
                              <w:r>
                                <w:rPr>
                                  <w:spacing w:val="17"/>
                                  <w:w w:val="110"/>
                                  <w:sz w:val="16"/>
                                </w:rPr>
                                <w:t xml:space="preserve"> </w:t>
                              </w:r>
                              <w:r>
                                <w:rPr>
                                  <w:w w:val="110"/>
                                  <w:sz w:val="16"/>
                                </w:rPr>
                                <w:t>sanitary</w:t>
                              </w:r>
                              <w:r>
                                <w:rPr>
                                  <w:spacing w:val="17"/>
                                  <w:w w:val="110"/>
                                  <w:sz w:val="16"/>
                                </w:rPr>
                                <w:t xml:space="preserve"> </w:t>
                              </w:r>
                              <w:r>
                                <w:rPr>
                                  <w:w w:val="110"/>
                                  <w:sz w:val="16"/>
                                </w:rPr>
                                <w:t>felling.</w:t>
                              </w:r>
                            </w:p>
                          </w:tc>
                        </w:tr>
                      </w:tbl>
                      <w:p w14:paraId="3CA5184D" w14:textId="77777777" w:rsidR="0000224E" w:rsidRDefault="0000224E">
                        <w:pPr>
                          <w:pStyle w:val="Corpsdetexte"/>
                          <w:spacing w:line="240" w:lineRule="auto"/>
                        </w:pPr>
                      </w:p>
                    </w:txbxContent>
                  </v:textbox>
                  <w10:wrap anchorx="margin"/>
                </v:shape>
              </w:pict>
            </mc:Fallback>
          </mc:AlternateContent>
        </w:r>
      </w:del>
    </w:p>
    <w:p w14:paraId="7488069E" w14:textId="77777777" w:rsidR="00B177F5" w:rsidRPr="00814BC9" w:rsidRDefault="00B177F5">
      <w:pPr>
        <w:pStyle w:val="Corpsdetexte"/>
        <w:spacing w:line="240" w:lineRule="auto"/>
        <w:rPr>
          <w:rFonts w:ascii="Trebuchet MS"/>
          <w:sz w:val="10"/>
          <w:lang w:val="en-GB"/>
          <w:rPrChange w:id="2541" w:author="Christian PIEDALLU" w:date="2023-02-06T09:53:00Z">
            <w:rPr>
              <w:rFonts w:ascii="Trebuchet MS"/>
              <w:sz w:val="10"/>
            </w:rPr>
          </w:rPrChange>
        </w:rPr>
      </w:pPr>
    </w:p>
    <w:p w14:paraId="2172D0AA" w14:textId="77777777" w:rsidR="00B177F5" w:rsidRPr="00814BC9" w:rsidRDefault="00B177F5">
      <w:pPr>
        <w:pStyle w:val="Corpsdetexte"/>
        <w:spacing w:line="240" w:lineRule="auto"/>
        <w:rPr>
          <w:rFonts w:ascii="Trebuchet MS"/>
          <w:sz w:val="10"/>
          <w:lang w:val="en-GB"/>
          <w:rPrChange w:id="2542" w:author="Christian PIEDALLU" w:date="2023-02-06T09:53:00Z">
            <w:rPr>
              <w:rFonts w:ascii="Trebuchet MS"/>
              <w:sz w:val="10"/>
            </w:rPr>
          </w:rPrChange>
        </w:rPr>
      </w:pPr>
    </w:p>
    <w:p w14:paraId="4CBBC793" w14:textId="77777777" w:rsidR="00B177F5" w:rsidRPr="00814BC9" w:rsidRDefault="00B177F5">
      <w:pPr>
        <w:pStyle w:val="Corpsdetexte"/>
        <w:spacing w:line="240" w:lineRule="auto"/>
        <w:rPr>
          <w:rFonts w:ascii="Trebuchet MS"/>
          <w:sz w:val="10"/>
          <w:lang w:val="en-GB"/>
          <w:rPrChange w:id="2543" w:author="Christian PIEDALLU" w:date="2023-02-06T09:53:00Z">
            <w:rPr>
              <w:rFonts w:ascii="Trebuchet MS"/>
              <w:sz w:val="10"/>
            </w:rPr>
          </w:rPrChange>
        </w:rPr>
      </w:pPr>
    </w:p>
    <w:p w14:paraId="5AE4269F" w14:textId="77777777" w:rsidR="00B177F5" w:rsidRPr="00814BC9" w:rsidRDefault="00B177F5">
      <w:pPr>
        <w:pStyle w:val="Corpsdetexte"/>
        <w:spacing w:line="240" w:lineRule="auto"/>
        <w:rPr>
          <w:rFonts w:ascii="Trebuchet MS"/>
          <w:sz w:val="10"/>
          <w:lang w:val="en-GB"/>
          <w:rPrChange w:id="2544" w:author="Christian PIEDALLU" w:date="2023-02-06T09:53:00Z">
            <w:rPr>
              <w:rFonts w:ascii="Trebuchet MS"/>
              <w:sz w:val="10"/>
            </w:rPr>
          </w:rPrChange>
        </w:rPr>
      </w:pPr>
    </w:p>
    <w:p w14:paraId="7DAA81E4" w14:textId="77777777" w:rsidR="00B177F5" w:rsidRPr="00814BC9" w:rsidRDefault="00B177F5">
      <w:pPr>
        <w:pStyle w:val="Corpsdetexte"/>
        <w:spacing w:line="240" w:lineRule="auto"/>
        <w:rPr>
          <w:rFonts w:ascii="Trebuchet MS"/>
          <w:sz w:val="10"/>
          <w:lang w:val="en-GB"/>
          <w:rPrChange w:id="2545" w:author="Christian PIEDALLU" w:date="2023-02-06T09:53:00Z">
            <w:rPr>
              <w:rFonts w:ascii="Trebuchet MS"/>
              <w:sz w:val="10"/>
            </w:rPr>
          </w:rPrChange>
        </w:rPr>
      </w:pPr>
    </w:p>
    <w:p w14:paraId="114609C2" w14:textId="77777777" w:rsidR="00B177F5" w:rsidRPr="00814BC9" w:rsidRDefault="00B177F5">
      <w:pPr>
        <w:pStyle w:val="Corpsdetexte"/>
        <w:spacing w:line="240" w:lineRule="auto"/>
        <w:rPr>
          <w:rFonts w:ascii="Trebuchet MS"/>
          <w:sz w:val="10"/>
          <w:lang w:val="en-GB"/>
          <w:rPrChange w:id="2546" w:author="Christian PIEDALLU" w:date="2023-02-06T09:53:00Z">
            <w:rPr>
              <w:rFonts w:ascii="Trebuchet MS"/>
              <w:sz w:val="10"/>
            </w:rPr>
          </w:rPrChange>
        </w:rPr>
      </w:pPr>
    </w:p>
    <w:p w14:paraId="46F109C1" w14:textId="77777777" w:rsidR="00B177F5" w:rsidRPr="00814BC9" w:rsidRDefault="00B177F5">
      <w:pPr>
        <w:pStyle w:val="Corpsdetexte"/>
        <w:spacing w:line="240" w:lineRule="auto"/>
        <w:rPr>
          <w:rFonts w:ascii="Trebuchet MS"/>
          <w:sz w:val="10"/>
          <w:lang w:val="en-GB"/>
          <w:rPrChange w:id="2547" w:author="Christian PIEDALLU" w:date="2023-02-06T09:53:00Z">
            <w:rPr>
              <w:rFonts w:ascii="Trebuchet MS"/>
              <w:sz w:val="10"/>
            </w:rPr>
          </w:rPrChange>
        </w:rPr>
      </w:pPr>
    </w:p>
    <w:p w14:paraId="28100662" w14:textId="77777777" w:rsidR="00B177F5" w:rsidRPr="00814BC9" w:rsidRDefault="00B177F5">
      <w:pPr>
        <w:pStyle w:val="Corpsdetexte"/>
        <w:spacing w:line="240" w:lineRule="auto"/>
        <w:rPr>
          <w:rFonts w:ascii="Trebuchet MS"/>
          <w:sz w:val="10"/>
          <w:lang w:val="en-GB"/>
          <w:rPrChange w:id="2548" w:author="Christian PIEDALLU" w:date="2023-02-06T09:53:00Z">
            <w:rPr>
              <w:rFonts w:ascii="Trebuchet MS"/>
              <w:sz w:val="10"/>
            </w:rPr>
          </w:rPrChange>
        </w:rPr>
      </w:pPr>
    </w:p>
    <w:p w14:paraId="09D1AC34" w14:textId="77777777" w:rsidR="00B177F5" w:rsidRPr="00814BC9" w:rsidRDefault="00B177F5">
      <w:pPr>
        <w:pStyle w:val="Corpsdetexte"/>
        <w:spacing w:line="240" w:lineRule="auto"/>
        <w:rPr>
          <w:rFonts w:ascii="Trebuchet MS"/>
          <w:sz w:val="10"/>
          <w:lang w:val="en-GB"/>
          <w:rPrChange w:id="2549" w:author="Christian PIEDALLU" w:date="2023-02-06T09:53:00Z">
            <w:rPr>
              <w:rFonts w:ascii="Trebuchet MS"/>
              <w:sz w:val="10"/>
            </w:rPr>
          </w:rPrChange>
        </w:rPr>
      </w:pPr>
    </w:p>
    <w:p w14:paraId="4BC80F1F" w14:textId="77777777" w:rsidR="00B177F5" w:rsidRPr="00814BC9" w:rsidRDefault="00B177F5">
      <w:pPr>
        <w:pStyle w:val="Corpsdetexte"/>
        <w:spacing w:line="240" w:lineRule="auto"/>
        <w:rPr>
          <w:rFonts w:ascii="Trebuchet MS"/>
          <w:sz w:val="10"/>
          <w:lang w:val="en-GB"/>
          <w:rPrChange w:id="2550" w:author="Christian PIEDALLU" w:date="2023-02-06T09:53:00Z">
            <w:rPr>
              <w:rFonts w:ascii="Trebuchet MS"/>
              <w:sz w:val="10"/>
            </w:rPr>
          </w:rPrChange>
        </w:rPr>
      </w:pPr>
    </w:p>
    <w:p w14:paraId="54F8F5FF" w14:textId="77777777" w:rsidR="00B177F5" w:rsidRPr="00814BC9" w:rsidRDefault="00B177F5">
      <w:pPr>
        <w:pStyle w:val="Corpsdetexte"/>
        <w:spacing w:line="240" w:lineRule="auto"/>
        <w:rPr>
          <w:rFonts w:ascii="Trebuchet MS"/>
          <w:sz w:val="10"/>
          <w:lang w:val="en-GB"/>
          <w:rPrChange w:id="2551" w:author="Christian PIEDALLU" w:date="2023-02-06T09:53:00Z">
            <w:rPr>
              <w:rFonts w:ascii="Trebuchet MS"/>
              <w:sz w:val="10"/>
            </w:rPr>
          </w:rPrChange>
        </w:rPr>
      </w:pPr>
    </w:p>
    <w:p w14:paraId="6E021A64" w14:textId="77777777" w:rsidR="00B177F5" w:rsidRPr="00814BC9" w:rsidRDefault="00B177F5">
      <w:pPr>
        <w:pStyle w:val="Corpsdetexte"/>
        <w:spacing w:line="240" w:lineRule="auto"/>
        <w:rPr>
          <w:rFonts w:ascii="Trebuchet MS"/>
          <w:sz w:val="10"/>
          <w:lang w:val="en-GB"/>
          <w:rPrChange w:id="2552" w:author="Christian PIEDALLU" w:date="2023-02-06T09:53:00Z">
            <w:rPr>
              <w:rFonts w:ascii="Trebuchet MS"/>
              <w:sz w:val="10"/>
            </w:rPr>
          </w:rPrChange>
        </w:rPr>
      </w:pPr>
    </w:p>
    <w:p w14:paraId="61BB579A" w14:textId="77777777" w:rsidR="00B177F5" w:rsidRPr="00814BC9" w:rsidRDefault="00B177F5">
      <w:pPr>
        <w:pStyle w:val="Corpsdetexte"/>
        <w:spacing w:line="240" w:lineRule="auto"/>
        <w:rPr>
          <w:rFonts w:ascii="Trebuchet MS"/>
          <w:sz w:val="10"/>
          <w:lang w:val="en-GB"/>
          <w:rPrChange w:id="2553" w:author="Christian PIEDALLU" w:date="2023-02-06T09:53:00Z">
            <w:rPr>
              <w:rFonts w:ascii="Trebuchet MS"/>
              <w:sz w:val="10"/>
            </w:rPr>
          </w:rPrChange>
        </w:rPr>
      </w:pPr>
    </w:p>
    <w:p w14:paraId="6B1C90B9" w14:textId="77777777" w:rsidR="00B177F5" w:rsidRPr="00814BC9" w:rsidRDefault="00B177F5">
      <w:pPr>
        <w:pStyle w:val="Corpsdetexte"/>
        <w:spacing w:line="240" w:lineRule="auto"/>
        <w:rPr>
          <w:rFonts w:ascii="Trebuchet MS"/>
          <w:sz w:val="10"/>
          <w:lang w:val="en-GB"/>
          <w:rPrChange w:id="2554" w:author="Christian PIEDALLU" w:date="2023-02-06T09:53:00Z">
            <w:rPr>
              <w:rFonts w:ascii="Trebuchet MS"/>
              <w:sz w:val="10"/>
            </w:rPr>
          </w:rPrChange>
        </w:rPr>
      </w:pPr>
    </w:p>
    <w:p w14:paraId="41E90AFC" w14:textId="77777777" w:rsidR="00B177F5" w:rsidRPr="00814BC9" w:rsidRDefault="00B177F5">
      <w:pPr>
        <w:pStyle w:val="Corpsdetexte"/>
        <w:spacing w:line="240" w:lineRule="auto"/>
        <w:rPr>
          <w:rFonts w:ascii="Trebuchet MS"/>
          <w:sz w:val="10"/>
          <w:lang w:val="en-GB"/>
          <w:rPrChange w:id="2555" w:author="Christian PIEDALLU" w:date="2023-02-06T09:53:00Z">
            <w:rPr>
              <w:rFonts w:ascii="Trebuchet MS"/>
              <w:sz w:val="10"/>
            </w:rPr>
          </w:rPrChange>
        </w:rPr>
      </w:pPr>
    </w:p>
    <w:p w14:paraId="2457301A" w14:textId="77777777" w:rsidR="00B177F5" w:rsidRPr="00814BC9" w:rsidRDefault="00B177F5">
      <w:pPr>
        <w:pStyle w:val="Corpsdetexte"/>
        <w:spacing w:line="240" w:lineRule="auto"/>
        <w:rPr>
          <w:rFonts w:ascii="Trebuchet MS"/>
          <w:sz w:val="10"/>
          <w:lang w:val="en-GB"/>
          <w:rPrChange w:id="2556" w:author="Christian PIEDALLU" w:date="2023-02-06T09:53:00Z">
            <w:rPr>
              <w:rFonts w:ascii="Trebuchet MS"/>
              <w:sz w:val="10"/>
            </w:rPr>
          </w:rPrChange>
        </w:rPr>
      </w:pPr>
    </w:p>
    <w:p w14:paraId="3FDD2505" w14:textId="77777777" w:rsidR="00B177F5" w:rsidRPr="00814BC9" w:rsidRDefault="00B177F5">
      <w:pPr>
        <w:pStyle w:val="Corpsdetexte"/>
        <w:spacing w:line="240" w:lineRule="auto"/>
        <w:rPr>
          <w:rFonts w:ascii="Trebuchet MS"/>
          <w:sz w:val="10"/>
          <w:lang w:val="en-GB"/>
          <w:rPrChange w:id="2557" w:author="Christian PIEDALLU" w:date="2023-02-06T09:53:00Z">
            <w:rPr>
              <w:rFonts w:ascii="Trebuchet MS"/>
              <w:sz w:val="10"/>
            </w:rPr>
          </w:rPrChange>
        </w:rPr>
      </w:pPr>
    </w:p>
    <w:p w14:paraId="21E206E9" w14:textId="77777777" w:rsidR="00B177F5" w:rsidRPr="00814BC9" w:rsidRDefault="00B177F5">
      <w:pPr>
        <w:pStyle w:val="Corpsdetexte"/>
        <w:spacing w:line="240" w:lineRule="auto"/>
        <w:rPr>
          <w:rFonts w:ascii="Trebuchet MS"/>
          <w:sz w:val="10"/>
          <w:lang w:val="en-GB"/>
          <w:rPrChange w:id="2558" w:author="Christian PIEDALLU" w:date="2023-02-06T09:53:00Z">
            <w:rPr>
              <w:rFonts w:ascii="Trebuchet MS"/>
              <w:sz w:val="10"/>
            </w:rPr>
          </w:rPrChange>
        </w:rPr>
      </w:pPr>
    </w:p>
    <w:p w14:paraId="772FE72B" w14:textId="77777777" w:rsidR="00B177F5" w:rsidRPr="00814BC9" w:rsidRDefault="00B177F5">
      <w:pPr>
        <w:pStyle w:val="Corpsdetexte"/>
        <w:spacing w:line="240" w:lineRule="auto"/>
        <w:rPr>
          <w:rFonts w:ascii="Trebuchet MS"/>
          <w:sz w:val="10"/>
          <w:lang w:val="en-GB"/>
          <w:rPrChange w:id="2559" w:author="Christian PIEDALLU" w:date="2023-02-06T09:53:00Z">
            <w:rPr>
              <w:rFonts w:ascii="Trebuchet MS"/>
              <w:sz w:val="10"/>
            </w:rPr>
          </w:rPrChange>
        </w:rPr>
      </w:pPr>
    </w:p>
    <w:p w14:paraId="03C44440" w14:textId="77777777" w:rsidR="00B177F5" w:rsidRPr="00814BC9" w:rsidRDefault="00B177F5">
      <w:pPr>
        <w:pStyle w:val="Corpsdetexte"/>
        <w:spacing w:line="240" w:lineRule="auto"/>
        <w:rPr>
          <w:rFonts w:ascii="Trebuchet MS"/>
          <w:sz w:val="10"/>
          <w:lang w:val="en-GB"/>
          <w:rPrChange w:id="2560" w:author="Christian PIEDALLU" w:date="2023-02-06T09:53:00Z">
            <w:rPr>
              <w:rFonts w:ascii="Trebuchet MS"/>
              <w:sz w:val="10"/>
            </w:rPr>
          </w:rPrChange>
        </w:rPr>
      </w:pPr>
    </w:p>
    <w:p w14:paraId="1B7B06D2" w14:textId="77777777" w:rsidR="00B177F5" w:rsidRPr="00814BC9" w:rsidRDefault="00B177F5">
      <w:pPr>
        <w:pStyle w:val="Corpsdetexte"/>
        <w:spacing w:line="240" w:lineRule="auto"/>
        <w:rPr>
          <w:rFonts w:ascii="Trebuchet MS"/>
          <w:sz w:val="10"/>
          <w:lang w:val="en-GB"/>
          <w:rPrChange w:id="2561" w:author="Christian PIEDALLU" w:date="2023-02-06T09:53:00Z">
            <w:rPr>
              <w:rFonts w:ascii="Trebuchet MS"/>
              <w:sz w:val="10"/>
            </w:rPr>
          </w:rPrChange>
        </w:rPr>
      </w:pPr>
    </w:p>
    <w:p w14:paraId="59C16946" w14:textId="77777777" w:rsidR="00B177F5" w:rsidRPr="00814BC9" w:rsidRDefault="00B177F5">
      <w:pPr>
        <w:pStyle w:val="Corpsdetexte"/>
        <w:spacing w:line="240" w:lineRule="auto"/>
        <w:rPr>
          <w:rFonts w:ascii="Trebuchet MS"/>
          <w:sz w:val="10"/>
          <w:lang w:val="en-GB"/>
          <w:rPrChange w:id="2562" w:author="Christian PIEDALLU" w:date="2023-02-06T09:53:00Z">
            <w:rPr>
              <w:rFonts w:ascii="Trebuchet MS"/>
              <w:sz w:val="10"/>
            </w:rPr>
          </w:rPrChange>
        </w:rPr>
      </w:pPr>
    </w:p>
    <w:p w14:paraId="6BF08B1A" w14:textId="77777777" w:rsidR="00B177F5" w:rsidRPr="00814BC9" w:rsidRDefault="00B177F5">
      <w:pPr>
        <w:pStyle w:val="Corpsdetexte"/>
        <w:spacing w:line="240" w:lineRule="auto"/>
        <w:rPr>
          <w:rFonts w:ascii="Trebuchet MS"/>
          <w:sz w:val="10"/>
          <w:lang w:val="en-GB"/>
          <w:rPrChange w:id="2563" w:author="Christian PIEDALLU" w:date="2023-02-06T09:53:00Z">
            <w:rPr>
              <w:rFonts w:ascii="Trebuchet MS"/>
              <w:sz w:val="10"/>
            </w:rPr>
          </w:rPrChange>
        </w:rPr>
      </w:pPr>
    </w:p>
    <w:p w14:paraId="06155B23" w14:textId="77777777" w:rsidR="00B177F5" w:rsidRPr="00814BC9" w:rsidRDefault="00B177F5">
      <w:pPr>
        <w:pStyle w:val="Corpsdetexte"/>
        <w:spacing w:line="240" w:lineRule="auto"/>
        <w:rPr>
          <w:rFonts w:ascii="Trebuchet MS"/>
          <w:sz w:val="10"/>
          <w:lang w:val="en-GB"/>
          <w:rPrChange w:id="2564" w:author="Christian PIEDALLU" w:date="2023-02-06T09:53:00Z">
            <w:rPr>
              <w:rFonts w:ascii="Trebuchet MS"/>
              <w:sz w:val="10"/>
            </w:rPr>
          </w:rPrChange>
        </w:rPr>
      </w:pPr>
    </w:p>
    <w:p w14:paraId="7C55F666" w14:textId="77777777" w:rsidR="00B177F5" w:rsidRPr="00814BC9" w:rsidRDefault="00B177F5">
      <w:pPr>
        <w:pStyle w:val="Corpsdetexte"/>
        <w:spacing w:line="240" w:lineRule="auto"/>
        <w:rPr>
          <w:rFonts w:ascii="Trebuchet MS"/>
          <w:sz w:val="10"/>
          <w:lang w:val="en-GB"/>
          <w:rPrChange w:id="2565" w:author="Christian PIEDALLU" w:date="2023-02-06T09:53:00Z">
            <w:rPr>
              <w:rFonts w:ascii="Trebuchet MS"/>
              <w:sz w:val="10"/>
            </w:rPr>
          </w:rPrChange>
        </w:rPr>
      </w:pPr>
    </w:p>
    <w:p w14:paraId="08DA9919" w14:textId="77777777" w:rsidR="00B177F5" w:rsidRPr="00814BC9" w:rsidRDefault="00B177F5">
      <w:pPr>
        <w:pStyle w:val="Corpsdetexte"/>
        <w:spacing w:line="240" w:lineRule="auto"/>
        <w:rPr>
          <w:rFonts w:ascii="Trebuchet MS"/>
          <w:sz w:val="10"/>
          <w:lang w:val="en-GB"/>
          <w:rPrChange w:id="2566" w:author="Christian PIEDALLU" w:date="2023-02-06T09:53:00Z">
            <w:rPr>
              <w:rFonts w:ascii="Trebuchet MS"/>
              <w:sz w:val="10"/>
            </w:rPr>
          </w:rPrChange>
        </w:rPr>
      </w:pPr>
    </w:p>
    <w:p w14:paraId="4530193E" w14:textId="77777777" w:rsidR="00B177F5" w:rsidRPr="00814BC9" w:rsidRDefault="00B177F5">
      <w:pPr>
        <w:pStyle w:val="Corpsdetexte"/>
        <w:spacing w:line="240" w:lineRule="auto"/>
        <w:rPr>
          <w:rFonts w:ascii="Trebuchet MS"/>
          <w:sz w:val="10"/>
          <w:lang w:val="en-GB"/>
          <w:rPrChange w:id="2567" w:author="Christian PIEDALLU" w:date="2023-02-06T09:53:00Z">
            <w:rPr>
              <w:rFonts w:ascii="Trebuchet MS"/>
              <w:sz w:val="10"/>
            </w:rPr>
          </w:rPrChange>
        </w:rPr>
      </w:pPr>
    </w:p>
    <w:p w14:paraId="61452C19" w14:textId="77777777" w:rsidR="00B177F5" w:rsidRPr="00814BC9" w:rsidRDefault="00B177F5">
      <w:pPr>
        <w:pStyle w:val="Corpsdetexte"/>
        <w:spacing w:line="240" w:lineRule="auto"/>
        <w:rPr>
          <w:rFonts w:ascii="Trebuchet MS"/>
          <w:sz w:val="10"/>
          <w:lang w:val="en-GB"/>
          <w:rPrChange w:id="2568" w:author="Christian PIEDALLU" w:date="2023-02-06T09:53:00Z">
            <w:rPr>
              <w:rFonts w:ascii="Trebuchet MS"/>
              <w:sz w:val="10"/>
            </w:rPr>
          </w:rPrChange>
        </w:rPr>
      </w:pPr>
    </w:p>
    <w:p w14:paraId="35B9AD59" w14:textId="77777777" w:rsidR="00B177F5" w:rsidRPr="00814BC9" w:rsidRDefault="00B177F5">
      <w:pPr>
        <w:pStyle w:val="Corpsdetexte"/>
        <w:spacing w:line="240" w:lineRule="auto"/>
        <w:rPr>
          <w:rFonts w:ascii="Trebuchet MS"/>
          <w:sz w:val="10"/>
          <w:lang w:val="en-GB"/>
          <w:rPrChange w:id="2569" w:author="Christian PIEDALLU" w:date="2023-02-06T09:53:00Z">
            <w:rPr>
              <w:rFonts w:ascii="Trebuchet MS"/>
              <w:sz w:val="10"/>
            </w:rPr>
          </w:rPrChange>
        </w:rPr>
      </w:pPr>
    </w:p>
    <w:p w14:paraId="2F3C093F" w14:textId="77777777" w:rsidR="00B177F5" w:rsidRPr="00814BC9" w:rsidRDefault="00B177F5">
      <w:pPr>
        <w:pStyle w:val="Corpsdetexte"/>
        <w:spacing w:line="240" w:lineRule="auto"/>
        <w:rPr>
          <w:rFonts w:ascii="Trebuchet MS"/>
          <w:sz w:val="10"/>
          <w:lang w:val="en-GB"/>
          <w:rPrChange w:id="2570" w:author="Christian PIEDALLU" w:date="2023-02-06T09:53:00Z">
            <w:rPr>
              <w:rFonts w:ascii="Trebuchet MS"/>
              <w:sz w:val="10"/>
            </w:rPr>
          </w:rPrChange>
        </w:rPr>
      </w:pPr>
    </w:p>
    <w:p w14:paraId="2D3B8E87" w14:textId="77777777" w:rsidR="00B177F5" w:rsidRPr="00814BC9" w:rsidRDefault="00B177F5">
      <w:pPr>
        <w:pStyle w:val="Corpsdetexte"/>
        <w:spacing w:line="240" w:lineRule="auto"/>
        <w:rPr>
          <w:rFonts w:ascii="Trebuchet MS"/>
          <w:sz w:val="10"/>
          <w:lang w:val="en-GB"/>
          <w:rPrChange w:id="2571" w:author="Christian PIEDALLU" w:date="2023-02-06T09:53:00Z">
            <w:rPr>
              <w:rFonts w:ascii="Trebuchet MS"/>
              <w:sz w:val="10"/>
            </w:rPr>
          </w:rPrChange>
        </w:rPr>
      </w:pPr>
    </w:p>
    <w:p w14:paraId="60D7A64F" w14:textId="77777777" w:rsidR="00B177F5" w:rsidRPr="00814BC9" w:rsidRDefault="00B177F5">
      <w:pPr>
        <w:pStyle w:val="Corpsdetexte"/>
        <w:spacing w:line="240" w:lineRule="auto"/>
        <w:rPr>
          <w:rFonts w:ascii="Trebuchet MS"/>
          <w:sz w:val="10"/>
          <w:lang w:val="en-GB"/>
          <w:rPrChange w:id="2572" w:author="Christian PIEDALLU" w:date="2023-02-06T09:53:00Z">
            <w:rPr>
              <w:rFonts w:ascii="Trebuchet MS"/>
              <w:sz w:val="10"/>
            </w:rPr>
          </w:rPrChange>
        </w:rPr>
      </w:pPr>
    </w:p>
    <w:p w14:paraId="4C1419A9" w14:textId="77777777" w:rsidR="00B177F5" w:rsidRPr="00814BC9" w:rsidRDefault="00B177F5">
      <w:pPr>
        <w:pStyle w:val="Corpsdetexte"/>
        <w:spacing w:line="240" w:lineRule="auto"/>
        <w:rPr>
          <w:rFonts w:ascii="Trebuchet MS"/>
          <w:sz w:val="10"/>
          <w:lang w:val="en-GB"/>
          <w:rPrChange w:id="2573" w:author="Christian PIEDALLU" w:date="2023-02-06T09:53:00Z">
            <w:rPr>
              <w:rFonts w:ascii="Trebuchet MS"/>
              <w:sz w:val="10"/>
            </w:rPr>
          </w:rPrChange>
        </w:rPr>
      </w:pPr>
    </w:p>
    <w:p w14:paraId="3A2956FD" w14:textId="77777777" w:rsidR="00B177F5" w:rsidRPr="00814BC9" w:rsidRDefault="00B177F5">
      <w:pPr>
        <w:pStyle w:val="Corpsdetexte"/>
        <w:spacing w:line="240" w:lineRule="auto"/>
        <w:rPr>
          <w:rFonts w:ascii="Trebuchet MS"/>
          <w:sz w:val="10"/>
          <w:lang w:val="en-GB"/>
          <w:rPrChange w:id="2574" w:author="Christian PIEDALLU" w:date="2023-02-06T09:53:00Z">
            <w:rPr>
              <w:rFonts w:ascii="Trebuchet MS"/>
              <w:sz w:val="10"/>
            </w:rPr>
          </w:rPrChange>
        </w:rPr>
      </w:pPr>
    </w:p>
    <w:p w14:paraId="5EFB05A5" w14:textId="77777777" w:rsidR="00B177F5" w:rsidRPr="00814BC9" w:rsidRDefault="00B177F5">
      <w:pPr>
        <w:pStyle w:val="Corpsdetexte"/>
        <w:spacing w:line="240" w:lineRule="auto"/>
        <w:rPr>
          <w:rFonts w:ascii="Trebuchet MS"/>
          <w:sz w:val="10"/>
          <w:lang w:val="en-GB"/>
          <w:rPrChange w:id="2575" w:author="Christian PIEDALLU" w:date="2023-02-06T09:53:00Z">
            <w:rPr>
              <w:rFonts w:ascii="Trebuchet MS"/>
              <w:sz w:val="10"/>
            </w:rPr>
          </w:rPrChange>
        </w:rPr>
      </w:pPr>
    </w:p>
    <w:p w14:paraId="5F146DB2" w14:textId="77777777" w:rsidR="00B177F5" w:rsidRPr="00814BC9" w:rsidRDefault="00B177F5">
      <w:pPr>
        <w:pStyle w:val="Corpsdetexte"/>
        <w:spacing w:line="240" w:lineRule="auto"/>
        <w:rPr>
          <w:rFonts w:ascii="Trebuchet MS"/>
          <w:sz w:val="10"/>
          <w:lang w:val="en-GB"/>
          <w:rPrChange w:id="2576" w:author="Christian PIEDALLU" w:date="2023-02-06T09:53:00Z">
            <w:rPr>
              <w:rFonts w:ascii="Trebuchet MS"/>
              <w:sz w:val="10"/>
            </w:rPr>
          </w:rPrChange>
        </w:rPr>
      </w:pPr>
    </w:p>
    <w:p w14:paraId="2DC12EF1" w14:textId="77777777" w:rsidR="00B177F5" w:rsidRPr="00814BC9" w:rsidRDefault="00B177F5">
      <w:pPr>
        <w:pStyle w:val="Corpsdetexte"/>
        <w:spacing w:line="240" w:lineRule="auto"/>
        <w:rPr>
          <w:rFonts w:ascii="Trebuchet MS"/>
          <w:sz w:val="10"/>
          <w:lang w:val="en-GB"/>
          <w:rPrChange w:id="2577" w:author="Christian PIEDALLU" w:date="2023-02-06T09:53:00Z">
            <w:rPr>
              <w:rFonts w:ascii="Trebuchet MS"/>
              <w:sz w:val="10"/>
            </w:rPr>
          </w:rPrChange>
        </w:rPr>
      </w:pPr>
    </w:p>
    <w:p w14:paraId="67328EE4" w14:textId="77777777" w:rsidR="00B177F5" w:rsidRPr="00814BC9" w:rsidRDefault="00B177F5">
      <w:pPr>
        <w:pStyle w:val="Corpsdetexte"/>
        <w:spacing w:line="240" w:lineRule="auto"/>
        <w:rPr>
          <w:rFonts w:ascii="Trebuchet MS"/>
          <w:sz w:val="10"/>
          <w:lang w:val="en-GB"/>
          <w:rPrChange w:id="2578" w:author="Christian PIEDALLU" w:date="2023-02-06T09:53:00Z">
            <w:rPr>
              <w:rFonts w:ascii="Trebuchet MS"/>
              <w:sz w:val="10"/>
            </w:rPr>
          </w:rPrChange>
        </w:rPr>
      </w:pPr>
    </w:p>
    <w:p w14:paraId="19A0BBA3" w14:textId="77777777" w:rsidR="00B177F5" w:rsidRPr="00814BC9" w:rsidRDefault="00B177F5">
      <w:pPr>
        <w:pStyle w:val="Corpsdetexte"/>
        <w:spacing w:line="240" w:lineRule="auto"/>
        <w:rPr>
          <w:rFonts w:ascii="Trebuchet MS"/>
          <w:sz w:val="10"/>
          <w:lang w:val="en-GB"/>
          <w:rPrChange w:id="2579" w:author="Christian PIEDALLU" w:date="2023-02-06T09:53:00Z">
            <w:rPr>
              <w:rFonts w:ascii="Trebuchet MS"/>
              <w:sz w:val="10"/>
            </w:rPr>
          </w:rPrChange>
        </w:rPr>
      </w:pPr>
    </w:p>
    <w:p w14:paraId="464B2AE4" w14:textId="77777777" w:rsidR="00B177F5" w:rsidRPr="00814BC9" w:rsidRDefault="00B177F5">
      <w:pPr>
        <w:pStyle w:val="Corpsdetexte"/>
        <w:spacing w:line="240" w:lineRule="auto"/>
        <w:rPr>
          <w:rFonts w:ascii="Trebuchet MS"/>
          <w:sz w:val="10"/>
          <w:lang w:val="en-GB"/>
          <w:rPrChange w:id="2580" w:author="Christian PIEDALLU" w:date="2023-02-06T09:53:00Z">
            <w:rPr>
              <w:rFonts w:ascii="Trebuchet MS"/>
              <w:sz w:val="10"/>
            </w:rPr>
          </w:rPrChange>
        </w:rPr>
      </w:pPr>
    </w:p>
    <w:p w14:paraId="4CB93C07" w14:textId="77777777" w:rsidR="00B177F5" w:rsidRPr="00814BC9" w:rsidRDefault="00B177F5">
      <w:pPr>
        <w:pStyle w:val="Corpsdetexte"/>
        <w:spacing w:line="240" w:lineRule="auto"/>
        <w:rPr>
          <w:rFonts w:ascii="Trebuchet MS"/>
          <w:sz w:val="10"/>
          <w:lang w:val="en-GB"/>
          <w:rPrChange w:id="2581" w:author="Christian PIEDALLU" w:date="2023-02-06T09:53:00Z">
            <w:rPr>
              <w:rFonts w:ascii="Trebuchet MS"/>
              <w:sz w:val="10"/>
            </w:rPr>
          </w:rPrChange>
        </w:rPr>
      </w:pPr>
    </w:p>
    <w:p w14:paraId="7940B227" w14:textId="77777777" w:rsidR="00B177F5" w:rsidRPr="00814BC9" w:rsidRDefault="00B177F5">
      <w:pPr>
        <w:pStyle w:val="Corpsdetexte"/>
        <w:spacing w:line="240" w:lineRule="auto"/>
        <w:rPr>
          <w:rFonts w:ascii="Trebuchet MS"/>
          <w:sz w:val="10"/>
          <w:lang w:val="en-GB"/>
          <w:rPrChange w:id="2582" w:author="Christian PIEDALLU" w:date="2023-02-06T09:53:00Z">
            <w:rPr>
              <w:rFonts w:ascii="Trebuchet MS"/>
              <w:sz w:val="10"/>
            </w:rPr>
          </w:rPrChange>
        </w:rPr>
      </w:pPr>
    </w:p>
    <w:p w14:paraId="41FF8BA9" w14:textId="77777777" w:rsidR="00B177F5" w:rsidRPr="00814BC9" w:rsidRDefault="00B177F5">
      <w:pPr>
        <w:pStyle w:val="Corpsdetexte"/>
        <w:spacing w:line="240" w:lineRule="auto"/>
        <w:rPr>
          <w:rFonts w:ascii="Trebuchet MS"/>
          <w:sz w:val="10"/>
          <w:lang w:val="en-GB"/>
          <w:rPrChange w:id="2583" w:author="Christian PIEDALLU" w:date="2023-02-06T09:53:00Z">
            <w:rPr>
              <w:rFonts w:ascii="Trebuchet MS"/>
              <w:sz w:val="10"/>
            </w:rPr>
          </w:rPrChange>
        </w:rPr>
      </w:pPr>
    </w:p>
    <w:p w14:paraId="039DB83A" w14:textId="77777777" w:rsidR="00B177F5" w:rsidRPr="00814BC9" w:rsidRDefault="00B177F5">
      <w:pPr>
        <w:pStyle w:val="Corpsdetexte"/>
        <w:spacing w:line="240" w:lineRule="auto"/>
        <w:rPr>
          <w:rFonts w:ascii="Trebuchet MS"/>
          <w:sz w:val="10"/>
          <w:lang w:val="en-GB"/>
          <w:rPrChange w:id="2584" w:author="Christian PIEDALLU" w:date="2023-02-06T09:53:00Z">
            <w:rPr>
              <w:rFonts w:ascii="Trebuchet MS"/>
              <w:sz w:val="10"/>
            </w:rPr>
          </w:rPrChange>
        </w:rPr>
      </w:pPr>
    </w:p>
    <w:p w14:paraId="54B136C7" w14:textId="77777777" w:rsidR="00B177F5" w:rsidRPr="00814BC9" w:rsidRDefault="00B177F5">
      <w:pPr>
        <w:pStyle w:val="Corpsdetexte"/>
        <w:spacing w:line="240" w:lineRule="auto"/>
        <w:rPr>
          <w:rFonts w:ascii="Trebuchet MS"/>
          <w:sz w:val="10"/>
          <w:lang w:val="en-GB"/>
          <w:rPrChange w:id="2585" w:author="Christian PIEDALLU" w:date="2023-02-06T09:53:00Z">
            <w:rPr>
              <w:rFonts w:ascii="Trebuchet MS"/>
              <w:sz w:val="10"/>
            </w:rPr>
          </w:rPrChange>
        </w:rPr>
      </w:pPr>
    </w:p>
    <w:p w14:paraId="2D8F427E" w14:textId="77777777" w:rsidR="00B177F5" w:rsidRPr="00814BC9" w:rsidRDefault="00B177F5">
      <w:pPr>
        <w:pStyle w:val="Corpsdetexte"/>
        <w:spacing w:line="240" w:lineRule="auto"/>
        <w:rPr>
          <w:rFonts w:ascii="Trebuchet MS"/>
          <w:sz w:val="10"/>
          <w:lang w:val="en-GB"/>
          <w:rPrChange w:id="2586" w:author="Christian PIEDALLU" w:date="2023-02-06T09:53:00Z">
            <w:rPr>
              <w:rFonts w:ascii="Trebuchet MS"/>
              <w:sz w:val="10"/>
            </w:rPr>
          </w:rPrChange>
        </w:rPr>
      </w:pPr>
    </w:p>
    <w:p w14:paraId="6BF69936" w14:textId="77777777" w:rsidR="00B177F5" w:rsidRPr="00814BC9" w:rsidRDefault="00B177F5">
      <w:pPr>
        <w:pStyle w:val="Corpsdetexte"/>
        <w:spacing w:line="240" w:lineRule="auto"/>
        <w:rPr>
          <w:rFonts w:ascii="Trebuchet MS"/>
          <w:sz w:val="10"/>
          <w:lang w:val="en-GB"/>
          <w:rPrChange w:id="2587" w:author="Christian PIEDALLU" w:date="2023-02-06T09:53:00Z">
            <w:rPr>
              <w:rFonts w:ascii="Trebuchet MS"/>
              <w:sz w:val="10"/>
            </w:rPr>
          </w:rPrChange>
        </w:rPr>
      </w:pPr>
    </w:p>
    <w:p w14:paraId="6E60AAB8" w14:textId="77777777" w:rsidR="00B177F5" w:rsidRPr="00814BC9" w:rsidRDefault="00B177F5">
      <w:pPr>
        <w:pStyle w:val="Corpsdetexte"/>
        <w:spacing w:line="240" w:lineRule="auto"/>
        <w:rPr>
          <w:rFonts w:ascii="Trebuchet MS"/>
          <w:sz w:val="10"/>
          <w:lang w:val="en-GB"/>
          <w:rPrChange w:id="2588" w:author="Christian PIEDALLU" w:date="2023-02-06T09:53:00Z">
            <w:rPr>
              <w:rFonts w:ascii="Trebuchet MS"/>
              <w:sz w:val="10"/>
            </w:rPr>
          </w:rPrChange>
        </w:rPr>
      </w:pPr>
    </w:p>
    <w:p w14:paraId="0D8249A9" w14:textId="77777777" w:rsidR="00B177F5" w:rsidRPr="00814BC9" w:rsidRDefault="00B177F5">
      <w:pPr>
        <w:pStyle w:val="Corpsdetexte"/>
        <w:spacing w:line="240" w:lineRule="auto"/>
        <w:rPr>
          <w:rFonts w:ascii="Trebuchet MS"/>
          <w:sz w:val="10"/>
          <w:lang w:val="en-GB"/>
          <w:rPrChange w:id="2589" w:author="Christian PIEDALLU" w:date="2023-02-06T09:53:00Z">
            <w:rPr>
              <w:rFonts w:ascii="Trebuchet MS"/>
              <w:sz w:val="10"/>
            </w:rPr>
          </w:rPrChange>
        </w:rPr>
      </w:pPr>
    </w:p>
    <w:p w14:paraId="5A5092C3" w14:textId="77777777" w:rsidR="00B177F5" w:rsidRPr="00814BC9" w:rsidRDefault="00B177F5">
      <w:pPr>
        <w:pStyle w:val="Corpsdetexte"/>
        <w:spacing w:line="240" w:lineRule="auto"/>
        <w:rPr>
          <w:rFonts w:ascii="Trebuchet MS"/>
          <w:sz w:val="10"/>
          <w:lang w:val="en-GB"/>
          <w:rPrChange w:id="2590" w:author="Christian PIEDALLU" w:date="2023-02-06T09:53:00Z">
            <w:rPr>
              <w:rFonts w:ascii="Trebuchet MS"/>
              <w:sz w:val="10"/>
            </w:rPr>
          </w:rPrChange>
        </w:rPr>
      </w:pPr>
    </w:p>
    <w:p w14:paraId="601B2FC9" w14:textId="77777777" w:rsidR="00B177F5" w:rsidRPr="00814BC9" w:rsidRDefault="00B177F5">
      <w:pPr>
        <w:pStyle w:val="Corpsdetexte"/>
        <w:spacing w:line="240" w:lineRule="auto"/>
        <w:rPr>
          <w:rFonts w:ascii="Trebuchet MS"/>
          <w:sz w:val="10"/>
          <w:lang w:val="en-GB"/>
          <w:rPrChange w:id="2591" w:author="Christian PIEDALLU" w:date="2023-02-06T09:53:00Z">
            <w:rPr>
              <w:rFonts w:ascii="Trebuchet MS"/>
              <w:sz w:val="10"/>
            </w:rPr>
          </w:rPrChange>
        </w:rPr>
      </w:pPr>
    </w:p>
    <w:p w14:paraId="0E050FE8" w14:textId="77777777" w:rsidR="00B177F5" w:rsidRPr="00814BC9" w:rsidRDefault="00B177F5">
      <w:pPr>
        <w:pStyle w:val="Corpsdetexte"/>
        <w:spacing w:line="240" w:lineRule="auto"/>
        <w:rPr>
          <w:rFonts w:ascii="Trebuchet MS"/>
          <w:sz w:val="10"/>
          <w:lang w:val="en-GB"/>
          <w:rPrChange w:id="2592" w:author="Christian PIEDALLU" w:date="2023-02-06T09:53:00Z">
            <w:rPr>
              <w:rFonts w:ascii="Trebuchet MS"/>
              <w:sz w:val="10"/>
            </w:rPr>
          </w:rPrChange>
        </w:rPr>
      </w:pPr>
    </w:p>
    <w:p w14:paraId="7340019B" w14:textId="77777777" w:rsidR="00B177F5" w:rsidRPr="00814BC9" w:rsidRDefault="00B177F5">
      <w:pPr>
        <w:pStyle w:val="Corpsdetexte"/>
        <w:spacing w:line="240" w:lineRule="auto"/>
        <w:rPr>
          <w:rFonts w:ascii="Trebuchet MS"/>
          <w:sz w:val="10"/>
          <w:lang w:val="en-GB"/>
          <w:rPrChange w:id="2593" w:author="Christian PIEDALLU" w:date="2023-02-06T09:53:00Z">
            <w:rPr>
              <w:rFonts w:ascii="Trebuchet MS"/>
              <w:sz w:val="10"/>
            </w:rPr>
          </w:rPrChange>
        </w:rPr>
      </w:pPr>
    </w:p>
    <w:p w14:paraId="798A9EB3" w14:textId="77777777" w:rsidR="00B177F5" w:rsidRPr="00814BC9" w:rsidRDefault="00B177F5">
      <w:pPr>
        <w:pStyle w:val="Corpsdetexte"/>
        <w:spacing w:before="6" w:line="240" w:lineRule="auto"/>
        <w:rPr>
          <w:rFonts w:ascii="Trebuchet MS"/>
          <w:sz w:val="13"/>
          <w:lang w:val="en-GB"/>
          <w:rPrChange w:id="2594" w:author="Christian PIEDALLU" w:date="2023-02-06T09:53:00Z">
            <w:rPr>
              <w:rFonts w:ascii="Trebuchet MS"/>
              <w:sz w:val="13"/>
            </w:rPr>
          </w:rPrChange>
        </w:rPr>
      </w:pPr>
    </w:p>
    <w:p w14:paraId="55F741EC" w14:textId="77777777" w:rsidR="00B177F5" w:rsidRPr="00814BC9" w:rsidRDefault="00B553DB">
      <w:pPr>
        <w:spacing w:before="1"/>
        <w:ind w:left="163"/>
        <w:rPr>
          <w:rFonts w:ascii="Trebuchet MS"/>
          <w:sz w:val="10"/>
          <w:lang w:val="en-GB"/>
          <w:rPrChange w:id="2595" w:author="Christian PIEDALLU" w:date="2023-02-06T09:53:00Z">
            <w:rPr>
              <w:rFonts w:ascii="Trebuchet MS"/>
              <w:sz w:val="10"/>
            </w:rPr>
          </w:rPrChange>
        </w:rPr>
      </w:pPr>
      <w:r w:rsidRPr="00814BC9">
        <w:rPr>
          <w:rFonts w:ascii="Trebuchet MS"/>
          <w:sz w:val="10"/>
          <w:lang w:val="en-GB"/>
          <w:rPrChange w:id="2596" w:author="Christian PIEDALLU" w:date="2023-02-06T09:53:00Z">
            <w:rPr>
              <w:rFonts w:ascii="Trebuchet MS"/>
              <w:sz w:val="10"/>
            </w:rPr>
          </w:rPrChange>
        </w:rPr>
        <w:t>206</w:t>
      </w:r>
    </w:p>
    <w:p w14:paraId="09A8CF2F" w14:textId="77777777" w:rsidR="00B177F5" w:rsidRPr="00814BC9" w:rsidRDefault="00B177F5">
      <w:pPr>
        <w:pStyle w:val="Corpsdetexte"/>
        <w:spacing w:line="240" w:lineRule="auto"/>
        <w:rPr>
          <w:rFonts w:ascii="Trebuchet MS"/>
          <w:sz w:val="10"/>
          <w:lang w:val="en-GB"/>
          <w:rPrChange w:id="2597" w:author="Christian PIEDALLU" w:date="2023-02-06T09:53:00Z">
            <w:rPr>
              <w:rFonts w:ascii="Trebuchet MS"/>
              <w:sz w:val="10"/>
            </w:rPr>
          </w:rPrChange>
        </w:rPr>
      </w:pPr>
    </w:p>
    <w:p w14:paraId="2C20E663" w14:textId="77777777" w:rsidR="00B177F5" w:rsidRPr="00814BC9" w:rsidRDefault="00B553DB">
      <w:pPr>
        <w:spacing w:before="66"/>
        <w:ind w:left="163"/>
        <w:rPr>
          <w:rFonts w:ascii="Trebuchet MS"/>
          <w:sz w:val="10"/>
          <w:lang w:val="en-GB"/>
          <w:rPrChange w:id="2598" w:author="Christian PIEDALLU" w:date="2023-02-06T09:53:00Z">
            <w:rPr>
              <w:rFonts w:ascii="Trebuchet MS"/>
              <w:sz w:val="10"/>
            </w:rPr>
          </w:rPrChange>
        </w:rPr>
      </w:pPr>
      <w:r w:rsidRPr="00814BC9">
        <w:rPr>
          <w:rFonts w:ascii="Trebuchet MS"/>
          <w:sz w:val="10"/>
          <w:lang w:val="en-GB"/>
          <w:rPrChange w:id="2599" w:author="Christian PIEDALLU" w:date="2023-02-06T09:53:00Z">
            <w:rPr>
              <w:rFonts w:ascii="Trebuchet MS"/>
              <w:sz w:val="10"/>
            </w:rPr>
          </w:rPrChange>
        </w:rPr>
        <w:t>207</w:t>
      </w:r>
    </w:p>
    <w:p w14:paraId="0533332B" w14:textId="77777777" w:rsidR="00B177F5" w:rsidRPr="00814BC9" w:rsidRDefault="00B177F5">
      <w:pPr>
        <w:pStyle w:val="Corpsdetexte"/>
        <w:spacing w:before="7" w:line="240" w:lineRule="auto"/>
        <w:rPr>
          <w:rFonts w:ascii="Trebuchet MS"/>
          <w:sz w:val="10"/>
          <w:lang w:val="en-GB"/>
          <w:rPrChange w:id="2600" w:author="Christian PIEDALLU" w:date="2023-02-06T09:53:00Z">
            <w:rPr>
              <w:rFonts w:ascii="Trebuchet MS"/>
              <w:sz w:val="10"/>
            </w:rPr>
          </w:rPrChange>
        </w:rPr>
      </w:pPr>
    </w:p>
    <w:p w14:paraId="183EABE0" w14:textId="77777777" w:rsidR="00B177F5" w:rsidRPr="00814BC9" w:rsidRDefault="00B553DB">
      <w:pPr>
        <w:ind w:left="163"/>
        <w:rPr>
          <w:rFonts w:ascii="Trebuchet MS"/>
          <w:sz w:val="10"/>
          <w:lang w:val="en-GB"/>
          <w:rPrChange w:id="2601" w:author="Christian PIEDALLU" w:date="2023-02-06T09:53:00Z">
            <w:rPr>
              <w:rFonts w:ascii="Trebuchet MS"/>
              <w:sz w:val="10"/>
            </w:rPr>
          </w:rPrChange>
        </w:rPr>
      </w:pPr>
      <w:r w:rsidRPr="00814BC9">
        <w:rPr>
          <w:rFonts w:ascii="Trebuchet MS"/>
          <w:sz w:val="10"/>
          <w:lang w:val="en-GB"/>
          <w:rPrChange w:id="2602" w:author="Christian PIEDALLU" w:date="2023-02-06T09:53:00Z">
            <w:rPr>
              <w:rFonts w:ascii="Trebuchet MS"/>
              <w:sz w:val="10"/>
            </w:rPr>
          </w:rPrChange>
        </w:rPr>
        <w:t>208</w:t>
      </w:r>
    </w:p>
    <w:p w14:paraId="37546D25" w14:textId="77777777" w:rsidR="00B177F5" w:rsidRPr="00814BC9" w:rsidRDefault="00B177F5">
      <w:pPr>
        <w:pStyle w:val="Corpsdetexte"/>
        <w:spacing w:before="7" w:line="240" w:lineRule="auto"/>
        <w:rPr>
          <w:rFonts w:ascii="Trebuchet MS"/>
          <w:sz w:val="10"/>
          <w:lang w:val="en-GB"/>
          <w:rPrChange w:id="2603" w:author="Christian PIEDALLU" w:date="2023-02-06T09:53:00Z">
            <w:rPr>
              <w:rFonts w:ascii="Trebuchet MS"/>
              <w:sz w:val="10"/>
            </w:rPr>
          </w:rPrChange>
        </w:rPr>
      </w:pPr>
    </w:p>
    <w:p w14:paraId="3CEBE3D5" w14:textId="77777777" w:rsidR="00B177F5" w:rsidRPr="00814BC9" w:rsidRDefault="00B553DB">
      <w:pPr>
        <w:ind w:left="163"/>
        <w:rPr>
          <w:rFonts w:ascii="Trebuchet MS"/>
          <w:sz w:val="10"/>
          <w:lang w:val="en-GB"/>
          <w:rPrChange w:id="2604" w:author="Christian PIEDALLU" w:date="2023-02-06T09:53:00Z">
            <w:rPr>
              <w:rFonts w:ascii="Trebuchet MS"/>
              <w:sz w:val="10"/>
            </w:rPr>
          </w:rPrChange>
        </w:rPr>
      </w:pPr>
      <w:r w:rsidRPr="00814BC9">
        <w:rPr>
          <w:rFonts w:ascii="Trebuchet MS"/>
          <w:sz w:val="10"/>
          <w:lang w:val="en-GB"/>
          <w:rPrChange w:id="2605" w:author="Christian PIEDALLU" w:date="2023-02-06T09:53:00Z">
            <w:rPr>
              <w:rFonts w:ascii="Trebuchet MS"/>
              <w:sz w:val="10"/>
            </w:rPr>
          </w:rPrChange>
        </w:rPr>
        <w:t>209</w:t>
      </w:r>
    </w:p>
    <w:p w14:paraId="40902F7B" w14:textId="77777777" w:rsidR="00B177F5" w:rsidRPr="00814BC9" w:rsidRDefault="00B177F5">
      <w:pPr>
        <w:pStyle w:val="Corpsdetexte"/>
        <w:spacing w:before="7" w:line="240" w:lineRule="auto"/>
        <w:rPr>
          <w:rFonts w:ascii="Trebuchet MS"/>
          <w:sz w:val="10"/>
          <w:lang w:val="en-GB"/>
          <w:rPrChange w:id="2606" w:author="Christian PIEDALLU" w:date="2023-02-06T09:53:00Z">
            <w:rPr>
              <w:rFonts w:ascii="Trebuchet MS"/>
              <w:sz w:val="10"/>
            </w:rPr>
          </w:rPrChange>
        </w:rPr>
      </w:pPr>
    </w:p>
    <w:p w14:paraId="767A57FF" w14:textId="77777777" w:rsidR="00B177F5" w:rsidRPr="00814BC9" w:rsidRDefault="00B553DB">
      <w:pPr>
        <w:ind w:left="163"/>
        <w:rPr>
          <w:rFonts w:ascii="Trebuchet MS"/>
          <w:sz w:val="10"/>
          <w:lang w:val="en-GB"/>
          <w:rPrChange w:id="2607" w:author="Christian PIEDALLU" w:date="2023-02-06T09:53:00Z">
            <w:rPr>
              <w:rFonts w:ascii="Trebuchet MS"/>
              <w:sz w:val="10"/>
            </w:rPr>
          </w:rPrChange>
        </w:rPr>
      </w:pPr>
      <w:r w:rsidRPr="00814BC9">
        <w:rPr>
          <w:rFonts w:ascii="Trebuchet MS"/>
          <w:sz w:val="10"/>
          <w:lang w:val="en-GB"/>
          <w:rPrChange w:id="2608" w:author="Christian PIEDALLU" w:date="2023-02-06T09:53:00Z">
            <w:rPr>
              <w:rFonts w:ascii="Trebuchet MS"/>
              <w:sz w:val="10"/>
            </w:rPr>
          </w:rPrChange>
        </w:rPr>
        <w:t>210</w:t>
      </w:r>
    </w:p>
    <w:p w14:paraId="4E8EDB6E" w14:textId="77777777" w:rsidR="00B177F5" w:rsidRPr="00814BC9" w:rsidRDefault="00B177F5">
      <w:pPr>
        <w:pStyle w:val="Corpsdetexte"/>
        <w:spacing w:before="6" w:line="240" w:lineRule="auto"/>
        <w:rPr>
          <w:rFonts w:ascii="Trebuchet MS"/>
          <w:sz w:val="10"/>
          <w:lang w:val="en-GB"/>
          <w:rPrChange w:id="2609" w:author="Christian PIEDALLU" w:date="2023-02-06T09:53:00Z">
            <w:rPr>
              <w:rFonts w:ascii="Trebuchet MS"/>
              <w:sz w:val="10"/>
            </w:rPr>
          </w:rPrChange>
        </w:rPr>
      </w:pPr>
    </w:p>
    <w:p w14:paraId="5984E64C" w14:textId="77777777" w:rsidR="00B177F5" w:rsidRPr="00814BC9" w:rsidRDefault="00B553DB">
      <w:pPr>
        <w:spacing w:before="1"/>
        <w:ind w:left="163"/>
        <w:rPr>
          <w:rFonts w:ascii="Trebuchet MS"/>
          <w:sz w:val="10"/>
          <w:lang w:val="en-GB"/>
          <w:rPrChange w:id="2610" w:author="Christian PIEDALLU" w:date="2023-02-06T09:53:00Z">
            <w:rPr>
              <w:rFonts w:ascii="Trebuchet MS"/>
              <w:sz w:val="10"/>
            </w:rPr>
          </w:rPrChange>
        </w:rPr>
      </w:pPr>
      <w:r w:rsidRPr="00814BC9">
        <w:rPr>
          <w:rFonts w:ascii="Trebuchet MS"/>
          <w:sz w:val="10"/>
          <w:lang w:val="en-GB"/>
          <w:rPrChange w:id="2611" w:author="Christian PIEDALLU" w:date="2023-02-06T09:53:00Z">
            <w:rPr>
              <w:rFonts w:ascii="Trebuchet MS"/>
              <w:sz w:val="10"/>
            </w:rPr>
          </w:rPrChange>
        </w:rPr>
        <w:t>211</w:t>
      </w:r>
    </w:p>
    <w:p w14:paraId="5A83DB8F" w14:textId="77777777" w:rsidR="00B177F5" w:rsidRPr="00814BC9" w:rsidRDefault="00B177F5">
      <w:pPr>
        <w:pStyle w:val="Corpsdetexte"/>
        <w:spacing w:before="6" w:line="240" w:lineRule="auto"/>
        <w:rPr>
          <w:rFonts w:ascii="Trebuchet MS"/>
          <w:sz w:val="10"/>
          <w:lang w:val="en-GB"/>
          <w:rPrChange w:id="2612" w:author="Christian PIEDALLU" w:date="2023-02-06T09:53:00Z">
            <w:rPr>
              <w:rFonts w:ascii="Trebuchet MS"/>
              <w:sz w:val="10"/>
            </w:rPr>
          </w:rPrChange>
        </w:rPr>
      </w:pPr>
    </w:p>
    <w:p w14:paraId="0F8AD0A6" w14:textId="77777777" w:rsidR="00B177F5" w:rsidRPr="00814BC9" w:rsidRDefault="00B553DB">
      <w:pPr>
        <w:spacing w:before="1"/>
        <w:ind w:left="163"/>
        <w:rPr>
          <w:rFonts w:ascii="Trebuchet MS"/>
          <w:sz w:val="10"/>
          <w:lang w:val="en-GB"/>
          <w:rPrChange w:id="2613" w:author="Christian PIEDALLU" w:date="2023-02-06T09:53:00Z">
            <w:rPr>
              <w:rFonts w:ascii="Trebuchet MS"/>
              <w:sz w:val="10"/>
            </w:rPr>
          </w:rPrChange>
        </w:rPr>
      </w:pPr>
      <w:r w:rsidRPr="00814BC9">
        <w:rPr>
          <w:rFonts w:ascii="Trebuchet MS"/>
          <w:sz w:val="10"/>
          <w:lang w:val="en-GB"/>
          <w:rPrChange w:id="2614" w:author="Christian PIEDALLU" w:date="2023-02-06T09:53:00Z">
            <w:rPr>
              <w:rFonts w:ascii="Trebuchet MS"/>
              <w:sz w:val="10"/>
            </w:rPr>
          </w:rPrChange>
        </w:rPr>
        <w:t>212</w:t>
      </w:r>
    </w:p>
    <w:p w14:paraId="5B731FA8" w14:textId="097E58DB" w:rsidR="00B177F5" w:rsidRPr="00814BC9" w:rsidRDefault="00B553DB">
      <w:pPr>
        <w:pStyle w:val="Corpsdetexte"/>
        <w:spacing w:before="63" w:line="235" w:lineRule="auto"/>
        <w:ind w:left="159" w:right="199" w:firstLine="298"/>
        <w:jc w:val="both"/>
        <w:rPr>
          <w:lang w:val="en-GB"/>
          <w:rPrChange w:id="2615" w:author="Christian PIEDALLU" w:date="2023-02-06T09:53:00Z">
            <w:rPr/>
          </w:rPrChange>
        </w:rPr>
      </w:pPr>
      <w:r w:rsidRPr="00814BC9">
        <w:rPr>
          <w:lang w:val="en-GB"/>
          <w:rPrChange w:id="2616" w:author="Christian PIEDALLU" w:date="2023-02-06T09:53:00Z">
            <w:rPr/>
          </w:rPrChange>
        </w:rPr>
        <w:br w:type="column"/>
      </w:r>
      <w:r w:rsidRPr="00814BC9">
        <w:rPr>
          <w:w w:val="105"/>
          <w:lang w:val="en-GB"/>
          <w:rPrChange w:id="2617" w:author="Christian PIEDALLU" w:date="2023-02-06T09:53:00Z">
            <w:rPr>
              <w:w w:val="105"/>
            </w:rPr>
          </w:rPrChange>
        </w:rPr>
        <w:t xml:space="preserve">The </w:t>
      </w:r>
      <w:commentRangeStart w:id="2618"/>
      <w:r w:rsidRPr="00814BC9">
        <w:rPr>
          <w:w w:val="105"/>
          <w:lang w:val="en-GB"/>
          <w:rPrChange w:id="2619" w:author="Christian PIEDALLU" w:date="2023-02-06T09:53:00Z">
            <w:rPr>
              <w:w w:val="105"/>
            </w:rPr>
          </w:rPrChange>
        </w:rPr>
        <w:t xml:space="preserve">field validation in the Vosges </w:t>
      </w:r>
      <w:commentRangeEnd w:id="2618"/>
      <w:r w:rsidR="005247DE">
        <w:rPr>
          <w:rStyle w:val="Marquedecommentaire"/>
        </w:rPr>
        <w:commentReference w:id="2618"/>
      </w:r>
      <w:r w:rsidRPr="00814BC9">
        <w:rPr>
          <w:w w:val="105"/>
          <w:lang w:val="en-GB"/>
          <w:rPrChange w:id="2620" w:author="Christian PIEDALLU" w:date="2023-02-06T09:53:00Z">
            <w:rPr>
              <w:w w:val="105"/>
            </w:rPr>
          </w:rPrChange>
        </w:rPr>
        <w:t>confirms the result of the photo-interpretation method. Dead</w:t>
      </w:r>
      <w:r w:rsidRPr="00814BC9">
        <w:rPr>
          <w:spacing w:val="1"/>
          <w:w w:val="105"/>
          <w:lang w:val="en-GB"/>
          <w:rPrChange w:id="2621" w:author="Christian PIEDALLU" w:date="2023-02-06T09:53:00Z">
            <w:rPr>
              <w:spacing w:val="1"/>
              <w:w w:val="105"/>
            </w:rPr>
          </w:rPrChange>
        </w:rPr>
        <w:t xml:space="preserve"> </w:t>
      </w:r>
      <w:del w:id="2622" w:author="Christian PIEDALLU" w:date="2023-02-06T12:31:00Z">
        <w:r w:rsidRPr="00814BC9" w:rsidDel="005247DE">
          <w:rPr>
            <w:w w:val="105"/>
            <w:lang w:val="en-GB"/>
            <w:rPrChange w:id="2623" w:author="Christian PIEDALLU" w:date="2023-02-06T09:53:00Z">
              <w:rPr>
                <w:w w:val="105"/>
              </w:rPr>
            </w:rPrChange>
          </w:rPr>
          <w:delText>trees</w:delText>
        </w:r>
        <w:r w:rsidRPr="00814BC9" w:rsidDel="005247DE">
          <w:rPr>
            <w:spacing w:val="21"/>
            <w:w w:val="105"/>
            <w:lang w:val="en-GB"/>
            <w:rPrChange w:id="2624" w:author="Christian PIEDALLU" w:date="2023-02-06T09:53:00Z">
              <w:rPr>
                <w:spacing w:val="21"/>
                <w:w w:val="105"/>
              </w:rPr>
            </w:rPrChange>
          </w:rPr>
          <w:delText xml:space="preserve"> </w:delText>
        </w:r>
      </w:del>
      <w:ins w:id="2625" w:author="Christian PIEDALLU" w:date="2023-02-06T12:31:00Z">
        <w:r w:rsidR="005247DE">
          <w:rPr>
            <w:w w:val="105"/>
            <w:lang w:val="en-GB"/>
          </w:rPr>
          <w:t>stands</w:t>
        </w:r>
        <w:r w:rsidR="005247DE" w:rsidRPr="00814BC9">
          <w:rPr>
            <w:spacing w:val="21"/>
            <w:w w:val="105"/>
            <w:lang w:val="en-GB"/>
            <w:rPrChange w:id="2626" w:author="Christian PIEDALLU" w:date="2023-02-06T09:53:00Z">
              <w:rPr>
                <w:spacing w:val="21"/>
                <w:w w:val="105"/>
              </w:rPr>
            </w:rPrChange>
          </w:rPr>
          <w:t xml:space="preserve"> </w:t>
        </w:r>
      </w:ins>
      <w:del w:id="2627" w:author="Christian PIEDALLU" w:date="2023-02-06T12:30:00Z">
        <w:r w:rsidRPr="00814BC9" w:rsidDel="005247DE">
          <w:rPr>
            <w:w w:val="105"/>
            <w:lang w:val="en-GB"/>
            <w:rPrChange w:id="2628" w:author="Christian PIEDALLU" w:date="2023-02-06T09:53:00Z">
              <w:rPr>
                <w:w w:val="105"/>
              </w:rPr>
            </w:rPrChange>
          </w:rPr>
          <w:delText>is</w:delText>
        </w:r>
      </w:del>
      <w:ins w:id="2629" w:author="Christian PIEDALLU" w:date="2023-02-06T12:30:00Z">
        <w:r w:rsidR="005247DE" w:rsidRPr="005247DE">
          <w:rPr>
            <w:w w:val="105"/>
            <w:lang w:val="en-GB"/>
          </w:rPr>
          <w:t>are</w:t>
        </w:r>
      </w:ins>
      <w:r w:rsidRPr="00814BC9">
        <w:rPr>
          <w:spacing w:val="21"/>
          <w:w w:val="105"/>
          <w:lang w:val="en-GB"/>
          <w:rPrChange w:id="2630" w:author="Christian PIEDALLU" w:date="2023-02-06T09:53:00Z">
            <w:rPr>
              <w:spacing w:val="21"/>
              <w:w w:val="105"/>
            </w:rPr>
          </w:rPrChange>
        </w:rPr>
        <w:t xml:space="preserve"> </w:t>
      </w:r>
      <w:r w:rsidRPr="00814BC9">
        <w:rPr>
          <w:w w:val="105"/>
          <w:lang w:val="en-GB"/>
          <w:rPrChange w:id="2631" w:author="Christian PIEDALLU" w:date="2023-02-06T09:53:00Z">
            <w:rPr>
              <w:w w:val="105"/>
            </w:rPr>
          </w:rPrChange>
        </w:rPr>
        <w:t>identified</w:t>
      </w:r>
      <w:r w:rsidRPr="00814BC9">
        <w:rPr>
          <w:spacing w:val="21"/>
          <w:w w:val="105"/>
          <w:lang w:val="en-GB"/>
          <w:rPrChange w:id="2632" w:author="Christian PIEDALLU" w:date="2023-02-06T09:53:00Z">
            <w:rPr>
              <w:spacing w:val="21"/>
              <w:w w:val="105"/>
            </w:rPr>
          </w:rPrChange>
        </w:rPr>
        <w:t xml:space="preserve"> </w:t>
      </w:r>
      <w:r w:rsidRPr="00814BC9">
        <w:rPr>
          <w:w w:val="105"/>
          <w:lang w:val="en-GB"/>
          <w:rPrChange w:id="2633" w:author="Christian PIEDALLU" w:date="2023-02-06T09:53:00Z">
            <w:rPr>
              <w:w w:val="105"/>
            </w:rPr>
          </w:rPrChange>
        </w:rPr>
        <w:t>correctly</w:t>
      </w:r>
      <w:r w:rsidRPr="00814BC9">
        <w:rPr>
          <w:spacing w:val="21"/>
          <w:w w:val="105"/>
          <w:lang w:val="en-GB"/>
          <w:rPrChange w:id="2634" w:author="Christian PIEDALLU" w:date="2023-02-06T09:53:00Z">
            <w:rPr>
              <w:spacing w:val="21"/>
              <w:w w:val="105"/>
            </w:rPr>
          </w:rPrChange>
        </w:rPr>
        <w:t xml:space="preserve"> </w:t>
      </w:r>
      <w:r w:rsidRPr="00814BC9">
        <w:rPr>
          <w:w w:val="105"/>
          <w:lang w:val="en-GB"/>
          <w:rPrChange w:id="2635" w:author="Christian PIEDALLU" w:date="2023-02-06T09:53:00Z">
            <w:rPr>
              <w:w w:val="105"/>
            </w:rPr>
          </w:rPrChange>
        </w:rPr>
        <w:t>in</w:t>
      </w:r>
      <w:r w:rsidRPr="00814BC9">
        <w:rPr>
          <w:spacing w:val="21"/>
          <w:w w:val="105"/>
          <w:lang w:val="en-GB"/>
          <w:rPrChange w:id="2636" w:author="Christian PIEDALLU" w:date="2023-02-06T09:53:00Z">
            <w:rPr>
              <w:spacing w:val="21"/>
              <w:w w:val="105"/>
            </w:rPr>
          </w:rPrChange>
        </w:rPr>
        <w:t xml:space="preserve"> </w:t>
      </w:r>
      <w:r w:rsidRPr="00814BC9">
        <w:rPr>
          <w:w w:val="105"/>
          <w:lang w:val="en-GB"/>
          <w:rPrChange w:id="2637" w:author="Christian PIEDALLU" w:date="2023-02-06T09:53:00Z">
            <w:rPr>
              <w:w w:val="105"/>
            </w:rPr>
          </w:rPrChange>
        </w:rPr>
        <w:t>84.7</w:t>
      </w:r>
      <w:r w:rsidRPr="00814BC9">
        <w:rPr>
          <w:spacing w:val="20"/>
          <w:w w:val="105"/>
          <w:lang w:val="en-GB"/>
          <w:rPrChange w:id="2638" w:author="Christian PIEDALLU" w:date="2023-02-06T09:53:00Z">
            <w:rPr>
              <w:spacing w:val="20"/>
              <w:w w:val="105"/>
            </w:rPr>
          </w:rPrChange>
        </w:rPr>
        <w:t xml:space="preserve"> </w:t>
      </w:r>
      <w:r w:rsidRPr="00814BC9">
        <w:rPr>
          <w:w w:val="105"/>
          <w:lang w:val="en-GB"/>
          <w:rPrChange w:id="2639" w:author="Christian PIEDALLU" w:date="2023-02-06T09:53:00Z">
            <w:rPr>
              <w:w w:val="105"/>
            </w:rPr>
          </w:rPrChange>
        </w:rPr>
        <w:t>%.</w:t>
      </w:r>
      <w:r w:rsidRPr="00814BC9">
        <w:rPr>
          <w:spacing w:val="4"/>
          <w:w w:val="105"/>
          <w:lang w:val="en-GB"/>
          <w:rPrChange w:id="2640" w:author="Christian PIEDALLU" w:date="2023-02-06T09:53:00Z">
            <w:rPr>
              <w:spacing w:val="4"/>
              <w:w w:val="105"/>
            </w:rPr>
          </w:rPrChange>
        </w:rPr>
        <w:t xml:space="preserve"> </w:t>
      </w:r>
      <w:r w:rsidRPr="00814BC9">
        <w:rPr>
          <w:w w:val="105"/>
          <w:lang w:val="en-GB"/>
          <w:rPrChange w:id="2641" w:author="Christian PIEDALLU" w:date="2023-02-06T09:53:00Z">
            <w:rPr>
              <w:w w:val="105"/>
            </w:rPr>
          </w:rPrChange>
        </w:rPr>
        <w:t>The</w:t>
      </w:r>
      <w:r w:rsidRPr="00814BC9">
        <w:rPr>
          <w:spacing w:val="21"/>
          <w:w w:val="105"/>
          <w:lang w:val="en-GB"/>
          <w:rPrChange w:id="2642" w:author="Christian PIEDALLU" w:date="2023-02-06T09:53:00Z">
            <w:rPr>
              <w:spacing w:val="21"/>
              <w:w w:val="105"/>
            </w:rPr>
          </w:rPrChange>
        </w:rPr>
        <w:t xml:space="preserve"> </w:t>
      </w:r>
      <w:r w:rsidRPr="00814BC9">
        <w:rPr>
          <w:w w:val="105"/>
          <w:lang w:val="en-GB"/>
          <w:rPrChange w:id="2643" w:author="Christian PIEDALLU" w:date="2023-02-06T09:53:00Z">
            <w:rPr>
              <w:w w:val="105"/>
            </w:rPr>
          </w:rPrChange>
        </w:rPr>
        <w:t>healthy</w:t>
      </w:r>
      <w:r w:rsidRPr="00814BC9">
        <w:rPr>
          <w:spacing w:val="21"/>
          <w:w w:val="105"/>
          <w:lang w:val="en-GB"/>
          <w:rPrChange w:id="2644" w:author="Christian PIEDALLU" w:date="2023-02-06T09:53:00Z">
            <w:rPr>
              <w:spacing w:val="21"/>
              <w:w w:val="105"/>
            </w:rPr>
          </w:rPrChange>
        </w:rPr>
        <w:t xml:space="preserve"> </w:t>
      </w:r>
      <w:del w:id="2645" w:author="Christian PIEDALLU" w:date="2023-02-06T12:30:00Z">
        <w:r w:rsidRPr="00814BC9" w:rsidDel="005247DE">
          <w:rPr>
            <w:w w:val="105"/>
            <w:lang w:val="en-GB"/>
            <w:rPrChange w:id="2646" w:author="Christian PIEDALLU" w:date="2023-02-06T09:53:00Z">
              <w:rPr>
                <w:w w:val="105"/>
              </w:rPr>
            </w:rPrChange>
          </w:rPr>
          <w:delText>tree</w:delText>
        </w:r>
        <w:r w:rsidRPr="00814BC9" w:rsidDel="005247DE">
          <w:rPr>
            <w:spacing w:val="21"/>
            <w:w w:val="105"/>
            <w:lang w:val="en-GB"/>
            <w:rPrChange w:id="2647" w:author="Christian PIEDALLU" w:date="2023-02-06T09:53:00Z">
              <w:rPr>
                <w:spacing w:val="21"/>
                <w:w w:val="105"/>
              </w:rPr>
            </w:rPrChange>
          </w:rPr>
          <w:delText xml:space="preserve"> </w:delText>
        </w:r>
      </w:del>
      <w:ins w:id="2648" w:author="Christian PIEDALLU" w:date="2023-02-06T12:30:00Z">
        <w:r w:rsidR="005247DE">
          <w:rPr>
            <w:w w:val="105"/>
            <w:lang w:val="en-GB"/>
          </w:rPr>
          <w:t>stands</w:t>
        </w:r>
        <w:r w:rsidR="005247DE" w:rsidRPr="00814BC9">
          <w:rPr>
            <w:spacing w:val="21"/>
            <w:w w:val="105"/>
            <w:lang w:val="en-GB"/>
            <w:rPrChange w:id="2649" w:author="Christian PIEDALLU" w:date="2023-02-06T09:53:00Z">
              <w:rPr>
                <w:spacing w:val="21"/>
                <w:w w:val="105"/>
              </w:rPr>
            </w:rPrChange>
          </w:rPr>
          <w:t xml:space="preserve"> </w:t>
        </w:r>
      </w:ins>
      <w:r w:rsidRPr="00814BC9">
        <w:rPr>
          <w:w w:val="105"/>
          <w:lang w:val="en-GB"/>
          <w:rPrChange w:id="2650" w:author="Christian PIEDALLU" w:date="2023-02-06T09:53:00Z">
            <w:rPr>
              <w:w w:val="105"/>
            </w:rPr>
          </w:rPrChange>
        </w:rPr>
        <w:t>on</w:t>
      </w:r>
      <w:r w:rsidRPr="00814BC9">
        <w:rPr>
          <w:spacing w:val="20"/>
          <w:w w:val="105"/>
          <w:lang w:val="en-GB"/>
          <w:rPrChange w:id="2651" w:author="Christian PIEDALLU" w:date="2023-02-06T09:53:00Z">
            <w:rPr>
              <w:spacing w:val="20"/>
              <w:w w:val="105"/>
            </w:rPr>
          </w:rPrChange>
        </w:rPr>
        <w:t xml:space="preserve"> </w:t>
      </w:r>
      <w:r w:rsidRPr="00814BC9">
        <w:rPr>
          <w:w w:val="105"/>
          <w:lang w:val="en-GB"/>
          <w:rPrChange w:id="2652" w:author="Christian PIEDALLU" w:date="2023-02-06T09:53:00Z">
            <w:rPr>
              <w:w w:val="105"/>
            </w:rPr>
          </w:rPrChange>
        </w:rPr>
        <w:t>the</w:t>
      </w:r>
      <w:r w:rsidRPr="00814BC9">
        <w:rPr>
          <w:spacing w:val="22"/>
          <w:w w:val="105"/>
          <w:lang w:val="en-GB"/>
          <w:rPrChange w:id="2653" w:author="Christian PIEDALLU" w:date="2023-02-06T09:53:00Z">
            <w:rPr>
              <w:spacing w:val="22"/>
              <w:w w:val="105"/>
            </w:rPr>
          </w:rPrChange>
        </w:rPr>
        <w:t xml:space="preserve"> </w:t>
      </w:r>
      <w:r w:rsidRPr="00814BC9">
        <w:rPr>
          <w:w w:val="105"/>
          <w:lang w:val="en-GB"/>
          <w:rPrChange w:id="2654" w:author="Christian PIEDALLU" w:date="2023-02-06T09:53:00Z">
            <w:rPr>
              <w:w w:val="105"/>
            </w:rPr>
          </w:rPrChange>
        </w:rPr>
        <w:t>sanitary</w:t>
      </w:r>
      <w:r w:rsidRPr="00814BC9">
        <w:rPr>
          <w:spacing w:val="20"/>
          <w:w w:val="105"/>
          <w:lang w:val="en-GB"/>
          <w:rPrChange w:id="2655" w:author="Christian PIEDALLU" w:date="2023-02-06T09:53:00Z">
            <w:rPr>
              <w:spacing w:val="20"/>
              <w:w w:val="105"/>
            </w:rPr>
          </w:rPrChange>
        </w:rPr>
        <w:t xml:space="preserve"> </w:t>
      </w:r>
      <w:r w:rsidRPr="00814BC9">
        <w:rPr>
          <w:w w:val="105"/>
          <w:lang w:val="en-GB"/>
          <w:rPrChange w:id="2656" w:author="Christian PIEDALLU" w:date="2023-02-06T09:53:00Z">
            <w:rPr>
              <w:w w:val="105"/>
            </w:rPr>
          </w:rPrChange>
        </w:rPr>
        <w:t>map</w:t>
      </w:r>
      <w:r w:rsidRPr="00814BC9">
        <w:rPr>
          <w:spacing w:val="20"/>
          <w:w w:val="105"/>
          <w:lang w:val="en-GB"/>
          <w:rPrChange w:id="2657" w:author="Christian PIEDALLU" w:date="2023-02-06T09:53:00Z">
            <w:rPr>
              <w:spacing w:val="20"/>
              <w:w w:val="105"/>
            </w:rPr>
          </w:rPrChange>
        </w:rPr>
        <w:t xml:space="preserve"> </w:t>
      </w:r>
      <w:r w:rsidRPr="00814BC9">
        <w:rPr>
          <w:w w:val="105"/>
          <w:lang w:val="en-GB"/>
          <w:rPrChange w:id="2658" w:author="Christian PIEDALLU" w:date="2023-02-06T09:53:00Z">
            <w:rPr>
              <w:w w:val="105"/>
            </w:rPr>
          </w:rPrChange>
        </w:rPr>
        <w:t>are</w:t>
      </w:r>
      <w:r w:rsidRPr="00814BC9">
        <w:rPr>
          <w:spacing w:val="21"/>
          <w:w w:val="105"/>
          <w:lang w:val="en-GB"/>
          <w:rPrChange w:id="2659" w:author="Christian PIEDALLU" w:date="2023-02-06T09:53:00Z">
            <w:rPr>
              <w:spacing w:val="21"/>
              <w:w w:val="105"/>
            </w:rPr>
          </w:rPrChange>
        </w:rPr>
        <w:t xml:space="preserve"> </w:t>
      </w:r>
      <w:r w:rsidRPr="00814BC9">
        <w:rPr>
          <w:w w:val="105"/>
          <w:lang w:val="en-GB"/>
          <w:rPrChange w:id="2660" w:author="Christian PIEDALLU" w:date="2023-02-06T09:53:00Z">
            <w:rPr>
              <w:w w:val="105"/>
            </w:rPr>
          </w:rPrChange>
        </w:rPr>
        <w:t>valid</w:t>
      </w:r>
      <w:ins w:id="2661" w:author="Christian PIEDALLU" w:date="2023-02-06T12:30:00Z">
        <w:r w:rsidR="005247DE">
          <w:rPr>
            <w:w w:val="105"/>
            <w:lang w:val="en-GB"/>
          </w:rPr>
          <w:t>at</w:t>
        </w:r>
      </w:ins>
      <w:r w:rsidRPr="00814BC9">
        <w:rPr>
          <w:w w:val="105"/>
          <w:lang w:val="en-GB"/>
          <w:rPrChange w:id="2662" w:author="Christian PIEDALLU" w:date="2023-02-06T09:53:00Z">
            <w:rPr>
              <w:w w:val="105"/>
            </w:rPr>
          </w:rPrChange>
        </w:rPr>
        <w:t>ed</w:t>
      </w:r>
      <w:r w:rsidRPr="00814BC9">
        <w:rPr>
          <w:spacing w:val="20"/>
          <w:w w:val="105"/>
          <w:lang w:val="en-GB"/>
          <w:rPrChange w:id="2663" w:author="Christian PIEDALLU" w:date="2023-02-06T09:53:00Z">
            <w:rPr>
              <w:spacing w:val="20"/>
              <w:w w:val="105"/>
            </w:rPr>
          </w:rPrChange>
        </w:rPr>
        <w:t xml:space="preserve"> </w:t>
      </w:r>
      <w:r w:rsidRPr="00814BC9">
        <w:rPr>
          <w:w w:val="105"/>
          <w:lang w:val="en-GB"/>
          <w:rPrChange w:id="2664" w:author="Christian PIEDALLU" w:date="2023-02-06T09:53:00Z">
            <w:rPr>
              <w:w w:val="105"/>
            </w:rPr>
          </w:rPrChange>
        </w:rPr>
        <w:t>in</w:t>
      </w:r>
      <w:r w:rsidRPr="00814BC9">
        <w:rPr>
          <w:spacing w:val="21"/>
          <w:w w:val="105"/>
          <w:lang w:val="en-GB"/>
          <w:rPrChange w:id="2665" w:author="Christian PIEDALLU" w:date="2023-02-06T09:53:00Z">
            <w:rPr>
              <w:spacing w:val="21"/>
              <w:w w:val="105"/>
            </w:rPr>
          </w:rPrChange>
        </w:rPr>
        <w:t xml:space="preserve"> </w:t>
      </w:r>
      <w:r w:rsidRPr="00814BC9">
        <w:rPr>
          <w:w w:val="105"/>
          <w:lang w:val="en-GB"/>
          <w:rPrChange w:id="2666" w:author="Christian PIEDALLU" w:date="2023-02-06T09:53:00Z">
            <w:rPr>
              <w:w w:val="105"/>
            </w:rPr>
          </w:rPrChange>
        </w:rPr>
        <w:t>100</w:t>
      </w:r>
      <w:r w:rsidRPr="00814BC9">
        <w:rPr>
          <w:spacing w:val="21"/>
          <w:w w:val="105"/>
          <w:lang w:val="en-GB"/>
          <w:rPrChange w:id="2667" w:author="Christian PIEDALLU" w:date="2023-02-06T09:53:00Z">
            <w:rPr>
              <w:spacing w:val="21"/>
              <w:w w:val="105"/>
            </w:rPr>
          </w:rPrChange>
        </w:rPr>
        <w:t xml:space="preserve"> </w:t>
      </w:r>
      <w:r w:rsidRPr="00814BC9">
        <w:rPr>
          <w:w w:val="105"/>
          <w:lang w:val="en-GB"/>
          <w:rPrChange w:id="2668" w:author="Christian PIEDALLU" w:date="2023-02-06T09:53:00Z">
            <w:rPr>
              <w:w w:val="105"/>
            </w:rPr>
          </w:rPrChange>
        </w:rPr>
        <w:t>%</w:t>
      </w:r>
      <w:r w:rsidRPr="00814BC9">
        <w:rPr>
          <w:spacing w:val="-46"/>
          <w:w w:val="105"/>
          <w:lang w:val="en-GB"/>
          <w:rPrChange w:id="2669" w:author="Christian PIEDALLU" w:date="2023-02-06T09:53:00Z">
            <w:rPr>
              <w:spacing w:val="-46"/>
              <w:w w:val="105"/>
            </w:rPr>
          </w:rPrChange>
        </w:rPr>
        <w:t xml:space="preserve"> </w:t>
      </w:r>
      <w:r w:rsidRPr="00814BC9">
        <w:rPr>
          <w:w w:val="105"/>
          <w:lang w:val="en-GB"/>
          <w:rPrChange w:id="2670" w:author="Christian PIEDALLU" w:date="2023-02-06T09:53:00Z">
            <w:rPr>
              <w:w w:val="105"/>
            </w:rPr>
          </w:rPrChange>
        </w:rPr>
        <w:t>of</w:t>
      </w:r>
      <w:r w:rsidRPr="00814BC9">
        <w:rPr>
          <w:spacing w:val="18"/>
          <w:w w:val="105"/>
          <w:lang w:val="en-GB"/>
          <w:rPrChange w:id="2671" w:author="Christian PIEDALLU" w:date="2023-02-06T09:53:00Z">
            <w:rPr>
              <w:spacing w:val="18"/>
              <w:w w:val="105"/>
            </w:rPr>
          </w:rPrChange>
        </w:rPr>
        <w:t xml:space="preserve"> </w:t>
      </w:r>
      <w:r w:rsidRPr="00814BC9">
        <w:rPr>
          <w:w w:val="105"/>
          <w:lang w:val="en-GB"/>
          <w:rPrChange w:id="2672" w:author="Christian PIEDALLU" w:date="2023-02-06T09:53:00Z">
            <w:rPr>
              <w:w w:val="105"/>
            </w:rPr>
          </w:rPrChange>
        </w:rPr>
        <w:t>the</w:t>
      </w:r>
      <w:r w:rsidRPr="00814BC9">
        <w:rPr>
          <w:spacing w:val="19"/>
          <w:w w:val="105"/>
          <w:lang w:val="en-GB"/>
          <w:rPrChange w:id="2673" w:author="Christian PIEDALLU" w:date="2023-02-06T09:53:00Z">
            <w:rPr>
              <w:spacing w:val="19"/>
              <w:w w:val="105"/>
            </w:rPr>
          </w:rPrChange>
        </w:rPr>
        <w:t xml:space="preserve"> </w:t>
      </w:r>
      <w:r w:rsidRPr="00814BC9">
        <w:rPr>
          <w:w w:val="105"/>
          <w:lang w:val="en-GB"/>
          <w:rPrChange w:id="2674" w:author="Christian PIEDALLU" w:date="2023-02-06T09:53:00Z">
            <w:rPr>
              <w:w w:val="105"/>
            </w:rPr>
          </w:rPrChange>
        </w:rPr>
        <w:t>stand</w:t>
      </w:r>
      <w:r w:rsidRPr="00814BC9">
        <w:rPr>
          <w:spacing w:val="19"/>
          <w:w w:val="105"/>
          <w:lang w:val="en-GB"/>
          <w:rPrChange w:id="2675" w:author="Christian PIEDALLU" w:date="2023-02-06T09:53:00Z">
            <w:rPr>
              <w:spacing w:val="19"/>
              <w:w w:val="105"/>
            </w:rPr>
          </w:rPrChange>
        </w:rPr>
        <w:t xml:space="preserve"> </w:t>
      </w:r>
      <w:r w:rsidRPr="00814BC9">
        <w:rPr>
          <w:w w:val="105"/>
          <w:lang w:val="en-GB"/>
          <w:rPrChange w:id="2676" w:author="Christian PIEDALLU" w:date="2023-02-06T09:53:00Z">
            <w:rPr>
              <w:w w:val="105"/>
            </w:rPr>
          </w:rPrChange>
        </w:rPr>
        <w:t>in</w:t>
      </w:r>
      <w:r w:rsidRPr="00814BC9">
        <w:rPr>
          <w:spacing w:val="19"/>
          <w:w w:val="105"/>
          <w:lang w:val="en-GB"/>
          <w:rPrChange w:id="2677" w:author="Christian PIEDALLU" w:date="2023-02-06T09:53:00Z">
            <w:rPr>
              <w:spacing w:val="19"/>
              <w:w w:val="105"/>
            </w:rPr>
          </w:rPrChange>
        </w:rPr>
        <w:t xml:space="preserve"> </w:t>
      </w:r>
      <w:r w:rsidRPr="00814BC9">
        <w:rPr>
          <w:w w:val="105"/>
          <w:lang w:val="en-GB"/>
          <w:rPrChange w:id="2678" w:author="Christian PIEDALLU" w:date="2023-02-06T09:53:00Z">
            <w:rPr>
              <w:w w:val="105"/>
            </w:rPr>
          </w:rPrChange>
        </w:rPr>
        <w:t>the</w:t>
      </w:r>
      <w:r w:rsidRPr="00814BC9">
        <w:rPr>
          <w:spacing w:val="18"/>
          <w:w w:val="105"/>
          <w:lang w:val="en-GB"/>
          <w:rPrChange w:id="2679" w:author="Christian PIEDALLU" w:date="2023-02-06T09:53:00Z">
            <w:rPr>
              <w:spacing w:val="18"/>
              <w:w w:val="105"/>
            </w:rPr>
          </w:rPrChange>
        </w:rPr>
        <w:t xml:space="preserve"> </w:t>
      </w:r>
      <w:r w:rsidRPr="00814BC9">
        <w:rPr>
          <w:w w:val="105"/>
          <w:lang w:val="en-GB"/>
          <w:rPrChange w:id="2680" w:author="Christian PIEDALLU" w:date="2023-02-06T09:53:00Z">
            <w:rPr>
              <w:w w:val="105"/>
            </w:rPr>
          </w:rPrChange>
        </w:rPr>
        <w:t>field</w:t>
      </w:r>
      <w:r w:rsidRPr="00814BC9">
        <w:rPr>
          <w:spacing w:val="19"/>
          <w:w w:val="105"/>
          <w:lang w:val="en-GB"/>
          <w:rPrChange w:id="2681" w:author="Christian PIEDALLU" w:date="2023-02-06T09:53:00Z">
            <w:rPr>
              <w:spacing w:val="19"/>
              <w:w w:val="105"/>
            </w:rPr>
          </w:rPrChange>
        </w:rPr>
        <w:t xml:space="preserve"> </w:t>
      </w:r>
      <w:r w:rsidRPr="00814BC9">
        <w:rPr>
          <w:w w:val="105"/>
          <w:lang w:val="en-GB"/>
          <w:rPrChange w:id="2682" w:author="Christian PIEDALLU" w:date="2023-02-06T09:53:00Z">
            <w:rPr>
              <w:w w:val="105"/>
            </w:rPr>
          </w:rPrChange>
        </w:rPr>
        <w:t>(Table</w:t>
      </w:r>
      <w:r w:rsidRPr="00814BC9">
        <w:rPr>
          <w:spacing w:val="19"/>
          <w:w w:val="105"/>
          <w:lang w:val="en-GB"/>
          <w:rPrChange w:id="2683" w:author="Christian PIEDALLU" w:date="2023-02-06T09:53:00Z">
            <w:rPr>
              <w:spacing w:val="19"/>
              <w:w w:val="105"/>
            </w:rPr>
          </w:rPrChange>
        </w:rPr>
        <w:t xml:space="preserve"> </w:t>
      </w:r>
      <w:r w:rsidR="00F312A1" w:rsidRPr="00814BC9">
        <w:rPr>
          <w:lang w:val="en-GB"/>
          <w:rPrChange w:id="2684" w:author="Christian PIEDALLU" w:date="2023-02-06T09:53:00Z">
            <w:rPr/>
          </w:rPrChange>
        </w:rPr>
        <w:fldChar w:fldCharType="begin"/>
      </w:r>
      <w:r w:rsidR="00F312A1" w:rsidRPr="00814BC9">
        <w:rPr>
          <w:lang w:val="en-GB"/>
          <w:rPrChange w:id="2685" w:author="Christian PIEDALLU" w:date="2023-02-06T09:53:00Z">
            <w:rPr/>
          </w:rPrChange>
        </w:rPr>
        <w:instrText xml:space="preserve"> HYPERLINK \l "_bookmark4" </w:instrText>
      </w:r>
      <w:r w:rsidR="00F312A1" w:rsidRPr="00814BC9">
        <w:rPr>
          <w:lang w:val="en-GB"/>
          <w:rPrChange w:id="2686" w:author="Christian PIEDALLU" w:date="2023-02-06T09:53:00Z">
            <w:rPr>
              <w:w w:val="105"/>
            </w:rPr>
          </w:rPrChange>
        </w:rPr>
        <w:fldChar w:fldCharType="separate"/>
      </w:r>
      <w:r w:rsidRPr="00814BC9">
        <w:rPr>
          <w:w w:val="105"/>
          <w:lang w:val="en-GB"/>
          <w:rPrChange w:id="2687" w:author="Christian PIEDALLU" w:date="2023-02-06T09:53:00Z">
            <w:rPr>
              <w:w w:val="105"/>
            </w:rPr>
          </w:rPrChange>
        </w:rPr>
        <w:t>2).</w:t>
      </w:r>
      <w:r w:rsidR="00F312A1" w:rsidRPr="00814BC9">
        <w:rPr>
          <w:w w:val="105"/>
          <w:lang w:val="en-GB"/>
          <w:rPrChange w:id="2688" w:author="Christian PIEDALLU" w:date="2023-02-06T09:53:00Z">
            <w:rPr>
              <w:w w:val="105"/>
            </w:rPr>
          </w:rPrChange>
        </w:rPr>
        <w:fldChar w:fldCharType="end"/>
      </w:r>
    </w:p>
    <w:p w14:paraId="6A926870" w14:textId="77777777" w:rsidR="00B177F5" w:rsidRPr="00814BC9" w:rsidRDefault="00B177F5">
      <w:pPr>
        <w:pStyle w:val="Corpsdetexte"/>
        <w:spacing w:before="9" w:line="240" w:lineRule="auto"/>
        <w:rPr>
          <w:sz w:val="17"/>
          <w:lang w:val="en-GB"/>
          <w:rPrChange w:id="2689" w:author="Christian PIEDALLU" w:date="2023-02-06T09:53:00Z">
            <w:rPr>
              <w:sz w:val="17"/>
            </w:rPr>
          </w:rPrChange>
        </w:rPr>
      </w:pPr>
    </w:p>
    <w:p w14:paraId="0DBD8CEC" w14:textId="655EFFFC" w:rsidR="00B177F5" w:rsidRPr="00814BC9" w:rsidRDefault="00672196">
      <w:pPr>
        <w:ind w:left="1345" w:right="1385"/>
        <w:jc w:val="center"/>
        <w:rPr>
          <w:sz w:val="16"/>
          <w:lang w:val="en-GB"/>
          <w:rPrChange w:id="2690" w:author="Christian PIEDALLU" w:date="2023-02-06T09:53:00Z">
            <w:rPr>
              <w:sz w:val="16"/>
            </w:rPr>
          </w:rPrChange>
        </w:rPr>
      </w:pPr>
      <w:r w:rsidRPr="00814BC9">
        <w:rPr>
          <w:noProof/>
          <w:lang w:val="en-GB"/>
          <w:rPrChange w:id="2691" w:author="Christian PIEDALLU" w:date="2023-02-06T09:53:00Z">
            <w:rPr>
              <w:noProof/>
            </w:rPr>
          </w:rPrChange>
        </w:rPr>
        <mc:AlternateContent>
          <mc:Choice Requires="wps">
            <w:drawing>
              <wp:anchor distT="0" distB="0" distL="114300" distR="114300" simplePos="0" relativeHeight="486894592" behindDoc="1" locked="0" layoutInCell="1" allowOverlap="1" wp14:anchorId="4F305C6C" wp14:editId="7F081927">
                <wp:simplePos x="0" y="0"/>
                <wp:positionH relativeFrom="page">
                  <wp:posOffset>1073150</wp:posOffset>
                </wp:positionH>
                <wp:positionV relativeFrom="paragraph">
                  <wp:posOffset>264160</wp:posOffset>
                </wp:positionV>
                <wp:extent cx="1801495" cy="304165"/>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1495" cy="304165"/>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61A61" id="Line 3" o:spid="_x0000_s1026" style="position:absolute;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5pt,20.8pt" to="226.3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" strokeweight=".14058mm">
                <w10:wrap anchorx="page"/>
              </v:line>
            </w:pict>
          </mc:Fallback>
        </mc:AlternateContent>
      </w:r>
      <w:bookmarkStart w:id="2692" w:name="_bookmark4"/>
      <w:bookmarkEnd w:id="2692"/>
      <w:r w:rsidR="00B553DB" w:rsidRPr="00814BC9">
        <w:rPr>
          <w:w w:val="115"/>
          <w:sz w:val="16"/>
          <w:lang w:val="en-GB"/>
          <w:rPrChange w:id="2693" w:author="Christian PIEDALLU" w:date="2023-02-06T09:53:00Z">
            <w:rPr>
              <w:w w:val="115"/>
              <w:sz w:val="16"/>
            </w:rPr>
          </w:rPrChange>
        </w:rPr>
        <w:t>Table</w:t>
      </w:r>
      <w:r w:rsidR="00B553DB" w:rsidRPr="00814BC9">
        <w:rPr>
          <w:spacing w:val="1"/>
          <w:w w:val="115"/>
          <w:sz w:val="16"/>
          <w:lang w:val="en-GB"/>
          <w:rPrChange w:id="2694" w:author="Christian PIEDALLU" w:date="2023-02-06T09:53:00Z">
            <w:rPr>
              <w:spacing w:val="1"/>
              <w:w w:val="115"/>
              <w:sz w:val="16"/>
            </w:rPr>
          </w:rPrChange>
        </w:rPr>
        <w:t xml:space="preserve"> </w:t>
      </w:r>
      <w:r w:rsidR="00B553DB" w:rsidRPr="00814BC9">
        <w:rPr>
          <w:w w:val="115"/>
          <w:sz w:val="16"/>
          <w:lang w:val="en-GB"/>
          <w:rPrChange w:id="2695" w:author="Christian PIEDALLU" w:date="2023-02-06T09:53:00Z">
            <w:rPr>
              <w:w w:val="115"/>
              <w:sz w:val="16"/>
            </w:rPr>
          </w:rPrChange>
        </w:rPr>
        <w:t>2:</w:t>
      </w:r>
      <w:r w:rsidR="00B553DB" w:rsidRPr="00814BC9">
        <w:rPr>
          <w:spacing w:val="15"/>
          <w:w w:val="115"/>
          <w:sz w:val="16"/>
          <w:lang w:val="en-GB"/>
          <w:rPrChange w:id="2696" w:author="Christian PIEDALLU" w:date="2023-02-06T09:53:00Z">
            <w:rPr>
              <w:spacing w:val="15"/>
              <w:w w:val="115"/>
              <w:sz w:val="16"/>
            </w:rPr>
          </w:rPrChange>
        </w:rPr>
        <w:t xml:space="preserve"> </w:t>
      </w:r>
      <w:del w:id="2697" w:author="Christian PIEDALLU" w:date="2023-02-06T13:28:00Z">
        <w:r w:rsidR="00B553DB" w:rsidRPr="00814BC9" w:rsidDel="0002008C">
          <w:rPr>
            <w:w w:val="115"/>
            <w:sz w:val="16"/>
            <w:lang w:val="en-GB"/>
            <w:rPrChange w:id="2698" w:author="Christian PIEDALLU" w:date="2023-02-06T09:53:00Z">
              <w:rPr>
                <w:w w:val="115"/>
                <w:sz w:val="16"/>
              </w:rPr>
            </w:rPrChange>
          </w:rPr>
          <w:delText>Confusion</w:delText>
        </w:r>
        <w:r w:rsidR="00B553DB" w:rsidRPr="00814BC9" w:rsidDel="0002008C">
          <w:rPr>
            <w:spacing w:val="1"/>
            <w:w w:val="115"/>
            <w:sz w:val="16"/>
            <w:lang w:val="en-GB"/>
            <w:rPrChange w:id="2699" w:author="Christian PIEDALLU" w:date="2023-02-06T09:53:00Z">
              <w:rPr>
                <w:spacing w:val="1"/>
                <w:w w:val="115"/>
                <w:sz w:val="16"/>
              </w:rPr>
            </w:rPrChange>
          </w:rPr>
          <w:delText xml:space="preserve"> </w:delText>
        </w:r>
        <w:r w:rsidR="00B553DB" w:rsidRPr="00814BC9" w:rsidDel="0002008C">
          <w:rPr>
            <w:w w:val="115"/>
            <w:sz w:val="16"/>
            <w:lang w:val="en-GB"/>
            <w:rPrChange w:id="2700" w:author="Christian PIEDALLU" w:date="2023-02-06T09:53:00Z">
              <w:rPr>
                <w:w w:val="115"/>
                <w:sz w:val="16"/>
              </w:rPr>
            </w:rPrChange>
          </w:rPr>
          <w:delText>matrix</w:delText>
        </w:r>
        <w:r w:rsidR="00B553DB" w:rsidRPr="00814BC9" w:rsidDel="0002008C">
          <w:rPr>
            <w:spacing w:val="1"/>
            <w:w w:val="115"/>
            <w:sz w:val="16"/>
            <w:lang w:val="en-GB"/>
            <w:rPrChange w:id="2701" w:author="Christian PIEDALLU" w:date="2023-02-06T09:53:00Z">
              <w:rPr>
                <w:spacing w:val="1"/>
                <w:w w:val="115"/>
                <w:sz w:val="16"/>
              </w:rPr>
            </w:rPrChange>
          </w:rPr>
          <w:delText xml:space="preserve"> </w:delText>
        </w:r>
        <w:r w:rsidR="00B553DB" w:rsidRPr="00814BC9" w:rsidDel="0002008C">
          <w:rPr>
            <w:w w:val="115"/>
            <w:sz w:val="16"/>
            <w:lang w:val="en-GB"/>
            <w:rPrChange w:id="2702" w:author="Christian PIEDALLU" w:date="2023-02-06T09:53:00Z">
              <w:rPr>
                <w:w w:val="115"/>
                <w:sz w:val="16"/>
              </w:rPr>
            </w:rPrChange>
          </w:rPr>
          <w:delText>of</w:delText>
        </w:r>
        <w:r w:rsidR="00B553DB" w:rsidRPr="00814BC9" w:rsidDel="0002008C">
          <w:rPr>
            <w:spacing w:val="1"/>
            <w:w w:val="115"/>
            <w:sz w:val="16"/>
            <w:lang w:val="en-GB"/>
            <w:rPrChange w:id="2703" w:author="Christian PIEDALLU" w:date="2023-02-06T09:53:00Z">
              <w:rPr>
                <w:spacing w:val="1"/>
                <w:w w:val="115"/>
                <w:sz w:val="16"/>
              </w:rPr>
            </w:rPrChange>
          </w:rPr>
          <w:delText xml:space="preserve"> </w:delText>
        </w:r>
        <w:r w:rsidR="00B553DB" w:rsidRPr="00814BC9" w:rsidDel="0002008C">
          <w:rPr>
            <w:w w:val="115"/>
            <w:sz w:val="16"/>
            <w:lang w:val="en-GB"/>
            <w:rPrChange w:id="2704" w:author="Christian PIEDALLU" w:date="2023-02-06T09:53:00Z">
              <w:rPr>
                <w:w w:val="115"/>
                <w:sz w:val="16"/>
              </w:rPr>
            </w:rPrChange>
          </w:rPr>
          <w:delText>the</w:delText>
        </w:r>
        <w:r w:rsidR="00B553DB" w:rsidRPr="00814BC9" w:rsidDel="0002008C">
          <w:rPr>
            <w:spacing w:val="2"/>
            <w:w w:val="115"/>
            <w:sz w:val="16"/>
            <w:lang w:val="en-GB"/>
            <w:rPrChange w:id="2705" w:author="Christian PIEDALLU" w:date="2023-02-06T09:53:00Z">
              <w:rPr>
                <w:spacing w:val="2"/>
                <w:w w:val="115"/>
                <w:sz w:val="16"/>
              </w:rPr>
            </w:rPrChange>
          </w:rPr>
          <w:delText xml:space="preserve"> </w:delText>
        </w:r>
        <w:r w:rsidR="00B553DB" w:rsidRPr="00814BC9" w:rsidDel="0002008C">
          <w:rPr>
            <w:w w:val="115"/>
            <w:sz w:val="16"/>
            <w:lang w:val="en-GB"/>
            <w:rPrChange w:id="2706" w:author="Christian PIEDALLU" w:date="2023-02-06T09:53:00Z">
              <w:rPr>
                <w:w w:val="115"/>
                <w:sz w:val="16"/>
              </w:rPr>
            </w:rPrChange>
          </w:rPr>
          <w:delText>result</w:delText>
        </w:r>
        <w:r w:rsidR="00B553DB" w:rsidRPr="00814BC9" w:rsidDel="0002008C">
          <w:rPr>
            <w:spacing w:val="1"/>
            <w:w w:val="115"/>
            <w:sz w:val="16"/>
            <w:lang w:val="en-GB"/>
            <w:rPrChange w:id="2707" w:author="Christian PIEDALLU" w:date="2023-02-06T09:53:00Z">
              <w:rPr>
                <w:spacing w:val="1"/>
                <w:w w:val="115"/>
                <w:sz w:val="16"/>
              </w:rPr>
            </w:rPrChange>
          </w:rPr>
          <w:delText xml:space="preserve"> </w:delText>
        </w:r>
        <w:r w:rsidR="00B553DB" w:rsidRPr="00814BC9" w:rsidDel="0002008C">
          <w:rPr>
            <w:w w:val="115"/>
            <w:sz w:val="16"/>
            <w:lang w:val="en-GB"/>
            <w:rPrChange w:id="2708" w:author="Christian PIEDALLU" w:date="2023-02-06T09:53:00Z">
              <w:rPr>
                <w:w w:val="115"/>
                <w:sz w:val="16"/>
              </w:rPr>
            </w:rPrChange>
          </w:rPr>
          <w:delText>of</w:delText>
        </w:r>
        <w:r w:rsidR="00B553DB" w:rsidRPr="00814BC9" w:rsidDel="0002008C">
          <w:rPr>
            <w:spacing w:val="1"/>
            <w:w w:val="115"/>
            <w:sz w:val="16"/>
            <w:lang w:val="en-GB"/>
            <w:rPrChange w:id="2709" w:author="Christian PIEDALLU" w:date="2023-02-06T09:53:00Z">
              <w:rPr>
                <w:spacing w:val="1"/>
                <w:w w:val="115"/>
                <w:sz w:val="16"/>
              </w:rPr>
            </w:rPrChange>
          </w:rPr>
          <w:delText xml:space="preserve"> </w:delText>
        </w:r>
        <w:r w:rsidR="00B553DB" w:rsidRPr="00814BC9" w:rsidDel="0002008C">
          <w:rPr>
            <w:w w:val="115"/>
            <w:sz w:val="16"/>
            <w:lang w:val="en-GB"/>
            <w:rPrChange w:id="2710" w:author="Christian PIEDALLU" w:date="2023-02-06T09:53:00Z">
              <w:rPr>
                <w:w w:val="115"/>
                <w:sz w:val="16"/>
              </w:rPr>
            </w:rPrChange>
          </w:rPr>
          <w:delText>the</w:delText>
        </w:r>
        <w:r w:rsidR="00B553DB" w:rsidRPr="00814BC9" w:rsidDel="0002008C">
          <w:rPr>
            <w:spacing w:val="2"/>
            <w:w w:val="115"/>
            <w:sz w:val="16"/>
            <w:lang w:val="en-GB"/>
            <w:rPrChange w:id="2711" w:author="Christian PIEDALLU" w:date="2023-02-06T09:53:00Z">
              <w:rPr>
                <w:spacing w:val="2"/>
                <w:w w:val="115"/>
                <w:sz w:val="16"/>
              </w:rPr>
            </w:rPrChange>
          </w:rPr>
          <w:delText xml:space="preserve"> </w:delText>
        </w:r>
      </w:del>
      <w:ins w:id="2712" w:author="Christian PIEDALLU" w:date="2023-02-06T13:28:00Z">
        <w:r w:rsidR="0002008C">
          <w:rPr>
            <w:spacing w:val="2"/>
            <w:w w:val="115"/>
            <w:sz w:val="16"/>
            <w:lang w:val="en-GB"/>
          </w:rPr>
          <w:t xml:space="preserve">Sanitary map validation </w:t>
        </w:r>
      </w:ins>
      <w:del w:id="2713" w:author="Christian PIEDALLU" w:date="2023-02-06T13:28:00Z">
        <w:r w:rsidR="00B553DB" w:rsidRPr="00814BC9" w:rsidDel="0002008C">
          <w:rPr>
            <w:w w:val="115"/>
            <w:sz w:val="16"/>
            <w:lang w:val="en-GB"/>
            <w:rPrChange w:id="2714" w:author="Christian PIEDALLU" w:date="2023-02-06T09:53:00Z">
              <w:rPr>
                <w:w w:val="115"/>
                <w:sz w:val="16"/>
              </w:rPr>
            </w:rPrChange>
          </w:rPr>
          <w:delText>field</w:delText>
        </w:r>
        <w:r w:rsidR="00B553DB" w:rsidRPr="00814BC9" w:rsidDel="0002008C">
          <w:rPr>
            <w:spacing w:val="1"/>
            <w:w w:val="115"/>
            <w:sz w:val="16"/>
            <w:lang w:val="en-GB"/>
            <w:rPrChange w:id="2715" w:author="Christian PIEDALLU" w:date="2023-02-06T09:53:00Z">
              <w:rPr>
                <w:spacing w:val="1"/>
                <w:w w:val="115"/>
                <w:sz w:val="16"/>
              </w:rPr>
            </w:rPrChange>
          </w:rPr>
          <w:delText xml:space="preserve"> </w:delText>
        </w:r>
        <w:r w:rsidR="00B553DB" w:rsidRPr="00814BC9" w:rsidDel="0002008C">
          <w:rPr>
            <w:w w:val="115"/>
            <w:sz w:val="16"/>
            <w:lang w:val="en-GB"/>
            <w:rPrChange w:id="2716" w:author="Christian PIEDALLU" w:date="2023-02-06T09:53:00Z">
              <w:rPr>
                <w:w w:val="115"/>
                <w:sz w:val="16"/>
              </w:rPr>
            </w:rPrChange>
          </w:rPr>
          <w:delText>validation</w:delText>
        </w:r>
        <w:r w:rsidR="00B553DB" w:rsidRPr="00814BC9" w:rsidDel="0002008C">
          <w:rPr>
            <w:spacing w:val="1"/>
            <w:w w:val="115"/>
            <w:sz w:val="16"/>
            <w:lang w:val="en-GB"/>
            <w:rPrChange w:id="2717" w:author="Christian PIEDALLU" w:date="2023-02-06T09:53:00Z">
              <w:rPr>
                <w:spacing w:val="1"/>
                <w:w w:val="115"/>
                <w:sz w:val="16"/>
              </w:rPr>
            </w:rPrChange>
          </w:rPr>
          <w:delText xml:space="preserve"> </w:delText>
        </w:r>
      </w:del>
      <w:r w:rsidR="00B553DB" w:rsidRPr="00814BC9">
        <w:rPr>
          <w:w w:val="115"/>
          <w:sz w:val="16"/>
          <w:lang w:val="en-GB"/>
          <w:rPrChange w:id="2718" w:author="Christian PIEDALLU" w:date="2023-02-06T09:53:00Z">
            <w:rPr>
              <w:w w:val="115"/>
              <w:sz w:val="16"/>
            </w:rPr>
          </w:rPrChange>
        </w:rPr>
        <w:t>for</w:t>
      </w:r>
      <w:r w:rsidR="00B553DB" w:rsidRPr="00814BC9">
        <w:rPr>
          <w:spacing w:val="1"/>
          <w:w w:val="115"/>
          <w:sz w:val="16"/>
          <w:lang w:val="en-GB"/>
          <w:rPrChange w:id="2719" w:author="Christian PIEDALLU" w:date="2023-02-06T09:53:00Z">
            <w:rPr>
              <w:spacing w:val="1"/>
              <w:w w:val="115"/>
              <w:sz w:val="16"/>
            </w:rPr>
          </w:rPrChange>
        </w:rPr>
        <w:t xml:space="preserve"> </w:t>
      </w:r>
      <w:r w:rsidR="00B553DB" w:rsidRPr="00814BC9">
        <w:rPr>
          <w:w w:val="115"/>
          <w:sz w:val="16"/>
          <w:lang w:val="en-GB"/>
          <w:rPrChange w:id="2720" w:author="Christian PIEDALLU" w:date="2023-02-06T09:53:00Z">
            <w:rPr>
              <w:w w:val="115"/>
              <w:sz w:val="16"/>
            </w:rPr>
          </w:rPrChange>
        </w:rPr>
        <w:t>95</w:t>
      </w:r>
      <w:r w:rsidR="00B553DB" w:rsidRPr="00814BC9">
        <w:rPr>
          <w:spacing w:val="2"/>
          <w:w w:val="115"/>
          <w:sz w:val="16"/>
          <w:lang w:val="en-GB"/>
          <w:rPrChange w:id="2721" w:author="Christian PIEDALLU" w:date="2023-02-06T09:53:00Z">
            <w:rPr>
              <w:spacing w:val="2"/>
              <w:w w:val="115"/>
              <w:sz w:val="16"/>
            </w:rPr>
          </w:rPrChange>
        </w:rPr>
        <w:t xml:space="preserve"> </w:t>
      </w:r>
      <w:r w:rsidR="00B553DB" w:rsidRPr="00814BC9">
        <w:rPr>
          <w:w w:val="115"/>
          <w:sz w:val="16"/>
          <w:lang w:val="en-GB"/>
          <w:rPrChange w:id="2722" w:author="Christian PIEDALLU" w:date="2023-02-06T09:53:00Z">
            <w:rPr>
              <w:w w:val="115"/>
              <w:sz w:val="16"/>
            </w:rPr>
          </w:rPrChange>
        </w:rPr>
        <w:t>spruce</w:t>
      </w:r>
      <w:r w:rsidR="00B553DB" w:rsidRPr="00814BC9">
        <w:rPr>
          <w:spacing w:val="1"/>
          <w:w w:val="115"/>
          <w:sz w:val="16"/>
          <w:lang w:val="en-GB"/>
          <w:rPrChange w:id="2723" w:author="Christian PIEDALLU" w:date="2023-02-06T09:53:00Z">
            <w:rPr>
              <w:spacing w:val="1"/>
              <w:w w:val="115"/>
              <w:sz w:val="16"/>
            </w:rPr>
          </w:rPrChange>
        </w:rPr>
        <w:t xml:space="preserve"> </w:t>
      </w:r>
      <w:r w:rsidR="00B553DB" w:rsidRPr="00814BC9">
        <w:rPr>
          <w:w w:val="115"/>
          <w:sz w:val="16"/>
          <w:lang w:val="en-GB"/>
          <w:rPrChange w:id="2724" w:author="Christian PIEDALLU" w:date="2023-02-06T09:53:00Z">
            <w:rPr>
              <w:w w:val="115"/>
              <w:sz w:val="16"/>
            </w:rPr>
          </w:rPrChange>
        </w:rPr>
        <w:t>stands</w:t>
      </w:r>
      <w:ins w:id="2725" w:author="Christian PIEDALLU" w:date="2023-02-06T13:28:00Z">
        <w:r w:rsidR="0002008C">
          <w:rPr>
            <w:w w:val="115"/>
            <w:sz w:val="16"/>
            <w:lang w:val="en-GB"/>
          </w:rPr>
          <w:t xml:space="preserve"> using field survey </w:t>
        </w:r>
      </w:ins>
      <w:ins w:id="2726" w:author="Christian PIEDALLU" w:date="2023-02-06T13:29:00Z">
        <w:r w:rsidR="0002008C">
          <w:rPr>
            <w:w w:val="115"/>
            <w:sz w:val="16"/>
            <w:lang w:val="en-GB"/>
          </w:rPr>
          <w:t>in the Vosges mountains</w:t>
        </w:r>
      </w:ins>
      <w:r w:rsidR="00B553DB" w:rsidRPr="00814BC9">
        <w:rPr>
          <w:w w:val="115"/>
          <w:sz w:val="16"/>
          <w:lang w:val="en-GB"/>
          <w:rPrChange w:id="2727" w:author="Christian PIEDALLU" w:date="2023-02-06T09:53:00Z">
            <w:rPr>
              <w:w w:val="115"/>
              <w:sz w:val="16"/>
            </w:rPr>
          </w:rPrChange>
        </w:rPr>
        <w:t>.</w:t>
      </w:r>
    </w:p>
    <w:p w14:paraId="3BD3F35B" w14:textId="77777777" w:rsidR="00B177F5" w:rsidRPr="00814BC9" w:rsidRDefault="00B177F5">
      <w:pPr>
        <w:pStyle w:val="Corpsdetexte"/>
        <w:spacing w:before="5" w:after="1" w:line="240" w:lineRule="auto"/>
        <w:rPr>
          <w:sz w:val="17"/>
          <w:lang w:val="en-GB"/>
          <w:rPrChange w:id="2728" w:author="Christian PIEDALLU" w:date="2023-02-06T09:53:00Z">
            <w:rPr>
              <w:sz w:val="17"/>
            </w:rPr>
          </w:rPrChange>
        </w:rPr>
      </w:pP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5"/>
        <w:gridCol w:w="1176"/>
        <w:gridCol w:w="1406"/>
      </w:tblGrid>
      <w:tr w:rsidR="00B177F5" w:rsidRPr="00814BC9" w14:paraId="0437A654" w14:textId="77777777">
        <w:trPr>
          <w:trHeight w:val="476"/>
        </w:trPr>
        <w:tc>
          <w:tcPr>
            <w:tcW w:w="2845" w:type="dxa"/>
          </w:tcPr>
          <w:p w14:paraId="4D2BB7AF" w14:textId="77777777" w:rsidR="00B177F5" w:rsidRPr="00814BC9" w:rsidRDefault="00B553DB">
            <w:pPr>
              <w:pStyle w:val="TableParagraph"/>
              <w:spacing w:line="218" w:lineRule="exact"/>
              <w:ind w:left="2280"/>
              <w:rPr>
                <w:sz w:val="20"/>
                <w:lang w:val="en-GB"/>
                <w:rPrChange w:id="2729" w:author="Christian PIEDALLU" w:date="2023-02-06T09:53:00Z">
                  <w:rPr>
                    <w:sz w:val="20"/>
                  </w:rPr>
                </w:rPrChange>
              </w:rPr>
            </w:pPr>
            <w:r w:rsidRPr="00814BC9">
              <w:rPr>
                <w:w w:val="115"/>
                <w:sz w:val="20"/>
                <w:lang w:val="en-GB"/>
                <w:rPrChange w:id="2730" w:author="Christian PIEDALLU" w:date="2023-02-06T09:53:00Z">
                  <w:rPr>
                    <w:w w:val="115"/>
                    <w:sz w:val="20"/>
                  </w:rPr>
                </w:rPrChange>
              </w:rPr>
              <w:t>Field</w:t>
            </w:r>
          </w:p>
          <w:p w14:paraId="2132954F" w14:textId="77777777" w:rsidR="00B177F5" w:rsidRPr="00814BC9" w:rsidRDefault="00B553DB">
            <w:pPr>
              <w:pStyle w:val="TableParagraph"/>
              <w:spacing w:line="239" w:lineRule="exact"/>
              <w:ind w:left="122"/>
              <w:rPr>
                <w:sz w:val="20"/>
                <w:lang w:val="en-GB"/>
                <w:rPrChange w:id="2731" w:author="Christian PIEDALLU" w:date="2023-02-06T09:53:00Z">
                  <w:rPr>
                    <w:sz w:val="20"/>
                  </w:rPr>
                </w:rPrChange>
              </w:rPr>
            </w:pPr>
            <w:r w:rsidRPr="00814BC9">
              <w:rPr>
                <w:w w:val="110"/>
                <w:sz w:val="20"/>
                <w:lang w:val="en-GB"/>
                <w:rPrChange w:id="2732" w:author="Christian PIEDALLU" w:date="2023-02-06T09:53:00Z">
                  <w:rPr>
                    <w:w w:val="110"/>
                    <w:sz w:val="20"/>
                  </w:rPr>
                </w:rPrChange>
              </w:rPr>
              <w:t>Sanitary</w:t>
            </w:r>
            <w:r w:rsidRPr="00814BC9">
              <w:rPr>
                <w:spacing w:val="10"/>
                <w:w w:val="110"/>
                <w:sz w:val="20"/>
                <w:lang w:val="en-GB"/>
                <w:rPrChange w:id="2733" w:author="Christian PIEDALLU" w:date="2023-02-06T09:53:00Z">
                  <w:rPr>
                    <w:spacing w:val="10"/>
                    <w:w w:val="110"/>
                    <w:sz w:val="20"/>
                  </w:rPr>
                </w:rPrChange>
              </w:rPr>
              <w:t xml:space="preserve"> </w:t>
            </w:r>
            <w:r w:rsidRPr="00814BC9">
              <w:rPr>
                <w:w w:val="110"/>
                <w:sz w:val="20"/>
                <w:lang w:val="en-GB"/>
                <w:rPrChange w:id="2734" w:author="Christian PIEDALLU" w:date="2023-02-06T09:53:00Z">
                  <w:rPr>
                    <w:w w:val="110"/>
                    <w:sz w:val="20"/>
                  </w:rPr>
                </w:rPrChange>
              </w:rPr>
              <w:t>map</w:t>
            </w:r>
          </w:p>
        </w:tc>
        <w:tc>
          <w:tcPr>
            <w:tcW w:w="1176" w:type="dxa"/>
          </w:tcPr>
          <w:p w14:paraId="2C96BE48" w14:textId="77777777" w:rsidR="00B177F5" w:rsidRPr="00814BC9" w:rsidRDefault="00B553DB">
            <w:pPr>
              <w:pStyle w:val="TableParagraph"/>
              <w:spacing w:before="97"/>
              <w:ind w:left="122"/>
              <w:rPr>
                <w:sz w:val="20"/>
                <w:lang w:val="en-GB"/>
                <w:rPrChange w:id="2735" w:author="Christian PIEDALLU" w:date="2023-02-06T09:53:00Z">
                  <w:rPr>
                    <w:sz w:val="20"/>
                  </w:rPr>
                </w:rPrChange>
              </w:rPr>
            </w:pPr>
            <w:r w:rsidRPr="00814BC9">
              <w:rPr>
                <w:w w:val="105"/>
                <w:sz w:val="20"/>
                <w:lang w:val="en-GB"/>
                <w:rPrChange w:id="2736" w:author="Christian PIEDALLU" w:date="2023-02-06T09:53:00Z">
                  <w:rPr>
                    <w:w w:val="105"/>
                    <w:sz w:val="20"/>
                  </w:rPr>
                </w:rPrChange>
              </w:rPr>
              <w:t>Dead</w:t>
            </w:r>
            <w:r w:rsidRPr="00814BC9">
              <w:rPr>
                <w:spacing w:val="9"/>
                <w:w w:val="105"/>
                <w:sz w:val="20"/>
                <w:lang w:val="en-GB"/>
                <w:rPrChange w:id="2737" w:author="Christian PIEDALLU" w:date="2023-02-06T09:53:00Z">
                  <w:rPr>
                    <w:spacing w:val="9"/>
                    <w:w w:val="105"/>
                    <w:sz w:val="20"/>
                  </w:rPr>
                </w:rPrChange>
              </w:rPr>
              <w:t xml:space="preserve"> </w:t>
            </w:r>
            <w:r w:rsidRPr="00814BC9">
              <w:rPr>
                <w:w w:val="105"/>
                <w:sz w:val="20"/>
                <w:lang w:val="en-GB"/>
                <w:rPrChange w:id="2738" w:author="Christian PIEDALLU" w:date="2023-02-06T09:53:00Z">
                  <w:rPr>
                    <w:w w:val="105"/>
                    <w:sz w:val="20"/>
                  </w:rPr>
                </w:rPrChange>
              </w:rPr>
              <w:t>trees</w:t>
            </w:r>
          </w:p>
        </w:tc>
        <w:tc>
          <w:tcPr>
            <w:tcW w:w="1406" w:type="dxa"/>
          </w:tcPr>
          <w:p w14:paraId="2E0EAE0B" w14:textId="77777777" w:rsidR="00B177F5" w:rsidRPr="00814BC9" w:rsidRDefault="00B553DB">
            <w:pPr>
              <w:pStyle w:val="TableParagraph"/>
              <w:spacing w:before="97"/>
              <w:ind w:left="122"/>
              <w:rPr>
                <w:sz w:val="20"/>
                <w:lang w:val="en-GB"/>
                <w:rPrChange w:id="2739" w:author="Christian PIEDALLU" w:date="2023-02-06T09:53:00Z">
                  <w:rPr>
                    <w:sz w:val="20"/>
                  </w:rPr>
                </w:rPrChange>
              </w:rPr>
            </w:pPr>
            <w:r w:rsidRPr="00814BC9">
              <w:rPr>
                <w:w w:val="105"/>
                <w:sz w:val="20"/>
                <w:lang w:val="en-GB"/>
                <w:rPrChange w:id="2740" w:author="Christian PIEDALLU" w:date="2023-02-06T09:53:00Z">
                  <w:rPr>
                    <w:w w:val="105"/>
                    <w:sz w:val="20"/>
                  </w:rPr>
                </w:rPrChange>
              </w:rPr>
              <w:t>Healthy</w:t>
            </w:r>
            <w:r w:rsidRPr="00814BC9">
              <w:rPr>
                <w:spacing w:val="16"/>
                <w:w w:val="105"/>
                <w:sz w:val="20"/>
                <w:lang w:val="en-GB"/>
                <w:rPrChange w:id="2741" w:author="Christian PIEDALLU" w:date="2023-02-06T09:53:00Z">
                  <w:rPr>
                    <w:spacing w:val="16"/>
                    <w:w w:val="105"/>
                    <w:sz w:val="20"/>
                  </w:rPr>
                </w:rPrChange>
              </w:rPr>
              <w:t xml:space="preserve"> </w:t>
            </w:r>
            <w:r w:rsidRPr="00814BC9">
              <w:rPr>
                <w:w w:val="105"/>
                <w:sz w:val="20"/>
                <w:lang w:val="en-GB"/>
                <w:rPrChange w:id="2742" w:author="Christian PIEDALLU" w:date="2023-02-06T09:53:00Z">
                  <w:rPr>
                    <w:w w:val="105"/>
                    <w:sz w:val="20"/>
                  </w:rPr>
                </w:rPrChange>
              </w:rPr>
              <w:t>trees</w:t>
            </w:r>
          </w:p>
        </w:tc>
      </w:tr>
      <w:tr w:rsidR="00B177F5" w:rsidRPr="00814BC9" w14:paraId="55AAB71A" w14:textId="77777777">
        <w:trPr>
          <w:trHeight w:val="237"/>
        </w:trPr>
        <w:tc>
          <w:tcPr>
            <w:tcW w:w="2845" w:type="dxa"/>
          </w:tcPr>
          <w:p w14:paraId="65F49F2F" w14:textId="77777777" w:rsidR="00B177F5" w:rsidRPr="00814BC9" w:rsidRDefault="00B553DB">
            <w:pPr>
              <w:pStyle w:val="TableParagraph"/>
              <w:spacing w:line="217" w:lineRule="exact"/>
              <w:ind w:left="122"/>
              <w:rPr>
                <w:sz w:val="20"/>
                <w:lang w:val="en-GB"/>
                <w:rPrChange w:id="2743" w:author="Christian PIEDALLU" w:date="2023-02-06T09:53:00Z">
                  <w:rPr>
                    <w:sz w:val="20"/>
                  </w:rPr>
                </w:rPrChange>
              </w:rPr>
            </w:pPr>
            <w:r w:rsidRPr="00814BC9">
              <w:rPr>
                <w:w w:val="110"/>
                <w:sz w:val="20"/>
                <w:lang w:val="en-GB"/>
                <w:rPrChange w:id="2744" w:author="Christian PIEDALLU" w:date="2023-02-06T09:53:00Z">
                  <w:rPr>
                    <w:w w:val="110"/>
                    <w:sz w:val="20"/>
                  </w:rPr>
                </w:rPrChange>
              </w:rPr>
              <w:t>Dieback</w:t>
            </w:r>
            <w:r w:rsidRPr="00814BC9">
              <w:rPr>
                <w:spacing w:val="10"/>
                <w:w w:val="110"/>
                <w:sz w:val="20"/>
                <w:lang w:val="en-GB"/>
                <w:rPrChange w:id="2745" w:author="Christian PIEDALLU" w:date="2023-02-06T09:53:00Z">
                  <w:rPr>
                    <w:spacing w:val="10"/>
                    <w:w w:val="110"/>
                    <w:sz w:val="20"/>
                  </w:rPr>
                </w:rPrChange>
              </w:rPr>
              <w:t xml:space="preserve"> </w:t>
            </w:r>
            <w:r w:rsidRPr="00814BC9">
              <w:rPr>
                <w:w w:val="110"/>
                <w:sz w:val="20"/>
                <w:lang w:val="en-GB"/>
                <w:rPrChange w:id="2746" w:author="Christian PIEDALLU" w:date="2023-02-06T09:53:00Z">
                  <w:rPr>
                    <w:w w:val="110"/>
                    <w:sz w:val="20"/>
                  </w:rPr>
                </w:rPrChange>
              </w:rPr>
              <w:t>trees</w:t>
            </w:r>
            <w:r w:rsidRPr="00814BC9">
              <w:rPr>
                <w:spacing w:val="11"/>
                <w:w w:val="110"/>
                <w:sz w:val="20"/>
                <w:lang w:val="en-GB"/>
                <w:rPrChange w:id="2747" w:author="Christian PIEDALLU" w:date="2023-02-06T09:53:00Z">
                  <w:rPr>
                    <w:spacing w:val="11"/>
                    <w:w w:val="110"/>
                    <w:sz w:val="20"/>
                  </w:rPr>
                </w:rPrChange>
              </w:rPr>
              <w:t xml:space="preserve"> </w:t>
            </w:r>
            <w:r w:rsidRPr="00814BC9">
              <w:rPr>
                <w:w w:val="110"/>
                <w:sz w:val="20"/>
                <w:lang w:val="en-GB"/>
                <w:rPrChange w:id="2748" w:author="Christian PIEDALLU" w:date="2023-02-06T09:53:00Z">
                  <w:rPr>
                    <w:w w:val="110"/>
                    <w:sz w:val="20"/>
                  </w:rPr>
                </w:rPrChange>
              </w:rPr>
              <w:t>(=39)</w:t>
            </w:r>
          </w:p>
        </w:tc>
        <w:tc>
          <w:tcPr>
            <w:tcW w:w="1176" w:type="dxa"/>
          </w:tcPr>
          <w:p w14:paraId="748BB087" w14:textId="77777777" w:rsidR="00B177F5" w:rsidRPr="00814BC9" w:rsidRDefault="00B553DB">
            <w:pPr>
              <w:pStyle w:val="TableParagraph"/>
              <w:spacing w:line="217" w:lineRule="exact"/>
              <w:ind w:left="122"/>
              <w:rPr>
                <w:sz w:val="20"/>
                <w:lang w:val="en-GB"/>
                <w:rPrChange w:id="2749" w:author="Christian PIEDALLU" w:date="2023-02-06T09:53:00Z">
                  <w:rPr>
                    <w:sz w:val="20"/>
                  </w:rPr>
                </w:rPrChange>
              </w:rPr>
            </w:pPr>
            <w:r w:rsidRPr="00814BC9">
              <w:rPr>
                <w:w w:val="110"/>
                <w:sz w:val="20"/>
                <w:lang w:val="en-GB"/>
                <w:rPrChange w:id="2750" w:author="Christian PIEDALLU" w:date="2023-02-06T09:53:00Z">
                  <w:rPr>
                    <w:w w:val="110"/>
                    <w:sz w:val="20"/>
                  </w:rPr>
                </w:rPrChange>
              </w:rPr>
              <w:t>84.7</w:t>
            </w:r>
            <w:r w:rsidRPr="00814BC9">
              <w:rPr>
                <w:spacing w:val="2"/>
                <w:w w:val="110"/>
                <w:sz w:val="20"/>
                <w:lang w:val="en-GB"/>
                <w:rPrChange w:id="2751" w:author="Christian PIEDALLU" w:date="2023-02-06T09:53:00Z">
                  <w:rPr>
                    <w:spacing w:val="2"/>
                    <w:w w:val="110"/>
                    <w:sz w:val="20"/>
                  </w:rPr>
                </w:rPrChange>
              </w:rPr>
              <w:t xml:space="preserve"> </w:t>
            </w:r>
            <w:r w:rsidRPr="00814BC9">
              <w:rPr>
                <w:w w:val="110"/>
                <w:sz w:val="20"/>
                <w:lang w:val="en-GB"/>
                <w:rPrChange w:id="2752" w:author="Christian PIEDALLU" w:date="2023-02-06T09:53:00Z">
                  <w:rPr>
                    <w:w w:val="110"/>
                    <w:sz w:val="20"/>
                  </w:rPr>
                </w:rPrChange>
              </w:rPr>
              <w:t>%</w:t>
            </w:r>
          </w:p>
        </w:tc>
        <w:tc>
          <w:tcPr>
            <w:tcW w:w="1406" w:type="dxa"/>
          </w:tcPr>
          <w:p w14:paraId="2E001ECF" w14:textId="77777777" w:rsidR="00B177F5" w:rsidRPr="00814BC9" w:rsidRDefault="00B553DB">
            <w:pPr>
              <w:pStyle w:val="TableParagraph"/>
              <w:spacing w:line="217" w:lineRule="exact"/>
              <w:ind w:left="122"/>
              <w:rPr>
                <w:sz w:val="20"/>
                <w:lang w:val="en-GB"/>
                <w:rPrChange w:id="2753" w:author="Christian PIEDALLU" w:date="2023-02-06T09:53:00Z">
                  <w:rPr>
                    <w:sz w:val="20"/>
                  </w:rPr>
                </w:rPrChange>
              </w:rPr>
            </w:pPr>
            <w:r w:rsidRPr="00814BC9">
              <w:rPr>
                <w:w w:val="105"/>
                <w:sz w:val="20"/>
                <w:lang w:val="en-GB"/>
                <w:rPrChange w:id="2754" w:author="Christian PIEDALLU" w:date="2023-02-06T09:53:00Z">
                  <w:rPr>
                    <w:w w:val="105"/>
                    <w:sz w:val="20"/>
                  </w:rPr>
                </w:rPrChange>
              </w:rPr>
              <w:t>15.3%</w:t>
            </w:r>
          </w:p>
        </w:tc>
      </w:tr>
      <w:tr w:rsidR="00B177F5" w:rsidRPr="00814BC9" w14:paraId="0B69B73B" w14:textId="77777777">
        <w:trPr>
          <w:trHeight w:val="237"/>
        </w:trPr>
        <w:tc>
          <w:tcPr>
            <w:tcW w:w="2845" w:type="dxa"/>
          </w:tcPr>
          <w:p w14:paraId="113F3A5D" w14:textId="77777777" w:rsidR="00B177F5" w:rsidRPr="00814BC9" w:rsidRDefault="00B553DB">
            <w:pPr>
              <w:pStyle w:val="TableParagraph"/>
              <w:spacing w:line="217" w:lineRule="exact"/>
              <w:ind w:left="122"/>
              <w:rPr>
                <w:sz w:val="20"/>
                <w:lang w:val="en-GB"/>
                <w:rPrChange w:id="2755" w:author="Christian PIEDALLU" w:date="2023-02-06T09:53:00Z">
                  <w:rPr>
                    <w:sz w:val="20"/>
                  </w:rPr>
                </w:rPrChange>
              </w:rPr>
            </w:pPr>
            <w:r w:rsidRPr="00814BC9">
              <w:rPr>
                <w:w w:val="110"/>
                <w:sz w:val="20"/>
                <w:lang w:val="en-GB"/>
                <w:rPrChange w:id="2756" w:author="Christian PIEDALLU" w:date="2023-02-06T09:53:00Z">
                  <w:rPr>
                    <w:w w:val="110"/>
                    <w:sz w:val="20"/>
                  </w:rPr>
                </w:rPrChange>
              </w:rPr>
              <w:t>Healthy</w:t>
            </w:r>
            <w:r w:rsidRPr="00814BC9">
              <w:rPr>
                <w:spacing w:val="10"/>
                <w:w w:val="110"/>
                <w:sz w:val="20"/>
                <w:lang w:val="en-GB"/>
                <w:rPrChange w:id="2757" w:author="Christian PIEDALLU" w:date="2023-02-06T09:53:00Z">
                  <w:rPr>
                    <w:spacing w:val="10"/>
                    <w:w w:val="110"/>
                    <w:sz w:val="20"/>
                  </w:rPr>
                </w:rPrChange>
              </w:rPr>
              <w:t xml:space="preserve"> </w:t>
            </w:r>
            <w:r w:rsidRPr="00814BC9">
              <w:rPr>
                <w:w w:val="110"/>
                <w:sz w:val="20"/>
                <w:lang w:val="en-GB"/>
                <w:rPrChange w:id="2758" w:author="Christian PIEDALLU" w:date="2023-02-06T09:53:00Z">
                  <w:rPr>
                    <w:w w:val="110"/>
                    <w:sz w:val="20"/>
                  </w:rPr>
                </w:rPrChange>
              </w:rPr>
              <w:t>trees</w:t>
            </w:r>
            <w:r w:rsidRPr="00814BC9">
              <w:rPr>
                <w:spacing w:val="10"/>
                <w:w w:val="110"/>
                <w:sz w:val="20"/>
                <w:lang w:val="en-GB"/>
                <w:rPrChange w:id="2759" w:author="Christian PIEDALLU" w:date="2023-02-06T09:53:00Z">
                  <w:rPr>
                    <w:spacing w:val="10"/>
                    <w:w w:val="110"/>
                    <w:sz w:val="20"/>
                  </w:rPr>
                </w:rPrChange>
              </w:rPr>
              <w:t xml:space="preserve"> </w:t>
            </w:r>
            <w:r w:rsidRPr="00814BC9">
              <w:rPr>
                <w:w w:val="110"/>
                <w:sz w:val="20"/>
                <w:lang w:val="en-GB"/>
                <w:rPrChange w:id="2760" w:author="Christian PIEDALLU" w:date="2023-02-06T09:53:00Z">
                  <w:rPr>
                    <w:w w:val="110"/>
                    <w:sz w:val="20"/>
                  </w:rPr>
                </w:rPrChange>
              </w:rPr>
              <w:t>(n=56)</w:t>
            </w:r>
          </w:p>
        </w:tc>
        <w:tc>
          <w:tcPr>
            <w:tcW w:w="1176" w:type="dxa"/>
          </w:tcPr>
          <w:p w14:paraId="41AEB410" w14:textId="77777777" w:rsidR="00B177F5" w:rsidRPr="00814BC9" w:rsidRDefault="00B553DB">
            <w:pPr>
              <w:pStyle w:val="TableParagraph"/>
              <w:spacing w:line="217" w:lineRule="exact"/>
              <w:ind w:left="122"/>
              <w:rPr>
                <w:sz w:val="20"/>
                <w:lang w:val="en-GB"/>
                <w:rPrChange w:id="2761" w:author="Christian PIEDALLU" w:date="2023-02-06T09:53:00Z">
                  <w:rPr>
                    <w:sz w:val="20"/>
                  </w:rPr>
                </w:rPrChange>
              </w:rPr>
            </w:pPr>
            <w:r w:rsidRPr="00814BC9">
              <w:rPr>
                <w:w w:val="110"/>
                <w:sz w:val="20"/>
                <w:lang w:val="en-GB"/>
                <w:rPrChange w:id="2762" w:author="Christian PIEDALLU" w:date="2023-02-06T09:53:00Z">
                  <w:rPr>
                    <w:w w:val="110"/>
                    <w:sz w:val="20"/>
                  </w:rPr>
                </w:rPrChange>
              </w:rPr>
              <w:t>0</w:t>
            </w:r>
            <w:r w:rsidRPr="00814BC9">
              <w:rPr>
                <w:spacing w:val="14"/>
                <w:w w:val="110"/>
                <w:sz w:val="20"/>
                <w:lang w:val="en-GB"/>
                <w:rPrChange w:id="2763" w:author="Christian PIEDALLU" w:date="2023-02-06T09:53:00Z">
                  <w:rPr>
                    <w:spacing w:val="14"/>
                    <w:w w:val="110"/>
                    <w:sz w:val="20"/>
                  </w:rPr>
                </w:rPrChange>
              </w:rPr>
              <w:t xml:space="preserve"> </w:t>
            </w:r>
            <w:r w:rsidRPr="00814BC9">
              <w:rPr>
                <w:w w:val="110"/>
                <w:sz w:val="20"/>
                <w:lang w:val="en-GB"/>
                <w:rPrChange w:id="2764" w:author="Christian PIEDALLU" w:date="2023-02-06T09:53:00Z">
                  <w:rPr>
                    <w:w w:val="110"/>
                    <w:sz w:val="20"/>
                  </w:rPr>
                </w:rPrChange>
              </w:rPr>
              <w:t>%</w:t>
            </w:r>
          </w:p>
        </w:tc>
        <w:tc>
          <w:tcPr>
            <w:tcW w:w="1406" w:type="dxa"/>
          </w:tcPr>
          <w:p w14:paraId="663E9F14" w14:textId="77777777" w:rsidR="00B177F5" w:rsidRPr="00814BC9" w:rsidRDefault="00B553DB">
            <w:pPr>
              <w:pStyle w:val="TableParagraph"/>
              <w:spacing w:line="217" w:lineRule="exact"/>
              <w:ind w:left="122"/>
              <w:rPr>
                <w:sz w:val="20"/>
                <w:lang w:val="en-GB"/>
                <w:rPrChange w:id="2765" w:author="Christian PIEDALLU" w:date="2023-02-06T09:53:00Z">
                  <w:rPr>
                    <w:sz w:val="20"/>
                  </w:rPr>
                </w:rPrChange>
              </w:rPr>
            </w:pPr>
            <w:r w:rsidRPr="00814BC9">
              <w:rPr>
                <w:w w:val="105"/>
                <w:sz w:val="20"/>
                <w:lang w:val="en-GB"/>
                <w:rPrChange w:id="2766" w:author="Christian PIEDALLU" w:date="2023-02-06T09:53:00Z">
                  <w:rPr>
                    <w:w w:val="105"/>
                    <w:sz w:val="20"/>
                  </w:rPr>
                </w:rPrChange>
              </w:rPr>
              <w:t>100</w:t>
            </w:r>
            <w:r w:rsidRPr="00814BC9">
              <w:rPr>
                <w:spacing w:val="16"/>
                <w:w w:val="105"/>
                <w:sz w:val="20"/>
                <w:lang w:val="en-GB"/>
                <w:rPrChange w:id="2767" w:author="Christian PIEDALLU" w:date="2023-02-06T09:53:00Z">
                  <w:rPr>
                    <w:spacing w:val="16"/>
                    <w:w w:val="105"/>
                    <w:sz w:val="20"/>
                  </w:rPr>
                </w:rPrChange>
              </w:rPr>
              <w:t xml:space="preserve"> </w:t>
            </w:r>
            <w:r w:rsidRPr="00814BC9">
              <w:rPr>
                <w:w w:val="105"/>
                <w:sz w:val="20"/>
                <w:lang w:val="en-GB"/>
                <w:rPrChange w:id="2768" w:author="Christian PIEDALLU" w:date="2023-02-06T09:53:00Z">
                  <w:rPr>
                    <w:w w:val="105"/>
                    <w:sz w:val="20"/>
                  </w:rPr>
                </w:rPrChange>
              </w:rPr>
              <w:t>%</w:t>
            </w:r>
          </w:p>
        </w:tc>
      </w:tr>
      <w:tr w:rsidR="009445E4" w:rsidRPr="009445E4" w14:paraId="5DCD09B8" w14:textId="77777777">
        <w:trPr>
          <w:trHeight w:val="237"/>
          <w:ins w:id="2769" w:author="Christian PIEDALLU" w:date="2023-02-06T12:34:00Z"/>
        </w:trPr>
        <w:tc>
          <w:tcPr>
            <w:tcW w:w="2845" w:type="dxa"/>
          </w:tcPr>
          <w:p w14:paraId="43D78FBC" w14:textId="77777777" w:rsidR="009445E4" w:rsidRPr="009445E4" w:rsidRDefault="009445E4">
            <w:pPr>
              <w:pStyle w:val="TableParagraph"/>
              <w:spacing w:line="217" w:lineRule="exact"/>
              <w:ind w:left="122"/>
              <w:rPr>
                <w:ins w:id="2770" w:author="Christian PIEDALLU" w:date="2023-02-06T12:34:00Z"/>
                <w:w w:val="110"/>
                <w:sz w:val="20"/>
                <w:lang w:val="en-GB"/>
              </w:rPr>
            </w:pPr>
          </w:p>
        </w:tc>
        <w:tc>
          <w:tcPr>
            <w:tcW w:w="1176" w:type="dxa"/>
          </w:tcPr>
          <w:p w14:paraId="3FB1E7C1" w14:textId="77777777" w:rsidR="009445E4" w:rsidRPr="009445E4" w:rsidRDefault="009445E4">
            <w:pPr>
              <w:pStyle w:val="TableParagraph"/>
              <w:spacing w:line="217" w:lineRule="exact"/>
              <w:ind w:left="122"/>
              <w:rPr>
                <w:ins w:id="2771" w:author="Christian PIEDALLU" w:date="2023-02-06T12:34:00Z"/>
                <w:w w:val="110"/>
                <w:sz w:val="20"/>
                <w:lang w:val="en-GB"/>
              </w:rPr>
            </w:pPr>
          </w:p>
        </w:tc>
        <w:tc>
          <w:tcPr>
            <w:tcW w:w="1406" w:type="dxa"/>
          </w:tcPr>
          <w:p w14:paraId="2714A364" w14:textId="77777777" w:rsidR="009445E4" w:rsidRPr="009445E4" w:rsidRDefault="009445E4">
            <w:pPr>
              <w:pStyle w:val="TableParagraph"/>
              <w:spacing w:line="217" w:lineRule="exact"/>
              <w:ind w:left="122"/>
              <w:rPr>
                <w:ins w:id="2772" w:author="Christian PIEDALLU" w:date="2023-02-06T12:34:00Z"/>
                <w:w w:val="105"/>
                <w:sz w:val="20"/>
                <w:lang w:val="en-GB"/>
              </w:rPr>
            </w:pPr>
          </w:p>
        </w:tc>
      </w:tr>
    </w:tbl>
    <w:p w14:paraId="71A71AA9" w14:textId="77777777" w:rsidR="00B177F5" w:rsidRPr="00814BC9" w:rsidRDefault="00B177F5">
      <w:pPr>
        <w:pStyle w:val="Corpsdetexte"/>
        <w:spacing w:line="240" w:lineRule="auto"/>
        <w:rPr>
          <w:lang w:val="en-GB"/>
          <w:rPrChange w:id="2773" w:author="Christian PIEDALLU" w:date="2023-02-06T09:53:00Z">
            <w:rPr/>
          </w:rPrChange>
        </w:rPr>
      </w:pPr>
    </w:p>
    <w:p w14:paraId="32B6C97F" w14:textId="77777777" w:rsidR="00B177F5" w:rsidRPr="00814BC9" w:rsidRDefault="00B177F5">
      <w:pPr>
        <w:pStyle w:val="Corpsdetexte"/>
        <w:spacing w:line="240" w:lineRule="auto"/>
        <w:rPr>
          <w:lang w:val="en-GB"/>
          <w:rPrChange w:id="2774" w:author="Christian PIEDALLU" w:date="2023-02-06T09:53:00Z">
            <w:rPr/>
          </w:rPrChange>
        </w:rPr>
      </w:pPr>
    </w:p>
    <w:p w14:paraId="295CC99B" w14:textId="77777777" w:rsidR="00B177F5" w:rsidRPr="00814BC9" w:rsidRDefault="00B177F5">
      <w:pPr>
        <w:pStyle w:val="Corpsdetexte"/>
        <w:spacing w:line="240" w:lineRule="auto"/>
        <w:rPr>
          <w:lang w:val="en-GB"/>
          <w:rPrChange w:id="2775" w:author="Christian PIEDALLU" w:date="2023-02-06T09:53:00Z">
            <w:rPr/>
          </w:rPrChange>
        </w:rPr>
      </w:pPr>
    </w:p>
    <w:p w14:paraId="67AF0930" w14:textId="77777777" w:rsidR="00B177F5" w:rsidRPr="00814BC9" w:rsidRDefault="00B177F5">
      <w:pPr>
        <w:pStyle w:val="Corpsdetexte"/>
        <w:spacing w:line="240" w:lineRule="auto"/>
        <w:rPr>
          <w:lang w:val="en-GB"/>
          <w:rPrChange w:id="2776" w:author="Christian PIEDALLU" w:date="2023-02-06T09:53:00Z">
            <w:rPr/>
          </w:rPrChange>
        </w:rPr>
      </w:pPr>
    </w:p>
    <w:p w14:paraId="41005406" w14:textId="77777777" w:rsidR="00B177F5" w:rsidRPr="00814BC9" w:rsidRDefault="00B177F5">
      <w:pPr>
        <w:pStyle w:val="Corpsdetexte"/>
        <w:spacing w:line="240" w:lineRule="auto"/>
        <w:rPr>
          <w:lang w:val="en-GB"/>
          <w:rPrChange w:id="2777" w:author="Christian PIEDALLU" w:date="2023-02-06T09:53:00Z">
            <w:rPr/>
          </w:rPrChange>
        </w:rPr>
      </w:pPr>
    </w:p>
    <w:p w14:paraId="44A43F00" w14:textId="77777777" w:rsidR="00B177F5" w:rsidRPr="00814BC9" w:rsidRDefault="00B177F5">
      <w:pPr>
        <w:pStyle w:val="Corpsdetexte"/>
        <w:spacing w:line="240" w:lineRule="auto"/>
        <w:rPr>
          <w:lang w:val="en-GB"/>
          <w:rPrChange w:id="2778" w:author="Christian PIEDALLU" w:date="2023-02-06T09:53:00Z">
            <w:rPr/>
          </w:rPrChange>
        </w:rPr>
      </w:pPr>
    </w:p>
    <w:p w14:paraId="6C11AE27" w14:textId="77777777" w:rsidR="00B177F5" w:rsidRPr="00814BC9" w:rsidRDefault="00B177F5">
      <w:pPr>
        <w:pStyle w:val="Corpsdetexte"/>
        <w:spacing w:line="240" w:lineRule="auto"/>
        <w:rPr>
          <w:lang w:val="en-GB"/>
          <w:rPrChange w:id="2779" w:author="Christian PIEDALLU" w:date="2023-02-06T09:53:00Z">
            <w:rPr/>
          </w:rPrChange>
        </w:rPr>
      </w:pPr>
    </w:p>
    <w:p w14:paraId="7D52EF1F" w14:textId="77777777" w:rsidR="00B177F5" w:rsidRPr="00814BC9" w:rsidRDefault="00B177F5">
      <w:pPr>
        <w:pStyle w:val="Corpsdetexte"/>
        <w:spacing w:line="240" w:lineRule="auto"/>
        <w:rPr>
          <w:lang w:val="en-GB"/>
          <w:rPrChange w:id="2780" w:author="Christian PIEDALLU" w:date="2023-02-06T09:53:00Z">
            <w:rPr/>
          </w:rPrChange>
        </w:rPr>
      </w:pPr>
    </w:p>
    <w:p w14:paraId="71AC7A42" w14:textId="77777777" w:rsidR="00B177F5" w:rsidRPr="00814BC9" w:rsidRDefault="00B177F5">
      <w:pPr>
        <w:pStyle w:val="Corpsdetexte"/>
        <w:spacing w:line="240" w:lineRule="auto"/>
        <w:rPr>
          <w:lang w:val="en-GB"/>
          <w:rPrChange w:id="2781" w:author="Christian PIEDALLU" w:date="2023-02-06T09:53:00Z">
            <w:rPr/>
          </w:rPrChange>
        </w:rPr>
      </w:pPr>
    </w:p>
    <w:p w14:paraId="00DB3BE1" w14:textId="77777777" w:rsidR="00B177F5" w:rsidRPr="00814BC9" w:rsidRDefault="00B177F5">
      <w:pPr>
        <w:pStyle w:val="Corpsdetexte"/>
        <w:spacing w:line="240" w:lineRule="auto"/>
        <w:rPr>
          <w:lang w:val="en-GB"/>
          <w:rPrChange w:id="2782" w:author="Christian PIEDALLU" w:date="2023-02-06T09:53:00Z">
            <w:rPr/>
          </w:rPrChange>
        </w:rPr>
      </w:pPr>
    </w:p>
    <w:p w14:paraId="7594CAA0" w14:textId="77777777" w:rsidR="00B177F5" w:rsidRPr="00814BC9" w:rsidRDefault="00B177F5">
      <w:pPr>
        <w:pStyle w:val="Corpsdetexte"/>
        <w:spacing w:line="240" w:lineRule="auto"/>
        <w:rPr>
          <w:lang w:val="en-GB"/>
          <w:rPrChange w:id="2783" w:author="Christian PIEDALLU" w:date="2023-02-06T09:53:00Z">
            <w:rPr/>
          </w:rPrChange>
        </w:rPr>
      </w:pPr>
    </w:p>
    <w:p w14:paraId="682E5C8D" w14:textId="77777777" w:rsidR="00B177F5" w:rsidRPr="00814BC9" w:rsidRDefault="00B177F5">
      <w:pPr>
        <w:pStyle w:val="Corpsdetexte"/>
        <w:spacing w:line="240" w:lineRule="auto"/>
        <w:rPr>
          <w:lang w:val="en-GB"/>
          <w:rPrChange w:id="2784" w:author="Christian PIEDALLU" w:date="2023-02-06T09:53:00Z">
            <w:rPr/>
          </w:rPrChange>
        </w:rPr>
      </w:pPr>
    </w:p>
    <w:p w14:paraId="55A17F56" w14:textId="77777777" w:rsidR="00B177F5" w:rsidRPr="00814BC9" w:rsidRDefault="00B177F5">
      <w:pPr>
        <w:pStyle w:val="Corpsdetexte"/>
        <w:spacing w:line="240" w:lineRule="auto"/>
        <w:rPr>
          <w:lang w:val="en-GB"/>
          <w:rPrChange w:id="2785" w:author="Christian PIEDALLU" w:date="2023-02-06T09:53:00Z">
            <w:rPr/>
          </w:rPrChange>
        </w:rPr>
      </w:pPr>
    </w:p>
    <w:p w14:paraId="2F9EF896" w14:textId="77777777" w:rsidR="00B177F5" w:rsidRPr="00814BC9" w:rsidRDefault="00B177F5">
      <w:pPr>
        <w:pStyle w:val="Corpsdetexte"/>
        <w:spacing w:line="240" w:lineRule="auto"/>
        <w:rPr>
          <w:lang w:val="en-GB"/>
          <w:rPrChange w:id="2786" w:author="Christian PIEDALLU" w:date="2023-02-06T09:53:00Z">
            <w:rPr/>
          </w:rPrChange>
        </w:rPr>
      </w:pPr>
    </w:p>
    <w:p w14:paraId="00B34D04" w14:textId="77777777" w:rsidR="00B177F5" w:rsidRPr="00814BC9" w:rsidRDefault="00B177F5">
      <w:pPr>
        <w:pStyle w:val="Corpsdetexte"/>
        <w:spacing w:line="240" w:lineRule="auto"/>
        <w:rPr>
          <w:lang w:val="en-GB"/>
          <w:rPrChange w:id="2787" w:author="Christian PIEDALLU" w:date="2023-02-06T09:53:00Z">
            <w:rPr/>
          </w:rPrChange>
        </w:rPr>
      </w:pPr>
    </w:p>
    <w:p w14:paraId="799E409B" w14:textId="77777777" w:rsidR="00B177F5" w:rsidRPr="00814BC9" w:rsidRDefault="00B177F5">
      <w:pPr>
        <w:pStyle w:val="Corpsdetexte"/>
        <w:spacing w:line="240" w:lineRule="auto"/>
        <w:rPr>
          <w:lang w:val="en-GB"/>
          <w:rPrChange w:id="2788" w:author="Christian PIEDALLU" w:date="2023-02-06T09:53:00Z">
            <w:rPr/>
          </w:rPrChange>
        </w:rPr>
      </w:pPr>
    </w:p>
    <w:p w14:paraId="47217651" w14:textId="77777777" w:rsidR="00B177F5" w:rsidRPr="00814BC9" w:rsidRDefault="00B177F5">
      <w:pPr>
        <w:pStyle w:val="Corpsdetexte"/>
        <w:spacing w:line="240" w:lineRule="auto"/>
        <w:rPr>
          <w:lang w:val="en-GB"/>
          <w:rPrChange w:id="2789" w:author="Christian PIEDALLU" w:date="2023-02-06T09:53:00Z">
            <w:rPr/>
          </w:rPrChange>
        </w:rPr>
      </w:pPr>
    </w:p>
    <w:p w14:paraId="69C4D81E" w14:textId="49C2664D" w:rsidR="00B177F5" w:rsidRDefault="00B177F5">
      <w:pPr>
        <w:pStyle w:val="Corpsdetexte"/>
        <w:spacing w:before="8" w:after="1" w:line="240" w:lineRule="auto"/>
        <w:rPr>
          <w:ins w:id="2790" w:author="Christian PIEDALLU" w:date="2023-02-06T14:44:00Z"/>
          <w:sz w:val="24"/>
          <w:lang w:val="en-GB"/>
        </w:rPr>
      </w:pPr>
    </w:p>
    <w:p w14:paraId="41DB782E" w14:textId="1B9E5F3F" w:rsidR="00D93A04" w:rsidRDefault="00D93A04">
      <w:pPr>
        <w:pStyle w:val="Corpsdetexte"/>
        <w:spacing w:before="8" w:after="1" w:line="240" w:lineRule="auto"/>
        <w:rPr>
          <w:ins w:id="2791" w:author="Christian PIEDALLU" w:date="2023-02-06T14:44:00Z"/>
          <w:sz w:val="24"/>
          <w:lang w:val="en-GB"/>
        </w:rPr>
      </w:pPr>
    </w:p>
    <w:p w14:paraId="04AE6BE1" w14:textId="77777777" w:rsidR="00D93A04" w:rsidRPr="00814BC9" w:rsidRDefault="00D93A04">
      <w:pPr>
        <w:pStyle w:val="Corpsdetexte"/>
        <w:spacing w:before="8" w:after="1" w:line="240" w:lineRule="auto"/>
        <w:rPr>
          <w:sz w:val="24"/>
          <w:lang w:val="en-GB"/>
          <w:rPrChange w:id="2792" w:author="Christian PIEDALLU" w:date="2023-02-06T09:53:00Z">
            <w:rPr>
              <w:sz w:val="24"/>
            </w:rPr>
          </w:rPrChange>
        </w:rPr>
      </w:pPr>
    </w:p>
    <w:tbl>
      <w:tblPr>
        <w:tblStyle w:val="TableNormal"/>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4"/>
        <w:gridCol w:w="2520"/>
        <w:gridCol w:w="1760"/>
        <w:gridCol w:w="1850"/>
      </w:tblGrid>
      <w:tr w:rsidR="00B177F5" w:rsidRPr="00814BC9" w14:paraId="06B2CEFB" w14:textId="77777777">
        <w:trPr>
          <w:trHeight w:val="476"/>
        </w:trPr>
        <w:tc>
          <w:tcPr>
            <w:tcW w:w="984" w:type="dxa"/>
          </w:tcPr>
          <w:p w14:paraId="3FA3D6CF" w14:textId="77777777" w:rsidR="00B177F5" w:rsidRPr="00814BC9" w:rsidRDefault="00B553DB">
            <w:pPr>
              <w:pStyle w:val="TableParagraph"/>
              <w:spacing w:before="97"/>
              <w:ind w:left="190"/>
              <w:rPr>
                <w:sz w:val="20"/>
                <w:lang w:val="en-GB"/>
                <w:rPrChange w:id="2793" w:author="Christian PIEDALLU" w:date="2023-02-06T09:53:00Z">
                  <w:rPr>
                    <w:sz w:val="20"/>
                  </w:rPr>
                </w:rPrChange>
              </w:rPr>
            </w:pPr>
            <w:bookmarkStart w:id="2794" w:name="Evolution_of_the_crisis"/>
            <w:bookmarkStart w:id="2795" w:name="_bookmark5"/>
            <w:bookmarkEnd w:id="2794"/>
            <w:bookmarkEnd w:id="2795"/>
            <w:r w:rsidRPr="00814BC9">
              <w:rPr>
                <w:w w:val="105"/>
                <w:sz w:val="20"/>
                <w:lang w:val="en-GB"/>
                <w:rPrChange w:id="2796" w:author="Christian PIEDALLU" w:date="2023-02-06T09:53:00Z">
                  <w:rPr>
                    <w:w w:val="105"/>
                    <w:sz w:val="20"/>
                  </w:rPr>
                </w:rPrChange>
              </w:rPr>
              <w:t>Region</w:t>
            </w:r>
          </w:p>
        </w:tc>
        <w:tc>
          <w:tcPr>
            <w:tcW w:w="2520" w:type="dxa"/>
          </w:tcPr>
          <w:p w14:paraId="0B7489DC" w14:textId="77777777" w:rsidR="00B177F5" w:rsidRPr="00814BC9" w:rsidRDefault="00B553DB">
            <w:pPr>
              <w:pStyle w:val="TableParagraph"/>
              <w:spacing w:line="218" w:lineRule="exact"/>
              <w:ind w:left="106" w:right="99"/>
              <w:jc w:val="center"/>
              <w:rPr>
                <w:sz w:val="20"/>
                <w:lang w:val="en-GB"/>
                <w:rPrChange w:id="2797" w:author="Christian PIEDALLU" w:date="2023-02-06T09:53:00Z">
                  <w:rPr>
                    <w:sz w:val="20"/>
                  </w:rPr>
                </w:rPrChange>
              </w:rPr>
            </w:pPr>
            <w:r w:rsidRPr="00814BC9">
              <w:rPr>
                <w:w w:val="105"/>
                <w:sz w:val="20"/>
                <w:lang w:val="en-GB"/>
                <w:rPrChange w:id="2798" w:author="Christian PIEDALLU" w:date="2023-02-06T09:53:00Z">
                  <w:rPr>
                    <w:w w:val="105"/>
                    <w:sz w:val="20"/>
                  </w:rPr>
                </w:rPrChange>
              </w:rPr>
              <w:t>Total</w:t>
            </w:r>
            <w:r w:rsidRPr="00814BC9">
              <w:rPr>
                <w:spacing w:val="20"/>
                <w:w w:val="105"/>
                <w:sz w:val="20"/>
                <w:lang w:val="en-GB"/>
                <w:rPrChange w:id="2799" w:author="Christian PIEDALLU" w:date="2023-02-06T09:53:00Z">
                  <w:rPr>
                    <w:spacing w:val="20"/>
                    <w:w w:val="105"/>
                    <w:sz w:val="20"/>
                  </w:rPr>
                </w:rPrChange>
              </w:rPr>
              <w:t xml:space="preserve"> </w:t>
            </w:r>
            <w:r w:rsidRPr="00814BC9">
              <w:rPr>
                <w:w w:val="105"/>
                <w:sz w:val="20"/>
                <w:lang w:val="en-GB"/>
                <w:rPrChange w:id="2800" w:author="Christian PIEDALLU" w:date="2023-02-06T09:53:00Z">
                  <w:rPr>
                    <w:w w:val="105"/>
                    <w:sz w:val="20"/>
                  </w:rPr>
                </w:rPrChange>
              </w:rPr>
              <w:t>spruce</w:t>
            </w:r>
            <w:r w:rsidRPr="00814BC9">
              <w:rPr>
                <w:spacing w:val="21"/>
                <w:w w:val="105"/>
                <w:sz w:val="20"/>
                <w:lang w:val="en-GB"/>
                <w:rPrChange w:id="2801" w:author="Christian PIEDALLU" w:date="2023-02-06T09:53:00Z">
                  <w:rPr>
                    <w:spacing w:val="21"/>
                    <w:w w:val="105"/>
                    <w:sz w:val="20"/>
                  </w:rPr>
                </w:rPrChange>
              </w:rPr>
              <w:t xml:space="preserve"> </w:t>
            </w:r>
            <w:r w:rsidRPr="00814BC9">
              <w:rPr>
                <w:w w:val="105"/>
                <w:sz w:val="20"/>
                <w:lang w:val="en-GB"/>
                <w:rPrChange w:id="2802" w:author="Christian PIEDALLU" w:date="2023-02-06T09:53:00Z">
                  <w:rPr>
                    <w:w w:val="105"/>
                    <w:sz w:val="20"/>
                  </w:rPr>
                </w:rPrChange>
              </w:rPr>
              <w:t>dieback</w:t>
            </w:r>
          </w:p>
          <w:p w14:paraId="10D97B6A" w14:textId="77777777" w:rsidR="00B177F5" w:rsidRPr="00814BC9" w:rsidRDefault="00B553DB">
            <w:pPr>
              <w:pStyle w:val="TableParagraph"/>
              <w:spacing w:line="239" w:lineRule="exact"/>
              <w:ind w:left="106" w:right="99"/>
              <w:jc w:val="center"/>
              <w:rPr>
                <w:sz w:val="20"/>
                <w:lang w:val="en-GB"/>
                <w:rPrChange w:id="2803" w:author="Christian PIEDALLU" w:date="2023-02-06T09:53:00Z">
                  <w:rPr>
                    <w:sz w:val="20"/>
                  </w:rPr>
                </w:rPrChange>
              </w:rPr>
            </w:pPr>
            <w:r w:rsidRPr="00814BC9">
              <w:rPr>
                <w:w w:val="105"/>
                <w:sz w:val="20"/>
                <w:lang w:val="en-GB"/>
                <w:rPrChange w:id="2804" w:author="Christian PIEDALLU" w:date="2023-02-06T09:53:00Z">
                  <w:rPr>
                    <w:w w:val="105"/>
                    <w:sz w:val="20"/>
                  </w:rPr>
                </w:rPrChange>
              </w:rPr>
              <w:t>area</w:t>
            </w:r>
            <w:r w:rsidRPr="00814BC9">
              <w:rPr>
                <w:spacing w:val="24"/>
                <w:w w:val="105"/>
                <w:sz w:val="20"/>
                <w:lang w:val="en-GB"/>
                <w:rPrChange w:id="2805" w:author="Christian PIEDALLU" w:date="2023-02-06T09:53:00Z">
                  <w:rPr>
                    <w:spacing w:val="24"/>
                    <w:w w:val="105"/>
                    <w:sz w:val="20"/>
                  </w:rPr>
                </w:rPrChange>
              </w:rPr>
              <w:t xml:space="preserve"> </w:t>
            </w:r>
            <w:r w:rsidRPr="00814BC9">
              <w:rPr>
                <w:w w:val="105"/>
                <w:sz w:val="20"/>
                <w:lang w:val="en-GB"/>
                <w:rPrChange w:id="2806" w:author="Christian PIEDALLU" w:date="2023-02-06T09:53:00Z">
                  <w:rPr>
                    <w:w w:val="105"/>
                    <w:sz w:val="20"/>
                  </w:rPr>
                </w:rPrChange>
              </w:rPr>
              <w:t>during</w:t>
            </w:r>
            <w:r w:rsidRPr="00814BC9">
              <w:rPr>
                <w:spacing w:val="25"/>
                <w:w w:val="105"/>
                <w:sz w:val="20"/>
                <w:lang w:val="en-GB"/>
                <w:rPrChange w:id="2807" w:author="Christian PIEDALLU" w:date="2023-02-06T09:53:00Z">
                  <w:rPr>
                    <w:spacing w:val="25"/>
                    <w:w w:val="105"/>
                    <w:sz w:val="20"/>
                  </w:rPr>
                </w:rPrChange>
              </w:rPr>
              <w:t xml:space="preserve"> </w:t>
            </w:r>
            <w:r w:rsidRPr="00814BC9">
              <w:rPr>
                <w:w w:val="105"/>
                <w:sz w:val="20"/>
                <w:lang w:val="en-GB"/>
                <w:rPrChange w:id="2808" w:author="Christian PIEDALLU" w:date="2023-02-06T09:53:00Z">
                  <w:rPr>
                    <w:w w:val="105"/>
                    <w:sz w:val="20"/>
                  </w:rPr>
                </w:rPrChange>
              </w:rPr>
              <w:t>the</w:t>
            </w:r>
            <w:r w:rsidRPr="00814BC9">
              <w:rPr>
                <w:spacing w:val="24"/>
                <w:w w:val="105"/>
                <w:sz w:val="20"/>
                <w:lang w:val="en-GB"/>
                <w:rPrChange w:id="2809" w:author="Christian PIEDALLU" w:date="2023-02-06T09:53:00Z">
                  <w:rPr>
                    <w:spacing w:val="24"/>
                    <w:w w:val="105"/>
                    <w:sz w:val="20"/>
                  </w:rPr>
                </w:rPrChange>
              </w:rPr>
              <w:t xml:space="preserve"> </w:t>
            </w:r>
            <w:r w:rsidRPr="00814BC9">
              <w:rPr>
                <w:w w:val="105"/>
                <w:sz w:val="20"/>
                <w:lang w:val="en-GB"/>
                <w:rPrChange w:id="2810" w:author="Christian PIEDALLU" w:date="2023-02-06T09:53:00Z">
                  <w:rPr>
                    <w:w w:val="105"/>
                    <w:sz w:val="20"/>
                  </w:rPr>
                </w:rPrChange>
              </w:rPr>
              <w:t>crisis</w:t>
            </w:r>
            <w:r w:rsidRPr="00814BC9">
              <w:rPr>
                <w:spacing w:val="25"/>
                <w:w w:val="105"/>
                <w:sz w:val="20"/>
                <w:lang w:val="en-GB"/>
                <w:rPrChange w:id="2811" w:author="Christian PIEDALLU" w:date="2023-02-06T09:53:00Z">
                  <w:rPr>
                    <w:spacing w:val="25"/>
                    <w:w w:val="105"/>
                    <w:sz w:val="20"/>
                  </w:rPr>
                </w:rPrChange>
              </w:rPr>
              <w:t xml:space="preserve"> </w:t>
            </w:r>
            <w:r w:rsidRPr="00814BC9">
              <w:rPr>
                <w:w w:val="105"/>
                <w:sz w:val="20"/>
                <w:lang w:val="en-GB"/>
                <w:rPrChange w:id="2812" w:author="Christian PIEDALLU" w:date="2023-02-06T09:53:00Z">
                  <w:rPr>
                    <w:w w:val="105"/>
                    <w:sz w:val="20"/>
                  </w:rPr>
                </w:rPrChange>
              </w:rPr>
              <w:t>(ha)</w:t>
            </w:r>
          </w:p>
        </w:tc>
        <w:tc>
          <w:tcPr>
            <w:tcW w:w="1760" w:type="dxa"/>
          </w:tcPr>
          <w:p w14:paraId="026057B8" w14:textId="77777777" w:rsidR="00B177F5" w:rsidRPr="00814BC9" w:rsidRDefault="00B553DB">
            <w:pPr>
              <w:pStyle w:val="TableParagraph"/>
              <w:spacing w:line="218" w:lineRule="exact"/>
              <w:ind w:left="122"/>
              <w:rPr>
                <w:sz w:val="20"/>
                <w:lang w:val="en-GB"/>
                <w:rPrChange w:id="2813" w:author="Christian PIEDALLU" w:date="2023-02-06T09:53:00Z">
                  <w:rPr>
                    <w:sz w:val="20"/>
                  </w:rPr>
                </w:rPrChange>
              </w:rPr>
            </w:pPr>
            <w:r w:rsidRPr="00814BC9">
              <w:rPr>
                <w:w w:val="105"/>
                <w:sz w:val="20"/>
                <w:lang w:val="en-GB"/>
                <w:rPrChange w:id="2814" w:author="Christian PIEDALLU" w:date="2023-02-06T09:53:00Z">
                  <w:rPr>
                    <w:w w:val="105"/>
                    <w:sz w:val="20"/>
                  </w:rPr>
                </w:rPrChange>
              </w:rPr>
              <w:t>Total</w:t>
            </w:r>
            <w:r w:rsidRPr="00814BC9">
              <w:rPr>
                <w:spacing w:val="17"/>
                <w:w w:val="105"/>
                <w:sz w:val="20"/>
                <w:lang w:val="en-GB"/>
                <w:rPrChange w:id="2815" w:author="Christian PIEDALLU" w:date="2023-02-06T09:53:00Z">
                  <w:rPr>
                    <w:spacing w:val="17"/>
                    <w:w w:val="105"/>
                    <w:sz w:val="20"/>
                  </w:rPr>
                </w:rPrChange>
              </w:rPr>
              <w:t xml:space="preserve"> </w:t>
            </w:r>
            <w:r w:rsidRPr="00814BC9">
              <w:rPr>
                <w:w w:val="105"/>
                <w:sz w:val="20"/>
                <w:lang w:val="en-GB"/>
                <w:rPrChange w:id="2816" w:author="Christian PIEDALLU" w:date="2023-02-06T09:53:00Z">
                  <w:rPr>
                    <w:w w:val="105"/>
                    <w:sz w:val="20"/>
                  </w:rPr>
                </w:rPrChange>
              </w:rPr>
              <w:t>spruce</w:t>
            </w:r>
            <w:r w:rsidRPr="00814BC9">
              <w:rPr>
                <w:spacing w:val="18"/>
                <w:w w:val="105"/>
                <w:sz w:val="20"/>
                <w:lang w:val="en-GB"/>
                <w:rPrChange w:id="2817" w:author="Christian PIEDALLU" w:date="2023-02-06T09:53:00Z">
                  <w:rPr>
                    <w:spacing w:val="18"/>
                    <w:w w:val="105"/>
                    <w:sz w:val="20"/>
                  </w:rPr>
                </w:rPrChange>
              </w:rPr>
              <w:t xml:space="preserve"> </w:t>
            </w:r>
            <w:r w:rsidRPr="00814BC9">
              <w:rPr>
                <w:w w:val="105"/>
                <w:sz w:val="20"/>
                <w:lang w:val="en-GB"/>
                <w:rPrChange w:id="2818" w:author="Christian PIEDALLU" w:date="2023-02-06T09:53:00Z">
                  <w:rPr>
                    <w:w w:val="105"/>
                    <w:sz w:val="20"/>
                  </w:rPr>
                </w:rPrChange>
              </w:rPr>
              <w:t>area</w:t>
            </w:r>
          </w:p>
          <w:p w14:paraId="4511E8E3" w14:textId="77777777" w:rsidR="00B177F5" w:rsidRPr="00814BC9" w:rsidRDefault="00B553DB">
            <w:pPr>
              <w:pStyle w:val="TableParagraph"/>
              <w:spacing w:line="239" w:lineRule="exact"/>
              <w:ind w:left="146"/>
              <w:rPr>
                <w:sz w:val="20"/>
                <w:lang w:val="en-GB"/>
                <w:rPrChange w:id="2819" w:author="Christian PIEDALLU" w:date="2023-02-06T09:53:00Z">
                  <w:rPr>
                    <w:sz w:val="20"/>
                  </w:rPr>
                </w:rPrChange>
              </w:rPr>
            </w:pPr>
            <w:r w:rsidRPr="00814BC9">
              <w:rPr>
                <w:w w:val="105"/>
                <w:sz w:val="20"/>
                <w:lang w:val="en-GB"/>
                <w:rPrChange w:id="2820" w:author="Christian PIEDALLU" w:date="2023-02-06T09:53:00Z">
                  <w:rPr>
                    <w:w w:val="105"/>
                    <w:sz w:val="20"/>
                  </w:rPr>
                </w:rPrChange>
              </w:rPr>
              <w:t>before</w:t>
            </w:r>
            <w:r w:rsidRPr="00814BC9">
              <w:rPr>
                <w:spacing w:val="18"/>
                <w:w w:val="105"/>
                <w:sz w:val="20"/>
                <w:lang w:val="en-GB"/>
                <w:rPrChange w:id="2821" w:author="Christian PIEDALLU" w:date="2023-02-06T09:53:00Z">
                  <w:rPr>
                    <w:spacing w:val="18"/>
                    <w:w w:val="105"/>
                    <w:sz w:val="20"/>
                  </w:rPr>
                </w:rPrChange>
              </w:rPr>
              <w:t xml:space="preserve"> </w:t>
            </w:r>
            <w:r w:rsidRPr="00814BC9">
              <w:rPr>
                <w:w w:val="105"/>
                <w:sz w:val="20"/>
                <w:lang w:val="en-GB"/>
                <w:rPrChange w:id="2822" w:author="Christian PIEDALLU" w:date="2023-02-06T09:53:00Z">
                  <w:rPr>
                    <w:w w:val="105"/>
                    <w:sz w:val="20"/>
                  </w:rPr>
                </w:rPrChange>
              </w:rPr>
              <w:t>crisis</w:t>
            </w:r>
            <w:r w:rsidRPr="00814BC9">
              <w:rPr>
                <w:spacing w:val="19"/>
                <w:w w:val="105"/>
                <w:sz w:val="20"/>
                <w:lang w:val="en-GB"/>
                <w:rPrChange w:id="2823" w:author="Christian PIEDALLU" w:date="2023-02-06T09:53:00Z">
                  <w:rPr>
                    <w:spacing w:val="19"/>
                    <w:w w:val="105"/>
                    <w:sz w:val="20"/>
                  </w:rPr>
                </w:rPrChange>
              </w:rPr>
              <w:t xml:space="preserve"> </w:t>
            </w:r>
            <w:r w:rsidRPr="00814BC9">
              <w:rPr>
                <w:w w:val="105"/>
                <w:sz w:val="20"/>
                <w:lang w:val="en-GB"/>
                <w:rPrChange w:id="2824" w:author="Christian PIEDALLU" w:date="2023-02-06T09:53:00Z">
                  <w:rPr>
                    <w:w w:val="105"/>
                    <w:sz w:val="20"/>
                  </w:rPr>
                </w:rPrChange>
              </w:rPr>
              <w:t>(ha)</w:t>
            </w:r>
          </w:p>
        </w:tc>
        <w:tc>
          <w:tcPr>
            <w:tcW w:w="1850" w:type="dxa"/>
          </w:tcPr>
          <w:p w14:paraId="5B202B66" w14:textId="77777777" w:rsidR="00B177F5" w:rsidRPr="00814BC9" w:rsidRDefault="00B553DB">
            <w:pPr>
              <w:pStyle w:val="TableParagraph"/>
              <w:spacing w:line="218" w:lineRule="exact"/>
              <w:ind w:left="107" w:right="99"/>
              <w:jc w:val="center"/>
              <w:rPr>
                <w:sz w:val="20"/>
                <w:lang w:val="en-GB"/>
                <w:rPrChange w:id="2825" w:author="Christian PIEDALLU" w:date="2023-02-06T09:53:00Z">
                  <w:rPr>
                    <w:sz w:val="20"/>
                  </w:rPr>
                </w:rPrChange>
              </w:rPr>
            </w:pPr>
            <w:r w:rsidRPr="00814BC9">
              <w:rPr>
                <w:sz w:val="20"/>
                <w:lang w:val="en-GB"/>
                <w:rPrChange w:id="2826" w:author="Christian PIEDALLU" w:date="2023-02-06T09:53:00Z">
                  <w:rPr>
                    <w:sz w:val="20"/>
                  </w:rPr>
                </w:rPrChange>
              </w:rPr>
              <w:t>Percentage</w:t>
            </w:r>
            <w:r w:rsidRPr="00814BC9">
              <w:rPr>
                <w:spacing w:val="28"/>
                <w:sz w:val="20"/>
                <w:lang w:val="en-GB"/>
                <w:rPrChange w:id="2827" w:author="Christian PIEDALLU" w:date="2023-02-06T09:53:00Z">
                  <w:rPr>
                    <w:spacing w:val="28"/>
                    <w:sz w:val="20"/>
                  </w:rPr>
                </w:rPrChange>
              </w:rPr>
              <w:t xml:space="preserve"> </w:t>
            </w:r>
            <w:r w:rsidRPr="00814BC9">
              <w:rPr>
                <w:sz w:val="20"/>
                <w:lang w:val="en-GB"/>
                <w:rPrChange w:id="2828" w:author="Christian PIEDALLU" w:date="2023-02-06T09:53:00Z">
                  <w:rPr>
                    <w:sz w:val="20"/>
                  </w:rPr>
                </w:rPrChange>
              </w:rPr>
              <w:t>of</w:t>
            </w:r>
            <w:r w:rsidRPr="00814BC9">
              <w:rPr>
                <w:spacing w:val="29"/>
                <w:sz w:val="20"/>
                <w:lang w:val="en-GB"/>
                <w:rPrChange w:id="2829" w:author="Christian PIEDALLU" w:date="2023-02-06T09:53:00Z">
                  <w:rPr>
                    <w:spacing w:val="29"/>
                    <w:sz w:val="20"/>
                  </w:rPr>
                </w:rPrChange>
              </w:rPr>
              <w:t xml:space="preserve"> </w:t>
            </w:r>
            <w:r w:rsidRPr="00814BC9">
              <w:rPr>
                <w:sz w:val="20"/>
                <w:lang w:val="en-GB"/>
                <w:rPrChange w:id="2830" w:author="Christian PIEDALLU" w:date="2023-02-06T09:53:00Z">
                  <w:rPr>
                    <w:sz w:val="20"/>
                  </w:rPr>
                </w:rPrChange>
              </w:rPr>
              <w:t>area</w:t>
            </w:r>
          </w:p>
          <w:p w14:paraId="7C2DDE37" w14:textId="77777777" w:rsidR="00B177F5" w:rsidRPr="00814BC9" w:rsidRDefault="00B553DB">
            <w:pPr>
              <w:pStyle w:val="TableParagraph"/>
              <w:spacing w:line="239" w:lineRule="exact"/>
              <w:ind w:left="107" w:right="99"/>
              <w:jc w:val="center"/>
              <w:rPr>
                <w:sz w:val="20"/>
                <w:lang w:val="en-GB"/>
                <w:rPrChange w:id="2831" w:author="Christian PIEDALLU" w:date="2023-02-06T09:53:00Z">
                  <w:rPr>
                    <w:sz w:val="20"/>
                  </w:rPr>
                </w:rPrChange>
              </w:rPr>
            </w:pPr>
            <w:r w:rsidRPr="00814BC9">
              <w:rPr>
                <w:w w:val="105"/>
                <w:sz w:val="20"/>
                <w:lang w:val="en-GB"/>
                <w:rPrChange w:id="2832" w:author="Christian PIEDALLU" w:date="2023-02-06T09:53:00Z">
                  <w:rPr>
                    <w:w w:val="105"/>
                    <w:sz w:val="20"/>
                  </w:rPr>
                </w:rPrChange>
              </w:rPr>
              <w:t>with</w:t>
            </w:r>
            <w:r w:rsidRPr="00814BC9">
              <w:rPr>
                <w:spacing w:val="19"/>
                <w:w w:val="105"/>
                <w:sz w:val="20"/>
                <w:lang w:val="en-GB"/>
                <w:rPrChange w:id="2833" w:author="Christian PIEDALLU" w:date="2023-02-06T09:53:00Z">
                  <w:rPr>
                    <w:spacing w:val="19"/>
                    <w:w w:val="105"/>
                    <w:sz w:val="20"/>
                  </w:rPr>
                </w:rPrChange>
              </w:rPr>
              <w:t xml:space="preserve"> </w:t>
            </w:r>
            <w:r w:rsidRPr="00814BC9">
              <w:rPr>
                <w:w w:val="105"/>
                <w:sz w:val="20"/>
                <w:lang w:val="en-GB"/>
                <w:rPrChange w:id="2834" w:author="Christian PIEDALLU" w:date="2023-02-06T09:53:00Z">
                  <w:rPr>
                    <w:w w:val="105"/>
                    <w:sz w:val="20"/>
                  </w:rPr>
                </w:rPrChange>
              </w:rPr>
              <w:t>dieback</w:t>
            </w:r>
          </w:p>
        </w:tc>
      </w:tr>
      <w:tr w:rsidR="00B177F5" w:rsidRPr="00814BC9" w14:paraId="6E74A1DD" w14:textId="77777777">
        <w:trPr>
          <w:trHeight w:val="237"/>
        </w:trPr>
        <w:tc>
          <w:tcPr>
            <w:tcW w:w="984" w:type="dxa"/>
          </w:tcPr>
          <w:p w14:paraId="14BB3559" w14:textId="77777777" w:rsidR="00B177F5" w:rsidRPr="00814BC9" w:rsidRDefault="00B553DB">
            <w:pPr>
              <w:pStyle w:val="TableParagraph"/>
              <w:spacing w:line="217" w:lineRule="exact"/>
              <w:ind w:left="223"/>
              <w:rPr>
                <w:sz w:val="20"/>
                <w:lang w:val="en-GB"/>
                <w:rPrChange w:id="2835" w:author="Christian PIEDALLU" w:date="2023-02-06T09:53:00Z">
                  <w:rPr>
                    <w:sz w:val="20"/>
                  </w:rPr>
                </w:rPrChange>
              </w:rPr>
            </w:pPr>
            <w:r w:rsidRPr="00814BC9">
              <w:rPr>
                <w:w w:val="115"/>
                <w:sz w:val="20"/>
                <w:lang w:val="en-GB"/>
                <w:rPrChange w:id="2836" w:author="Christian PIEDALLU" w:date="2023-02-06T09:53:00Z">
                  <w:rPr>
                    <w:w w:val="115"/>
                    <w:sz w:val="20"/>
                  </w:rPr>
                </w:rPrChange>
              </w:rPr>
              <w:t>Plains</w:t>
            </w:r>
          </w:p>
        </w:tc>
        <w:tc>
          <w:tcPr>
            <w:tcW w:w="2520" w:type="dxa"/>
          </w:tcPr>
          <w:p w14:paraId="6CFA59B7" w14:textId="77777777" w:rsidR="00B177F5" w:rsidRPr="00814BC9" w:rsidRDefault="00B553DB">
            <w:pPr>
              <w:pStyle w:val="TableParagraph"/>
              <w:spacing w:line="217" w:lineRule="exact"/>
              <w:ind w:left="982"/>
              <w:rPr>
                <w:sz w:val="20"/>
                <w:lang w:val="en-GB"/>
                <w:rPrChange w:id="2837" w:author="Christian PIEDALLU" w:date="2023-02-06T09:53:00Z">
                  <w:rPr>
                    <w:sz w:val="20"/>
                  </w:rPr>
                </w:rPrChange>
              </w:rPr>
            </w:pPr>
            <w:r w:rsidRPr="00814BC9">
              <w:rPr>
                <w:sz w:val="20"/>
                <w:lang w:val="en-GB"/>
                <w:rPrChange w:id="2838" w:author="Christian PIEDALLU" w:date="2023-02-06T09:53:00Z">
                  <w:rPr>
                    <w:sz w:val="20"/>
                  </w:rPr>
                </w:rPrChange>
              </w:rPr>
              <w:t>11,298</w:t>
            </w:r>
          </w:p>
        </w:tc>
        <w:tc>
          <w:tcPr>
            <w:tcW w:w="1760" w:type="dxa"/>
          </w:tcPr>
          <w:p w14:paraId="5B50BF22" w14:textId="77777777" w:rsidR="00B177F5" w:rsidRPr="00814BC9" w:rsidRDefault="00B553DB">
            <w:pPr>
              <w:pStyle w:val="TableParagraph"/>
              <w:spacing w:line="217" w:lineRule="exact"/>
              <w:ind w:left="602"/>
              <w:rPr>
                <w:sz w:val="20"/>
                <w:lang w:val="en-GB"/>
                <w:rPrChange w:id="2839" w:author="Christian PIEDALLU" w:date="2023-02-06T09:53:00Z">
                  <w:rPr>
                    <w:sz w:val="20"/>
                  </w:rPr>
                </w:rPrChange>
              </w:rPr>
            </w:pPr>
            <w:r w:rsidRPr="00814BC9">
              <w:rPr>
                <w:sz w:val="20"/>
                <w:lang w:val="en-GB"/>
                <w:rPrChange w:id="2840" w:author="Christian PIEDALLU" w:date="2023-02-06T09:53:00Z">
                  <w:rPr>
                    <w:sz w:val="20"/>
                  </w:rPr>
                </w:rPrChange>
              </w:rPr>
              <w:t>21,720</w:t>
            </w:r>
          </w:p>
        </w:tc>
        <w:tc>
          <w:tcPr>
            <w:tcW w:w="1850" w:type="dxa"/>
          </w:tcPr>
          <w:p w14:paraId="43C16CB8" w14:textId="77777777" w:rsidR="00B177F5" w:rsidRPr="00814BC9" w:rsidRDefault="00B553DB">
            <w:pPr>
              <w:pStyle w:val="TableParagraph"/>
              <w:spacing w:line="217" w:lineRule="exact"/>
              <w:ind w:left="747"/>
              <w:rPr>
                <w:sz w:val="20"/>
                <w:lang w:val="en-GB"/>
                <w:rPrChange w:id="2841" w:author="Christian PIEDALLU" w:date="2023-02-06T09:53:00Z">
                  <w:rPr>
                    <w:sz w:val="20"/>
                  </w:rPr>
                </w:rPrChange>
              </w:rPr>
            </w:pPr>
            <w:r w:rsidRPr="00814BC9">
              <w:rPr>
                <w:sz w:val="20"/>
                <w:lang w:val="en-GB"/>
                <w:rPrChange w:id="2842" w:author="Christian PIEDALLU" w:date="2023-02-06T09:53:00Z">
                  <w:rPr>
                    <w:sz w:val="20"/>
                  </w:rPr>
                </w:rPrChange>
              </w:rPr>
              <w:t>52,0</w:t>
            </w:r>
          </w:p>
        </w:tc>
      </w:tr>
      <w:tr w:rsidR="00B177F5" w:rsidRPr="00814BC9" w14:paraId="28212ABC" w14:textId="77777777">
        <w:trPr>
          <w:trHeight w:val="237"/>
        </w:trPr>
        <w:tc>
          <w:tcPr>
            <w:tcW w:w="984" w:type="dxa"/>
          </w:tcPr>
          <w:p w14:paraId="0B727F05" w14:textId="77777777" w:rsidR="00B177F5" w:rsidRPr="00814BC9" w:rsidRDefault="00B553DB">
            <w:pPr>
              <w:pStyle w:val="TableParagraph"/>
              <w:spacing w:line="217" w:lineRule="exact"/>
              <w:ind w:left="122"/>
              <w:rPr>
                <w:sz w:val="20"/>
                <w:lang w:val="en-GB"/>
                <w:rPrChange w:id="2843" w:author="Christian PIEDALLU" w:date="2023-02-06T09:53:00Z">
                  <w:rPr>
                    <w:sz w:val="20"/>
                  </w:rPr>
                </w:rPrChange>
              </w:rPr>
            </w:pPr>
            <w:r w:rsidRPr="00814BC9">
              <w:rPr>
                <w:w w:val="105"/>
                <w:sz w:val="20"/>
                <w:lang w:val="en-GB"/>
                <w:rPrChange w:id="2844" w:author="Christian PIEDALLU" w:date="2023-02-06T09:53:00Z">
                  <w:rPr>
                    <w:w w:val="105"/>
                    <w:sz w:val="20"/>
                  </w:rPr>
                </w:rPrChange>
              </w:rPr>
              <w:t>Ardenne</w:t>
            </w:r>
          </w:p>
        </w:tc>
        <w:tc>
          <w:tcPr>
            <w:tcW w:w="2520" w:type="dxa"/>
          </w:tcPr>
          <w:p w14:paraId="427F8D4D" w14:textId="77777777" w:rsidR="00B177F5" w:rsidRPr="00814BC9" w:rsidRDefault="00B553DB">
            <w:pPr>
              <w:pStyle w:val="TableParagraph"/>
              <w:spacing w:line="217" w:lineRule="exact"/>
              <w:ind w:left="982"/>
              <w:rPr>
                <w:sz w:val="20"/>
                <w:lang w:val="en-GB"/>
                <w:rPrChange w:id="2845" w:author="Christian PIEDALLU" w:date="2023-02-06T09:53:00Z">
                  <w:rPr>
                    <w:sz w:val="20"/>
                  </w:rPr>
                </w:rPrChange>
              </w:rPr>
            </w:pPr>
            <w:r w:rsidRPr="00814BC9">
              <w:rPr>
                <w:sz w:val="20"/>
                <w:lang w:val="en-GB"/>
                <w:rPrChange w:id="2846" w:author="Christian PIEDALLU" w:date="2023-02-06T09:53:00Z">
                  <w:rPr>
                    <w:sz w:val="20"/>
                  </w:rPr>
                </w:rPrChange>
              </w:rPr>
              <w:t>13,397</w:t>
            </w:r>
          </w:p>
        </w:tc>
        <w:tc>
          <w:tcPr>
            <w:tcW w:w="1760" w:type="dxa"/>
          </w:tcPr>
          <w:p w14:paraId="325C9C70" w14:textId="77777777" w:rsidR="00B177F5" w:rsidRPr="00814BC9" w:rsidRDefault="00B553DB">
            <w:pPr>
              <w:pStyle w:val="TableParagraph"/>
              <w:spacing w:line="217" w:lineRule="exact"/>
              <w:ind w:left="552"/>
              <w:rPr>
                <w:sz w:val="20"/>
                <w:lang w:val="en-GB"/>
                <w:rPrChange w:id="2847" w:author="Christian PIEDALLU" w:date="2023-02-06T09:53:00Z">
                  <w:rPr>
                    <w:sz w:val="20"/>
                  </w:rPr>
                </w:rPrChange>
              </w:rPr>
            </w:pPr>
            <w:r w:rsidRPr="00814BC9">
              <w:rPr>
                <w:sz w:val="20"/>
                <w:lang w:val="en-GB"/>
                <w:rPrChange w:id="2848" w:author="Christian PIEDALLU" w:date="2023-02-06T09:53:00Z">
                  <w:rPr>
                    <w:sz w:val="20"/>
                  </w:rPr>
                </w:rPrChange>
              </w:rPr>
              <w:t>107,926</w:t>
            </w:r>
          </w:p>
        </w:tc>
        <w:tc>
          <w:tcPr>
            <w:tcW w:w="1850" w:type="dxa"/>
          </w:tcPr>
          <w:p w14:paraId="25EA49E2" w14:textId="77777777" w:rsidR="00B177F5" w:rsidRPr="00814BC9" w:rsidRDefault="00B553DB">
            <w:pPr>
              <w:pStyle w:val="TableParagraph"/>
              <w:spacing w:line="217" w:lineRule="exact"/>
              <w:ind w:left="747"/>
              <w:rPr>
                <w:sz w:val="20"/>
                <w:lang w:val="en-GB"/>
                <w:rPrChange w:id="2849" w:author="Christian PIEDALLU" w:date="2023-02-06T09:53:00Z">
                  <w:rPr>
                    <w:sz w:val="20"/>
                  </w:rPr>
                </w:rPrChange>
              </w:rPr>
            </w:pPr>
            <w:r w:rsidRPr="00814BC9">
              <w:rPr>
                <w:sz w:val="20"/>
                <w:lang w:val="en-GB"/>
                <w:rPrChange w:id="2850" w:author="Christian PIEDALLU" w:date="2023-02-06T09:53:00Z">
                  <w:rPr>
                    <w:sz w:val="20"/>
                  </w:rPr>
                </w:rPrChange>
              </w:rPr>
              <w:t>12,2</w:t>
            </w:r>
          </w:p>
        </w:tc>
      </w:tr>
      <w:tr w:rsidR="00B177F5" w:rsidRPr="00814BC9" w14:paraId="509ED9DA" w14:textId="77777777">
        <w:trPr>
          <w:trHeight w:val="237"/>
        </w:trPr>
        <w:tc>
          <w:tcPr>
            <w:tcW w:w="984" w:type="dxa"/>
          </w:tcPr>
          <w:p w14:paraId="1B713AA7" w14:textId="77777777" w:rsidR="00B177F5" w:rsidRPr="00814BC9" w:rsidRDefault="00B553DB">
            <w:pPr>
              <w:pStyle w:val="TableParagraph"/>
              <w:spacing w:line="217" w:lineRule="exact"/>
              <w:ind w:left="201"/>
              <w:rPr>
                <w:sz w:val="20"/>
                <w:lang w:val="en-GB"/>
                <w:rPrChange w:id="2851" w:author="Christian PIEDALLU" w:date="2023-02-06T09:53:00Z">
                  <w:rPr>
                    <w:sz w:val="20"/>
                  </w:rPr>
                </w:rPrChange>
              </w:rPr>
            </w:pPr>
            <w:r w:rsidRPr="00814BC9">
              <w:rPr>
                <w:w w:val="105"/>
                <w:sz w:val="20"/>
                <w:lang w:val="en-GB"/>
                <w:rPrChange w:id="2852" w:author="Christian PIEDALLU" w:date="2023-02-06T09:53:00Z">
                  <w:rPr>
                    <w:w w:val="105"/>
                    <w:sz w:val="20"/>
                  </w:rPr>
                </w:rPrChange>
              </w:rPr>
              <w:t>Vosges</w:t>
            </w:r>
          </w:p>
        </w:tc>
        <w:tc>
          <w:tcPr>
            <w:tcW w:w="2520" w:type="dxa"/>
          </w:tcPr>
          <w:p w14:paraId="61E3CFAA" w14:textId="77777777" w:rsidR="00B177F5" w:rsidRPr="00814BC9" w:rsidRDefault="00B553DB">
            <w:pPr>
              <w:pStyle w:val="TableParagraph"/>
              <w:spacing w:line="217" w:lineRule="exact"/>
              <w:ind w:left="1031"/>
              <w:rPr>
                <w:sz w:val="20"/>
                <w:lang w:val="en-GB"/>
                <w:rPrChange w:id="2853" w:author="Christian PIEDALLU" w:date="2023-02-06T09:53:00Z">
                  <w:rPr>
                    <w:sz w:val="20"/>
                  </w:rPr>
                </w:rPrChange>
              </w:rPr>
            </w:pPr>
            <w:r w:rsidRPr="00814BC9">
              <w:rPr>
                <w:sz w:val="20"/>
                <w:lang w:val="en-GB"/>
                <w:rPrChange w:id="2854" w:author="Christian PIEDALLU" w:date="2023-02-06T09:53:00Z">
                  <w:rPr>
                    <w:sz w:val="20"/>
                  </w:rPr>
                </w:rPrChange>
              </w:rPr>
              <w:t>4,305</w:t>
            </w:r>
          </w:p>
        </w:tc>
        <w:tc>
          <w:tcPr>
            <w:tcW w:w="1760" w:type="dxa"/>
          </w:tcPr>
          <w:p w14:paraId="7BA29308" w14:textId="77777777" w:rsidR="00B177F5" w:rsidRPr="00814BC9" w:rsidRDefault="00B553DB">
            <w:pPr>
              <w:pStyle w:val="TableParagraph"/>
              <w:spacing w:line="217" w:lineRule="exact"/>
              <w:ind w:left="602"/>
              <w:rPr>
                <w:sz w:val="20"/>
                <w:lang w:val="en-GB"/>
                <w:rPrChange w:id="2855" w:author="Christian PIEDALLU" w:date="2023-02-06T09:53:00Z">
                  <w:rPr>
                    <w:sz w:val="20"/>
                  </w:rPr>
                </w:rPrChange>
              </w:rPr>
            </w:pPr>
            <w:r w:rsidRPr="00814BC9">
              <w:rPr>
                <w:sz w:val="20"/>
                <w:lang w:val="en-GB"/>
                <w:rPrChange w:id="2856" w:author="Christian PIEDALLU" w:date="2023-02-06T09:53:00Z">
                  <w:rPr>
                    <w:sz w:val="20"/>
                  </w:rPr>
                </w:rPrChange>
              </w:rPr>
              <w:t>75,067</w:t>
            </w:r>
          </w:p>
        </w:tc>
        <w:tc>
          <w:tcPr>
            <w:tcW w:w="1850" w:type="dxa"/>
          </w:tcPr>
          <w:p w14:paraId="26EF97CA" w14:textId="77777777" w:rsidR="00B177F5" w:rsidRPr="00814BC9" w:rsidRDefault="00B553DB">
            <w:pPr>
              <w:pStyle w:val="TableParagraph"/>
              <w:spacing w:line="217" w:lineRule="exact"/>
              <w:ind w:left="797"/>
              <w:rPr>
                <w:sz w:val="20"/>
                <w:lang w:val="en-GB"/>
                <w:rPrChange w:id="2857" w:author="Christian PIEDALLU" w:date="2023-02-06T09:53:00Z">
                  <w:rPr>
                    <w:sz w:val="20"/>
                  </w:rPr>
                </w:rPrChange>
              </w:rPr>
            </w:pPr>
            <w:r w:rsidRPr="00814BC9">
              <w:rPr>
                <w:sz w:val="20"/>
                <w:lang w:val="en-GB"/>
                <w:rPrChange w:id="2858" w:author="Christian PIEDALLU" w:date="2023-02-06T09:53:00Z">
                  <w:rPr>
                    <w:sz w:val="20"/>
                  </w:rPr>
                </w:rPrChange>
              </w:rPr>
              <w:t>5,7</w:t>
            </w:r>
          </w:p>
        </w:tc>
      </w:tr>
      <w:tr w:rsidR="00B177F5" w:rsidRPr="00814BC9" w14:paraId="0DBEFA16" w14:textId="77777777">
        <w:trPr>
          <w:trHeight w:val="237"/>
        </w:trPr>
        <w:tc>
          <w:tcPr>
            <w:tcW w:w="984" w:type="dxa"/>
          </w:tcPr>
          <w:p w14:paraId="7918663F" w14:textId="77777777" w:rsidR="00B177F5" w:rsidRPr="00814BC9" w:rsidRDefault="00B553DB">
            <w:pPr>
              <w:pStyle w:val="TableParagraph"/>
              <w:spacing w:line="217" w:lineRule="exact"/>
              <w:ind w:left="261"/>
              <w:rPr>
                <w:sz w:val="20"/>
                <w:lang w:val="en-GB"/>
                <w:rPrChange w:id="2859" w:author="Christian PIEDALLU" w:date="2023-02-06T09:53:00Z">
                  <w:rPr>
                    <w:sz w:val="20"/>
                  </w:rPr>
                </w:rPrChange>
              </w:rPr>
            </w:pPr>
            <w:r w:rsidRPr="00814BC9">
              <w:rPr>
                <w:w w:val="115"/>
                <w:sz w:val="20"/>
                <w:lang w:val="en-GB"/>
                <w:rPrChange w:id="2860" w:author="Christian PIEDALLU" w:date="2023-02-06T09:53:00Z">
                  <w:rPr>
                    <w:w w:val="115"/>
                    <w:sz w:val="20"/>
                  </w:rPr>
                </w:rPrChange>
              </w:rPr>
              <w:t>Total</w:t>
            </w:r>
          </w:p>
        </w:tc>
        <w:tc>
          <w:tcPr>
            <w:tcW w:w="2520" w:type="dxa"/>
          </w:tcPr>
          <w:p w14:paraId="381767DD" w14:textId="77777777" w:rsidR="00B177F5" w:rsidRPr="00814BC9" w:rsidRDefault="00B553DB">
            <w:pPr>
              <w:pStyle w:val="TableParagraph"/>
              <w:spacing w:line="217" w:lineRule="exact"/>
              <w:ind w:left="982"/>
              <w:rPr>
                <w:sz w:val="20"/>
                <w:lang w:val="en-GB"/>
                <w:rPrChange w:id="2861" w:author="Christian PIEDALLU" w:date="2023-02-06T09:53:00Z">
                  <w:rPr>
                    <w:sz w:val="20"/>
                  </w:rPr>
                </w:rPrChange>
              </w:rPr>
            </w:pPr>
            <w:r w:rsidRPr="00814BC9">
              <w:rPr>
                <w:sz w:val="20"/>
                <w:lang w:val="en-GB"/>
                <w:rPrChange w:id="2862" w:author="Christian PIEDALLU" w:date="2023-02-06T09:53:00Z">
                  <w:rPr>
                    <w:sz w:val="20"/>
                  </w:rPr>
                </w:rPrChange>
              </w:rPr>
              <w:t>29,000</w:t>
            </w:r>
          </w:p>
        </w:tc>
        <w:tc>
          <w:tcPr>
            <w:tcW w:w="1760" w:type="dxa"/>
          </w:tcPr>
          <w:p w14:paraId="74F84F31" w14:textId="77777777" w:rsidR="00B177F5" w:rsidRPr="00814BC9" w:rsidRDefault="00B553DB">
            <w:pPr>
              <w:pStyle w:val="TableParagraph"/>
              <w:spacing w:line="217" w:lineRule="exact"/>
              <w:ind w:left="552"/>
              <w:rPr>
                <w:sz w:val="20"/>
                <w:lang w:val="en-GB"/>
                <w:rPrChange w:id="2863" w:author="Christian PIEDALLU" w:date="2023-02-06T09:53:00Z">
                  <w:rPr>
                    <w:sz w:val="20"/>
                  </w:rPr>
                </w:rPrChange>
              </w:rPr>
            </w:pPr>
            <w:r w:rsidRPr="00814BC9">
              <w:rPr>
                <w:sz w:val="20"/>
                <w:lang w:val="en-GB"/>
                <w:rPrChange w:id="2864" w:author="Christian PIEDALLU" w:date="2023-02-06T09:53:00Z">
                  <w:rPr>
                    <w:sz w:val="20"/>
                  </w:rPr>
                </w:rPrChange>
              </w:rPr>
              <w:t>204,763</w:t>
            </w:r>
          </w:p>
        </w:tc>
        <w:tc>
          <w:tcPr>
            <w:tcW w:w="1850" w:type="dxa"/>
          </w:tcPr>
          <w:p w14:paraId="7502F6B2" w14:textId="77777777" w:rsidR="00B177F5" w:rsidRPr="00814BC9" w:rsidRDefault="00B553DB">
            <w:pPr>
              <w:pStyle w:val="TableParagraph"/>
              <w:spacing w:line="217" w:lineRule="exact"/>
              <w:ind w:left="747"/>
              <w:rPr>
                <w:sz w:val="20"/>
                <w:lang w:val="en-GB"/>
                <w:rPrChange w:id="2865" w:author="Christian PIEDALLU" w:date="2023-02-06T09:53:00Z">
                  <w:rPr>
                    <w:sz w:val="20"/>
                  </w:rPr>
                </w:rPrChange>
              </w:rPr>
            </w:pPr>
            <w:r w:rsidRPr="00814BC9">
              <w:rPr>
                <w:sz w:val="20"/>
                <w:lang w:val="en-GB"/>
                <w:rPrChange w:id="2866" w:author="Christian PIEDALLU" w:date="2023-02-06T09:53:00Z">
                  <w:rPr>
                    <w:sz w:val="20"/>
                  </w:rPr>
                </w:rPrChange>
              </w:rPr>
              <w:t>14,2</w:t>
            </w:r>
          </w:p>
        </w:tc>
      </w:tr>
    </w:tbl>
    <w:p w14:paraId="728CD55D" w14:textId="09810517" w:rsidR="00B177F5" w:rsidRPr="00814BC9" w:rsidDel="00775634" w:rsidRDefault="00D93A04">
      <w:pPr>
        <w:pStyle w:val="Corpsdetexte"/>
        <w:spacing w:line="240" w:lineRule="auto"/>
        <w:rPr>
          <w:del w:id="2867" w:author="Christian PIEDALLU" w:date="2023-02-06T14:59:00Z"/>
          <w:sz w:val="16"/>
          <w:lang w:val="en-GB"/>
          <w:rPrChange w:id="2868" w:author="Christian PIEDALLU" w:date="2023-02-06T09:53:00Z">
            <w:rPr>
              <w:del w:id="2869" w:author="Christian PIEDALLU" w:date="2023-02-06T14:59:00Z"/>
              <w:sz w:val="16"/>
            </w:rPr>
          </w:rPrChange>
        </w:rPr>
      </w:pPr>
      <w:ins w:id="2870" w:author="Christian PIEDALLU" w:date="2023-02-06T14:42:00Z">
        <w:r>
          <w:rPr>
            <w:sz w:val="16"/>
            <w:lang w:val="en-GB"/>
          </w:rPr>
          <w:t>Replace commas by dot</w:t>
        </w:r>
      </w:ins>
      <w:ins w:id="2871" w:author="Christian PIEDALLU" w:date="2023-02-06T15:00:00Z">
        <w:r w:rsidR="00775634">
          <w:rPr>
            <w:sz w:val="16"/>
            <w:lang w:val="en-GB"/>
          </w:rPr>
          <w:t>s</w:t>
        </w:r>
      </w:ins>
    </w:p>
    <w:p w14:paraId="1FE2338B" w14:textId="77777777" w:rsidR="00B177F5" w:rsidRPr="00814BC9" w:rsidRDefault="00B177F5">
      <w:pPr>
        <w:pStyle w:val="Corpsdetexte"/>
        <w:spacing w:line="240" w:lineRule="auto"/>
        <w:rPr>
          <w:sz w:val="23"/>
          <w:lang w:val="en-GB"/>
          <w:rPrChange w:id="2872" w:author="Christian PIEDALLU" w:date="2023-02-06T09:53:00Z">
            <w:rPr>
              <w:sz w:val="23"/>
            </w:rPr>
          </w:rPrChange>
        </w:rPr>
        <w:pPrChange w:id="2873" w:author="Christian PIEDALLU" w:date="2023-02-06T14:59:00Z">
          <w:pPr>
            <w:pStyle w:val="Corpsdetexte"/>
            <w:spacing w:before="12" w:line="240" w:lineRule="auto"/>
          </w:pPr>
        </w:pPrChange>
      </w:pPr>
    </w:p>
    <w:p w14:paraId="43E01E8F" w14:textId="706AAE20" w:rsidR="00B177F5" w:rsidRDefault="00B553DB">
      <w:pPr>
        <w:ind w:left="159"/>
        <w:jc w:val="both"/>
        <w:rPr>
          <w:ins w:id="2874" w:author="Christian PIEDALLU" w:date="2023-02-06T14:59:00Z"/>
          <w:i/>
          <w:w w:val="105"/>
          <w:sz w:val="20"/>
          <w:lang w:val="en-GB"/>
        </w:rPr>
      </w:pPr>
      <w:bookmarkStart w:id="2875" w:name="_Influence_of_altitude_on_the_Norway_spr"/>
      <w:bookmarkEnd w:id="2875"/>
      <w:r w:rsidRPr="00814BC9">
        <w:rPr>
          <w:i/>
          <w:w w:val="105"/>
          <w:sz w:val="20"/>
          <w:lang w:val="en-GB"/>
          <w:rPrChange w:id="2876" w:author="Christian PIEDALLU" w:date="2023-02-06T09:53:00Z">
            <w:rPr>
              <w:i/>
              <w:w w:val="105"/>
              <w:sz w:val="20"/>
            </w:rPr>
          </w:rPrChange>
        </w:rPr>
        <w:t xml:space="preserve">3.3.  </w:t>
      </w:r>
      <w:r w:rsidRPr="00814BC9">
        <w:rPr>
          <w:i/>
          <w:spacing w:val="21"/>
          <w:w w:val="105"/>
          <w:sz w:val="20"/>
          <w:lang w:val="en-GB"/>
          <w:rPrChange w:id="2877" w:author="Christian PIEDALLU" w:date="2023-02-06T09:53:00Z">
            <w:rPr>
              <w:i/>
              <w:spacing w:val="21"/>
              <w:w w:val="105"/>
              <w:sz w:val="20"/>
            </w:rPr>
          </w:rPrChange>
        </w:rPr>
        <w:t xml:space="preserve"> </w:t>
      </w:r>
      <w:r w:rsidRPr="00814BC9">
        <w:rPr>
          <w:i/>
          <w:w w:val="105"/>
          <w:sz w:val="20"/>
          <w:lang w:val="en-GB"/>
          <w:rPrChange w:id="2878" w:author="Christian PIEDALLU" w:date="2023-02-06T09:53:00Z">
            <w:rPr>
              <w:i/>
              <w:w w:val="105"/>
              <w:sz w:val="20"/>
            </w:rPr>
          </w:rPrChange>
        </w:rPr>
        <w:t>Influence</w:t>
      </w:r>
      <w:r w:rsidRPr="00814BC9">
        <w:rPr>
          <w:i/>
          <w:spacing w:val="19"/>
          <w:w w:val="105"/>
          <w:sz w:val="20"/>
          <w:lang w:val="en-GB"/>
          <w:rPrChange w:id="2879" w:author="Christian PIEDALLU" w:date="2023-02-06T09:53:00Z">
            <w:rPr>
              <w:i/>
              <w:spacing w:val="19"/>
              <w:w w:val="105"/>
              <w:sz w:val="20"/>
            </w:rPr>
          </w:rPrChange>
        </w:rPr>
        <w:t xml:space="preserve"> </w:t>
      </w:r>
      <w:r w:rsidRPr="00814BC9">
        <w:rPr>
          <w:i/>
          <w:w w:val="105"/>
          <w:sz w:val="20"/>
          <w:lang w:val="en-GB"/>
          <w:rPrChange w:id="2880" w:author="Christian PIEDALLU" w:date="2023-02-06T09:53:00Z">
            <w:rPr>
              <w:i/>
              <w:w w:val="105"/>
              <w:sz w:val="20"/>
            </w:rPr>
          </w:rPrChange>
        </w:rPr>
        <w:t>of</w:t>
      </w:r>
      <w:r w:rsidRPr="00814BC9">
        <w:rPr>
          <w:i/>
          <w:spacing w:val="20"/>
          <w:w w:val="105"/>
          <w:sz w:val="20"/>
          <w:lang w:val="en-GB"/>
          <w:rPrChange w:id="2881" w:author="Christian PIEDALLU" w:date="2023-02-06T09:53:00Z">
            <w:rPr>
              <w:i/>
              <w:spacing w:val="20"/>
              <w:w w:val="105"/>
              <w:sz w:val="20"/>
            </w:rPr>
          </w:rPrChange>
        </w:rPr>
        <w:t xml:space="preserve"> </w:t>
      </w:r>
      <w:r w:rsidRPr="00814BC9">
        <w:rPr>
          <w:i/>
          <w:w w:val="105"/>
          <w:sz w:val="20"/>
          <w:lang w:val="en-GB"/>
          <w:rPrChange w:id="2882" w:author="Christian PIEDALLU" w:date="2023-02-06T09:53:00Z">
            <w:rPr>
              <w:i/>
              <w:w w:val="105"/>
              <w:sz w:val="20"/>
            </w:rPr>
          </w:rPrChange>
        </w:rPr>
        <w:t>altitude</w:t>
      </w:r>
      <w:r w:rsidRPr="00814BC9">
        <w:rPr>
          <w:i/>
          <w:spacing w:val="19"/>
          <w:w w:val="105"/>
          <w:sz w:val="20"/>
          <w:lang w:val="en-GB"/>
          <w:rPrChange w:id="2883" w:author="Christian PIEDALLU" w:date="2023-02-06T09:53:00Z">
            <w:rPr>
              <w:i/>
              <w:spacing w:val="19"/>
              <w:w w:val="105"/>
              <w:sz w:val="20"/>
            </w:rPr>
          </w:rPrChange>
        </w:rPr>
        <w:t xml:space="preserve"> </w:t>
      </w:r>
      <w:r w:rsidRPr="00814BC9">
        <w:rPr>
          <w:i/>
          <w:w w:val="105"/>
          <w:sz w:val="20"/>
          <w:lang w:val="en-GB"/>
          <w:rPrChange w:id="2884" w:author="Christian PIEDALLU" w:date="2023-02-06T09:53:00Z">
            <w:rPr>
              <w:i/>
              <w:w w:val="105"/>
              <w:sz w:val="20"/>
            </w:rPr>
          </w:rPrChange>
        </w:rPr>
        <w:t>on</w:t>
      </w:r>
      <w:r w:rsidRPr="00814BC9">
        <w:rPr>
          <w:i/>
          <w:spacing w:val="19"/>
          <w:w w:val="105"/>
          <w:sz w:val="20"/>
          <w:lang w:val="en-GB"/>
          <w:rPrChange w:id="2885" w:author="Christian PIEDALLU" w:date="2023-02-06T09:53:00Z">
            <w:rPr>
              <w:i/>
              <w:spacing w:val="19"/>
              <w:w w:val="105"/>
              <w:sz w:val="20"/>
            </w:rPr>
          </w:rPrChange>
        </w:rPr>
        <w:t xml:space="preserve"> </w:t>
      </w:r>
      <w:r w:rsidRPr="00814BC9">
        <w:rPr>
          <w:i/>
          <w:w w:val="105"/>
          <w:sz w:val="20"/>
          <w:lang w:val="en-GB"/>
          <w:rPrChange w:id="2886" w:author="Christian PIEDALLU" w:date="2023-02-06T09:53:00Z">
            <w:rPr>
              <w:i/>
              <w:w w:val="105"/>
              <w:sz w:val="20"/>
            </w:rPr>
          </w:rPrChange>
        </w:rPr>
        <w:t>the</w:t>
      </w:r>
      <w:r w:rsidRPr="00814BC9">
        <w:rPr>
          <w:i/>
          <w:spacing w:val="19"/>
          <w:w w:val="105"/>
          <w:sz w:val="20"/>
          <w:lang w:val="en-GB"/>
          <w:rPrChange w:id="2887" w:author="Christian PIEDALLU" w:date="2023-02-06T09:53:00Z">
            <w:rPr>
              <w:i/>
              <w:spacing w:val="19"/>
              <w:w w:val="105"/>
              <w:sz w:val="20"/>
            </w:rPr>
          </w:rPrChange>
        </w:rPr>
        <w:t xml:space="preserve"> </w:t>
      </w:r>
      <w:r w:rsidRPr="00814BC9">
        <w:rPr>
          <w:i/>
          <w:w w:val="105"/>
          <w:sz w:val="20"/>
          <w:lang w:val="en-GB"/>
          <w:rPrChange w:id="2888" w:author="Christian PIEDALLU" w:date="2023-02-06T09:53:00Z">
            <w:rPr>
              <w:i/>
              <w:w w:val="105"/>
              <w:sz w:val="20"/>
            </w:rPr>
          </w:rPrChange>
        </w:rPr>
        <w:t>Norway</w:t>
      </w:r>
      <w:r w:rsidRPr="00814BC9">
        <w:rPr>
          <w:i/>
          <w:spacing w:val="20"/>
          <w:w w:val="105"/>
          <w:sz w:val="20"/>
          <w:lang w:val="en-GB"/>
          <w:rPrChange w:id="2889" w:author="Christian PIEDALLU" w:date="2023-02-06T09:53:00Z">
            <w:rPr>
              <w:i/>
              <w:spacing w:val="20"/>
              <w:w w:val="105"/>
              <w:sz w:val="20"/>
            </w:rPr>
          </w:rPrChange>
        </w:rPr>
        <w:t xml:space="preserve"> </w:t>
      </w:r>
      <w:r w:rsidRPr="00814BC9">
        <w:rPr>
          <w:i/>
          <w:w w:val="105"/>
          <w:sz w:val="20"/>
          <w:lang w:val="en-GB"/>
          <w:rPrChange w:id="2890" w:author="Christian PIEDALLU" w:date="2023-02-06T09:53:00Z">
            <w:rPr>
              <w:i/>
              <w:w w:val="105"/>
              <w:sz w:val="20"/>
            </w:rPr>
          </w:rPrChange>
        </w:rPr>
        <w:t>spruce</w:t>
      </w:r>
      <w:r w:rsidRPr="00814BC9">
        <w:rPr>
          <w:i/>
          <w:spacing w:val="19"/>
          <w:w w:val="105"/>
          <w:sz w:val="20"/>
          <w:lang w:val="en-GB"/>
          <w:rPrChange w:id="2891" w:author="Christian PIEDALLU" w:date="2023-02-06T09:53:00Z">
            <w:rPr>
              <w:i/>
              <w:spacing w:val="19"/>
              <w:w w:val="105"/>
              <w:sz w:val="20"/>
            </w:rPr>
          </w:rPrChange>
        </w:rPr>
        <w:t xml:space="preserve"> </w:t>
      </w:r>
      <w:r w:rsidRPr="00814BC9">
        <w:rPr>
          <w:i/>
          <w:w w:val="105"/>
          <w:sz w:val="20"/>
          <w:lang w:val="en-GB"/>
          <w:rPrChange w:id="2892" w:author="Christian PIEDALLU" w:date="2023-02-06T09:53:00Z">
            <w:rPr>
              <w:i/>
              <w:w w:val="105"/>
              <w:sz w:val="20"/>
            </w:rPr>
          </w:rPrChange>
        </w:rPr>
        <w:t>mortality</w:t>
      </w:r>
    </w:p>
    <w:p w14:paraId="75CB4450" w14:textId="77777777" w:rsidR="00775634" w:rsidRPr="00814BC9" w:rsidRDefault="00775634">
      <w:pPr>
        <w:jc w:val="both"/>
        <w:rPr>
          <w:i/>
          <w:sz w:val="20"/>
          <w:lang w:val="en-GB"/>
          <w:rPrChange w:id="2893" w:author="Christian PIEDALLU" w:date="2023-02-06T09:53:00Z">
            <w:rPr>
              <w:i/>
              <w:sz w:val="20"/>
            </w:rPr>
          </w:rPrChange>
        </w:rPr>
        <w:pPrChange w:id="2894" w:author="Christian PIEDALLU" w:date="2023-02-06T14:59:00Z">
          <w:pPr>
            <w:ind w:left="159"/>
            <w:jc w:val="both"/>
          </w:pPr>
        </w:pPrChange>
      </w:pPr>
    </w:p>
    <w:p w14:paraId="08011D3C" w14:textId="76B83A11" w:rsidR="00B177F5" w:rsidRPr="00775634" w:rsidDel="00775634" w:rsidRDefault="00B553DB">
      <w:pPr>
        <w:pStyle w:val="Corpsdetexte"/>
        <w:spacing w:before="58" w:line="235" w:lineRule="auto"/>
        <w:ind w:left="159" w:right="200"/>
        <w:jc w:val="both"/>
        <w:rPr>
          <w:del w:id="2895" w:author="Christian PIEDALLU" w:date="2023-02-06T15:02:00Z"/>
          <w:w w:val="105"/>
          <w:lang w:val="en-GB"/>
          <w:rPrChange w:id="2896" w:author="Christian PIEDALLU" w:date="2023-02-06T14:57:00Z">
            <w:rPr>
              <w:del w:id="2897" w:author="Christian PIEDALLU" w:date="2023-02-06T15:02:00Z"/>
            </w:rPr>
          </w:rPrChange>
        </w:rPr>
        <w:pPrChange w:id="2898" w:author="Christian PIEDALLU" w:date="2023-02-06T14:58:00Z">
          <w:pPr>
            <w:pStyle w:val="Corpsdetexte"/>
            <w:spacing w:before="58" w:line="235" w:lineRule="auto"/>
            <w:ind w:left="159" w:right="200" w:firstLine="298"/>
            <w:jc w:val="both"/>
          </w:pPr>
        </w:pPrChange>
      </w:pPr>
      <w:commentRangeStart w:id="2899"/>
      <w:del w:id="2900" w:author="Christian PIEDALLU" w:date="2023-02-06T14:46:00Z">
        <w:r w:rsidRPr="00814BC9" w:rsidDel="00DF21CF">
          <w:rPr>
            <w:w w:val="105"/>
            <w:lang w:val="en-GB"/>
            <w:rPrChange w:id="2901" w:author="Christian PIEDALLU" w:date="2023-02-06T09:53:00Z">
              <w:rPr>
                <w:w w:val="105"/>
              </w:rPr>
            </w:rPrChange>
          </w:rPr>
          <w:delText>In Western Europe, the altitude is considered as a proxy of the the climate (F</w:delText>
        </w:r>
        <w:r w:rsidR="00F312A1" w:rsidRPr="00814BC9" w:rsidDel="00DF21CF">
          <w:rPr>
            <w:lang w:val="en-GB"/>
            <w:rPrChange w:id="2902" w:author="Christian PIEDALLU" w:date="2023-02-06T09:53:00Z">
              <w:rPr/>
            </w:rPrChange>
          </w:rPr>
          <w:fldChar w:fldCharType="begin"/>
        </w:r>
        <w:r w:rsidR="00F312A1" w:rsidRPr="00814BC9" w:rsidDel="00DF21CF">
          <w:rPr>
            <w:lang w:val="en-GB"/>
            <w:rPrChange w:id="2903" w:author="Christian PIEDALLU" w:date="2023-02-06T09:53:00Z">
              <w:rPr/>
            </w:rPrChange>
          </w:rPr>
          <w:delInstrText xml:space="preserve"> HYPERLINK \l "_bookmark23" </w:delInstrText>
        </w:r>
        <w:r w:rsidR="00F312A1" w:rsidRPr="00814BC9" w:rsidDel="00DF21CF">
          <w:rPr>
            <w:lang w:val="en-GB"/>
            <w:rPrChange w:id="2904" w:author="Christian PIEDALLU" w:date="2023-02-06T09:53:00Z">
              <w:rPr>
                <w:w w:val="105"/>
              </w:rPr>
            </w:rPrChange>
          </w:rPr>
          <w:fldChar w:fldCharType="separate"/>
        </w:r>
        <w:r w:rsidRPr="00814BC9" w:rsidDel="00DF21CF">
          <w:rPr>
            <w:w w:val="105"/>
            <w:lang w:val="en-GB"/>
            <w:rPrChange w:id="2905" w:author="Christian PIEDALLU" w:date="2023-02-06T09:53:00Z">
              <w:rPr>
                <w:w w:val="105"/>
              </w:rPr>
            </w:rPrChange>
          </w:rPr>
          <w:delText>accoli and Bernar-</w:delText>
        </w:r>
        <w:r w:rsidR="00F312A1" w:rsidRPr="00814BC9" w:rsidDel="00DF21CF">
          <w:rPr>
            <w:w w:val="105"/>
            <w:lang w:val="en-GB"/>
            <w:rPrChange w:id="2906" w:author="Christian PIEDALLU" w:date="2023-02-06T09:53:00Z">
              <w:rPr>
                <w:w w:val="105"/>
              </w:rPr>
            </w:rPrChange>
          </w:rPr>
          <w:fldChar w:fldCharType="end"/>
        </w:r>
        <w:r w:rsidRPr="00814BC9" w:rsidDel="00DF21CF">
          <w:rPr>
            <w:spacing w:val="1"/>
            <w:w w:val="105"/>
            <w:lang w:val="en-GB"/>
            <w:rPrChange w:id="2907" w:author="Christian PIEDALLU" w:date="2023-02-06T09:53:00Z">
              <w:rPr>
                <w:spacing w:val="1"/>
                <w:w w:val="105"/>
              </w:rPr>
            </w:rPrChange>
          </w:rPr>
          <w:delText xml:space="preserve"> </w:delText>
        </w:r>
        <w:r w:rsidR="00F312A1" w:rsidRPr="00814BC9" w:rsidDel="00DF21CF">
          <w:rPr>
            <w:lang w:val="en-GB"/>
            <w:rPrChange w:id="2908" w:author="Christian PIEDALLU" w:date="2023-02-06T09:53:00Z">
              <w:rPr/>
            </w:rPrChange>
          </w:rPr>
          <w:fldChar w:fldCharType="begin"/>
        </w:r>
        <w:r w:rsidR="00F312A1" w:rsidRPr="00814BC9" w:rsidDel="00DF21CF">
          <w:rPr>
            <w:lang w:val="en-GB"/>
            <w:rPrChange w:id="2909" w:author="Christian PIEDALLU" w:date="2023-02-06T09:53:00Z">
              <w:rPr/>
            </w:rPrChange>
          </w:rPr>
          <w:delInstrText xml:space="preserve"> HYPERLINK \l "_bookmark23" </w:delInstrText>
        </w:r>
        <w:r w:rsidR="00F312A1" w:rsidRPr="00814BC9" w:rsidDel="00DF21CF">
          <w:rPr>
            <w:lang w:val="en-GB"/>
            <w:rPrChange w:id="2910" w:author="Christian PIEDALLU" w:date="2023-02-06T09:53:00Z">
              <w:rPr>
                <w:w w:val="105"/>
              </w:rPr>
            </w:rPrChange>
          </w:rPr>
          <w:fldChar w:fldCharType="separate"/>
        </w:r>
        <w:r w:rsidRPr="00814BC9" w:rsidDel="00DF21CF">
          <w:rPr>
            <w:w w:val="105"/>
            <w:lang w:val="en-GB"/>
            <w:rPrChange w:id="2911" w:author="Christian PIEDALLU" w:date="2023-02-06T09:53:00Z">
              <w:rPr>
                <w:w w:val="105"/>
              </w:rPr>
            </w:rPrChange>
          </w:rPr>
          <w:delText>dinelli,</w:delText>
        </w:r>
        <w:r w:rsidR="00F312A1" w:rsidRPr="00814BC9" w:rsidDel="00DF21CF">
          <w:rPr>
            <w:w w:val="105"/>
            <w:lang w:val="en-GB"/>
            <w:rPrChange w:id="2912" w:author="Christian PIEDALLU" w:date="2023-02-06T09:53:00Z">
              <w:rPr>
                <w:w w:val="105"/>
              </w:rPr>
            </w:rPrChange>
          </w:rPr>
          <w:fldChar w:fldCharType="end"/>
        </w:r>
        <w:r w:rsidRPr="00814BC9" w:rsidDel="00DF21CF">
          <w:rPr>
            <w:w w:val="105"/>
            <w:lang w:val="en-GB"/>
            <w:rPrChange w:id="2913" w:author="Christian PIEDALLU" w:date="2023-02-06T09:53:00Z">
              <w:rPr>
                <w:w w:val="105"/>
              </w:rPr>
            </w:rPrChange>
          </w:rPr>
          <w:delText xml:space="preserve"> </w:delText>
        </w:r>
        <w:r w:rsidR="00F312A1" w:rsidRPr="00814BC9" w:rsidDel="00DF21CF">
          <w:rPr>
            <w:lang w:val="en-GB"/>
            <w:rPrChange w:id="2914" w:author="Christian PIEDALLU" w:date="2023-02-06T09:53:00Z">
              <w:rPr/>
            </w:rPrChange>
          </w:rPr>
          <w:fldChar w:fldCharType="begin"/>
        </w:r>
        <w:r w:rsidR="00F312A1" w:rsidRPr="00814BC9" w:rsidDel="00DF21CF">
          <w:rPr>
            <w:lang w:val="en-GB"/>
            <w:rPrChange w:id="2915" w:author="Christian PIEDALLU" w:date="2023-02-06T09:53:00Z">
              <w:rPr/>
            </w:rPrChange>
          </w:rPr>
          <w:delInstrText xml:space="preserve"> HYPERLINK \l "_bookmark23" </w:delInstrText>
        </w:r>
        <w:r w:rsidR="00F312A1" w:rsidRPr="00814BC9" w:rsidDel="00DF21CF">
          <w:rPr>
            <w:lang w:val="en-GB"/>
            <w:rPrChange w:id="2916" w:author="Christian PIEDALLU" w:date="2023-02-06T09:53:00Z">
              <w:rPr>
                <w:w w:val="105"/>
              </w:rPr>
            </w:rPrChange>
          </w:rPr>
          <w:fldChar w:fldCharType="separate"/>
        </w:r>
        <w:r w:rsidRPr="00814BC9" w:rsidDel="00DF21CF">
          <w:rPr>
            <w:w w:val="105"/>
            <w:lang w:val="en-GB"/>
            <w:rPrChange w:id="2917" w:author="Christian PIEDALLU" w:date="2023-02-06T09:53:00Z">
              <w:rPr>
                <w:w w:val="105"/>
              </w:rPr>
            </w:rPrChange>
          </w:rPr>
          <w:delText>2014)</w:delText>
        </w:r>
        <w:r w:rsidR="00F312A1" w:rsidRPr="00814BC9" w:rsidDel="00DF21CF">
          <w:rPr>
            <w:w w:val="105"/>
            <w:lang w:val="en-GB"/>
            <w:rPrChange w:id="2918" w:author="Christian PIEDALLU" w:date="2023-02-06T09:53:00Z">
              <w:rPr>
                <w:w w:val="105"/>
              </w:rPr>
            </w:rPrChange>
          </w:rPr>
          <w:fldChar w:fldCharType="end"/>
        </w:r>
        <w:r w:rsidRPr="00814BC9" w:rsidDel="00DF21CF">
          <w:rPr>
            <w:w w:val="105"/>
            <w:lang w:val="en-GB"/>
            <w:rPrChange w:id="2919" w:author="Christian PIEDALLU" w:date="2023-02-06T09:53:00Z">
              <w:rPr>
                <w:w w:val="105"/>
              </w:rPr>
            </w:rPrChange>
          </w:rPr>
          <w:delText xml:space="preserve"> and is commonly used by the forest managers</w:delText>
        </w:r>
      </w:del>
      <w:commentRangeEnd w:id="2899"/>
      <w:r w:rsidR="00DF21CF">
        <w:rPr>
          <w:rStyle w:val="Marquedecommentaire"/>
        </w:rPr>
        <w:commentReference w:id="2899"/>
      </w:r>
      <w:r w:rsidRPr="00814BC9">
        <w:rPr>
          <w:w w:val="105"/>
          <w:lang w:val="en-GB"/>
          <w:rPrChange w:id="2920" w:author="Christian PIEDALLU" w:date="2023-02-06T09:53:00Z">
            <w:rPr>
              <w:w w:val="105"/>
            </w:rPr>
          </w:rPrChange>
        </w:rPr>
        <w:t>.</w:t>
      </w:r>
      <w:r w:rsidRPr="00814BC9">
        <w:rPr>
          <w:spacing w:val="1"/>
          <w:w w:val="105"/>
          <w:lang w:val="en-GB"/>
          <w:rPrChange w:id="2921" w:author="Christian PIEDALLU" w:date="2023-02-06T09:53:00Z">
            <w:rPr>
              <w:spacing w:val="1"/>
              <w:w w:val="105"/>
            </w:rPr>
          </w:rPrChange>
        </w:rPr>
        <w:t xml:space="preserve"> </w:t>
      </w:r>
      <w:ins w:id="2922" w:author="Christian PIEDALLU" w:date="2023-02-06T14:52:00Z">
        <w:r w:rsidR="00DF21CF">
          <w:rPr>
            <w:spacing w:val="1"/>
            <w:w w:val="105"/>
            <w:lang w:val="en-GB"/>
          </w:rPr>
          <w:t>Because spruce was pl</w:t>
        </w:r>
      </w:ins>
      <w:ins w:id="2923" w:author="Christian PIEDALLU" w:date="2023-02-06T14:53:00Z">
        <w:r w:rsidR="00DF21CF">
          <w:rPr>
            <w:spacing w:val="1"/>
            <w:w w:val="105"/>
            <w:lang w:val="en-GB"/>
          </w:rPr>
          <w:t xml:space="preserve">anted outside its distribution range in low altitude and according to studies showing a shift of species distribution along </w:t>
        </w:r>
      </w:ins>
      <w:ins w:id="2924" w:author="Christian PIEDALLU" w:date="2023-02-06T14:55:00Z">
        <w:r w:rsidR="00DF21CF">
          <w:rPr>
            <w:spacing w:val="1"/>
            <w:w w:val="105"/>
            <w:lang w:val="en-GB"/>
          </w:rPr>
          <w:t xml:space="preserve">the </w:t>
        </w:r>
      </w:ins>
      <w:ins w:id="2925" w:author="Christian PIEDALLU" w:date="2023-02-06T14:53:00Z">
        <w:r w:rsidR="00DF21CF">
          <w:rPr>
            <w:spacing w:val="1"/>
            <w:w w:val="105"/>
            <w:lang w:val="en-GB"/>
          </w:rPr>
          <w:t>altitud</w:t>
        </w:r>
      </w:ins>
      <w:ins w:id="2926" w:author="Christian PIEDALLU" w:date="2023-02-06T14:55:00Z">
        <w:r w:rsidR="00DF21CF">
          <w:rPr>
            <w:spacing w:val="1"/>
            <w:w w:val="105"/>
            <w:lang w:val="en-GB"/>
          </w:rPr>
          <w:t>inal</w:t>
        </w:r>
      </w:ins>
      <w:ins w:id="2927" w:author="Christian PIEDALLU" w:date="2023-02-06T14:53:00Z">
        <w:r w:rsidR="00DF21CF">
          <w:rPr>
            <w:spacing w:val="1"/>
            <w:w w:val="105"/>
            <w:lang w:val="en-GB"/>
          </w:rPr>
          <w:t xml:space="preserve"> gr</w:t>
        </w:r>
      </w:ins>
      <w:ins w:id="2928" w:author="Christian PIEDALLU" w:date="2023-02-06T14:54:00Z">
        <w:r w:rsidR="00DF21CF">
          <w:rPr>
            <w:spacing w:val="1"/>
            <w:w w:val="105"/>
            <w:lang w:val="en-GB"/>
          </w:rPr>
          <w:t xml:space="preserve">adient (add references like lenoir </w:t>
        </w:r>
      </w:ins>
      <w:ins w:id="2929" w:author="Christian PIEDALLU" w:date="2023-02-06T14:55:00Z">
        <w:r w:rsidR="00DF21CF">
          <w:rPr>
            <w:spacing w:val="1"/>
            <w:w w:val="105"/>
            <w:lang w:val="en-GB"/>
          </w:rPr>
          <w:t>(</w:t>
        </w:r>
      </w:ins>
      <w:ins w:id="2930" w:author="Christian PIEDALLU" w:date="2023-02-06T14:54:00Z">
        <w:r w:rsidR="00DF21CF" w:rsidRPr="00DF21CF">
          <w:rPr>
            <w:spacing w:val="1"/>
            <w:w w:val="105"/>
            <w:lang w:val="en-GB"/>
          </w:rPr>
          <w:t>Lenoir et al. 2008 A Significant Upward Shift in Plant Species Optimum Elevation During the 20th Century</w:t>
        </w:r>
      </w:ins>
      <w:ins w:id="2931" w:author="Christian PIEDALLU" w:date="2023-02-06T14:55:00Z">
        <w:r w:rsidR="00DF21CF">
          <w:rPr>
            <w:spacing w:val="1"/>
            <w:w w:val="105"/>
            <w:lang w:val="en-GB"/>
          </w:rPr>
          <w:t>), more mortality was expected at lower alt</w:t>
        </w:r>
        <w:r w:rsidR="00775634">
          <w:rPr>
            <w:spacing w:val="1"/>
            <w:w w:val="105"/>
            <w:lang w:val="en-GB"/>
          </w:rPr>
          <w:t>itude.</w:t>
        </w:r>
        <w:r w:rsidR="00DF21CF">
          <w:rPr>
            <w:spacing w:val="1"/>
            <w:w w:val="105"/>
            <w:lang w:val="en-GB"/>
          </w:rPr>
          <w:t xml:space="preserve"> </w:t>
        </w:r>
      </w:ins>
      <w:r w:rsidRPr="00814BC9">
        <w:rPr>
          <w:w w:val="105"/>
          <w:lang w:val="en-GB"/>
          <w:rPrChange w:id="2932" w:author="Christian PIEDALLU" w:date="2023-02-06T09:53:00Z">
            <w:rPr>
              <w:w w:val="105"/>
            </w:rPr>
          </w:rPrChange>
        </w:rPr>
        <w:t>The variation of the dieback rate</w:t>
      </w:r>
      <w:r w:rsidRPr="00814BC9">
        <w:rPr>
          <w:spacing w:val="1"/>
          <w:w w:val="105"/>
          <w:lang w:val="en-GB"/>
          <w:rPrChange w:id="2933" w:author="Christian PIEDALLU" w:date="2023-02-06T09:53:00Z">
            <w:rPr>
              <w:spacing w:val="1"/>
              <w:w w:val="105"/>
            </w:rPr>
          </w:rPrChange>
        </w:rPr>
        <w:t xml:space="preserve"> </w:t>
      </w:r>
      <w:del w:id="2934" w:author="Christian PIEDALLU" w:date="2023-02-06T14:56:00Z">
        <w:r w:rsidRPr="00814BC9" w:rsidDel="00775634">
          <w:rPr>
            <w:w w:val="105"/>
            <w:lang w:val="en-GB"/>
            <w:rPrChange w:id="2935" w:author="Christian PIEDALLU" w:date="2023-02-06T09:53:00Z">
              <w:rPr>
                <w:w w:val="105"/>
              </w:rPr>
            </w:rPrChange>
          </w:rPr>
          <w:delText xml:space="preserve">according to altitude </w:delText>
        </w:r>
      </w:del>
      <w:r w:rsidRPr="00814BC9">
        <w:rPr>
          <w:w w:val="105"/>
          <w:lang w:val="en-GB"/>
          <w:rPrChange w:id="2936" w:author="Christian PIEDALLU" w:date="2023-02-06T09:53:00Z">
            <w:rPr>
              <w:w w:val="105"/>
            </w:rPr>
          </w:rPrChange>
        </w:rPr>
        <w:t xml:space="preserve">during the </w:t>
      </w:r>
      <w:del w:id="2937" w:author="Christian PIEDALLU" w:date="2023-02-06T14:56:00Z">
        <w:r w:rsidRPr="00814BC9" w:rsidDel="00775634">
          <w:rPr>
            <w:w w:val="105"/>
            <w:lang w:val="en-GB"/>
            <w:rPrChange w:id="2938" w:author="Christian PIEDALLU" w:date="2023-02-06T09:53:00Z">
              <w:rPr>
                <w:w w:val="105"/>
              </w:rPr>
            </w:rPrChange>
          </w:rPr>
          <w:delText xml:space="preserve">period </w:delText>
        </w:r>
      </w:del>
      <w:r w:rsidRPr="00814BC9">
        <w:rPr>
          <w:w w:val="105"/>
          <w:lang w:val="en-GB"/>
          <w:rPrChange w:id="2939" w:author="Christian PIEDALLU" w:date="2023-02-06T09:53:00Z">
            <w:rPr>
              <w:w w:val="105"/>
            </w:rPr>
          </w:rPrChange>
        </w:rPr>
        <w:t>2017-2021</w:t>
      </w:r>
      <w:ins w:id="2940" w:author="Christian PIEDALLU" w:date="2023-02-06T14:56:00Z">
        <w:r w:rsidR="00775634">
          <w:rPr>
            <w:w w:val="105"/>
            <w:lang w:val="en-GB"/>
          </w:rPr>
          <w:t xml:space="preserve"> </w:t>
        </w:r>
      </w:ins>
      <w:r w:rsidRPr="00814BC9">
        <w:rPr>
          <w:w w:val="105"/>
          <w:lang w:val="en-GB"/>
          <w:rPrChange w:id="2941" w:author="Christian PIEDALLU" w:date="2023-02-06T09:53:00Z">
            <w:rPr>
              <w:w w:val="105"/>
            </w:rPr>
          </w:rPrChange>
        </w:rPr>
        <w:t xml:space="preserve"> </w:t>
      </w:r>
      <w:del w:id="2942" w:author="Christian PIEDALLU" w:date="2023-02-06T14:58:00Z">
        <w:r w:rsidRPr="00814BC9" w:rsidDel="00775634">
          <w:rPr>
            <w:w w:val="105"/>
            <w:lang w:val="en-GB"/>
            <w:rPrChange w:id="2943" w:author="Christian PIEDALLU" w:date="2023-02-06T09:53:00Z">
              <w:rPr>
                <w:w w:val="105"/>
              </w:rPr>
            </w:rPrChange>
          </w:rPr>
          <w:delText>is d</w:delText>
        </w:r>
      </w:del>
      <w:del w:id="2944" w:author="Christian PIEDALLU" w:date="2023-02-06T14:46:00Z">
        <w:r w:rsidRPr="00814BC9" w:rsidDel="00DF21CF">
          <w:rPr>
            <w:w w:val="105"/>
            <w:lang w:val="en-GB"/>
            <w:rPrChange w:id="2945" w:author="Christian PIEDALLU" w:date="2023-02-06T09:53:00Z">
              <w:rPr>
                <w:w w:val="105"/>
              </w:rPr>
            </w:rPrChange>
          </w:rPr>
          <w:delText>i</w:delText>
        </w:r>
      </w:del>
      <w:del w:id="2946" w:author="Christian PIEDALLU" w:date="2023-02-06T14:58:00Z">
        <w:r w:rsidRPr="00814BC9" w:rsidDel="00775634">
          <w:rPr>
            <w:w w:val="105"/>
            <w:lang w:val="en-GB"/>
            <w:rPrChange w:id="2947" w:author="Christian PIEDALLU" w:date="2023-02-06T09:53:00Z">
              <w:rPr>
                <w:w w:val="105"/>
              </w:rPr>
            </w:rPrChange>
          </w:rPr>
          <w:delText xml:space="preserve">scribed in the figure </w:delText>
        </w:r>
        <w:r w:rsidR="00F312A1" w:rsidRPr="00814BC9" w:rsidDel="00775634">
          <w:rPr>
            <w:lang w:val="en-GB"/>
            <w:rPrChange w:id="2948" w:author="Christian PIEDALLU" w:date="2023-02-06T09:53:00Z">
              <w:rPr/>
            </w:rPrChange>
          </w:rPr>
          <w:fldChar w:fldCharType="begin"/>
        </w:r>
        <w:r w:rsidR="00F312A1" w:rsidRPr="00814BC9" w:rsidDel="00775634">
          <w:rPr>
            <w:lang w:val="en-GB"/>
            <w:rPrChange w:id="2949" w:author="Christian PIEDALLU" w:date="2023-02-06T09:53:00Z">
              <w:rPr/>
            </w:rPrChange>
          </w:rPr>
          <w:delInstrText xml:space="preserve"> HYPERLINK \l "_bookmark7" </w:delInstrText>
        </w:r>
        <w:r w:rsidR="00F312A1" w:rsidRPr="00814BC9" w:rsidDel="00775634">
          <w:rPr>
            <w:lang w:val="en-GB"/>
            <w:rPrChange w:id="2950" w:author="Christian PIEDALLU" w:date="2023-02-06T09:53:00Z">
              <w:rPr>
                <w:w w:val="105"/>
              </w:rPr>
            </w:rPrChange>
          </w:rPr>
          <w:fldChar w:fldCharType="separate"/>
        </w:r>
        <w:r w:rsidRPr="00814BC9" w:rsidDel="00775634">
          <w:rPr>
            <w:w w:val="105"/>
            <w:lang w:val="en-GB"/>
            <w:rPrChange w:id="2951" w:author="Christian PIEDALLU" w:date="2023-02-06T09:53:00Z">
              <w:rPr>
                <w:w w:val="105"/>
              </w:rPr>
            </w:rPrChange>
          </w:rPr>
          <w:delText>5</w:delText>
        </w:r>
        <w:r w:rsidR="00F312A1" w:rsidRPr="00814BC9" w:rsidDel="00775634">
          <w:rPr>
            <w:w w:val="105"/>
            <w:lang w:val="en-GB"/>
            <w:rPrChange w:id="2952" w:author="Christian PIEDALLU" w:date="2023-02-06T09:53:00Z">
              <w:rPr>
                <w:w w:val="105"/>
              </w:rPr>
            </w:rPrChange>
          </w:rPr>
          <w:fldChar w:fldCharType="end"/>
        </w:r>
        <w:r w:rsidRPr="00814BC9" w:rsidDel="00775634">
          <w:rPr>
            <w:w w:val="105"/>
            <w:lang w:val="en-GB"/>
            <w:rPrChange w:id="2953" w:author="Christian PIEDALLU" w:date="2023-02-06T09:53:00Z">
              <w:rPr>
                <w:w w:val="105"/>
              </w:rPr>
            </w:rPrChange>
          </w:rPr>
          <w:delText xml:space="preserve"> </w:delText>
        </w:r>
      </w:del>
      <w:r w:rsidRPr="00814BC9">
        <w:rPr>
          <w:w w:val="105"/>
          <w:lang w:val="en-GB"/>
          <w:rPrChange w:id="2954" w:author="Christian PIEDALLU" w:date="2023-02-06T09:53:00Z">
            <w:rPr>
              <w:w w:val="105"/>
            </w:rPr>
          </w:rPrChange>
        </w:rPr>
        <w:t>for the three biocli-</w:t>
      </w:r>
      <w:r w:rsidRPr="00814BC9">
        <w:rPr>
          <w:spacing w:val="1"/>
          <w:w w:val="105"/>
          <w:lang w:val="en-GB"/>
          <w:rPrChange w:id="2955" w:author="Christian PIEDALLU" w:date="2023-02-06T09:53:00Z">
            <w:rPr>
              <w:spacing w:val="1"/>
              <w:w w:val="105"/>
            </w:rPr>
          </w:rPrChange>
        </w:rPr>
        <w:t xml:space="preserve"> </w:t>
      </w:r>
      <w:r w:rsidRPr="00814BC9">
        <w:rPr>
          <w:w w:val="105"/>
          <w:lang w:val="en-GB"/>
          <w:rPrChange w:id="2956" w:author="Christian PIEDALLU" w:date="2023-02-06T09:53:00Z">
            <w:rPr>
              <w:w w:val="105"/>
            </w:rPr>
          </w:rPrChange>
        </w:rPr>
        <w:t xml:space="preserve">matic regions. The </w:t>
      </w:r>
      <w:del w:id="2957" w:author="Christian PIEDALLU" w:date="2023-02-06T14:58:00Z">
        <w:r w:rsidRPr="00814BC9" w:rsidDel="00775634">
          <w:rPr>
            <w:w w:val="105"/>
            <w:lang w:val="en-GB"/>
            <w:rPrChange w:id="2958" w:author="Christian PIEDALLU" w:date="2023-02-06T09:53:00Z">
              <w:rPr>
                <w:w w:val="105"/>
              </w:rPr>
            </w:rPrChange>
          </w:rPr>
          <w:delText>Plains were globally hardly affected, especially</w:delText>
        </w:r>
      </w:del>
      <w:ins w:id="2959" w:author="Christian PIEDALLU" w:date="2023-02-06T14:58:00Z">
        <w:r w:rsidR="00775634">
          <w:rPr>
            <w:w w:val="105"/>
            <w:lang w:val="en-GB"/>
          </w:rPr>
          <w:t xml:space="preserve"> shows an important effect of altitude</w:t>
        </w:r>
      </w:ins>
      <w:ins w:id="2960" w:author="Christian PIEDALLU" w:date="2023-02-06T14:59:00Z">
        <w:r w:rsidR="00775634">
          <w:rPr>
            <w:w w:val="105"/>
            <w:lang w:val="en-GB"/>
          </w:rPr>
          <w:t xml:space="preserve">, </w:t>
        </w:r>
      </w:ins>
      <w:ins w:id="2961" w:author="Christian PIEDALLU" w:date="2023-02-06T15:01:00Z">
        <w:r w:rsidR="00775634">
          <w:rPr>
            <w:w w:val="105"/>
            <w:lang w:val="en-GB"/>
          </w:rPr>
          <w:t xml:space="preserve">but with some differences according to the region. More dieback was observed </w:t>
        </w:r>
      </w:ins>
      <w:ins w:id="2962" w:author="Christian PIEDALLU" w:date="2023-02-06T14:58:00Z">
        <w:r w:rsidR="00775634">
          <w:rPr>
            <w:w w:val="105"/>
            <w:lang w:val="en-GB"/>
          </w:rPr>
          <w:t xml:space="preserve"> </w:t>
        </w:r>
      </w:ins>
      <w:r w:rsidRPr="00814BC9">
        <w:rPr>
          <w:w w:val="105"/>
          <w:lang w:val="en-GB"/>
          <w:rPrChange w:id="2963" w:author="Christian PIEDALLU" w:date="2023-02-06T09:53:00Z">
            <w:rPr>
              <w:w w:val="105"/>
            </w:rPr>
          </w:rPrChange>
        </w:rPr>
        <w:t xml:space="preserve"> </w:t>
      </w:r>
      <w:ins w:id="2964" w:author="Christian PIEDALLU" w:date="2023-02-06T15:01:00Z">
        <w:r w:rsidR="00775634">
          <w:rPr>
            <w:w w:val="105"/>
            <w:lang w:val="en-GB"/>
          </w:rPr>
          <w:t>at</w:t>
        </w:r>
      </w:ins>
      <w:del w:id="2965" w:author="Christian PIEDALLU" w:date="2023-02-06T15:01:00Z">
        <w:r w:rsidRPr="00814BC9" w:rsidDel="00775634">
          <w:rPr>
            <w:w w:val="105"/>
            <w:lang w:val="en-GB"/>
            <w:rPrChange w:id="2966" w:author="Christian PIEDALLU" w:date="2023-02-06T09:53:00Z">
              <w:rPr>
                <w:w w:val="105"/>
              </w:rPr>
            </w:rPrChange>
          </w:rPr>
          <w:delText>in</w:delText>
        </w:r>
      </w:del>
      <w:r w:rsidRPr="00814BC9">
        <w:rPr>
          <w:w w:val="105"/>
          <w:lang w:val="en-GB"/>
          <w:rPrChange w:id="2967" w:author="Christian PIEDALLU" w:date="2023-02-06T09:53:00Z">
            <w:rPr>
              <w:w w:val="105"/>
            </w:rPr>
          </w:rPrChange>
        </w:rPr>
        <w:t xml:space="preserve"> low altitude</w:t>
      </w:r>
      <w:ins w:id="2968" w:author="Christian PIEDALLU" w:date="2023-02-06T15:01:00Z">
        <w:r w:rsidR="00775634">
          <w:rPr>
            <w:w w:val="105"/>
            <w:lang w:val="en-GB"/>
          </w:rPr>
          <w:t xml:space="preserve"> : a</w:t>
        </w:r>
      </w:ins>
      <w:del w:id="2969" w:author="Christian PIEDALLU" w:date="2023-02-06T15:01:00Z">
        <w:r w:rsidRPr="00814BC9" w:rsidDel="00775634">
          <w:rPr>
            <w:w w:val="105"/>
            <w:lang w:val="en-GB"/>
            <w:rPrChange w:id="2970" w:author="Christian PIEDALLU" w:date="2023-02-06T09:53:00Z">
              <w:rPr>
                <w:w w:val="105"/>
              </w:rPr>
            </w:rPrChange>
          </w:rPr>
          <w:delText>. A</w:delText>
        </w:r>
      </w:del>
      <w:r w:rsidRPr="00814BC9">
        <w:rPr>
          <w:w w:val="105"/>
          <w:lang w:val="en-GB"/>
          <w:rPrChange w:id="2971" w:author="Christian PIEDALLU" w:date="2023-02-06T09:53:00Z">
            <w:rPr>
              <w:w w:val="105"/>
            </w:rPr>
          </w:rPrChange>
        </w:rPr>
        <w:t>t the height of</w:t>
      </w:r>
      <w:r w:rsidRPr="00814BC9">
        <w:rPr>
          <w:spacing w:val="1"/>
          <w:w w:val="105"/>
          <w:lang w:val="en-GB"/>
          <w:rPrChange w:id="2972" w:author="Christian PIEDALLU" w:date="2023-02-06T09:53:00Z">
            <w:rPr>
              <w:spacing w:val="1"/>
              <w:w w:val="105"/>
            </w:rPr>
          </w:rPrChange>
        </w:rPr>
        <w:t xml:space="preserve"> </w:t>
      </w:r>
      <w:r w:rsidRPr="00814BC9">
        <w:rPr>
          <w:w w:val="105"/>
          <w:lang w:val="en-GB"/>
          <w:rPrChange w:id="2973" w:author="Christian PIEDALLU" w:date="2023-02-06T09:53:00Z">
            <w:rPr>
              <w:w w:val="105"/>
            </w:rPr>
          </w:rPrChange>
        </w:rPr>
        <w:t>the crisis, the probability of new dieback exceeded 20% each year in the altitude class under 300 m.</w:t>
      </w:r>
      <w:r w:rsidRPr="00814BC9">
        <w:rPr>
          <w:spacing w:val="1"/>
          <w:w w:val="105"/>
          <w:lang w:val="en-GB"/>
          <w:rPrChange w:id="2974" w:author="Christian PIEDALLU" w:date="2023-02-06T09:53:00Z">
            <w:rPr>
              <w:spacing w:val="1"/>
              <w:w w:val="105"/>
            </w:rPr>
          </w:rPrChange>
        </w:rPr>
        <w:t xml:space="preserve"> </w:t>
      </w:r>
      <w:r w:rsidRPr="00814BC9">
        <w:rPr>
          <w:w w:val="105"/>
          <w:lang w:val="en-GB"/>
          <w:rPrChange w:id="2975" w:author="Christian PIEDALLU" w:date="2023-02-06T09:53:00Z">
            <w:rPr>
              <w:w w:val="105"/>
            </w:rPr>
          </w:rPrChange>
        </w:rPr>
        <w:t>In</w:t>
      </w:r>
      <w:r w:rsidRPr="00814BC9">
        <w:rPr>
          <w:spacing w:val="6"/>
          <w:w w:val="105"/>
          <w:lang w:val="en-GB"/>
          <w:rPrChange w:id="2976" w:author="Christian PIEDALLU" w:date="2023-02-06T09:53:00Z">
            <w:rPr>
              <w:spacing w:val="6"/>
              <w:w w:val="105"/>
            </w:rPr>
          </w:rPrChange>
        </w:rPr>
        <w:t xml:space="preserve"> </w:t>
      </w:r>
      <w:r w:rsidRPr="00814BC9">
        <w:rPr>
          <w:w w:val="105"/>
          <w:lang w:val="en-GB"/>
          <w:rPrChange w:id="2977" w:author="Christian PIEDALLU" w:date="2023-02-06T09:53:00Z">
            <w:rPr>
              <w:w w:val="105"/>
            </w:rPr>
          </w:rPrChange>
        </w:rPr>
        <w:t>Ardenne,</w:t>
      </w:r>
      <w:r w:rsidRPr="00814BC9">
        <w:rPr>
          <w:spacing w:val="8"/>
          <w:w w:val="105"/>
          <w:lang w:val="en-GB"/>
          <w:rPrChange w:id="2978" w:author="Christian PIEDALLU" w:date="2023-02-06T09:53:00Z">
            <w:rPr>
              <w:spacing w:val="8"/>
              <w:w w:val="105"/>
            </w:rPr>
          </w:rPrChange>
        </w:rPr>
        <w:t xml:space="preserve"> </w:t>
      </w:r>
      <w:r w:rsidRPr="00814BC9">
        <w:rPr>
          <w:w w:val="105"/>
          <w:lang w:val="en-GB"/>
          <w:rPrChange w:id="2979" w:author="Christian PIEDALLU" w:date="2023-02-06T09:53:00Z">
            <w:rPr>
              <w:w w:val="105"/>
            </w:rPr>
          </w:rPrChange>
        </w:rPr>
        <w:t>since</w:t>
      </w:r>
      <w:r w:rsidRPr="00814BC9">
        <w:rPr>
          <w:spacing w:val="7"/>
          <w:w w:val="105"/>
          <w:lang w:val="en-GB"/>
          <w:rPrChange w:id="2980" w:author="Christian PIEDALLU" w:date="2023-02-06T09:53:00Z">
            <w:rPr>
              <w:spacing w:val="7"/>
              <w:w w:val="105"/>
            </w:rPr>
          </w:rPrChange>
        </w:rPr>
        <w:t xml:space="preserve"> </w:t>
      </w:r>
      <w:r w:rsidRPr="00814BC9">
        <w:rPr>
          <w:w w:val="105"/>
          <w:lang w:val="en-GB"/>
          <w:rPrChange w:id="2981" w:author="Christian PIEDALLU" w:date="2023-02-06T09:53:00Z">
            <w:rPr>
              <w:w w:val="105"/>
            </w:rPr>
          </w:rPrChange>
        </w:rPr>
        <w:t>the</w:t>
      </w:r>
      <w:r w:rsidRPr="00814BC9">
        <w:rPr>
          <w:spacing w:val="7"/>
          <w:w w:val="105"/>
          <w:lang w:val="en-GB"/>
          <w:rPrChange w:id="2982" w:author="Christian PIEDALLU" w:date="2023-02-06T09:53:00Z">
            <w:rPr>
              <w:spacing w:val="7"/>
              <w:w w:val="105"/>
            </w:rPr>
          </w:rPrChange>
        </w:rPr>
        <w:t xml:space="preserve"> </w:t>
      </w:r>
      <w:r w:rsidRPr="00814BC9">
        <w:rPr>
          <w:w w:val="105"/>
          <w:lang w:val="en-GB"/>
          <w:rPrChange w:id="2983" w:author="Christian PIEDALLU" w:date="2023-02-06T09:53:00Z">
            <w:rPr>
              <w:w w:val="105"/>
            </w:rPr>
          </w:rPrChange>
        </w:rPr>
        <w:t>beginning</w:t>
      </w:r>
      <w:r w:rsidRPr="00814BC9">
        <w:rPr>
          <w:spacing w:val="7"/>
          <w:w w:val="105"/>
          <w:lang w:val="en-GB"/>
          <w:rPrChange w:id="2984" w:author="Christian PIEDALLU" w:date="2023-02-06T09:53:00Z">
            <w:rPr>
              <w:spacing w:val="7"/>
              <w:w w:val="105"/>
            </w:rPr>
          </w:rPrChange>
        </w:rPr>
        <w:t xml:space="preserve"> </w:t>
      </w:r>
      <w:r w:rsidRPr="00814BC9">
        <w:rPr>
          <w:w w:val="105"/>
          <w:lang w:val="en-GB"/>
          <w:rPrChange w:id="2985" w:author="Christian PIEDALLU" w:date="2023-02-06T09:53:00Z">
            <w:rPr>
              <w:w w:val="105"/>
            </w:rPr>
          </w:rPrChange>
        </w:rPr>
        <w:t>of</w:t>
      </w:r>
      <w:r w:rsidRPr="00814BC9">
        <w:rPr>
          <w:spacing w:val="6"/>
          <w:w w:val="105"/>
          <w:lang w:val="en-GB"/>
          <w:rPrChange w:id="2986" w:author="Christian PIEDALLU" w:date="2023-02-06T09:53:00Z">
            <w:rPr>
              <w:spacing w:val="6"/>
              <w:w w:val="105"/>
            </w:rPr>
          </w:rPrChange>
        </w:rPr>
        <w:t xml:space="preserve"> </w:t>
      </w:r>
      <w:r w:rsidRPr="00814BC9">
        <w:rPr>
          <w:w w:val="105"/>
          <w:lang w:val="en-GB"/>
          <w:rPrChange w:id="2987" w:author="Christian PIEDALLU" w:date="2023-02-06T09:53:00Z">
            <w:rPr>
              <w:w w:val="105"/>
            </w:rPr>
          </w:rPrChange>
        </w:rPr>
        <w:t>the</w:t>
      </w:r>
      <w:r w:rsidRPr="00814BC9">
        <w:rPr>
          <w:spacing w:val="7"/>
          <w:w w:val="105"/>
          <w:lang w:val="en-GB"/>
          <w:rPrChange w:id="2988" w:author="Christian PIEDALLU" w:date="2023-02-06T09:53:00Z">
            <w:rPr>
              <w:spacing w:val="7"/>
              <w:w w:val="105"/>
            </w:rPr>
          </w:rPrChange>
        </w:rPr>
        <w:t xml:space="preserve"> </w:t>
      </w:r>
      <w:r w:rsidRPr="00814BC9">
        <w:rPr>
          <w:w w:val="105"/>
          <w:lang w:val="en-GB"/>
          <w:rPrChange w:id="2989" w:author="Christian PIEDALLU" w:date="2023-02-06T09:53:00Z">
            <w:rPr>
              <w:w w:val="105"/>
            </w:rPr>
          </w:rPrChange>
        </w:rPr>
        <w:t>crisis,</w:t>
      </w:r>
      <w:r w:rsidRPr="00814BC9">
        <w:rPr>
          <w:spacing w:val="9"/>
          <w:w w:val="105"/>
          <w:lang w:val="en-GB"/>
          <w:rPrChange w:id="2990" w:author="Christian PIEDALLU" w:date="2023-02-06T09:53:00Z">
            <w:rPr>
              <w:spacing w:val="9"/>
              <w:w w:val="105"/>
            </w:rPr>
          </w:rPrChange>
        </w:rPr>
        <w:t xml:space="preserve"> </w:t>
      </w:r>
      <w:r w:rsidRPr="00814BC9">
        <w:rPr>
          <w:w w:val="105"/>
          <w:lang w:val="en-GB"/>
          <w:rPrChange w:id="2991" w:author="Christian PIEDALLU" w:date="2023-02-06T09:53:00Z">
            <w:rPr>
              <w:w w:val="105"/>
            </w:rPr>
          </w:rPrChange>
        </w:rPr>
        <w:t>the</w:t>
      </w:r>
      <w:r w:rsidRPr="00814BC9">
        <w:rPr>
          <w:spacing w:val="7"/>
          <w:w w:val="105"/>
          <w:lang w:val="en-GB"/>
          <w:rPrChange w:id="2992" w:author="Christian PIEDALLU" w:date="2023-02-06T09:53:00Z">
            <w:rPr>
              <w:spacing w:val="7"/>
              <w:w w:val="105"/>
            </w:rPr>
          </w:rPrChange>
        </w:rPr>
        <w:t xml:space="preserve"> </w:t>
      </w:r>
      <w:r w:rsidRPr="00814BC9">
        <w:rPr>
          <w:w w:val="105"/>
          <w:lang w:val="en-GB"/>
          <w:rPrChange w:id="2993" w:author="Christian PIEDALLU" w:date="2023-02-06T09:53:00Z">
            <w:rPr>
              <w:w w:val="105"/>
            </w:rPr>
          </w:rPrChange>
        </w:rPr>
        <w:t>dieback</w:t>
      </w:r>
      <w:r w:rsidRPr="00814BC9">
        <w:rPr>
          <w:spacing w:val="7"/>
          <w:w w:val="105"/>
          <w:lang w:val="en-GB"/>
          <w:rPrChange w:id="2994" w:author="Christian PIEDALLU" w:date="2023-02-06T09:53:00Z">
            <w:rPr>
              <w:spacing w:val="7"/>
              <w:w w:val="105"/>
            </w:rPr>
          </w:rPrChange>
        </w:rPr>
        <w:t xml:space="preserve"> </w:t>
      </w:r>
      <w:r w:rsidRPr="00814BC9">
        <w:rPr>
          <w:w w:val="105"/>
          <w:lang w:val="en-GB"/>
          <w:rPrChange w:id="2995" w:author="Christian PIEDALLU" w:date="2023-02-06T09:53:00Z">
            <w:rPr>
              <w:w w:val="105"/>
            </w:rPr>
          </w:rPrChange>
        </w:rPr>
        <w:t>rate</w:t>
      </w:r>
      <w:r w:rsidRPr="00814BC9">
        <w:rPr>
          <w:spacing w:val="7"/>
          <w:w w:val="105"/>
          <w:lang w:val="en-GB"/>
          <w:rPrChange w:id="2996" w:author="Christian PIEDALLU" w:date="2023-02-06T09:53:00Z">
            <w:rPr>
              <w:spacing w:val="7"/>
              <w:w w:val="105"/>
            </w:rPr>
          </w:rPrChange>
        </w:rPr>
        <w:t xml:space="preserve"> </w:t>
      </w:r>
      <w:r w:rsidRPr="00814BC9">
        <w:rPr>
          <w:w w:val="105"/>
          <w:lang w:val="en-GB"/>
          <w:rPrChange w:id="2997" w:author="Christian PIEDALLU" w:date="2023-02-06T09:53:00Z">
            <w:rPr>
              <w:w w:val="105"/>
            </w:rPr>
          </w:rPrChange>
        </w:rPr>
        <w:t>is</w:t>
      </w:r>
      <w:r w:rsidRPr="00814BC9">
        <w:rPr>
          <w:spacing w:val="6"/>
          <w:w w:val="105"/>
          <w:lang w:val="en-GB"/>
          <w:rPrChange w:id="2998" w:author="Christian PIEDALLU" w:date="2023-02-06T09:53:00Z">
            <w:rPr>
              <w:spacing w:val="6"/>
              <w:w w:val="105"/>
            </w:rPr>
          </w:rPrChange>
        </w:rPr>
        <w:t xml:space="preserve"> </w:t>
      </w:r>
      <w:r w:rsidRPr="00814BC9">
        <w:rPr>
          <w:w w:val="105"/>
          <w:lang w:val="en-GB"/>
          <w:rPrChange w:id="2999" w:author="Christian PIEDALLU" w:date="2023-02-06T09:53:00Z">
            <w:rPr>
              <w:w w:val="105"/>
            </w:rPr>
          </w:rPrChange>
        </w:rPr>
        <w:t>gradually</w:t>
      </w:r>
      <w:r w:rsidRPr="00814BC9">
        <w:rPr>
          <w:spacing w:val="6"/>
          <w:w w:val="105"/>
          <w:lang w:val="en-GB"/>
          <w:rPrChange w:id="3000" w:author="Christian PIEDALLU" w:date="2023-02-06T09:53:00Z">
            <w:rPr>
              <w:spacing w:val="6"/>
              <w:w w:val="105"/>
            </w:rPr>
          </w:rPrChange>
        </w:rPr>
        <w:t xml:space="preserve"> </w:t>
      </w:r>
      <w:r w:rsidRPr="00814BC9">
        <w:rPr>
          <w:w w:val="105"/>
          <w:lang w:val="en-GB"/>
          <w:rPrChange w:id="3001" w:author="Christian PIEDALLU" w:date="2023-02-06T09:53:00Z">
            <w:rPr>
              <w:w w:val="105"/>
            </w:rPr>
          </w:rPrChange>
        </w:rPr>
        <w:t>decreasing</w:t>
      </w:r>
      <w:r w:rsidRPr="00814BC9">
        <w:rPr>
          <w:spacing w:val="7"/>
          <w:w w:val="105"/>
          <w:lang w:val="en-GB"/>
          <w:rPrChange w:id="3002" w:author="Christian PIEDALLU" w:date="2023-02-06T09:53:00Z">
            <w:rPr>
              <w:spacing w:val="7"/>
              <w:w w:val="105"/>
            </w:rPr>
          </w:rPrChange>
        </w:rPr>
        <w:t xml:space="preserve"> </w:t>
      </w:r>
      <w:r w:rsidRPr="00814BC9">
        <w:rPr>
          <w:w w:val="105"/>
          <w:lang w:val="en-GB"/>
          <w:rPrChange w:id="3003" w:author="Christian PIEDALLU" w:date="2023-02-06T09:53:00Z">
            <w:rPr>
              <w:w w:val="105"/>
            </w:rPr>
          </w:rPrChange>
        </w:rPr>
        <w:t>when</w:t>
      </w:r>
      <w:r w:rsidRPr="00814BC9">
        <w:rPr>
          <w:spacing w:val="7"/>
          <w:w w:val="105"/>
          <w:lang w:val="en-GB"/>
          <w:rPrChange w:id="3004" w:author="Christian PIEDALLU" w:date="2023-02-06T09:53:00Z">
            <w:rPr>
              <w:spacing w:val="7"/>
              <w:w w:val="105"/>
            </w:rPr>
          </w:rPrChange>
        </w:rPr>
        <w:t xml:space="preserve"> </w:t>
      </w:r>
      <w:r w:rsidRPr="00814BC9">
        <w:rPr>
          <w:w w:val="105"/>
          <w:lang w:val="en-GB"/>
          <w:rPrChange w:id="3005" w:author="Christian PIEDALLU" w:date="2023-02-06T09:53:00Z">
            <w:rPr>
              <w:w w:val="105"/>
            </w:rPr>
          </w:rPrChange>
        </w:rPr>
        <w:t>altitude</w:t>
      </w:r>
    </w:p>
    <w:p w14:paraId="2DCB2CA3" w14:textId="77777777" w:rsidR="00000000" w:rsidRDefault="005B4CCF">
      <w:pPr>
        <w:pStyle w:val="Corpsdetexte"/>
        <w:spacing w:before="58" w:line="235" w:lineRule="auto"/>
        <w:ind w:left="159" w:right="200"/>
        <w:jc w:val="both"/>
        <w:rPr>
          <w:lang w:val="en-GB"/>
          <w:rPrChange w:id="3006" w:author="Christian PIEDALLU" w:date="2023-02-06T09:53:00Z">
            <w:rPr/>
          </w:rPrChange>
        </w:rPr>
        <w:sectPr w:rsidR="00000000">
          <w:type w:val="continuous"/>
          <w:pgSz w:w="11910" w:h="16840"/>
          <w:pgMar w:top="1580" w:right="1480" w:bottom="280" w:left="1160" w:header="720" w:footer="720" w:gutter="0"/>
          <w:cols w:num="2" w:space="720" w:equalWidth="0">
            <w:col w:w="323" w:space="40"/>
            <w:col w:w="8907"/>
          </w:cols>
        </w:sectPr>
        <w:pPrChange w:id="3007" w:author="Christian PIEDALLU" w:date="2023-02-06T15:02:00Z">
          <w:pPr>
            <w:spacing w:line="235" w:lineRule="auto"/>
            <w:jc w:val="both"/>
          </w:pPr>
        </w:pPrChange>
      </w:pPr>
    </w:p>
    <w:p w14:paraId="667C38A3" w14:textId="77777777" w:rsidR="00B177F5" w:rsidRPr="00814BC9" w:rsidRDefault="00B177F5">
      <w:pPr>
        <w:pStyle w:val="Corpsdetexte"/>
        <w:spacing w:before="4" w:line="240" w:lineRule="auto"/>
        <w:rPr>
          <w:sz w:val="28"/>
          <w:lang w:val="en-GB"/>
          <w:rPrChange w:id="3008" w:author="Christian PIEDALLU" w:date="2023-02-06T09:53:00Z">
            <w:rPr>
              <w:sz w:val="28"/>
            </w:rPr>
          </w:rPrChange>
        </w:rPr>
      </w:pPr>
    </w:p>
    <w:p w14:paraId="4695B3BC" w14:textId="77777777" w:rsidR="00B177F5" w:rsidRPr="00814BC9" w:rsidRDefault="00B553DB">
      <w:pPr>
        <w:pStyle w:val="Corpsdetexte"/>
        <w:spacing w:line="240" w:lineRule="auto"/>
        <w:ind w:left="2292"/>
        <w:rPr>
          <w:lang w:val="en-GB"/>
          <w:rPrChange w:id="3009" w:author="Christian PIEDALLU" w:date="2023-02-06T09:53:00Z">
            <w:rPr/>
          </w:rPrChange>
        </w:rPr>
      </w:pPr>
      <w:r w:rsidRPr="00814BC9">
        <w:rPr>
          <w:noProof/>
          <w:lang w:val="en-GB"/>
          <w:rPrChange w:id="3010" w:author="Christian PIEDALLU" w:date="2023-02-06T09:53:00Z">
            <w:rPr>
              <w:noProof/>
            </w:rPr>
          </w:rPrChange>
        </w:rPr>
        <w:drawing>
          <wp:inline distT="0" distB="0" distL="0" distR="0" wp14:anchorId="4982A3D0" wp14:editId="33D3513C">
            <wp:extent cx="3132677" cy="261689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3132677" cy="2616898"/>
                    </a:xfrm>
                    <a:prstGeom prst="rect">
                      <a:avLst/>
                    </a:prstGeom>
                  </pic:spPr>
                </pic:pic>
              </a:graphicData>
            </a:graphic>
          </wp:inline>
        </w:drawing>
      </w:r>
    </w:p>
    <w:p w14:paraId="781D0A10" w14:textId="77777777" w:rsidR="00B177F5" w:rsidRPr="00814BC9" w:rsidRDefault="00B177F5">
      <w:pPr>
        <w:pStyle w:val="Corpsdetexte"/>
        <w:spacing w:before="3" w:line="240" w:lineRule="auto"/>
        <w:rPr>
          <w:sz w:val="16"/>
          <w:lang w:val="en-GB"/>
          <w:rPrChange w:id="3011" w:author="Christian PIEDALLU" w:date="2023-02-06T09:53:00Z">
            <w:rPr>
              <w:sz w:val="16"/>
            </w:rPr>
          </w:rPrChange>
        </w:rPr>
      </w:pPr>
    </w:p>
    <w:p w14:paraId="0D17EEB1" w14:textId="38FFBDF2" w:rsidR="00B177F5" w:rsidRPr="00814BC9" w:rsidRDefault="00B553DB">
      <w:pPr>
        <w:spacing w:before="72" w:line="232" w:lineRule="auto"/>
        <w:ind w:left="521" w:right="197"/>
        <w:rPr>
          <w:sz w:val="16"/>
          <w:lang w:val="en-GB"/>
          <w:rPrChange w:id="3012" w:author="Christian PIEDALLU" w:date="2023-02-06T09:53:00Z">
            <w:rPr>
              <w:sz w:val="16"/>
            </w:rPr>
          </w:rPrChange>
        </w:rPr>
      </w:pPr>
      <w:bookmarkStart w:id="3013" w:name="_bookmark6"/>
      <w:bookmarkEnd w:id="3013"/>
      <w:commentRangeStart w:id="3014"/>
      <w:r w:rsidRPr="00814BC9">
        <w:rPr>
          <w:w w:val="115"/>
          <w:sz w:val="16"/>
          <w:lang w:val="en-GB"/>
          <w:rPrChange w:id="3015" w:author="Christian PIEDALLU" w:date="2023-02-06T09:53:00Z">
            <w:rPr>
              <w:w w:val="115"/>
              <w:sz w:val="16"/>
            </w:rPr>
          </w:rPrChange>
        </w:rPr>
        <w:t>Fig. 4:</w:t>
      </w:r>
      <w:r w:rsidRPr="00814BC9">
        <w:rPr>
          <w:spacing w:val="15"/>
          <w:w w:val="115"/>
          <w:sz w:val="16"/>
          <w:lang w:val="en-GB"/>
          <w:rPrChange w:id="3016" w:author="Christian PIEDALLU" w:date="2023-02-06T09:53:00Z">
            <w:rPr>
              <w:spacing w:val="15"/>
              <w:w w:val="115"/>
              <w:sz w:val="16"/>
            </w:rPr>
          </w:rPrChange>
        </w:rPr>
        <w:t xml:space="preserve"> </w:t>
      </w:r>
      <w:r w:rsidRPr="00814BC9">
        <w:rPr>
          <w:w w:val="115"/>
          <w:sz w:val="16"/>
          <w:lang w:val="en-GB"/>
          <w:rPrChange w:id="3017" w:author="Christian PIEDALLU" w:date="2023-02-06T09:53:00Z">
            <w:rPr>
              <w:w w:val="115"/>
              <w:sz w:val="16"/>
            </w:rPr>
          </w:rPrChange>
        </w:rPr>
        <w:t>Proportion</w:t>
      </w:r>
      <w:r w:rsidRPr="00814BC9">
        <w:rPr>
          <w:spacing w:val="1"/>
          <w:w w:val="115"/>
          <w:sz w:val="16"/>
          <w:lang w:val="en-GB"/>
          <w:rPrChange w:id="3018" w:author="Christian PIEDALLU" w:date="2023-02-06T09:53:00Z">
            <w:rPr>
              <w:spacing w:val="1"/>
              <w:w w:val="115"/>
              <w:sz w:val="16"/>
            </w:rPr>
          </w:rPrChange>
        </w:rPr>
        <w:t xml:space="preserve"> </w:t>
      </w:r>
      <w:commentRangeEnd w:id="3014"/>
      <w:r w:rsidR="00F950A7">
        <w:rPr>
          <w:rStyle w:val="Marquedecommentaire"/>
        </w:rPr>
        <w:commentReference w:id="3014"/>
      </w:r>
      <w:r w:rsidRPr="00814BC9">
        <w:rPr>
          <w:w w:val="115"/>
          <w:sz w:val="16"/>
          <w:lang w:val="en-GB"/>
          <w:rPrChange w:id="3019" w:author="Christian PIEDALLU" w:date="2023-02-06T09:53:00Z">
            <w:rPr>
              <w:w w:val="115"/>
              <w:sz w:val="16"/>
            </w:rPr>
          </w:rPrChange>
        </w:rPr>
        <w:t>of Norway</w:t>
      </w:r>
      <w:r w:rsidRPr="00814BC9">
        <w:rPr>
          <w:spacing w:val="1"/>
          <w:w w:val="115"/>
          <w:sz w:val="16"/>
          <w:lang w:val="en-GB"/>
          <w:rPrChange w:id="3020" w:author="Christian PIEDALLU" w:date="2023-02-06T09:53:00Z">
            <w:rPr>
              <w:spacing w:val="1"/>
              <w:w w:val="115"/>
              <w:sz w:val="16"/>
            </w:rPr>
          </w:rPrChange>
        </w:rPr>
        <w:t xml:space="preserve"> </w:t>
      </w:r>
      <w:r w:rsidRPr="00814BC9">
        <w:rPr>
          <w:w w:val="115"/>
          <w:sz w:val="16"/>
          <w:lang w:val="en-GB"/>
          <w:rPrChange w:id="3021" w:author="Christian PIEDALLU" w:date="2023-02-06T09:53:00Z">
            <w:rPr>
              <w:w w:val="115"/>
              <w:sz w:val="16"/>
            </w:rPr>
          </w:rPrChange>
        </w:rPr>
        <w:t>spruce area</w:t>
      </w:r>
      <w:r w:rsidRPr="00814BC9">
        <w:rPr>
          <w:spacing w:val="1"/>
          <w:w w:val="115"/>
          <w:sz w:val="16"/>
          <w:lang w:val="en-GB"/>
          <w:rPrChange w:id="3022" w:author="Christian PIEDALLU" w:date="2023-02-06T09:53:00Z">
            <w:rPr>
              <w:spacing w:val="1"/>
              <w:w w:val="115"/>
              <w:sz w:val="16"/>
            </w:rPr>
          </w:rPrChange>
        </w:rPr>
        <w:t xml:space="preserve"> </w:t>
      </w:r>
      <w:r w:rsidRPr="00814BC9">
        <w:rPr>
          <w:w w:val="115"/>
          <w:sz w:val="16"/>
          <w:lang w:val="en-GB"/>
          <w:rPrChange w:id="3023" w:author="Christian PIEDALLU" w:date="2023-02-06T09:53:00Z">
            <w:rPr>
              <w:w w:val="115"/>
              <w:sz w:val="16"/>
            </w:rPr>
          </w:rPrChange>
        </w:rPr>
        <w:t>affected</w:t>
      </w:r>
      <w:ins w:id="3024" w:author="Christian PIEDALLU" w:date="2023-02-06T14:47:00Z">
        <w:r w:rsidR="00DF21CF">
          <w:rPr>
            <w:w w:val="115"/>
            <w:sz w:val="16"/>
            <w:lang w:val="en-GB"/>
          </w:rPr>
          <w:t xml:space="preserve"> each year </w:t>
        </w:r>
      </w:ins>
      <w:r w:rsidRPr="00814BC9">
        <w:rPr>
          <w:w w:val="115"/>
          <w:sz w:val="16"/>
          <w:lang w:val="en-GB"/>
          <w:rPrChange w:id="3025" w:author="Christian PIEDALLU" w:date="2023-02-06T09:53:00Z">
            <w:rPr>
              <w:w w:val="115"/>
              <w:sz w:val="16"/>
            </w:rPr>
          </w:rPrChange>
        </w:rPr>
        <w:t xml:space="preserve"> by</w:t>
      </w:r>
      <w:r w:rsidRPr="00814BC9">
        <w:rPr>
          <w:spacing w:val="1"/>
          <w:w w:val="115"/>
          <w:sz w:val="16"/>
          <w:lang w:val="en-GB"/>
          <w:rPrChange w:id="3026" w:author="Christian PIEDALLU" w:date="2023-02-06T09:53:00Z">
            <w:rPr>
              <w:spacing w:val="1"/>
              <w:w w:val="115"/>
              <w:sz w:val="16"/>
            </w:rPr>
          </w:rPrChange>
        </w:rPr>
        <w:t xml:space="preserve"> </w:t>
      </w:r>
      <w:r w:rsidRPr="00814BC9">
        <w:rPr>
          <w:w w:val="115"/>
          <w:sz w:val="16"/>
          <w:lang w:val="en-GB"/>
          <w:rPrChange w:id="3027" w:author="Christian PIEDALLU" w:date="2023-02-06T09:53:00Z">
            <w:rPr>
              <w:w w:val="115"/>
              <w:sz w:val="16"/>
            </w:rPr>
          </w:rPrChange>
        </w:rPr>
        <w:t>bark beetle</w:t>
      </w:r>
      <w:ins w:id="3028" w:author="Christian PIEDALLU" w:date="2023-02-06T14:47:00Z">
        <w:r w:rsidR="00DF21CF">
          <w:rPr>
            <w:w w:val="115"/>
            <w:sz w:val="16"/>
            <w:lang w:val="en-GB"/>
          </w:rPr>
          <w:t xml:space="preserve"> according to the region</w:t>
        </w:r>
      </w:ins>
      <w:r w:rsidRPr="00814BC9">
        <w:rPr>
          <w:w w:val="115"/>
          <w:sz w:val="16"/>
          <w:lang w:val="en-GB"/>
          <w:rPrChange w:id="3029" w:author="Christian PIEDALLU" w:date="2023-02-06T09:53:00Z">
            <w:rPr>
              <w:w w:val="115"/>
              <w:sz w:val="16"/>
            </w:rPr>
          </w:rPrChange>
        </w:rPr>
        <w:t>.</w:t>
      </w:r>
      <w:r w:rsidRPr="00814BC9">
        <w:rPr>
          <w:spacing w:val="15"/>
          <w:w w:val="115"/>
          <w:sz w:val="16"/>
          <w:lang w:val="en-GB"/>
          <w:rPrChange w:id="3030" w:author="Christian PIEDALLU" w:date="2023-02-06T09:53:00Z">
            <w:rPr>
              <w:spacing w:val="15"/>
              <w:w w:val="115"/>
              <w:sz w:val="16"/>
            </w:rPr>
          </w:rPrChange>
        </w:rPr>
        <w:t xml:space="preserve"> </w:t>
      </w:r>
      <w:del w:id="3031" w:author="Christian PIEDALLU" w:date="2023-02-06T14:47:00Z">
        <w:r w:rsidRPr="00814BC9" w:rsidDel="00DF21CF">
          <w:rPr>
            <w:w w:val="115"/>
            <w:sz w:val="16"/>
            <w:lang w:val="en-GB"/>
            <w:rPrChange w:id="3032" w:author="Christian PIEDALLU" w:date="2023-02-06T09:53:00Z">
              <w:rPr>
                <w:w w:val="115"/>
                <w:sz w:val="16"/>
              </w:rPr>
            </w:rPrChange>
          </w:rPr>
          <w:delText>Plains</w:delText>
        </w:r>
        <w:r w:rsidRPr="00814BC9" w:rsidDel="00DF21CF">
          <w:rPr>
            <w:spacing w:val="1"/>
            <w:w w:val="115"/>
            <w:sz w:val="16"/>
            <w:lang w:val="en-GB"/>
            <w:rPrChange w:id="3033" w:author="Christian PIEDALLU" w:date="2023-02-06T09:53:00Z">
              <w:rPr>
                <w:spacing w:val="1"/>
                <w:w w:val="115"/>
                <w:sz w:val="16"/>
              </w:rPr>
            </w:rPrChange>
          </w:rPr>
          <w:delText xml:space="preserve"> </w:delText>
        </w:r>
        <w:r w:rsidRPr="00814BC9" w:rsidDel="00DF21CF">
          <w:rPr>
            <w:w w:val="115"/>
            <w:sz w:val="16"/>
            <w:lang w:val="en-GB"/>
            <w:rPrChange w:id="3034" w:author="Christian PIEDALLU" w:date="2023-02-06T09:53:00Z">
              <w:rPr>
                <w:w w:val="115"/>
                <w:sz w:val="16"/>
              </w:rPr>
            </w:rPrChange>
          </w:rPr>
          <w:delText>region in</w:delText>
        </w:r>
        <w:r w:rsidRPr="00814BC9" w:rsidDel="00DF21CF">
          <w:rPr>
            <w:spacing w:val="1"/>
            <w:w w:val="115"/>
            <w:sz w:val="16"/>
            <w:lang w:val="en-GB"/>
            <w:rPrChange w:id="3035" w:author="Christian PIEDALLU" w:date="2023-02-06T09:53:00Z">
              <w:rPr>
                <w:spacing w:val="1"/>
                <w:w w:val="115"/>
                <w:sz w:val="16"/>
              </w:rPr>
            </w:rPrChange>
          </w:rPr>
          <w:delText xml:space="preserve"> </w:delText>
        </w:r>
        <w:r w:rsidRPr="00814BC9" w:rsidDel="00DF21CF">
          <w:rPr>
            <w:w w:val="115"/>
            <w:sz w:val="16"/>
            <w:lang w:val="en-GB"/>
            <w:rPrChange w:id="3036" w:author="Christian PIEDALLU" w:date="2023-02-06T09:53:00Z">
              <w:rPr>
                <w:w w:val="115"/>
                <w:sz w:val="16"/>
              </w:rPr>
            </w:rPrChange>
          </w:rPr>
          <w:delText>red, Ardenne</w:delText>
        </w:r>
        <w:r w:rsidRPr="00814BC9" w:rsidDel="00DF21CF">
          <w:rPr>
            <w:spacing w:val="1"/>
            <w:w w:val="115"/>
            <w:sz w:val="16"/>
            <w:lang w:val="en-GB"/>
            <w:rPrChange w:id="3037" w:author="Christian PIEDALLU" w:date="2023-02-06T09:53:00Z">
              <w:rPr>
                <w:spacing w:val="1"/>
                <w:w w:val="115"/>
                <w:sz w:val="16"/>
              </w:rPr>
            </w:rPrChange>
          </w:rPr>
          <w:delText xml:space="preserve"> </w:delText>
        </w:r>
        <w:r w:rsidRPr="00814BC9" w:rsidDel="00DF21CF">
          <w:rPr>
            <w:w w:val="115"/>
            <w:sz w:val="16"/>
            <w:lang w:val="en-GB"/>
            <w:rPrChange w:id="3038" w:author="Christian PIEDALLU" w:date="2023-02-06T09:53:00Z">
              <w:rPr>
                <w:w w:val="115"/>
                <w:sz w:val="16"/>
              </w:rPr>
            </w:rPrChange>
          </w:rPr>
          <w:delText>in blue</w:delText>
        </w:r>
        <w:r w:rsidRPr="00814BC9" w:rsidDel="00DF21CF">
          <w:rPr>
            <w:spacing w:val="1"/>
            <w:w w:val="115"/>
            <w:sz w:val="16"/>
            <w:lang w:val="en-GB"/>
            <w:rPrChange w:id="3039" w:author="Christian PIEDALLU" w:date="2023-02-06T09:53:00Z">
              <w:rPr>
                <w:spacing w:val="1"/>
                <w:w w:val="115"/>
                <w:sz w:val="16"/>
              </w:rPr>
            </w:rPrChange>
          </w:rPr>
          <w:delText xml:space="preserve"> </w:delText>
        </w:r>
        <w:r w:rsidRPr="00814BC9" w:rsidDel="00DF21CF">
          <w:rPr>
            <w:w w:val="115"/>
            <w:sz w:val="16"/>
            <w:lang w:val="en-GB"/>
            <w:rPrChange w:id="3040" w:author="Christian PIEDALLU" w:date="2023-02-06T09:53:00Z">
              <w:rPr>
                <w:w w:val="115"/>
                <w:sz w:val="16"/>
              </w:rPr>
            </w:rPrChange>
          </w:rPr>
          <w:delText>and Vosges</w:delText>
        </w:r>
        <w:r w:rsidRPr="00814BC9" w:rsidDel="00DF21CF">
          <w:rPr>
            <w:spacing w:val="-38"/>
            <w:w w:val="115"/>
            <w:sz w:val="16"/>
            <w:lang w:val="en-GB"/>
            <w:rPrChange w:id="3041" w:author="Christian PIEDALLU" w:date="2023-02-06T09:53:00Z">
              <w:rPr>
                <w:spacing w:val="-38"/>
                <w:w w:val="115"/>
                <w:sz w:val="16"/>
              </w:rPr>
            </w:rPrChange>
          </w:rPr>
          <w:delText xml:space="preserve"> </w:delText>
        </w:r>
        <w:r w:rsidRPr="00814BC9" w:rsidDel="00DF21CF">
          <w:rPr>
            <w:w w:val="115"/>
            <w:sz w:val="16"/>
            <w:lang w:val="en-GB"/>
            <w:rPrChange w:id="3042" w:author="Christian PIEDALLU" w:date="2023-02-06T09:53:00Z">
              <w:rPr>
                <w:w w:val="115"/>
                <w:sz w:val="16"/>
              </w:rPr>
            </w:rPrChange>
          </w:rPr>
          <w:delText>in</w:delText>
        </w:r>
        <w:r w:rsidRPr="00814BC9" w:rsidDel="00DF21CF">
          <w:rPr>
            <w:spacing w:val="14"/>
            <w:w w:val="115"/>
            <w:sz w:val="16"/>
            <w:lang w:val="en-GB"/>
            <w:rPrChange w:id="3043" w:author="Christian PIEDALLU" w:date="2023-02-06T09:53:00Z">
              <w:rPr>
                <w:spacing w:val="14"/>
                <w:w w:val="115"/>
                <w:sz w:val="16"/>
              </w:rPr>
            </w:rPrChange>
          </w:rPr>
          <w:delText xml:space="preserve"> </w:delText>
        </w:r>
        <w:r w:rsidRPr="00814BC9" w:rsidDel="00DF21CF">
          <w:rPr>
            <w:w w:val="115"/>
            <w:sz w:val="16"/>
            <w:lang w:val="en-GB"/>
            <w:rPrChange w:id="3044" w:author="Christian PIEDALLU" w:date="2023-02-06T09:53:00Z">
              <w:rPr>
                <w:w w:val="115"/>
                <w:sz w:val="16"/>
              </w:rPr>
            </w:rPrChange>
          </w:rPr>
          <w:delText>orange.</w:delText>
        </w:r>
      </w:del>
    </w:p>
    <w:p w14:paraId="6A2CBEE9" w14:textId="77777777" w:rsidR="00B177F5" w:rsidRPr="00814BC9" w:rsidRDefault="00B553DB">
      <w:pPr>
        <w:pStyle w:val="Corpsdetexte"/>
        <w:spacing w:before="2" w:line="240" w:lineRule="auto"/>
        <w:rPr>
          <w:sz w:val="28"/>
          <w:lang w:val="en-GB"/>
          <w:rPrChange w:id="3045" w:author="Christian PIEDALLU" w:date="2023-02-06T09:53:00Z">
            <w:rPr>
              <w:sz w:val="28"/>
            </w:rPr>
          </w:rPrChange>
        </w:rPr>
      </w:pPr>
      <w:r w:rsidRPr="00814BC9">
        <w:rPr>
          <w:noProof/>
          <w:lang w:val="en-GB"/>
          <w:rPrChange w:id="3046" w:author="Christian PIEDALLU" w:date="2023-02-06T09:53:00Z">
            <w:rPr>
              <w:noProof/>
            </w:rPr>
          </w:rPrChange>
        </w:rPr>
        <w:drawing>
          <wp:anchor distT="0" distB="0" distL="0" distR="0" simplePos="0" relativeHeight="12" behindDoc="0" locked="0" layoutInCell="1" allowOverlap="1" wp14:anchorId="4CE02923" wp14:editId="4E970259">
            <wp:simplePos x="0" y="0"/>
            <wp:positionH relativeFrom="page">
              <wp:posOffset>1105689</wp:posOffset>
            </wp:positionH>
            <wp:positionV relativeFrom="paragraph">
              <wp:posOffset>243531</wp:posOffset>
            </wp:positionV>
            <wp:extent cx="5325236" cy="402221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325236" cy="4022217"/>
                    </a:xfrm>
                    <a:prstGeom prst="rect">
                      <a:avLst/>
                    </a:prstGeom>
                  </pic:spPr>
                </pic:pic>
              </a:graphicData>
            </a:graphic>
          </wp:anchor>
        </w:drawing>
      </w:r>
    </w:p>
    <w:p w14:paraId="51A4DCD7" w14:textId="77777777" w:rsidR="00B177F5" w:rsidRPr="00814BC9" w:rsidRDefault="00B177F5">
      <w:pPr>
        <w:pStyle w:val="Corpsdetexte"/>
        <w:spacing w:before="1" w:line="240" w:lineRule="auto"/>
        <w:rPr>
          <w:sz w:val="22"/>
          <w:lang w:val="en-GB"/>
          <w:rPrChange w:id="3047" w:author="Christian PIEDALLU" w:date="2023-02-06T09:53:00Z">
            <w:rPr>
              <w:sz w:val="22"/>
            </w:rPr>
          </w:rPrChange>
        </w:rPr>
      </w:pPr>
    </w:p>
    <w:p w14:paraId="3CB90909" w14:textId="77777777" w:rsidR="00B177F5" w:rsidRPr="00814BC9" w:rsidRDefault="00B553DB">
      <w:pPr>
        <w:spacing w:line="232" w:lineRule="auto"/>
        <w:ind w:left="521" w:right="197"/>
        <w:rPr>
          <w:sz w:val="16"/>
          <w:lang w:val="en-GB"/>
          <w:rPrChange w:id="3048" w:author="Christian PIEDALLU" w:date="2023-02-06T09:53:00Z">
            <w:rPr>
              <w:sz w:val="16"/>
            </w:rPr>
          </w:rPrChange>
        </w:rPr>
      </w:pPr>
      <w:bookmarkStart w:id="3049" w:name="_bookmark7"/>
      <w:bookmarkEnd w:id="3049"/>
      <w:r w:rsidRPr="00814BC9">
        <w:rPr>
          <w:w w:val="110"/>
          <w:sz w:val="16"/>
          <w:lang w:val="en-GB"/>
          <w:rPrChange w:id="3050" w:author="Christian PIEDALLU" w:date="2023-02-06T09:53:00Z">
            <w:rPr>
              <w:w w:val="110"/>
              <w:sz w:val="16"/>
            </w:rPr>
          </w:rPrChange>
        </w:rPr>
        <w:t>Fig.</w:t>
      </w:r>
      <w:r w:rsidRPr="00814BC9">
        <w:rPr>
          <w:spacing w:val="16"/>
          <w:w w:val="110"/>
          <w:sz w:val="16"/>
          <w:lang w:val="en-GB"/>
          <w:rPrChange w:id="3051" w:author="Christian PIEDALLU" w:date="2023-02-06T09:53:00Z">
            <w:rPr>
              <w:spacing w:val="16"/>
              <w:w w:val="110"/>
              <w:sz w:val="16"/>
            </w:rPr>
          </w:rPrChange>
        </w:rPr>
        <w:t xml:space="preserve"> </w:t>
      </w:r>
      <w:r w:rsidRPr="00814BC9">
        <w:rPr>
          <w:w w:val="110"/>
          <w:sz w:val="16"/>
          <w:lang w:val="en-GB"/>
          <w:rPrChange w:id="3052" w:author="Christian PIEDALLU" w:date="2023-02-06T09:53:00Z">
            <w:rPr>
              <w:w w:val="110"/>
              <w:sz w:val="16"/>
            </w:rPr>
          </w:rPrChange>
        </w:rPr>
        <w:t>5:</w:t>
      </w:r>
      <w:r w:rsidRPr="00814BC9">
        <w:rPr>
          <w:spacing w:val="35"/>
          <w:w w:val="110"/>
          <w:sz w:val="16"/>
          <w:lang w:val="en-GB"/>
          <w:rPrChange w:id="3053" w:author="Christian PIEDALLU" w:date="2023-02-06T09:53:00Z">
            <w:rPr>
              <w:spacing w:val="35"/>
              <w:w w:val="110"/>
              <w:sz w:val="16"/>
            </w:rPr>
          </w:rPrChange>
        </w:rPr>
        <w:t xml:space="preserve"> </w:t>
      </w:r>
      <w:commentRangeStart w:id="3054"/>
      <w:r w:rsidRPr="00814BC9">
        <w:rPr>
          <w:w w:val="110"/>
          <w:sz w:val="16"/>
          <w:lang w:val="en-GB"/>
          <w:rPrChange w:id="3055" w:author="Christian PIEDALLU" w:date="2023-02-06T09:53:00Z">
            <w:rPr>
              <w:w w:val="110"/>
              <w:sz w:val="16"/>
            </w:rPr>
          </w:rPrChange>
        </w:rPr>
        <w:t>Variation</w:t>
      </w:r>
      <w:r w:rsidRPr="00814BC9">
        <w:rPr>
          <w:spacing w:val="16"/>
          <w:w w:val="110"/>
          <w:sz w:val="16"/>
          <w:lang w:val="en-GB"/>
          <w:rPrChange w:id="3056" w:author="Christian PIEDALLU" w:date="2023-02-06T09:53:00Z">
            <w:rPr>
              <w:spacing w:val="16"/>
              <w:w w:val="110"/>
              <w:sz w:val="16"/>
            </w:rPr>
          </w:rPrChange>
        </w:rPr>
        <w:t xml:space="preserve"> </w:t>
      </w:r>
      <w:r w:rsidRPr="00814BC9">
        <w:rPr>
          <w:w w:val="110"/>
          <w:sz w:val="16"/>
          <w:lang w:val="en-GB"/>
          <w:rPrChange w:id="3057" w:author="Christian PIEDALLU" w:date="2023-02-06T09:53:00Z">
            <w:rPr>
              <w:w w:val="110"/>
              <w:sz w:val="16"/>
            </w:rPr>
          </w:rPrChange>
        </w:rPr>
        <w:t>of</w:t>
      </w:r>
      <w:r w:rsidRPr="00814BC9">
        <w:rPr>
          <w:spacing w:val="16"/>
          <w:w w:val="110"/>
          <w:sz w:val="16"/>
          <w:lang w:val="en-GB"/>
          <w:rPrChange w:id="3058" w:author="Christian PIEDALLU" w:date="2023-02-06T09:53:00Z">
            <w:rPr>
              <w:spacing w:val="16"/>
              <w:w w:val="110"/>
              <w:sz w:val="16"/>
            </w:rPr>
          </w:rPrChange>
        </w:rPr>
        <w:t xml:space="preserve"> </w:t>
      </w:r>
      <w:r w:rsidRPr="00814BC9">
        <w:rPr>
          <w:w w:val="110"/>
          <w:sz w:val="16"/>
          <w:lang w:val="en-GB"/>
          <w:rPrChange w:id="3059" w:author="Christian PIEDALLU" w:date="2023-02-06T09:53:00Z">
            <w:rPr>
              <w:w w:val="110"/>
              <w:sz w:val="16"/>
            </w:rPr>
          </w:rPrChange>
        </w:rPr>
        <w:t>the</w:t>
      </w:r>
      <w:r w:rsidRPr="00814BC9">
        <w:rPr>
          <w:spacing w:val="16"/>
          <w:w w:val="110"/>
          <w:sz w:val="16"/>
          <w:lang w:val="en-GB"/>
          <w:rPrChange w:id="3060" w:author="Christian PIEDALLU" w:date="2023-02-06T09:53:00Z">
            <w:rPr>
              <w:spacing w:val="16"/>
              <w:w w:val="110"/>
              <w:sz w:val="16"/>
            </w:rPr>
          </w:rPrChange>
        </w:rPr>
        <w:t xml:space="preserve"> </w:t>
      </w:r>
      <w:r w:rsidRPr="00814BC9">
        <w:rPr>
          <w:w w:val="110"/>
          <w:sz w:val="16"/>
          <w:lang w:val="en-GB"/>
          <w:rPrChange w:id="3061" w:author="Christian PIEDALLU" w:date="2023-02-06T09:53:00Z">
            <w:rPr>
              <w:w w:val="110"/>
              <w:sz w:val="16"/>
            </w:rPr>
          </w:rPrChange>
        </w:rPr>
        <w:t>dieback</w:t>
      </w:r>
      <w:r w:rsidRPr="00814BC9">
        <w:rPr>
          <w:spacing w:val="16"/>
          <w:w w:val="110"/>
          <w:sz w:val="16"/>
          <w:lang w:val="en-GB"/>
          <w:rPrChange w:id="3062" w:author="Christian PIEDALLU" w:date="2023-02-06T09:53:00Z">
            <w:rPr>
              <w:spacing w:val="16"/>
              <w:w w:val="110"/>
              <w:sz w:val="16"/>
            </w:rPr>
          </w:rPrChange>
        </w:rPr>
        <w:t xml:space="preserve"> </w:t>
      </w:r>
      <w:r w:rsidRPr="00814BC9">
        <w:rPr>
          <w:w w:val="110"/>
          <w:sz w:val="16"/>
          <w:lang w:val="en-GB"/>
          <w:rPrChange w:id="3063" w:author="Christian PIEDALLU" w:date="2023-02-06T09:53:00Z">
            <w:rPr>
              <w:w w:val="110"/>
              <w:sz w:val="16"/>
            </w:rPr>
          </w:rPrChange>
        </w:rPr>
        <w:t>rate</w:t>
      </w:r>
      <w:r w:rsidRPr="00814BC9">
        <w:rPr>
          <w:spacing w:val="16"/>
          <w:w w:val="110"/>
          <w:sz w:val="16"/>
          <w:lang w:val="en-GB"/>
          <w:rPrChange w:id="3064" w:author="Christian PIEDALLU" w:date="2023-02-06T09:53:00Z">
            <w:rPr>
              <w:spacing w:val="16"/>
              <w:w w:val="110"/>
              <w:sz w:val="16"/>
            </w:rPr>
          </w:rPrChange>
        </w:rPr>
        <w:t xml:space="preserve"> </w:t>
      </w:r>
      <w:r w:rsidRPr="00814BC9">
        <w:rPr>
          <w:w w:val="110"/>
          <w:sz w:val="16"/>
          <w:lang w:val="en-GB"/>
          <w:rPrChange w:id="3065" w:author="Christian PIEDALLU" w:date="2023-02-06T09:53:00Z">
            <w:rPr>
              <w:w w:val="110"/>
              <w:sz w:val="16"/>
            </w:rPr>
          </w:rPrChange>
        </w:rPr>
        <w:t>from</w:t>
      </w:r>
      <w:r w:rsidRPr="00814BC9">
        <w:rPr>
          <w:spacing w:val="15"/>
          <w:w w:val="110"/>
          <w:sz w:val="16"/>
          <w:lang w:val="en-GB"/>
          <w:rPrChange w:id="3066" w:author="Christian PIEDALLU" w:date="2023-02-06T09:53:00Z">
            <w:rPr>
              <w:spacing w:val="15"/>
              <w:w w:val="110"/>
              <w:sz w:val="16"/>
            </w:rPr>
          </w:rPrChange>
        </w:rPr>
        <w:t xml:space="preserve"> </w:t>
      </w:r>
      <w:r w:rsidRPr="00814BC9">
        <w:rPr>
          <w:w w:val="110"/>
          <w:sz w:val="16"/>
          <w:lang w:val="en-GB"/>
          <w:rPrChange w:id="3067" w:author="Christian PIEDALLU" w:date="2023-02-06T09:53:00Z">
            <w:rPr>
              <w:w w:val="110"/>
              <w:sz w:val="16"/>
            </w:rPr>
          </w:rPrChange>
        </w:rPr>
        <w:t>2017</w:t>
      </w:r>
      <w:r w:rsidRPr="00814BC9">
        <w:rPr>
          <w:spacing w:val="16"/>
          <w:w w:val="110"/>
          <w:sz w:val="16"/>
          <w:lang w:val="en-GB"/>
          <w:rPrChange w:id="3068" w:author="Christian PIEDALLU" w:date="2023-02-06T09:53:00Z">
            <w:rPr>
              <w:spacing w:val="16"/>
              <w:w w:val="110"/>
              <w:sz w:val="16"/>
            </w:rPr>
          </w:rPrChange>
        </w:rPr>
        <w:t xml:space="preserve"> </w:t>
      </w:r>
      <w:r w:rsidRPr="00814BC9">
        <w:rPr>
          <w:w w:val="110"/>
          <w:sz w:val="16"/>
          <w:lang w:val="en-GB"/>
          <w:rPrChange w:id="3069" w:author="Christian PIEDALLU" w:date="2023-02-06T09:53:00Z">
            <w:rPr>
              <w:w w:val="110"/>
              <w:sz w:val="16"/>
            </w:rPr>
          </w:rPrChange>
        </w:rPr>
        <w:t>to</w:t>
      </w:r>
      <w:r w:rsidRPr="00814BC9">
        <w:rPr>
          <w:spacing w:val="16"/>
          <w:w w:val="110"/>
          <w:sz w:val="16"/>
          <w:lang w:val="en-GB"/>
          <w:rPrChange w:id="3070" w:author="Christian PIEDALLU" w:date="2023-02-06T09:53:00Z">
            <w:rPr>
              <w:spacing w:val="16"/>
              <w:w w:val="110"/>
              <w:sz w:val="16"/>
            </w:rPr>
          </w:rPrChange>
        </w:rPr>
        <w:t xml:space="preserve"> </w:t>
      </w:r>
      <w:r w:rsidRPr="00814BC9">
        <w:rPr>
          <w:w w:val="110"/>
          <w:sz w:val="16"/>
          <w:lang w:val="en-GB"/>
          <w:rPrChange w:id="3071" w:author="Christian PIEDALLU" w:date="2023-02-06T09:53:00Z">
            <w:rPr>
              <w:w w:val="110"/>
              <w:sz w:val="16"/>
            </w:rPr>
          </w:rPrChange>
        </w:rPr>
        <w:t>2022</w:t>
      </w:r>
      <w:r w:rsidRPr="00814BC9">
        <w:rPr>
          <w:spacing w:val="16"/>
          <w:w w:val="110"/>
          <w:sz w:val="16"/>
          <w:lang w:val="en-GB"/>
          <w:rPrChange w:id="3072" w:author="Christian PIEDALLU" w:date="2023-02-06T09:53:00Z">
            <w:rPr>
              <w:spacing w:val="16"/>
              <w:w w:val="110"/>
              <w:sz w:val="16"/>
            </w:rPr>
          </w:rPrChange>
        </w:rPr>
        <w:t xml:space="preserve"> </w:t>
      </w:r>
      <w:r w:rsidRPr="00814BC9">
        <w:rPr>
          <w:w w:val="110"/>
          <w:sz w:val="16"/>
          <w:lang w:val="en-GB"/>
          <w:rPrChange w:id="3073" w:author="Christian PIEDALLU" w:date="2023-02-06T09:53:00Z">
            <w:rPr>
              <w:w w:val="110"/>
              <w:sz w:val="16"/>
            </w:rPr>
          </w:rPrChange>
        </w:rPr>
        <w:t>according</w:t>
      </w:r>
      <w:r w:rsidRPr="00814BC9">
        <w:rPr>
          <w:spacing w:val="16"/>
          <w:w w:val="110"/>
          <w:sz w:val="16"/>
          <w:lang w:val="en-GB"/>
          <w:rPrChange w:id="3074" w:author="Christian PIEDALLU" w:date="2023-02-06T09:53:00Z">
            <w:rPr>
              <w:spacing w:val="16"/>
              <w:w w:val="110"/>
              <w:sz w:val="16"/>
            </w:rPr>
          </w:rPrChange>
        </w:rPr>
        <w:t xml:space="preserve"> </w:t>
      </w:r>
      <w:r w:rsidRPr="00814BC9">
        <w:rPr>
          <w:w w:val="110"/>
          <w:sz w:val="16"/>
          <w:lang w:val="en-GB"/>
          <w:rPrChange w:id="3075" w:author="Christian PIEDALLU" w:date="2023-02-06T09:53:00Z">
            <w:rPr>
              <w:w w:val="110"/>
              <w:sz w:val="16"/>
            </w:rPr>
          </w:rPrChange>
        </w:rPr>
        <w:t>to</w:t>
      </w:r>
      <w:r w:rsidRPr="00814BC9">
        <w:rPr>
          <w:spacing w:val="16"/>
          <w:w w:val="110"/>
          <w:sz w:val="16"/>
          <w:lang w:val="en-GB"/>
          <w:rPrChange w:id="3076" w:author="Christian PIEDALLU" w:date="2023-02-06T09:53:00Z">
            <w:rPr>
              <w:spacing w:val="16"/>
              <w:w w:val="110"/>
              <w:sz w:val="16"/>
            </w:rPr>
          </w:rPrChange>
        </w:rPr>
        <w:t xml:space="preserve"> </w:t>
      </w:r>
      <w:r w:rsidRPr="00814BC9">
        <w:rPr>
          <w:w w:val="110"/>
          <w:sz w:val="16"/>
          <w:lang w:val="en-GB"/>
          <w:rPrChange w:id="3077" w:author="Christian PIEDALLU" w:date="2023-02-06T09:53:00Z">
            <w:rPr>
              <w:w w:val="110"/>
              <w:sz w:val="16"/>
            </w:rPr>
          </w:rPrChange>
        </w:rPr>
        <w:t>the</w:t>
      </w:r>
      <w:r w:rsidRPr="00814BC9">
        <w:rPr>
          <w:spacing w:val="16"/>
          <w:w w:val="110"/>
          <w:sz w:val="16"/>
          <w:lang w:val="en-GB"/>
          <w:rPrChange w:id="3078" w:author="Christian PIEDALLU" w:date="2023-02-06T09:53:00Z">
            <w:rPr>
              <w:spacing w:val="16"/>
              <w:w w:val="110"/>
              <w:sz w:val="16"/>
            </w:rPr>
          </w:rPrChange>
        </w:rPr>
        <w:t xml:space="preserve"> </w:t>
      </w:r>
      <w:r w:rsidRPr="00814BC9">
        <w:rPr>
          <w:w w:val="110"/>
          <w:sz w:val="16"/>
          <w:lang w:val="en-GB"/>
          <w:rPrChange w:id="3079" w:author="Christian PIEDALLU" w:date="2023-02-06T09:53:00Z">
            <w:rPr>
              <w:w w:val="110"/>
              <w:sz w:val="16"/>
            </w:rPr>
          </w:rPrChange>
        </w:rPr>
        <w:t>altitude</w:t>
      </w:r>
      <w:r w:rsidRPr="00814BC9">
        <w:rPr>
          <w:spacing w:val="16"/>
          <w:w w:val="110"/>
          <w:sz w:val="16"/>
          <w:lang w:val="en-GB"/>
          <w:rPrChange w:id="3080" w:author="Christian PIEDALLU" w:date="2023-02-06T09:53:00Z">
            <w:rPr>
              <w:spacing w:val="16"/>
              <w:w w:val="110"/>
              <w:sz w:val="16"/>
            </w:rPr>
          </w:rPrChange>
        </w:rPr>
        <w:t xml:space="preserve"> </w:t>
      </w:r>
      <w:r w:rsidRPr="00814BC9">
        <w:rPr>
          <w:w w:val="110"/>
          <w:sz w:val="16"/>
          <w:lang w:val="en-GB"/>
          <w:rPrChange w:id="3081" w:author="Christian PIEDALLU" w:date="2023-02-06T09:53:00Z">
            <w:rPr>
              <w:w w:val="110"/>
              <w:sz w:val="16"/>
            </w:rPr>
          </w:rPrChange>
        </w:rPr>
        <w:t>which</w:t>
      </w:r>
      <w:r w:rsidRPr="00814BC9">
        <w:rPr>
          <w:spacing w:val="16"/>
          <w:w w:val="110"/>
          <w:sz w:val="16"/>
          <w:lang w:val="en-GB"/>
          <w:rPrChange w:id="3082" w:author="Christian PIEDALLU" w:date="2023-02-06T09:53:00Z">
            <w:rPr>
              <w:spacing w:val="16"/>
              <w:w w:val="110"/>
              <w:sz w:val="16"/>
            </w:rPr>
          </w:rPrChange>
        </w:rPr>
        <w:t xml:space="preserve"> </w:t>
      </w:r>
      <w:r w:rsidRPr="00814BC9">
        <w:rPr>
          <w:w w:val="110"/>
          <w:sz w:val="16"/>
          <w:lang w:val="en-GB"/>
          <w:rPrChange w:id="3083" w:author="Christian PIEDALLU" w:date="2023-02-06T09:53:00Z">
            <w:rPr>
              <w:w w:val="110"/>
              <w:sz w:val="16"/>
            </w:rPr>
          </w:rPrChange>
        </w:rPr>
        <w:t>has</w:t>
      </w:r>
      <w:r w:rsidRPr="00814BC9">
        <w:rPr>
          <w:spacing w:val="16"/>
          <w:w w:val="110"/>
          <w:sz w:val="16"/>
          <w:lang w:val="en-GB"/>
          <w:rPrChange w:id="3084" w:author="Christian PIEDALLU" w:date="2023-02-06T09:53:00Z">
            <w:rPr>
              <w:spacing w:val="16"/>
              <w:w w:val="110"/>
              <w:sz w:val="16"/>
            </w:rPr>
          </w:rPrChange>
        </w:rPr>
        <w:t xml:space="preserve"> </w:t>
      </w:r>
      <w:r w:rsidRPr="00814BC9">
        <w:rPr>
          <w:w w:val="110"/>
          <w:sz w:val="16"/>
          <w:lang w:val="en-GB"/>
          <w:rPrChange w:id="3085" w:author="Christian PIEDALLU" w:date="2023-02-06T09:53:00Z">
            <w:rPr>
              <w:w w:val="110"/>
              <w:sz w:val="16"/>
            </w:rPr>
          </w:rPrChange>
        </w:rPr>
        <w:t>been</w:t>
      </w:r>
      <w:r w:rsidRPr="00814BC9">
        <w:rPr>
          <w:spacing w:val="16"/>
          <w:w w:val="110"/>
          <w:sz w:val="16"/>
          <w:lang w:val="en-GB"/>
          <w:rPrChange w:id="3086" w:author="Christian PIEDALLU" w:date="2023-02-06T09:53:00Z">
            <w:rPr>
              <w:spacing w:val="16"/>
              <w:w w:val="110"/>
              <w:sz w:val="16"/>
            </w:rPr>
          </w:rPrChange>
        </w:rPr>
        <w:t xml:space="preserve"> </w:t>
      </w:r>
      <w:r w:rsidRPr="00814BC9">
        <w:rPr>
          <w:w w:val="110"/>
          <w:sz w:val="16"/>
          <w:lang w:val="en-GB"/>
          <w:rPrChange w:id="3087" w:author="Christian PIEDALLU" w:date="2023-02-06T09:53:00Z">
            <w:rPr>
              <w:w w:val="110"/>
              <w:sz w:val="16"/>
            </w:rPr>
          </w:rPrChange>
        </w:rPr>
        <w:t>subdivided</w:t>
      </w:r>
      <w:r w:rsidRPr="00814BC9">
        <w:rPr>
          <w:spacing w:val="16"/>
          <w:w w:val="110"/>
          <w:sz w:val="16"/>
          <w:lang w:val="en-GB"/>
          <w:rPrChange w:id="3088" w:author="Christian PIEDALLU" w:date="2023-02-06T09:53:00Z">
            <w:rPr>
              <w:spacing w:val="16"/>
              <w:w w:val="110"/>
              <w:sz w:val="16"/>
            </w:rPr>
          </w:rPrChange>
        </w:rPr>
        <w:t xml:space="preserve"> </w:t>
      </w:r>
      <w:r w:rsidRPr="00814BC9">
        <w:rPr>
          <w:w w:val="110"/>
          <w:sz w:val="16"/>
          <w:lang w:val="en-GB"/>
          <w:rPrChange w:id="3089" w:author="Christian PIEDALLU" w:date="2023-02-06T09:53:00Z">
            <w:rPr>
              <w:w w:val="110"/>
              <w:sz w:val="16"/>
            </w:rPr>
          </w:rPrChange>
        </w:rPr>
        <w:t>into</w:t>
      </w:r>
      <w:r w:rsidRPr="00814BC9">
        <w:rPr>
          <w:spacing w:val="16"/>
          <w:w w:val="110"/>
          <w:sz w:val="16"/>
          <w:lang w:val="en-GB"/>
          <w:rPrChange w:id="3090" w:author="Christian PIEDALLU" w:date="2023-02-06T09:53:00Z">
            <w:rPr>
              <w:spacing w:val="16"/>
              <w:w w:val="110"/>
              <w:sz w:val="16"/>
            </w:rPr>
          </w:rPrChange>
        </w:rPr>
        <w:t xml:space="preserve"> </w:t>
      </w:r>
      <w:r w:rsidRPr="00814BC9">
        <w:rPr>
          <w:w w:val="110"/>
          <w:sz w:val="16"/>
          <w:lang w:val="en-GB"/>
          <w:rPrChange w:id="3091" w:author="Christian PIEDALLU" w:date="2023-02-06T09:53:00Z">
            <w:rPr>
              <w:w w:val="110"/>
              <w:sz w:val="16"/>
            </w:rPr>
          </w:rPrChange>
        </w:rPr>
        <w:t>11</w:t>
      </w:r>
      <w:r w:rsidRPr="00814BC9">
        <w:rPr>
          <w:spacing w:val="-37"/>
          <w:w w:val="110"/>
          <w:sz w:val="16"/>
          <w:lang w:val="en-GB"/>
          <w:rPrChange w:id="3092" w:author="Christian PIEDALLU" w:date="2023-02-06T09:53:00Z">
            <w:rPr>
              <w:spacing w:val="-37"/>
              <w:w w:val="110"/>
              <w:sz w:val="16"/>
            </w:rPr>
          </w:rPrChange>
        </w:rPr>
        <w:t xml:space="preserve"> </w:t>
      </w:r>
      <w:r w:rsidRPr="00814BC9">
        <w:rPr>
          <w:w w:val="110"/>
          <w:sz w:val="16"/>
          <w:lang w:val="en-GB"/>
          <w:rPrChange w:id="3093" w:author="Christian PIEDALLU" w:date="2023-02-06T09:53:00Z">
            <w:rPr>
              <w:w w:val="110"/>
              <w:sz w:val="16"/>
            </w:rPr>
          </w:rPrChange>
        </w:rPr>
        <w:t>altitude</w:t>
      </w:r>
      <w:r w:rsidRPr="00814BC9">
        <w:rPr>
          <w:spacing w:val="19"/>
          <w:w w:val="110"/>
          <w:sz w:val="16"/>
          <w:lang w:val="en-GB"/>
          <w:rPrChange w:id="3094" w:author="Christian PIEDALLU" w:date="2023-02-06T09:53:00Z">
            <w:rPr>
              <w:spacing w:val="19"/>
              <w:w w:val="110"/>
              <w:sz w:val="16"/>
            </w:rPr>
          </w:rPrChange>
        </w:rPr>
        <w:t xml:space="preserve"> </w:t>
      </w:r>
      <w:r w:rsidRPr="00814BC9">
        <w:rPr>
          <w:w w:val="110"/>
          <w:sz w:val="16"/>
          <w:lang w:val="en-GB"/>
          <w:rPrChange w:id="3095" w:author="Christian PIEDALLU" w:date="2023-02-06T09:53:00Z">
            <w:rPr>
              <w:w w:val="110"/>
              <w:sz w:val="16"/>
            </w:rPr>
          </w:rPrChange>
        </w:rPr>
        <w:t>classes</w:t>
      </w:r>
      <w:r w:rsidRPr="00814BC9">
        <w:rPr>
          <w:spacing w:val="19"/>
          <w:w w:val="110"/>
          <w:sz w:val="16"/>
          <w:lang w:val="en-GB"/>
          <w:rPrChange w:id="3096" w:author="Christian PIEDALLU" w:date="2023-02-06T09:53:00Z">
            <w:rPr>
              <w:spacing w:val="19"/>
              <w:w w:val="110"/>
              <w:sz w:val="16"/>
            </w:rPr>
          </w:rPrChange>
        </w:rPr>
        <w:t xml:space="preserve"> </w:t>
      </w:r>
      <w:r w:rsidRPr="00814BC9">
        <w:rPr>
          <w:w w:val="110"/>
          <w:sz w:val="16"/>
          <w:lang w:val="en-GB"/>
          <w:rPrChange w:id="3097" w:author="Christian PIEDALLU" w:date="2023-02-06T09:53:00Z">
            <w:rPr>
              <w:w w:val="110"/>
              <w:sz w:val="16"/>
            </w:rPr>
          </w:rPrChange>
        </w:rPr>
        <w:t>of</w:t>
      </w:r>
      <w:r w:rsidRPr="00814BC9">
        <w:rPr>
          <w:spacing w:val="19"/>
          <w:w w:val="110"/>
          <w:sz w:val="16"/>
          <w:lang w:val="en-GB"/>
          <w:rPrChange w:id="3098" w:author="Christian PIEDALLU" w:date="2023-02-06T09:53:00Z">
            <w:rPr>
              <w:spacing w:val="19"/>
              <w:w w:val="110"/>
              <w:sz w:val="16"/>
            </w:rPr>
          </w:rPrChange>
        </w:rPr>
        <w:t xml:space="preserve"> </w:t>
      </w:r>
      <w:r w:rsidRPr="00814BC9">
        <w:rPr>
          <w:w w:val="110"/>
          <w:sz w:val="16"/>
          <w:lang w:val="en-GB"/>
          <w:rPrChange w:id="3099" w:author="Christian PIEDALLU" w:date="2023-02-06T09:53:00Z">
            <w:rPr>
              <w:w w:val="110"/>
              <w:sz w:val="16"/>
            </w:rPr>
          </w:rPrChange>
        </w:rPr>
        <w:t>100</w:t>
      </w:r>
      <w:r w:rsidRPr="00814BC9">
        <w:rPr>
          <w:spacing w:val="19"/>
          <w:w w:val="110"/>
          <w:sz w:val="16"/>
          <w:lang w:val="en-GB"/>
          <w:rPrChange w:id="3100" w:author="Christian PIEDALLU" w:date="2023-02-06T09:53:00Z">
            <w:rPr>
              <w:spacing w:val="19"/>
              <w:w w:val="110"/>
              <w:sz w:val="16"/>
            </w:rPr>
          </w:rPrChange>
        </w:rPr>
        <w:t xml:space="preserve"> </w:t>
      </w:r>
      <w:r w:rsidRPr="00814BC9">
        <w:rPr>
          <w:w w:val="110"/>
          <w:sz w:val="16"/>
          <w:lang w:val="en-GB"/>
          <w:rPrChange w:id="3101" w:author="Christian PIEDALLU" w:date="2023-02-06T09:53:00Z">
            <w:rPr>
              <w:w w:val="110"/>
              <w:sz w:val="16"/>
            </w:rPr>
          </w:rPrChange>
        </w:rPr>
        <w:t>m</w:t>
      </w:r>
      <w:r w:rsidRPr="00814BC9">
        <w:rPr>
          <w:spacing w:val="19"/>
          <w:w w:val="110"/>
          <w:sz w:val="16"/>
          <w:lang w:val="en-GB"/>
          <w:rPrChange w:id="3102" w:author="Christian PIEDALLU" w:date="2023-02-06T09:53:00Z">
            <w:rPr>
              <w:spacing w:val="19"/>
              <w:w w:val="110"/>
              <w:sz w:val="16"/>
            </w:rPr>
          </w:rPrChange>
        </w:rPr>
        <w:t xml:space="preserve"> </w:t>
      </w:r>
      <w:r w:rsidRPr="00814BC9">
        <w:rPr>
          <w:w w:val="110"/>
          <w:sz w:val="16"/>
          <w:lang w:val="en-GB"/>
          <w:rPrChange w:id="3103" w:author="Christian PIEDALLU" w:date="2023-02-06T09:53:00Z">
            <w:rPr>
              <w:w w:val="110"/>
              <w:sz w:val="16"/>
            </w:rPr>
          </w:rPrChange>
        </w:rPr>
        <w:t>amplitude</w:t>
      </w:r>
      <w:r w:rsidRPr="00814BC9">
        <w:rPr>
          <w:spacing w:val="19"/>
          <w:w w:val="110"/>
          <w:sz w:val="16"/>
          <w:lang w:val="en-GB"/>
          <w:rPrChange w:id="3104" w:author="Christian PIEDALLU" w:date="2023-02-06T09:53:00Z">
            <w:rPr>
              <w:spacing w:val="19"/>
              <w:w w:val="110"/>
              <w:sz w:val="16"/>
            </w:rPr>
          </w:rPrChange>
        </w:rPr>
        <w:t xml:space="preserve"> </w:t>
      </w:r>
      <w:r w:rsidRPr="00814BC9">
        <w:rPr>
          <w:w w:val="110"/>
          <w:sz w:val="16"/>
          <w:lang w:val="en-GB"/>
          <w:rPrChange w:id="3105" w:author="Christian PIEDALLU" w:date="2023-02-06T09:53:00Z">
            <w:rPr>
              <w:w w:val="110"/>
              <w:sz w:val="16"/>
            </w:rPr>
          </w:rPrChange>
        </w:rPr>
        <w:t>for</w:t>
      </w:r>
      <w:r w:rsidRPr="00814BC9">
        <w:rPr>
          <w:spacing w:val="19"/>
          <w:w w:val="110"/>
          <w:sz w:val="16"/>
          <w:lang w:val="en-GB"/>
          <w:rPrChange w:id="3106" w:author="Christian PIEDALLU" w:date="2023-02-06T09:53:00Z">
            <w:rPr>
              <w:spacing w:val="19"/>
              <w:w w:val="110"/>
              <w:sz w:val="16"/>
            </w:rPr>
          </w:rPrChange>
        </w:rPr>
        <w:t xml:space="preserve"> </w:t>
      </w:r>
      <w:r w:rsidRPr="00814BC9">
        <w:rPr>
          <w:w w:val="110"/>
          <w:sz w:val="16"/>
          <w:lang w:val="en-GB"/>
          <w:rPrChange w:id="3107" w:author="Christian PIEDALLU" w:date="2023-02-06T09:53:00Z">
            <w:rPr>
              <w:w w:val="110"/>
              <w:sz w:val="16"/>
            </w:rPr>
          </w:rPrChange>
        </w:rPr>
        <w:t>the</w:t>
      </w:r>
      <w:r w:rsidRPr="00814BC9">
        <w:rPr>
          <w:spacing w:val="20"/>
          <w:w w:val="110"/>
          <w:sz w:val="16"/>
          <w:lang w:val="en-GB"/>
          <w:rPrChange w:id="3108" w:author="Christian PIEDALLU" w:date="2023-02-06T09:53:00Z">
            <w:rPr>
              <w:spacing w:val="20"/>
              <w:w w:val="110"/>
              <w:sz w:val="16"/>
            </w:rPr>
          </w:rPrChange>
        </w:rPr>
        <w:t xml:space="preserve"> </w:t>
      </w:r>
      <w:r w:rsidRPr="00814BC9">
        <w:rPr>
          <w:w w:val="110"/>
          <w:sz w:val="16"/>
          <w:lang w:val="en-GB"/>
          <w:rPrChange w:id="3109" w:author="Christian PIEDALLU" w:date="2023-02-06T09:53:00Z">
            <w:rPr>
              <w:w w:val="110"/>
              <w:sz w:val="16"/>
            </w:rPr>
          </w:rPrChange>
        </w:rPr>
        <w:t>three</w:t>
      </w:r>
      <w:r w:rsidRPr="00814BC9">
        <w:rPr>
          <w:spacing w:val="19"/>
          <w:w w:val="110"/>
          <w:sz w:val="16"/>
          <w:lang w:val="en-GB"/>
          <w:rPrChange w:id="3110" w:author="Christian PIEDALLU" w:date="2023-02-06T09:53:00Z">
            <w:rPr>
              <w:spacing w:val="19"/>
              <w:w w:val="110"/>
              <w:sz w:val="16"/>
            </w:rPr>
          </w:rPrChange>
        </w:rPr>
        <w:t xml:space="preserve"> </w:t>
      </w:r>
      <w:r w:rsidRPr="00814BC9">
        <w:rPr>
          <w:w w:val="110"/>
          <w:sz w:val="16"/>
          <w:lang w:val="en-GB"/>
          <w:rPrChange w:id="3111" w:author="Christian PIEDALLU" w:date="2023-02-06T09:53:00Z">
            <w:rPr>
              <w:w w:val="110"/>
              <w:sz w:val="16"/>
            </w:rPr>
          </w:rPrChange>
        </w:rPr>
        <w:t>regions</w:t>
      </w:r>
      <w:commentRangeEnd w:id="3054"/>
      <w:r w:rsidR="00974D82">
        <w:rPr>
          <w:rStyle w:val="Marquedecommentaire"/>
        </w:rPr>
        <w:commentReference w:id="3054"/>
      </w:r>
      <w:r w:rsidRPr="00814BC9">
        <w:rPr>
          <w:w w:val="110"/>
          <w:sz w:val="16"/>
          <w:lang w:val="en-GB"/>
          <w:rPrChange w:id="3112" w:author="Christian PIEDALLU" w:date="2023-02-06T09:53:00Z">
            <w:rPr>
              <w:w w:val="110"/>
              <w:sz w:val="16"/>
            </w:rPr>
          </w:rPrChange>
        </w:rPr>
        <w:t>:</w:t>
      </w:r>
      <w:r w:rsidRPr="00814BC9">
        <w:rPr>
          <w:spacing w:val="39"/>
          <w:w w:val="110"/>
          <w:sz w:val="16"/>
          <w:lang w:val="en-GB"/>
          <w:rPrChange w:id="3113" w:author="Christian PIEDALLU" w:date="2023-02-06T09:53:00Z">
            <w:rPr>
              <w:spacing w:val="39"/>
              <w:w w:val="110"/>
              <w:sz w:val="16"/>
            </w:rPr>
          </w:rPrChange>
        </w:rPr>
        <w:t xml:space="preserve"> </w:t>
      </w:r>
      <w:r w:rsidRPr="00814BC9">
        <w:rPr>
          <w:w w:val="110"/>
          <w:sz w:val="16"/>
          <w:lang w:val="en-GB"/>
          <w:rPrChange w:id="3114" w:author="Christian PIEDALLU" w:date="2023-02-06T09:53:00Z">
            <w:rPr>
              <w:w w:val="110"/>
              <w:sz w:val="16"/>
            </w:rPr>
          </w:rPrChange>
        </w:rPr>
        <w:t>Plains</w:t>
      </w:r>
      <w:r w:rsidRPr="00814BC9">
        <w:rPr>
          <w:spacing w:val="19"/>
          <w:w w:val="110"/>
          <w:sz w:val="16"/>
          <w:lang w:val="en-GB"/>
          <w:rPrChange w:id="3115" w:author="Christian PIEDALLU" w:date="2023-02-06T09:53:00Z">
            <w:rPr>
              <w:spacing w:val="19"/>
              <w:w w:val="110"/>
              <w:sz w:val="16"/>
            </w:rPr>
          </w:rPrChange>
        </w:rPr>
        <w:t xml:space="preserve"> </w:t>
      </w:r>
      <w:r w:rsidRPr="00814BC9">
        <w:rPr>
          <w:w w:val="110"/>
          <w:sz w:val="16"/>
          <w:lang w:val="en-GB"/>
          <w:rPrChange w:id="3116" w:author="Christian PIEDALLU" w:date="2023-02-06T09:53:00Z">
            <w:rPr>
              <w:w w:val="110"/>
              <w:sz w:val="16"/>
            </w:rPr>
          </w:rPrChange>
        </w:rPr>
        <w:t>(red),</w:t>
      </w:r>
      <w:r w:rsidRPr="00814BC9">
        <w:rPr>
          <w:spacing w:val="19"/>
          <w:w w:val="110"/>
          <w:sz w:val="16"/>
          <w:lang w:val="en-GB"/>
          <w:rPrChange w:id="3117" w:author="Christian PIEDALLU" w:date="2023-02-06T09:53:00Z">
            <w:rPr>
              <w:spacing w:val="19"/>
              <w:w w:val="110"/>
              <w:sz w:val="16"/>
            </w:rPr>
          </w:rPrChange>
        </w:rPr>
        <w:t xml:space="preserve"> </w:t>
      </w:r>
      <w:r w:rsidRPr="00814BC9">
        <w:rPr>
          <w:w w:val="110"/>
          <w:sz w:val="16"/>
          <w:lang w:val="en-GB"/>
          <w:rPrChange w:id="3118" w:author="Christian PIEDALLU" w:date="2023-02-06T09:53:00Z">
            <w:rPr>
              <w:w w:val="110"/>
              <w:sz w:val="16"/>
            </w:rPr>
          </w:rPrChange>
        </w:rPr>
        <w:t>Ardenne</w:t>
      </w:r>
      <w:r w:rsidRPr="00814BC9">
        <w:rPr>
          <w:spacing w:val="19"/>
          <w:w w:val="110"/>
          <w:sz w:val="16"/>
          <w:lang w:val="en-GB"/>
          <w:rPrChange w:id="3119" w:author="Christian PIEDALLU" w:date="2023-02-06T09:53:00Z">
            <w:rPr>
              <w:spacing w:val="19"/>
              <w:w w:val="110"/>
              <w:sz w:val="16"/>
            </w:rPr>
          </w:rPrChange>
        </w:rPr>
        <w:t xml:space="preserve"> </w:t>
      </w:r>
      <w:r w:rsidRPr="00814BC9">
        <w:rPr>
          <w:w w:val="110"/>
          <w:sz w:val="16"/>
          <w:lang w:val="en-GB"/>
          <w:rPrChange w:id="3120" w:author="Christian PIEDALLU" w:date="2023-02-06T09:53:00Z">
            <w:rPr>
              <w:w w:val="110"/>
              <w:sz w:val="16"/>
            </w:rPr>
          </w:rPrChange>
        </w:rPr>
        <w:t>(blue)</w:t>
      </w:r>
      <w:r w:rsidRPr="00814BC9">
        <w:rPr>
          <w:spacing w:val="19"/>
          <w:w w:val="110"/>
          <w:sz w:val="16"/>
          <w:lang w:val="en-GB"/>
          <w:rPrChange w:id="3121" w:author="Christian PIEDALLU" w:date="2023-02-06T09:53:00Z">
            <w:rPr>
              <w:spacing w:val="19"/>
              <w:w w:val="110"/>
              <w:sz w:val="16"/>
            </w:rPr>
          </w:rPrChange>
        </w:rPr>
        <w:t xml:space="preserve"> </w:t>
      </w:r>
      <w:r w:rsidRPr="00814BC9">
        <w:rPr>
          <w:w w:val="110"/>
          <w:sz w:val="16"/>
          <w:lang w:val="en-GB"/>
          <w:rPrChange w:id="3122" w:author="Christian PIEDALLU" w:date="2023-02-06T09:53:00Z">
            <w:rPr>
              <w:w w:val="110"/>
              <w:sz w:val="16"/>
            </w:rPr>
          </w:rPrChange>
        </w:rPr>
        <w:t>and</w:t>
      </w:r>
      <w:r w:rsidRPr="00814BC9">
        <w:rPr>
          <w:spacing w:val="19"/>
          <w:w w:val="110"/>
          <w:sz w:val="16"/>
          <w:lang w:val="en-GB"/>
          <w:rPrChange w:id="3123" w:author="Christian PIEDALLU" w:date="2023-02-06T09:53:00Z">
            <w:rPr>
              <w:spacing w:val="19"/>
              <w:w w:val="110"/>
              <w:sz w:val="16"/>
            </w:rPr>
          </w:rPrChange>
        </w:rPr>
        <w:t xml:space="preserve"> </w:t>
      </w:r>
      <w:r w:rsidRPr="00814BC9">
        <w:rPr>
          <w:w w:val="110"/>
          <w:sz w:val="16"/>
          <w:lang w:val="en-GB"/>
          <w:rPrChange w:id="3124" w:author="Christian PIEDALLU" w:date="2023-02-06T09:53:00Z">
            <w:rPr>
              <w:w w:val="110"/>
              <w:sz w:val="16"/>
            </w:rPr>
          </w:rPrChange>
        </w:rPr>
        <w:t>Vosges</w:t>
      </w:r>
      <w:r w:rsidRPr="00814BC9">
        <w:rPr>
          <w:spacing w:val="20"/>
          <w:w w:val="110"/>
          <w:sz w:val="16"/>
          <w:lang w:val="en-GB"/>
          <w:rPrChange w:id="3125" w:author="Christian PIEDALLU" w:date="2023-02-06T09:53:00Z">
            <w:rPr>
              <w:spacing w:val="20"/>
              <w:w w:val="110"/>
              <w:sz w:val="16"/>
            </w:rPr>
          </w:rPrChange>
        </w:rPr>
        <w:t xml:space="preserve"> </w:t>
      </w:r>
      <w:r w:rsidRPr="00814BC9">
        <w:rPr>
          <w:w w:val="110"/>
          <w:sz w:val="16"/>
          <w:lang w:val="en-GB"/>
          <w:rPrChange w:id="3126" w:author="Christian PIEDALLU" w:date="2023-02-06T09:53:00Z">
            <w:rPr>
              <w:w w:val="110"/>
              <w:sz w:val="16"/>
            </w:rPr>
          </w:rPrChange>
        </w:rPr>
        <w:t>(orange).</w:t>
      </w:r>
    </w:p>
    <w:p w14:paraId="219C6B73" w14:textId="77777777" w:rsidR="00B177F5" w:rsidRPr="00814BC9" w:rsidRDefault="00B177F5">
      <w:pPr>
        <w:spacing w:line="232" w:lineRule="auto"/>
        <w:rPr>
          <w:sz w:val="16"/>
          <w:lang w:val="en-GB"/>
          <w:rPrChange w:id="3127" w:author="Christian PIEDALLU" w:date="2023-02-06T09:53:00Z">
            <w:rPr>
              <w:sz w:val="16"/>
            </w:rPr>
          </w:rPrChange>
        </w:rPr>
        <w:sectPr w:rsidR="00B177F5" w:rsidRPr="00814BC9">
          <w:pgSz w:w="11910" w:h="16840"/>
          <w:pgMar w:top="2000" w:right="1480" w:bottom="280" w:left="1160" w:header="1813" w:footer="0" w:gutter="0"/>
          <w:cols w:space="720"/>
        </w:sectPr>
      </w:pPr>
    </w:p>
    <w:p w14:paraId="08D2D1B4" w14:textId="77777777" w:rsidR="00B177F5" w:rsidRPr="00814BC9" w:rsidRDefault="00B177F5">
      <w:pPr>
        <w:pStyle w:val="Corpsdetexte"/>
        <w:spacing w:line="240" w:lineRule="auto"/>
        <w:rPr>
          <w:sz w:val="13"/>
          <w:lang w:val="en-GB"/>
          <w:rPrChange w:id="3128" w:author="Christian PIEDALLU" w:date="2023-02-06T09:53:00Z">
            <w:rPr>
              <w:sz w:val="13"/>
            </w:rPr>
          </w:rPrChange>
        </w:rPr>
      </w:pPr>
    </w:p>
    <w:p w14:paraId="1AC39F57" w14:textId="77777777" w:rsidR="00B177F5" w:rsidRPr="00814BC9" w:rsidRDefault="00B553DB">
      <w:pPr>
        <w:pStyle w:val="Corpsdetexte"/>
        <w:spacing w:before="59" w:line="242" w:lineRule="exact"/>
        <w:ind w:left="163"/>
        <w:rPr>
          <w:lang w:val="en-GB"/>
          <w:rPrChange w:id="3129" w:author="Christian PIEDALLU" w:date="2023-02-06T09:53:00Z">
            <w:rPr/>
          </w:rPrChange>
        </w:rPr>
      </w:pPr>
      <w:r w:rsidRPr="00814BC9">
        <w:rPr>
          <w:rFonts w:ascii="Trebuchet MS"/>
          <w:sz w:val="10"/>
          <w:lang w:val="en-GB"/>
          <w:rPrChange w:id="3130" w:author="Christian PIEDALLU" w:date="2023-02-06T09:53:00Z">
            <w:rPr>
              <w:rFonts w:ascii="Trebuchet MS"/>
              <w:sz w:val="10"/>
            </w:rPr>
          </w:rPrChange>
        </w:rPr>
        <w:t xml:space="preserve">213     </w:t>
      </w:r>
      <w:r w:rsidRPr="00814BC9">
        <w:rPr>
          <w:rFonts w:ascii="Trebuchet MS"/>
          <w:spacing w:val="19"/>
          <w:sz w:val="10"/>
          <w:lang w:val="en-GB"/>
          <w:rPrChange w:id="3131" w:author="Christian PIEDALLU" w:date="2023-02-06T09:53:00Z">
            <w:rPr>
              <w:rFonts w:ascii="Trebuchet MS"/>
              <w:spacing w:val="19"/>
              <w:sz w:val="10"/>
            </w:rPr>
          </w:rPrChange>
        </w:rPr>
        <w:t xml:space="preserve"> </w:t>
      </w:r>
      <w:r w:rsidRPr="00814BC9">
        <w:rPr>
          <w:w w:val="105"/>
          <w:lang w:val="en-GB"/>
          <w:rPrChange w:id="3132" w:author="Christian PIEDALLU" w:date="2023-02-06T09:53:00Z">
            <w:rPr>
              <w:w w:val="105"/>
            </w:rPr>
          </w:rPrChange>
        </w:rPr>
        <w:t>is</w:t>
      </w:r>
      <w:r w:rsidRPr="00814BC9">
        <w:rPr>
          <w:spacing w:val="25"/>
          <w:w w:val="105"/>
          <w:lang w:val="en-GB"/>
          <w:rPrChange w:id="3133" w:author="Christian PIEDALLU" w:date="2023-02-06T09:53:00Z">
            <w:rPr>
              <w:spacing w:val="25"/>
              <w:w w:val="105"/>
            </w:rPr>
          </w:rPrChange>
        </w:rPr>
        <w:t xml:space="preserve"> </w:t>
      </w:r>
      <w:r w:rsidRPr="00814BC9">
        <w:rPr>
          <w:w w:val="105"/>
          <w:lang w:val="en-GB"/>
          <w:rPrChange w:id="3134" w:author="Christian PIEDALLU" w:date="2023-02-06T09:53:00Z">
            <w:rPr>
              <w:w w:val="105"/>
            </w:rPr>
          </w:rPrChange>
        </w:rPr>
        <w:t xml:space="preserve">increasing. </w:t>
      </w:r>
      <w:r w:rsidRPr="00814BC9">
        <w:rPr>
          <w:spacing w:val="19"/>
          <w:w w:val="105"/>
          <w:lang w:val="en-GB"/>
          <w:rPrChange w:id="3135" w:author="Christian PIEDALLU" w:date="2023-02-06T09:53:00Z">
            <w:rPr>
              <w:spacing w:val="19"/>
              <w:w w:val="105"/>
            </w:rPr>
          </w:rPrChange>
        </w:rPr>
        <w:t xml:space="preserve"> </w:t>
      </w:r>
      <w:r w:rsidRPr="00814BC9">
        <w:rPr>
          <w:w w:val="105"/>
          <w:lang w:val="en-GB"/>
          <w:rPrChange w:id="3136" w:author="Christian PIEDALLU" w:date="2023-02-06T09:53:00Z">
            <w:rPr>
              <w:w w:val="105"/>
            </w:rPr>
          </w:rPrChange>
        </w:rPr>
        <w:t>Except</w:t>
      </w:r>
      <w:r w:rsidRPr="00814BC9">
        <w:rPr>
          <w:spacing w:val="25"/>
          <w:w w:val="105"/>
          <w:lang w:val="en-GB"/>
          <w:rPrChange w:id="3137" w:author="Christian PIEDALLU" w:date="2023-02-06T09:53:00Z">
            <w:rPr>
              <w:spacing w:val="25"/>
              <w:w w:val="105"/>
            </w:rPr>
          </w:rPrChange>
        </w:rPr>
        <w:t xml:space="preserve"> </w:t>
      </w:r>
      <w:r w:rsidRPr="00814BC9">
        <w:rPr>
          <w:w w:val="105"/>
          <w:lang w:val="en-GB"/>
          <w:rPrChange w:id="3138" w:author="Christian PIEDALLU" w:date="2023-02-06T09:53:00Z">
            <w:rPr>
              <w:w w:val="105"/>
            </w:rPr>
          </w:rPrChange>
        </w:rPr>
        <w:t>during</w:t>
      </w:r>
      <w:r w:rsidRPr="00814BC9">
        <w:rPr>
          <w:spacing w:val="25"/>
          <w:w w:val="105"/>
          <w:lang w:val="en-GB"/>
          <w:rPrChange w:id="3139" w:author="Christian PIEDALLU" w:date="2023-02-06T09:53:00Z">
            <w:rPr>
              <w:spacing w:val="25"/>
              <w:w w:val="105"/>
            </w:rPr>
          </w:rPrChange>
        </w:rPr>
        <w:t xml:space="preserve"> </w:t>
      </w:r>
      <w:r w:rsidRPr="00814BC9">
        <w:rPr>
          <w:w w:val="105"/>
          <w:lang w:val="en-GB"/>
          <w:rPrChange w:id="3140" w:author="Christian PIEDALLU" w:date="2023-02-06T09:53:00Z">
            <w:rPr>
              <w:w w:val="105"/>
            </w:rPr>
          </w:rPrChange>
        </w:rPr>
        <w:t>2018,</w:t>
      </w:r>
      <w:r w:rsidRPr="00814BC9">
        <w:rPr>
          <w:spacing w:val="27"/>
          <w:w w:val="105"/>
          <w:lang w:val="en-GB"/>
          <w:rPrChange w:id="3141" w:author="Christian PIEDALLU" w:date="2023-02-06T09:53:00Z">
            <w:rPr>
              <w:spacing w:val="27"/>
              <w:w w:val="105"/>
            </w:rPr>
          </w:rPrChange>
        </w:rPr>
        <w:t xml:space="preserve"> </w:t>
      </w:r>
      <w:r w:rsidRPr="00814BC9">
        <w:rPr>
          <w:w w:val="105"/>
          <w:lang w:val="en-GB"/>
          <w:rPrChange w:id="3142" w:author="Christian PIEDALLU" w:date="2023-02-06T09:53:00Z">
            <w:rPr>
              <w:w w:val="105"/>
            </w:rPr>
          </w:rPrChange>
        </w:rPr>
        <w:t>at</w:t>
      </w:r>
      <w:r w:rsidRPr="00814BC9">
        <w:rPr>
          <w:spacing w:val="25"/>
          <w:w w:val="105"/>
          <w:lang w:val="en-GB"/>
          <w:rPrChange w:id="3143" w:author="Christian PIEDALLU" w:date="2023-02-06T09:53:00Z">
            <w:rPr>
              <w:spacing w:val="25"/>
              <w:w w:val="105"/>
            </w:rPr>
          </w:rPrChange>
        </w:rPr>
        <w:t xml:space="preserve"> </w:t>
      </w:r>
      <w:r w:rsidRPr="00814BC9">
        <w:rPr>
          <w:w w:val="105"/>
          <w:lang w:val="en-GB"/>
          <w:rPrChange w:id="3144" w:author="Christian PIEDALLU" w:date="2023-02-06T09:53:00Z">
            <w:rPr>
              <w:w w:val="105"/>
            </w:rPr>
          </w:rPrChange>
        </w:rPr>
        <w:t>the</w:t>
      </w:r>
      <w:r w:rsidRPr="00814BC9">
        <w:rPr>
          <w:spacing w:val="25"/>
          <w:w w:val="105"/>
          <w:lang w:val="en-GB"/>
          <w:rPrChange w:id="3145" w:author="Christian PIEDALLU" w:date="2023-02-06T09:53:00Z">
            <w:rPr>
              <w:spacing w:val="25"/>
              <w:w w:val="105"/>
            </w:rPr>
          </w:rPrChange>
        </w:rPr>
        <w:t xml:space="preserve"> </w:t>
      </w:r>
      <w:r w:rsidRPr="00814BC9">
        <w:rPr>
          <w:w w:val="105"/>
          <w:lang w:val="en-GB"/>
          <w:rPrChange w:id="3146" w:author="Christian PIEDALLU" w:date="2023-02-06T09:53:00Z">
            <w:rPr>
              <w:w w:val="105"/>
            </w:rPr>
          </w:rPrChange>
        </w:rPr>
        <w:t>peak</w:t>
      </w:r>
      <w:r w:rsidRPr="00814BC9">
        <w:rPr>
          <w:spacing w:val="24"/>
          <w:w w:val="105"/>
          <w:lang w:val="en-GB"/>
          <w:rPrChange w:id="3147" w:author="Christian PIEDALLU" w:date="2023-02-06T09:53:00Z">
            <w:rPr>
              <w:spacing w:val="24"/>
              <w:w w:val="105"/>
            </w:rPr>
          </w:rPrChange>
        </w:rPr>
        <w:t xml:space="preserve"> </w:t>
      </w:r>
      <w:r w:rsidRPr="00814BC9">
        <w:rPr>
          <w:w w:val="105"/>
          <w:lang w:val="en-GB"/>
          <w:rPrChange w:id="3148" w:author="Christian PIEDALLU" w:date="2023-02-06T09:53:00Z">
            <w:rPr>
              <w:w w:val="105"/>
            </w:rPr>
          </w:rPrChange>
        </w:rPr>
        <w:t>of</w:t>
      </w:r>
      <w:r w:rsidRPr="00814BC9">
        <w:rPr>
          <w:spacing w:val="25"/>
          <w:w w:val="105"/>
          <w:lang w:val="en-GB"/>
          <w:rPrChange w:id="3149" w:author="Christian PIEDALLU" w:date="2023-02-06T09:53:00Z">
            <w:rPr>
              <w:spacing w:val="25"/>
              <w:w w:val="105"/>
            </w:rPr>
          </w:rPrChange>
        </w:rPr>
        <w:t xml:space="preserve"> </w:t>
      </w:r>
      <w:r w:rsidRPr="00814BC9">
        <w:rPr>
          <w:w w:val="105"/>
          <w:lang w:val="en-GB"/>
          <w:rPrChange w:id="3150" w:author="Christian PIEDALLU" w:date="2023-02-06T09:53:00Z">
            <w:rPr>
              <w:w w:val="105"/>
            </w:rPr>
          </w:rPrChange>
        </w:rPr>
        <w:t>the</w:t>
      </w:r>
      <w:r w:rsidRPr="00814BC9">
        <w:rPr>
          <w:spacing w:val="25"/>
          <w:w w:val="105"/>
          <w:lang w:val="en-GB"/>
          <w:rPrChange w:id="3151" w:author="Christian PIEDALLU" w:date="2023-02-06T09:53:00Z">
            <w:rPr>
              <w:spacing w:val="25"/>
              <w:w w:val="105"/>
            </w:rPr>
          </w:rPrChange>
        </w:rPr>
        <w:t xml:space="preserve"> </w:t>
      </w:r>
      <w:r w:rsidRPr="00814BC9">
        <w:rPr>
          <w:w w:val="105"/>
          <w:lang w:val="en-GB"/>
          <w:rPrChange w:id="3152" w:author="Christian PIEDALLU" w:date="2023-02-06T09:53:00Z">
            <w:rPr>
              <w:w w:val="105"/>
            </w:rPr>
          </w:rPrChange>
        </w:rPr>
        <w:t>crisis,</w:t>
      </w:r>
      <w:r w:rsidRPr="00814BC9">
        <w:rPr>
          <w:spacing w:val="27"/>
          <w:w w:val="105"/>
          <w:lang w:val="en-GB"/>
          <w:rPrChange w:id="3153" w:author="Christian PIEDALLU" w:date="2023-02-06T09:53:00Z">
            <w:rPr>
              <w:spacing w:val="27"/>
              <w:w w:val="105"/>
            </w:rPr>
          </w:rPrChange>
        </w:rPr>
        <w:t xml:space="preserve"> </w:t>
      </w:r>
      <w:r w:rsidRPr="00814BC9">
        <w:rPr>
          <w:w w:val="105"/>
          <w:lang w:val="en-GB"/>
          <w:rPrChange w:id="3154" w:author="Christian PIEDALLU" w:date="2023-02-06T09:53:00Z">
            <w:rPr>
              <w:w w:val="105"/>
            </w:rPr>
          </w:rPrChange>
        </w:rPr>
        <w:t>spruce</w:t>
      </w:r>
      <w:r w:rsidRPr="00814BC9">
        <w:rPr>
          <w:spacing w:val="25"/>
          <w:w w:val="105"/>
          <w:lang w:val="en-GB"/>
          <w:rPrChange w:id="3155" w:author="Christian PIEDALLU" w:date="2023-02-06T09:53:00Z">
            <w:rPr>
              <w:spacing w:val="25"/>
              <w:w w:val="105"/>
            </w:rPr>
          </w:rPrChange>
        </w:rPr>
        <w:t xml:space="preserve"> </w:t>
      </w:r>
      <w:r w:rsidRPr="00814BC9">
        <w:rPr>
          <w:w w:val="105"/>
          <w:lang w:val="en-GB"/>
          <w:rPrChange w:id="3156" w:author="Christian PIEDALLU" w:date="2023-02-06T09:53:00Z">
            <w:rPr>
              <w:w w:val="105"/>
            </w:rPr>
          </w:rPrChange>
        </w:rPr>
        <w:t>forest</w:t>
      </w:r>
      <w:r w:rsidRPr="00814BC9">
        <w:rPr>
          <w:spacing w:val="25"/>
          <w:w w:val="105"/>
          <w:lang w:val="en-GB"/>
          <w:rPrChange w:id="3157" w:author="Christian PIEDALLU" w:date="2023-02-06T09:53:00Z">
            <w:rPr>
              <w:spacing w:val="25"/>
              <w:w w:val="105"/>
            </w:rPr>
          </w:rPrChange>
        </w:rPr>
        <w:t xml:space="preserve"> </w:t>
      </w:r>
      <w:r w:rsidRPr="00814BC9">
        <w:rPr>
          <w:w w:val="105"/>
          <w:lang w:val="en-GB"/>
          <w:rPrChange w:id="3158" w:author="Christian PIEDALLU" w:date="2023-02-06T09:53:00Z">
            <w:rPr>
              <w:w w:val="105"/>
            </w:rPr>
          </w:rPrChange>
        </w:rPr>
        <w:t>above</w:t>
      </w:r>
      <w:r w:rsidRPr="00814BC9">
        <w:rPr>
          <w:spacing w:val="24"/>
          <w:w w:val="105"/>
          <w:lang w:val="en-GB"/>
          <w:rPrChange w:id="3159" w:author="Christian PIEDALLU" w:date="2023-02-06T09:53:00Z">
            <w:rPr>
              <w:spacing w:val="24"/>
              <w:w w:val="105"/>
            </w:rPr>
          </w:rPrChange>
        </w:rPr>
        <w:t xml:space="preserve"> </w:t>
      </w:r>
      <w:r w:rsidRPr="00814BC9">
        <w:rPr>
          <w:w w:val="105"/>
          <w:lang w:val="en-GB"/>
          <w:rPrChange w:id="3160" w:author="Christian PIEDALLU" w:date="2023-02-06T09:53:00Z">
            <w:rPr>
              <w:w w:val="105"/>
            </w:rPr>
          </w:rPrChange>
        </w:rPr>
        <w:t>500</w:t>
      </w:r>
      <w:r w:rsidRPr="00814BC9">
        <w:rPr>
          <w:spacing w:val="25"/>
          <w:w w:val="105"/>
          <w:lang w:val="en-GB"/>
          <w:rPrChange w:id="3161" w:author="Christian PIEDALLU" w:date="2023-02-06T09:53:00Z">
            <w:rPr>
              <w:spacing w:val="25"/>
              <w:w w:val="105"/>
            </w:rPr>
          </w:rPrChange>
        </w:rPr>
        <w:t xml:space="preserve"> </w:t>
      </w:r>
      <w:r w:rsidRPr="00814BC9">
        <w:rPr>
          <w:w w:val="105"/>
          <w:lang w:val="en-GB"/>
          <w:rPrChange w:id="3162" w:author="Christian PIEDALLU" w:date="2023-02-06T09:53:00Z">
            <w:rPr>
              <w:w w:val="105"/>
            </w:rPr>
          </w:rPrChange>
        </w:rPr>
        <w:t>m</w:t>
      </w:r>
      <w:r w:rsidRPr="00814BC9">
        <w:rPr>
          <w:spacing w:val="25"/>
          <w:w w:val="105"/>
          <w:lang w:val="en-GB"/>
          <w:rPrChange w:id="3163" w:author="Christian PIEDALLU" w:date="2023-02-06T09:53:00Z">
            <w:rPr>
              <w:spacing w:val="25"/>
              <w:w w:val="105"/>
            </w:rPr>
          </w:rPrChange>
        </w:rPr>
        <w:t xml:space="preserve"> </w:t>
      </w:r>
      <w:r w:rsidRPr="00814BC9">
        <w:rPr>
          <w:w w:val="105"/>
          <w:lang w:val="en-GB"/>
          <w:rPrChange w:id="3164" w:author="Christian PIEDALLU" w:date="2023-02-06T09:53:00Z">
            <w:rPr>
              <w:w w:val="105"/>
            </w:rPr>
          </w:rPrChange>
        </w:rPr>
        <w:t>were</w:t>
      </w:r>
      <w:r w:rsidRPr="00814BC9">
        <w:rPr>
          <w:spacing w:val="24"/>
          <w:w w:val="105"/>
          <w:lang w:val="en-GB"/>
          <w:rPrChange w:id="3165" w:author="Christian PIEDALLU" w:date="2023-02-06T09:53:00Z">
            <w:rPr>
              <w:spacing w:val="24"/>
              <w:w w:val="105"/>
            </w:rPr>
          </w:rPrChange>
        </w:rPr>
        <w:t xml:space="preserve"> </w:t>
      </w:r>
      <w:r w:rsidRPr="00814BC9">
        <w:rPr>
          <w:w w:val="105"/>
          <w:lang w:val="en-GB"/>
          <w:rPrChange w:id="3166" w:author="Christian PIEDALLU" w:date="2023-02-06T09:53:00Z">
            <w:rPr>
              <w:w w:val="105"/>
            </w:rPr>
          </w:rPrChange>
        </w:rPr>
        <w:t>not</w:t>
      </w:r>
    </w:p>
    <w:p w14:paraId="5DC481E1" w14:textId="67DC93D0" w:rsidR="00B177F5" w:rsidRPr="00814BC9" w:rsidRDefault="00B553DB">
      <w:pPr>
        <w:pStyle w:val="Corpsdetexte"/>
        <w:ind w:left="163"/>
        <w:rPr>
          <w:lang w:val="en-GB"/>
          <w:rPrChange w:id="3167" w:author="Christian PIEDALLU" w:date="2023-02-06T09:53:00Z">
            <w:rPr/>
          </w:rPrChange>
        </w:rPr>
      </w:pPr>
      <w:r w:rsidRPr="00814BC9">
        <w:rPr>
          <w:rFonts w:ascii="Trebuchet MS"/>
          <w:sz w:val="10"/>
          <w:lang w:val="en-GB"/>
          <w:rPrChange w:id="3168" w:author="Christian PIEDALLU" w:date="2023-02-06T09:53:00Z">
            <w:rPr>
              <w:rFonts w:ascii="Trebuchet MS"/>
              <w:sz w:val="10"/>
            </w:rPr>
          </w:rPrChange>
        </w:rPr>
        <w:t xml:space="preserve">214     </w:t>
      </w:r>
      <w:r w:rsidRPr="00814BC9">
        <w:rPr>
          <w:rFonts w:ascii="Trebuchet MS"/>
          <w:spacing w:val="19"/>
          <w:sz w:val="10"/>
          <w:lang w:val="en-GB"/>
          <w:rPrChange w:id="3169" w:author="Christian PIEDALLU" w:date="2023-02-06T09:53:00Z">
            <w:rPr>
              <w:rFonts w:ascii="Trebuchet MS"/>
              <w:spacing w:val="19"/>
              <w:sz w:val="10"/>
            </w:rPr>
          </w:rPrChange>
        </w:rPr>
        <w:t xml:space="preserve"> </w:t>
      </w:r>
      <w:r w:rsidRPr="00814BC9">
        <w:rPr>
          <w:w w:val="105"/>
          <w:lang w:val="en-GB"/>
          <w:rPrChange w:id="3170" w:author="Christian PIEDALLU" w:date="2023-02-06T09:53:00Z">
            <w:rPr>
              <w:w w:val="105"/>
            </w:rPr>
          </w:rPrChange>
        </w:rPr>
        <w:t>severely</w:t>
      </w:r>
      <w:r w:rsidRPr="00814BC9">
        <w:rPr>
          <w:spacing w:val="11"/>
          <w:w w:val="105"/>
          <w:lang w:val="en-GB"/>
          <w:rPrChange w:id="3171" w:author="Christian PIEDALLU" w:date="2023-02-06T09:53:00Z">
            <w:rPr>
              <w:spacing w:val="11"/>
              <w:w w:val="105"/>
            </w:rPr>
          </w:rPrChange>
        </w:rPr>
        <w:t xml:space="preserve"> </w:t>
      </w:r>
      <w:r w:rsidRPr="00814BC9">
        <w:rPr>
          <w:w w:val="105"/>
          <w:lang w:val="en-GB"/>
          <w:rPrChange w:id="3172" w:author="Christian PIEDALLU" w:date="2023-02-06T09:53:00Z">
            <w:rPr>
              <w:w w:val="105"/>
            </w:rPr>
          </w:rPrChange>
        </w:rPr>
        <w:t>affected.</w:t>
      </w:r>
      <w:r w:rsidRPr="00814BC9">
        <w:rPr>
          <w:spacing w:val="32"/>
          <w:w w:val="105"/>
          <w:lang w:val="en-GB"/>
          <w:rPrChange w:id="3173" w:author="Christian PIEDALLU" w:date="2023-02-06T09:53:00Z">
            <w:rPr>
              <w:spacing w:val="32"/>
              <w:w w:val="105"/>
            </w:rPr>
          </w:rPrChange>
        </w:rPr>
        <w:t xml:space="preserve"> </w:t>
      </w:r>
      <w:r w:rsidRPr="00814BC9">
        <w:rPr>
          <w:w w:val="105"/>
          <w:lang w:val="en-GB"/>
          <w:rPrChange w:id="3174" w:author="Christian PIEDALLU" w:date="2023-02-06T09:53:00Z">
            <w:rPr>
              <w:w w:val="105"/>
            </w:rPr>
          </w:rPrChange>
        </w:rPr>
        <w:t>In</w:t>
      </w:r>
      <w:r w:rsidRPr="00814BC9">
        <w:rPr>
          <w:spacing w:val="11"/>
          <w:w w:val="105"/>
          <w:lang w:val="en-GB"/>
          <w:rPrChange w:id="3175" w:author="Christian PIEDALLU" w:date="2023-02-06T09:53:00Z">
            <w:rPr>
              <w:spacing w:val="11"/>
              <w:w w:val="105"/>
            </w:rPr>
          </w:rPrChange>
        </w:rPr>
        <w:t xml:space="preserve"> </w:t>
      </w:r>
      <w:r w:rsidRPr="00814BC9">
        <w:rPr>
          <w:w w:val="105"/>
          <w:lang w:val="en-GB"/>
          <w:rPrChange w:id="3176" w:author="Christian PIEDALLU" w:date="2023-02-06T09:53:00Z">
            <w:rPr>
              <w:w w:val="105"/>
            </w:rPr>
          </w:rPrChange>
        </w:rPr>
        <w:t>the</w:t>
      </w:r>
      <w:r w:rsidRPr="00814BC9">
        <w:rPr>
          <w:spacing w:val="11"/>
          <w:w w:val="105"/>
          <w:lang w:val="en-GB"/>
          <w:rPrChange w:id="3177" w:author="Christian PIEDALLU" w:date="2023-02-06T09:53:00Z">
            <w:rPr>
              <w:spacing w:val="11"/>
              <w:w w:val="105"/>
            </w:rPr>
          </w:rPrChange>
        </w:rPr>
        <w:t xml:space="preserve"> </w:t>
      </w:r>
      <w:r w:rsidRPr="00814BC9">
        <w:rPr>
          <w:w w:val="105"/>
          <w:lang w:val="en-GB"/>
          <w:rPrChange w:id="3178" w:author="Christian PIEDALLU" w:date="2023-02-06T09:53:00Z">
            <w:rPr>
              <w:w w:val="105"/>
            </w:rPr>
          </w:rPrChange>
        </w:rPr>
        <w:t>Vosges,</w:t>
      </w:r>
      <w:r w:rsidRPr="00814BC9">
        <w:rPr>
          <w:spacing w:val="11"/>
          <w:w w:val="105"/>
          <w:lang w:val="en-GB"/>
          <w:rPrChange w:id="3179" w:author="Christian PIEDALLU" w:date="2023-02-06T09:53:00Z">
            <w:rPr>
              <w:spacing w:val="11"/>
              <w:w w:val="105"/>
            </w:rPr>
          </w:rPrChange>
        </w:rPr>
        <w:t xml:space="preserve"> </w:t>
      </w:r>
      <w:r w:rsidRPr="00814BC9">
        <w:rPr>
          <w:w w:val="105"/>
          <w:lang w:val="en-GB"/>
          <w:rPrChange w:id="3180" w:author="Christian PIEDALLU" w:date="2023-02-06T09:53:00Z">
            <w:rPr>
              <w:w w:val="105"/>
            </w:rPr>
          </w:rPrChange>
        </w:rPr>
        <w:t>the</w:t>
      </w:r>
      <w:r w:rsidRPr="00814BC9">
        <w:rPr>
          <w:spacing w:val="11"/>
          <w:w w:val="105"/>
          <w:lang w:val="en-GB"/>
          <w:rPrChange w:id="3181" w:author="Christian PIEDALLU" w:date="2023-02-06T09:53:00Z">
            <w:rPr>
              <w:spacing w:val="11"/>
              <w:w w:val="105"/>
            </w:rPr>
          </w:rPrChange>
        </w:rPr>
        <w:t xml:space="preserve"> </w:t>
      </w:r>
      <w:r w:rsidRPr="00814BC9">
        <w:rPr>
          <w:w w:val="105"/>
          <w:lang w:val="en-GB"/>
          <w:rPrChange w:id="3182" w:author="Christian PIEDALLU" w:date="2023-02-06T09:53:00Z">
            <w:rPr>
              <w:w w:val="105"/>
            </w:rPr>
          </w:rPrChange>
        </w:rPr>
        <w:t>dieback</w:t>
      </w:r>
      <w:r w:rsidRPr="00814BC9">
        <w:rPr>
          <w:spacing w:val="11"/>
          <w:w w:val="105"/>
          <w:lang w:val="en-GB"/>
          <w:rPrChange w:id="3183" w:author="Christian PIEDALLU" w:date="2023-02-06T09:53:00Z">
            <w:rPr>
              <w:spacing w:val="11"/>
              <w:w w:val="105"/>
            </w:rPr>
          </w:rPrChange>
        </w:rPr>
        <w:t xml:space="preserve"> </w:t>
      </w:r>
      <w:r w:rsidRPr="00814BC9">
        <w:rPr>
          <w:w w:val="105"/>
          <w:lang w:val="en-GB"/>
          <w:rPrChange w:id="3184" w:author="Christian PIEDALLU" w:date="2023-02-06T09:53:00Z">
            <w:rPr>
              <w:w w:val="105"/>
            </w:rPr>
          </w:rPrChange>
        </w:rPr>
        <w:t>rate</w:t>
      </w:r>
      <w:r w:rsidRPr="00814BC9">
        <w:rPr>
          <w:spacing w:val="11"/>
          <w:w w:val="105"/>
          <w:lang w:val="en-GB"/>
          <w:rPrChange w:id="3185" w:author="Christian PIEDALLU" w:date="2023-02-06T09:53:00Z">
            <w:rPr>
              <w:spacing w:val="11"/>
              <w:w w:val="105"/>
            </w:rPr>
          </w:rPrChange>
        </w:rPr>
        <w:t xml:space="preserve"> </w:t>
      </w:r>
      <w:r w:rsidRPr="00814BC9">
        <w:rPr>
          <w:w w:val="105"/>
          <w:lang w:val="en-GB"/>
          <w:rPrChange w:id="3186" w:author="Christian PIEDALLU" w:date="2023-02-06T09:53:00Z">
            <w:rPr>
              <w:w w:val="105"/>
            </w:rPr>
          </w:rPrChange>
        </w:rPr>
        <w:t>is</w:t>
      </w:r>
      <w:r w:rsidRPr="00814BC9">
        <w:rPr>
          <w:spacing w:val="10"/>
          <w:w w:val="105"/>
          <w:lang w:val="en-GB"/>
          <w:rPrChange w:id="3187" w:author="Christian PIEDALLU" w:date="2023-02-06T09:53:00Z">
            <w:rPr>
              <w:spacing w:val="10"/>
              <w:w w:val="105"/>
            </w:rPr>
          </w:rPrChange>
        </w:rPr>
        <w:t xml:space="preserve"> </w:t>
      </w:r>
      <w:r w:rsidRPr="00814BC9">
        <w:rPr>
          <w:w w:val="105"/>
          <w:lang w:val="en-GB"/>
          <w:rPrChange w:id="3188" w:author="Christian PIEDALLU" w:date="2023-02-06T09:53:00Z">
            <w:rPr>
              <w:w w:val="105"/>
            </w:rPr>
          </w:rPrChange>
        </w:rPr>
        <w:t>globally</w:t>
      </w:r>
      <w:r w:rsidRPr="00814BC9">
        <w:rPr>
          <w:spacing w:val="11"/>
          <w:w w:val="105"/>
          <w:lang w:val="en-GB"/>
          <w:rPrChange w:id="3189" w:author="Christian PIEDALLU" w:date="2023-02-06T09:53:00Z">
            <w:rPr>
              <w:spacing w:val="11"/>
              <w:w w:val="105"/>
            </w:rPr>
          </w:rPrChange>
        </w:rPr>
        <w:t xml:space="preserve"> </w:t>
      </w:r>
      <w:r w:rsidRPr="00814BC9">
        <w:rPr>
          <w:w w:val="105"/>
          <w:lang w:val="en-GB"/>
          <w:rPrChange w:id="3190" w:author="Christian PIEDALLU" w:date="2023-02-06T09:53:00Z">
            <w:rPr>
              <w:w w:val="105"/>
            </w:rPr>
          </w:rPrChange>
        </w:rPr>
        <w:t>low</w:t>
      </w:r>
      <w:r w:rsidRPr="00814BC9">
        <w:rPr>
          <w:spacing w:val="11"/>
          <w:w w:val="105"/>
          <w:lang w:val="en-GB"/>
          <w:rPrChange w:id="3191" w:author="Christian PIEDALLU" w:date="2023-02-06T09:53:00Z">
            <w:rPr>
              <w:spacing w:val="11"/>
              <w:w w:val="105"/>
            </w:rPr>
          </w:rPrChange>
        </w:rPr>
        <w:t xml:space="preserve"> </w:t>
      </w:r>
      <w:r w:rsidRPr="00814BC9">
        <w:rPr>
          <w:w w:val="105"/>
          <w:lang w:val="en-GB"/>
          <w:rPrChange w:id="3192" w:author="Christian PIEDALLU" w:date="2023-02-06T09:53:00Z">
            <w:rPr>
              <w:w w:val="105"/>
            </w:rPr>
          </w:rPrChange>
        </w:rPr>
        <w:t>during</w:t>
      </w:r>
      <w:r w:rsidRPr="00814BC9">
        <w:rPr>
          <w:spacing w:val="11"/>
          <w:w w:val="105"/>
          <w:lang w:val="en-GB"/>
          <w:rPrChange w:id="3193" w:author="Christian PIEDALLU" w:date="2023-02-06T09:53:00Z">
            <w:rPr>
              <w:spacing w:val="11"/>
              <w:w w:val="105"/>
            </w:rPr>
          </w:rPrChange>
        </w:rPr>
        <w:t xml:space="preserve"> </w:t>
      </w:r>
      <w:r w:rsidRPr="00814BC9">
        <w:rPr>
          <w:w w:val="105"/>
          <w:lang w:val="en-GB"/>
          <w:rPrChange w:id="3194" w:author="Christian PIEDALLU" w:date="2023-02-06T09:53:00Z">
            <w:rPr>
              <w:w w:val="105"/>
            </w:rPr>
          </w:rPrChange>
        </w:rPr>
        <w:t>the</w:t>
      </w:r>
      <w:r w:rsidRPr="00814BC9">
        <w:rPr>
          <w:spacing w:val="11"/>
          <w:w w:val="105"/>
          <w:lang w:val="en-GB"/>
          <w:rPrChange w:id="3195" w:author="Christian PIEDALLU" w:date="2023-02-06T09:53:00Z">
            <w:rPr>
              <w:spacing w:val="11"/>
              <w:w w:val="105"/>
            </w:rPr>
          </w:rPrChange>
        </w:rPr>
        <w:t xml:space="preserve"> </w:t>
      </w:r>
      <w:r w:rsidRPr="00814BC9">
        <w:rPr>
          <w:w w:val="105"/>
          <w:lang w:val="en-GB"/>
          <w:rPrChange w:id="3196" w:author="Christian PIEDALLU" w:date="2023-02-06T09:53:00Z">
            <w:rPr>
              <w:w w:val="105"/>
            </w:rPr>
          </w:rPrChange>
        </w:rPr>
        <w:t>crisis</w:t>
      </w:r>
      <w:ins w:id="3197" w:author="Christian PIEDALLU" w:date="2023-02-06T15:03:00Z">
        <w:r w:rsidR="00775634">
          <w:rPr>
            <w:w w:val="105"/>
            <w:lang w:val="en-GB"/>
          </w:rPr>
          <w:t xml:space="preserve"> comparatively to the other regions</w:t>
        </w:r>
      </w:ins>
      <w:r w:rsidRPr="00814BC9">
        <w:rPr>
          <w:w w:val="105"/>
          <w:lang w:val="en-GB"/>
          <w:rPrChange w:id="3198" w:author="Christian PIEDALLU" w:date="2023-02-06T09:53:00Z">
            <w:rPr>
              <w:w w:val="105"/>
            </w:rPr>
          </w:rPrChange>
        </w:rPr>
        <w:t>,</w:t>
      </w:r>
      <w:r w:rsidRPr="00814BC9">
        <w:rPr>
          <w:spacing w:val="12"/>
          <w:w w:val="105"/>
          <w:lang w:val="en-GB"/>
          <w:rPrChange w:id="3199" w:author="Christian PIEDALLU" w:date="2023-02-06T09:53:00Z">
            <w:rPr>
              <w:spacing w:val="12"/>
              <w:w w:val="105"/>
            </w:rPr>
          </w:rPrChange>
        </w:rPr>
        <w:t xml:space="preserve"> </w:t>
      </w:r>
      <w:r w:rsidRPr="00814BC9">
        <w:rPr>
          <w:w w:val="105"/>
          <w:lang w:val="en-GB"/>
          <w:rPrChange w:id="3200" w:author="Christian PIEDALLU" w:date="2023-02-06T09:53:00Z">
            <w:rPr>
              <w:w w:val="105"/>
            </w:rPr>
          </w:rPrChange>
        </w:rPr>
        <w:t>except</w:t>
      </w:r>
      <w:r w:rsidRPr="00814BC9">
        <w:rPr>
          <w:spacing w:val="11"/>
          <w:w w:val="105"/>
          <w:lang w:val="en-GB"/>
          <w:rPrChange w:id="3201" w:author="Christian PIEDALLU" w:date="2023-02-06T09:53:00Z">
            <w:rPr>
              <w:spacing w:val="11"/>
              <w:w w:val="105"/>
            </w:rPr>
          </w:rPrChange>
        </w:rPr>
        <w:t xml:space="preserve"> </w:t>
      </w:r>
      <w:r w:rsidRPr="00814BC9">
        <w:rPr>
          <w:w w:val="105"/>
          <w:lang w:val="en-GB"/>
          <w:rPrChange w:id="3202" w:author="Christian PIEDALLU" w:date="2023-02-06T09:53:00Z">
            <w:rPr>
              <w:w w:val="105"/>
            </w:rPr>
          </w:rPrChange>
        </w:rPr>
        <w:t>for</w:t>
      </w:r>
      <w:r w:rsidRPr="00814BC9">
        <w:rPr>
          <w:spacing w:val="11"/>
          <w:w w:val="105"/>
          <w:lang w:val="en-GB"/>
          <w:rPrChange w:id="3203" w:author="Christian PIEDALLU" w:date="2023-02-06T09:53:00Z">
            <w:rPr>
              <w:spacing w:val="11"/>
              <w:w w:val="105"/>
            </w:rPr>
          </w:rPrChange>
        </w:rPr>
        <w:t xml:space="preserve"> </w:t>
      </w:r>
      <w:r w:rsidRPr="00814BC9">
        <w:rPr>
          <w:w w:val="105"/>
          <w:lang w:val="en-GB"/>
          <w:rPrChange w:id="3204" w:author="Christian PIEDALLU" w:date="2023-02-06T09:53:00Z">
            <w:rPr>
              <w:w w:val="105"/>
            </w:rPr>
          </w:rPrChange>
        </w:rPr>
        <w:t>2020.</w:t>
      </w:r>
    </w:p>
    <w:p w14:paraId="56B77432" w14:textId="77777777" w:rsidR="00B177F5" w:rsidRPr="00814BC9" w:rsidRDefault="00B553DB">
      <w:pPr>
        <w:pStyle w:val="Corpsdetexte"/>
        <w:ind w:left="163"/>
        <w:rPr>
          <w:lang w:val="en-GB"/>
          <w:rPrChange w:id="3205" w:author="Christian PIEDALLU" w:date="2023-02-06T09:53:00Z">
            <w:rPr/>
          </w:rPrChange>
        </w:rPr>
      </w:pPr>
      <w:r w:rsidRPr="00814BC9">
        <w:rPr>
          <w:rFonts w:ascii="Trebuchet MS"/>
          <w:sz w:val="10"/>
          <w:lang w:val="en-GB"/>
          <w:rPrChange w:id="3206" w:author="Christian PIEDALLU" w:date="2023-02-06T09:53:00Z">
            <w:rPr>
              <w:rFonts w:ascii="Trebuchet MS"/>
              <w:sz w:val="10"/>
            </w:rPr>
          </w:rPrChange>
        </w:rPr>
        <w:t xml:space="preserve">215     </w:t>
      </w:r>
      <w:r w:rsidRPr="00814BC9">
        <w:rPr>
          <w:rFonts w:ascii="Trebuchet MS"/>
          <w:spacing w:val="19"/>
          <w:sz w:val="10"/>
          <w:lang w:val="en-GB"/>
          <w:rPrChange w:id="3207" w:author="Christian PIEDALLU" w:date="2023-02-06T09:53:00Z">
            <w:rPr>
              <w:rFonts w:ascii="Trebuchet MS"/>
              <w:spacing w:val="19"/>
              <w:sz w:val="10"/>
            </w:rPr>
          </w:rPrChange>
        </w:rPr>
        <w:t xml:space="preserve"> </w:t>
      </w:r>
      <w:r w:rsidRPr="00814BC9">
        <w:rPr>
          <w:w w:val="105"/>
          <w:lang w:val="en-GB"/>
          <w:rPrChange w:id="3208" w:author="Christian PIEDALLU" w:date="2023-02-06T09:53:00Z">
            <w:rPr>
              <w:w w:val="105"/>
            </w:rPr>
          </w:rPrChange>
        </w:rPr>
        <w:t>No</w:t>
      </w:r>
      <w:r w:rsidRPr="00814BC9">
        <w:rPr>
          <w:spacing w:val="21"/>
          <w:w w:val="105"/>
          <w:lang w:val="en-GB"/>
          <w:rPrChange w:id="3209" w:author="Christian PIEDALLU" w:date="2023-02-06T09:53:00Z">
            <w:rPr>
              <w:spacing w:val="21"/>
              <w:w w:val="105"/>
            </w:rPr>
          </w:rPrChange>
        </w:rPr>
        <w:t xml:space="preserve"> </w:t>
      </w:r>
      <w:r w:rsidRPr="00814BC9">
        <w:rPr>
          <w:w w:val="105"/>
          <w:lang w:val="en-GB"/>
          <w:rPrChange w:id="3210" w:author="Christian PIEDALLU" w:date="2023-02-06T09:53:00Z">
            <w:rPr>
              <w:w w:val="105"/>
            </w:rPr>
          </w:rPrChange>
        </w:rPr>
        <w:t>clear</w:t>
      </w:r>
      <w:r w:rsidRPr="00814BC9">
        <w:rPr>
          <w:spacing w:val="22"/>
          <w:w w:val="105"/>
          <w:lang w:val="en-GB"/>
          <w:rPrChange w:id="3211" w:author="Christian PIEDALLU" w:date="2023-02-06T09:53:00Z">
            <w:rPr>
              <w:spacing w:val="22"/>
              <w:w w:val="105"/>
            </w:rPr>
          </w:rPrChange>
        </w:rPr>
        <w:t xml:space="preserve"> </w:t>
      </w:r>
      <w:r w:rsidRPr="00814BC9">
        <w:rPr>
          <w:w w:val="105"/>
          <w:lang w:val="en-GB"/>
          <w:rPrChange w:id="3212" w:author="Christian PIEDALLU" w:date="2023-02-06T09:53:00Z">
            <w:rPr>
              <w:w w:val="105"/>
            </w:rPr>
          </w:rPrChange>
        </w:rPr>
        <w:t>trend</w:t>
      </w:r>
      <w:r w:rsidRPr="00814BC9">
        <w:rPr>
          <w:spacing w:val="21"/>
          <w:w w:val="105"/>
          <w:lang w:val="en-GB"/>
          <w:rPrChange w:id="3213" w:author="Christian PIEDALLU" w:date="2023-02-06T09:53:00Z">
            <w:rPr>
              <w:spacing w:val="21"/>
              <w:w w:val="105"/>
            </w:rPr>
          </w:rPrChange>
        </w:rPr>
        <w:t xml:space="preserve"> </w:t>
      </w:r>
      <w:r w:rsidRPr="00814BC9">
        <w:rPr>
          <w:w w:val="105"/>
          <w:lang w:val="en-GB"/>
          <w:rPrChange w:id="3214" w:author="Christian PIEDALLU" w:date="2023-02-06T09:53:00Z">
            <w:rPr>
              <w:w w:val="105"/>
            </w:rPr>
          </w:rPrChange>
        </w:rPr>
        <w:t>seems</w:t>
      </w:r>
      <w:r w:rsidRPr="00814BC9">
        <w:rPr>
          <w:spacing w:val="22"/>
          <w:w w:val="105"/>
          <w:lang w:val="en-GB"/>
          <w:rPrChange w:id="3215" w:author="Christian PIEDALLU" w:date="2023-02-06T09:53:00Z">
            <w:rPr>
              <w:spacing w:val="22"/>
              <w:w w:val="105"/>
            </w:rPr>
          </w:rPrChange>
        </w:rPr>
        <w:t xml:space="preserve"> </w:t>
      </w:r>
      <w:r w:rsidRPr="00814BC9">
        <w:rPr>
          <w:w w:val="105"/>
          <w:lang w:val="en-GB"/>
          <w:rPrChange w:id="3216" w:author="Christian PIEDALLU" w:date="2023-02-06T09:53:00Z">
            <w:rPr>
              <w:w w:val="105"/>
            </w:rPr>
          </w:rPrChange>
        </w:rPr>
        <w:t>to</w:t>
      </w:r>
      <w:r w:rsidRPr="00814BC9">
        <w:rPr>
          <w:spacing w:val="21"/>
          <w:w w:val="105"/>
          <w:lang w:val="en-GB"/>
          <w:rPrChange w:id="3217" w:author="Christian PIEDALLU" w:date="2023-02-06T09:53:00Z">
            <w:rPr>
              <w:spacing w:val="21"/>
              <w:w w:val="105"/>
            </w:rPr>
          </w:rPrChange>
        </w:rPr>
        <w:t xml:space="preserve"> </w:t>
      </w:r>
      <w:r w:rsidRPr="00814BC9">
        <w:rPr>
          <w:w w:val="105"/>
          <w:lang w:val="en-GB"/>
          <w:rPrChange w:id="3218" w:author="Christian PIEDALLU" w:date="2023-02-06T09:53:00Z">
            <w:rPr>
              <w:w w:val="105"/>
            </w:rPr>
          </w:rPrChange>
        </w:rPr>
        <w:t>emerge</w:t>
      </w:r>
      <w:r w:rsidRPr="00814BC9">
        <w:rPr>
          <w:spacing w:val="21"/>
          <w:w w:val="105"/>
          <w:lang w:val="en-GB"/>
          <w:rPrChange w:id="3219" w:author="Christian PIEDALLU" w:date="2023-02-06T09:53:00Z">
            <w:rPr>
              <w:spacing w:val="21"/>
              <w:w w:val="105"/>
            </w:rPr>
          </w:rPrChange>
        </w:rPr>
        <w:t xml:space="preserve"> </w:t>
      </w:r>
      <w:r w:rsidRPr="00814BC9">
        <w:rPr>
          <w:w w:val="105"/>
          <w:lang w:val="en-GB"/>
          <w:rPrChange w:id="3220" w:author="Christian PIEDALLU" w:date="2023-02-06T09:53:00Z">
            <w:rPr>
              <w:w w:val="105"/>
            </w:rPr>
          </w:rPrChange>
        </w:rPr>
        <w:t>according</w:t>
      </w:r>
      <w:r w:rsidRPr="00814BC9">
        <w:rPr>
          <w:spacing w:val="22"/>
          <w:w w:val="105"/>
          <w:lang w:val="en-GB"/>
          <w:rPrChange w:id="3221" w:author="Christian PIEDALLU" w:date="2023-02-06T09:53:00Z">
            <w:rPr>
              <w:spacing w:val="22"/>
              <w:w w:val="105"/>
            </w:rPr>
          </w:rPrChange>
        </w:rPr>
        <w:t xml:space="preserve"> </w:t>
      </w:r>
      <w:r w:rsidRPr="00814BC9">
        <w:rPr>
          <w:w w:val="105"/>
          <w:lang w:val="en-GB"/>
          <w:rPrChange w:id="3222" w:author="Christian PIEDALLU" w:date="2023-02-06T09:53:00Z">
            <w:rPr>
              <w:w w:val="105"/>
            </w:rPr>
          </w:rPrChange>
        </w:rPr>
        <w:t>to</w:t>
      </w:r>
      <w:r w:rsidRPr="00814BC9">
        <w:rPr>
          <w:spacing w:val="21"/>
          <w:w w:val="105"/>
          <w:lang w:val="en-GB"/>
          <w:rPrChange w:id="3223" w:author="Christian PIEDALLU" w:date="2023-02-06T09:53:00Z">
            <w:rPr>
              <w:spacing w:val="21"/>
              <w:w w:val="105"/>
            </w:rPr>
          </w:rPrChange>
        </w:rPr>
        <w:t xml:space="preserve"> </w:t>
      </w:r>
      <w:r w:rsidRPr="00814BC9">
        <w:rPr>
          <w:w w:val="105"/>
          <w:lang w:val="en-GB"/>
          <w:rPrChange w:id="3224" w:author="Christian PIEDALLU" w:date="2023-02-06T09:53:00Z">
            <w:rPr>
              <w:w w:val="105"/>
            </w:rPr>
          </w:rPrChange>
        </w:rPr>
        <w:t>the</w:t>
      </w:r>
      <w:r w:rsidRPr="00814BC9">
        <w:rPr>
          <w:spacing w:val="22"/>
          <w:w w:val="105"/>
          <w:lang w:val="en-GB"/>
          <w:rPrChange w:id="3225" w:author="Christian PIEDALLU" w:date="2023-02-06T09:53:00Z">
            <w:rPr>
              <w:spacing w:val="22"/>
              <w:w w:val="105"/>
            </w:rPr>
          </w:rPrChange>
        </w:rPr>
        <w:t xml:space="preserve"> </w:t>
      </w:r>
      <w:r w:rsidRPr="00814BC9">
        <w:rPr>
          <w:w w:val="105"/>
          <w:lang w:val="en-GB"/>
          <w:rPrChange w:id="3226" w:author="Christian PIEDALLU" w:date="2023-02-06T09:53:00Z">
            <w:rPr>
              <w:w w:val="105"/>
            </w:rPr>
          </w:rPrChange>
        </w:rPr>
        <w:t>altitude</w:t>
      </w:r>
      <w:r w:rsidRPr="00814BC9">
        <w:rPr>
          <w:spacing w:val="21"/>
          <w:w w:val="105"/>
          <w:lang w:val="en-GB"/>
          <w:rPrChange w:id="3227" w:author="Christian PIEDALLU" w:date="2023-02-06T09:53:00Z">
            <w:rPr>
              <w:spacing w:val="21"/>
              <w:w w:val="105"/>
            </w:rPr>
          </w:rPrChange>
        </w:rPr>
        <w:t xml:space="preserve"> </w:t>
      </w:r>
      <w:r w:rsidRPr="00814BC9">
        <w:rPr>
          <w:w w:val="105"/>
          <w:lang w:val="en-GB"/>
          <w:rPrChange w:id="3228" w:author="Christian PIEDALLU" w:date="2023-02-06T09:53:00Z">
            <w:rPr>
              <w:w w:val="105"/>
            </w:rPr>
          </w:rPrChange>
        </w:rPr>
        <w:t>except</w:t>
      </w:r>
      <w:r w:rsidRPr="00814BC9">
        <w:rPr>
          <w:spacing w:val="21"/>
          <w:w w:val="105"/>
          <w:lang w:val="en-GB"/>
          <w:rPrChange w:id="3229" w:author="Christian PIEDALLU" w:date="2023-02-06T09:53:00Z">
            <w:rPr>
              <w:spacing w:val="21"/>
              <w:w w:val="105"/>
            </w:rPr>
          </w:rPrChange>
        </w:rPr>
        <w:t xml:space="preserve"> </w:t>
      </w:r>
      <w:r w:rsidRPr="00814BC9">
        <w:rPr>
          <w:w w:val="105"/>
          <w:lang w:val="en-GB"/>
          <w:rPrChange w:id="3230" w:author="Christian PIEDALLU" w:date="2023-02-06T09:53:00Z">
            <w:rPr>
              <w:w w:val="105"/>
            </w:rPr>
          </w:rPrChange>
        </w:rPr>
        <w:t>in</w:t>
      </w:r>
      <w:r w:rsidRPr="00814BC9">
        <w:rPr>
          <w:spacing w:val="22"/>
          <w:w w:val="105"/>
          <w:lang w:val="en-GB"/>
          <w:rPrChange w:id="3231" w:author="Christian PIEDALLU" w:date="2023-02-06T09:53:00Z">
            <w:rPr>
              <w:spacing w:val="22"/>
              <w:w w:val="105"/>
            </w:rPr>
          </w:rPrChange>
        </w:rPr>
        <w:t xml:space="preserve"> </w:t>
      </w:r>
      <w:r w:rsidRPr="00814BC9">
        <w:rPr>
          <w:w w:val="105"/>
          <w:lang w:val="en-GB"/>
          <w:rPrChange w:id="3232" w:author="Christian PIEDALLU" w:date="2023-02-06T09:53:00Z">
            <w:rPr>
              <w:w w:val="105"/>
            </w:rPr>
          </w:rPrChange>
        </w:rPr>
        <w:t>the</w:t>
      </w:r>
      <w:r w:rsidRPr="00814BC9">
        <w:rPr>
          <w:spacing w:val="21"/>
          <w:w w:val="105"/>
          <w:lang w:val="en-GB"/>
          <w:rPrChange w:id="3233" w:author="Christian PIEDALLU" w:date="2023-02-06T09:53:00Z">
            <w:rPr>
              <w:spacing w:val="21"/>
              <w:w w:val="105"/>
            </w:rPr>
          </w:rPrChange>
        </w:rPr>
        <w:t xml:space="preserve"> </w:t>
      </w:r>
      <w:r w:rsidRPr="00814BC9">
        <w:rPr>
          <w:w w:val="105"/>
          <w:lang w:val="en-GB"/>
          <w:rPrChange w:id="3234" w:author="Christian PIEDALLU" w:date="2023-02-06T09:53:00Z">
            <w:rPr>
              <w:w w:val="105"/>
            </w:rPr>
          </w:rPrChange>
        </w:rPr>
        <w:t>beginning</w:t>
      </w:r>
      <w:r w:rsidRPr="00814BC9">
        <w:rPr>
          <w:spacing w:val="22"/>
          <w:w w:val="105"/>
          <w:lang w:val="en-GB"/>
          <w:rPrChange w:id="3235" w:author="Christian PIEDALLU" w:date="2023-02-06T09:53:00Z">
            <w:rPr>
              <w:spacing w:val="22"/>
              <w:w w:val="105"/>
            </w:rPr>
          </w:rPrChange>
        </w:rPr>
        <w:t xml:space="preserve"> </w:t>
      </w:r>
      <w:r w:rsidRPr="00814BC9">
        <w:rPr>
          <w:w w:val="105"/>
          <w:lang w:val="en-GB"/>
          <w:rPrChange w:id="3236" w:author="Christian PIEDALLU" w:date="2023-02-06T09:53:00Z">
            <w:rPr>
              <w:w w:val="105"/>
            </w:rPr>
          </w:rPrChange>
        </w:rPr>
        <w:t>of</w:t>
      </w:r>
      <w:r w:rsidRPr="00814BC9">
        <w:rPr>
          <w:spacing w:val="21"/>
          <w:w w:val="105"/>
          <w:lang w:val="en-GB"/>
          <w:rPrChange w:id="3237" w:author="Christian PIEDALLU" w:date="2023-02-06T09:53:00Z">
            <w:rPr>
              <w:spacing w:val="21"/>
              <w:w w:val="105"/>
            </w:rPr>
          </w:rPrChange>
        </w:rPr>
        <w:t xml:space="preserve"> </w:t>
      </w:r>
      <w:r w:rsidRPr="00814BC9">
        <w:rPr>
          <w:w w:val="105"/>
          <w:lang w:val="en-GB"/>
          <w:rPrChange w:id="3238" w:author="Christian PIEDALLU" w:date="2023-02-06T09:53:00Z">
            <w:rPr>
              <w:w w:val="105"/>
            </w:rPr>
          </w:rPrChange>
        </w:rPr>
        <w:t>the</w:t>
      </w:r>
      <w:r w:rsidRPr="00814BC9">
        <w:rPr>
          <w:spacing w:val="21"/>
          <w:w w:val="105"/>
          <w:lang w:val="en-GB"/>
          <w:rPrChange w:id="3239" w:author="Christian PIEDALLU" w:date="2023-02-06T09:53:00Z">
            <w:rPr>
              <w:spacing w:val="21"/>
              <w:w w:val="105"/>
            </w:rPr>
          </w:rPrChange>
        </w:rPr>
        <w:t xml:space="preserve"> </w:t>
      </w:r>
      <w:r w:rsidRPr="00814BC9">
        <w:rPr>
          <w:w w:val="105"/>
          <w:lang w:val="en-GB"/>
          <w:rPrChange w:id="3240" w:author="Christian PIEDALLU" w:date="2023-02-06T09:53:00Z">
            <w:rPr>
              <w:w w:val="105"/>
            </w:rPr>
          </w:rPrChange>
        </w:rPr>
        <w:t>crisis</w:t>
      </w:r>
      <w:r w:rsidRPr="00814BC9">
        <w:rPr>
          <w:spacing w:val="22"/>
          <w:w w:val="105"/>
          <w:lang w:val="en-GB"/>
          <w:rPrChange w:id="3241" w:author="Christian PIEDALLU" w:date="2023-02-06T09:53:00Z">
            <w:rPr>
              <w:spacing w:val="22"/>
              <w:w w:val="105"/>
            </w:rPr>
          </w:rPrChange>
        </w:rPr>
        <w:t xml:space="preserve"> </w:t>
      </w:r>
      <w:r w:rsidRPr="00814BC9">
        <w:rPr>
          <w:w w:val="105"/>
          <w:lang w:val="en-GB"/>
          <w:rPrChange w:id="3242" w:author="Christian PIEDALLU" w:date="2023-02-06T09:53:00Z">
            <w:rPr>
              <w:w w:val="105"/>
            </w:rPr>
          </w:rPrChange>
        </w:rPr>
        <w:t>in</w:t>
      </w:r>
    </w:p>
    <w:p w14:paraId="56F18BBD" w14:textId="3EB7835B" w:rsidR="00B177F5" w:rsidRDefault="00B553DB">
      <w:pPr>
        <w:pStyle w:val="Corpsdetexte"/>
        <w:spacing w:line="242" w:lineRule="exact"/>
        <w:ind w:left="163"/>
        <w:rPr>
          <w:ins w:id="3243" w:author="Christian PIEDALLU" w:date="2023-02-06T15:13:00Z"/>
          <w:w w:val="105"/>
          <w:lang w:val="en-GB"/>
        </w:rPr>
      </w:pPr>
      <w:r w:rsidRPr="00814BC9">
        <w:rPr>
          <w:rFonts w:ascii="Trebuchet MS"/>
          <w:sz w:val="10"/>
          <w:lang w:val="en-GB"/>
          <w:rPrChange w:id="3244" w:author="Christian PIEDALLU" w:date="2023-02-06T09:53:00Z">
            <w:rPr>
              <w:rFonts w:ascii="Trebuchet MS"/>
              <w:sz w:val="10"/>
            </w:rPr>
          </w:rPrChange>
        </w:rPr>
        <w:t xml:space="preserve">216     </w:t>
      </w:r>
      <w:r w:rsidRPr="00814BC9">
        <w:rPr>
          <w:rFonts w:ascii="Trebuchet MS"/>
          <w:spacing w:val="19"/>
          <w:sz w:val="10"/>
          <w:lang w:val="en-GB"/>
          <w:rPrChange w:id="3245" w:author="Christian PIEDALLU" w:date="2023-02-06T09:53:00Z">
            <w:rPr>
              <w:rFonts w:ascii="Trebuchet MS"/>
              <w:spacing w:val="19"/>
              <w:sz w:val="10"/>
            </w:rPr>
          </w:rPrChange>
        </w:rPr>
        <w:t xml:space="preserve"> </w:t>
      </w:r>
      <w:r w:rsidRPr="00814BC9">
        <w:rPr>
          <w:w w:val="105"/>
          <w:lang w:val="en-GB"/>
          <w:rPrChange w:id="3246" w:author="Christian PIEDALLU" w:date="2023-02-06T09:53:00Z">
            <w:rPr>
              <w:w w:val="105"/>
            </w:rPr>
          </w:rPrChange>
        </w:rPr>
        <w:t>2018</w:t>
      </w:r>
      <w:r w:rsidRPr="00814BC9">
        <w:rPr>
          <w:spacing w:val="5"/>
          <w:w w:val="105"/>
          <w:lang w:val="en-GB"/>
          <w:rPrChange w:id="3247" w:author="Christian PIEDALLU" w:date="2023-02-06T09:53:00Z">
            <w:rPr>
              <w:spacing w:val="5"/>
              <w:w w:val="105"/>
            </w:rPr>
          </w:rPrChange>
        </w:rPr>
        <w:t xml:space="preserve"> </w:t>
      </w:r>
      <w:r w:rsidRPr="00814BC9">
        <w:rPr>
          <w:w w:val="105"/>
          <w:lang w:val="en-GB"/>
          <w:rPrChange w:id="3248" w:author="Christian PIEDALLU" w:date="2023-02-06T09:53:00Z">
            <w:rPr>
              <w:w w:val="105"/>
            </w:rPr>
          </w:rPrChange>
        </w:rPr>
        <w:t>in</w:t>
      </w:r>
      <w:r w:rsidRPr="00814BC9">
        <w:rPr>
          <w:spacing w:val="6"/>
          <w:w w:val="105"/>
          <w:lang w:val="en-GB"/>
          <w:rPrChange w:id="3249" w:author="Christian PIEDALLU" w:date="2023-02-06T09:53:00Z">
            <w:rPr>
              <w:spacing w:val="6"/>
              <w:w w:val="105"/>
            </w:rPr>
          </w:rPrChange>
        </w:rPr>
        <w:t xml:space="preserve"> </w:t>
      </w:r>
      <w:r w:rsidRPr="00814BC9">
        <w:rPr>
          <w:w w:val="105"/>
          <w:lang w:val="en-GB"/>
          <w:rPrChange w:id="3250" w:author="Christian PIEDALLU" w:date="2023-02-06T09:53:00Z">
            <w:rPr>
              <w:w w:val="105"/>
            </w:rPr>
          </w:rPrChange>
        </w:rPr>
        <w:t>the</w:t>
      </w:r>
      <w:r w:rsidRPr="00814BC9">
        <w:rPr>
          <w:spacing w:val="5"/>
          <w:w w:val="105"/>
          <w:lang w:val="en-GB"/>
          <w:rPrChange w:id="3251" w:author="Christian PIEDALLU" w:date="2023-02-06T09:53:00Z">
            <w:rPr>
              <w:spacing w:val="5"/>
              <w:w w:val="105"/>
            </w:rPr>
          </w:rPrChange>
        </w:rPr>
        <w:t xml:space="preserve"> </w:t>
      </w:r>
      <w:r w:rsidRPr="00814BC9">
        <w:rPr>
          <w:w w:val="105"/>
          <w:lang w:val="en-GB"/>
          <w:rPrChange w:id="3252" w:author="Christian PIEDALLU" w:date="2023-02-06T09:53:00Z">
            <w:rPr>
              <w:w w:val="105"/>
            </w:rPr>
          </w:rPrChange>
        </w:rPr>
        <w:t>lower</w:t>
      </w:r>
      <w:r w:rsidRPr="00814BC9">
        <w:rPr>
          <w:spacing w:val="6"/>
          <w:w w:val="105"/>
          <w:lang w:val="en-GB"/>
          <w:rPrChange w:id="3253" w:author="Christian PIEDALLU" w:date="2023-02-06T09:53:00Z">
            <w:rPr>
              <w:spacing w:val="6"/>
              <w:w w:val="105"/>
            </w:rPr>
          </w:rPrChange>
        </w:rPr>
        <w:t xml:space="preserve"> </w:t>
      </w:r>
      <w:r w:rsidRPr="00814BC9">
        <w:rPr>
          <w:w w:val="105"/>
          <w:lang w:val="en-GB"/>
          <w:rPrChange w:id="3254" w:author="Christian PIEDALLU" w:date="2023-02-06T09:53:00Z">
            <w:rPr>
              <w:w w:val="105"/>
            </w:rPr>
          </w:rPrChange>
        </w:rPr>
        <w:t>stands</w:t>
      </w:r>
      <w:r w:rsidRPr="00814BC9">
        <w:rPr>
          <w:spacing w:val="5"/>
          <w:w w:val="105"/>
          <w:lang w:val="en-GB"/>
          <w:rPrChange w:id="3255" w:author="Christian PIEDALLU" w:date="2023-02-06T09:53:00Z">
            <w:rPr>
              <w:spacing w:val="5"/>
              <w:w w:val="105"/>
            </w:rPr>
          </w:rPrChange>
        </w:rPr>
        <w:t xml:space="preserve"> </w:t>
      </w:r>
      <w:r w:rsidRPr="00814BC9">
        <w:rPr>
          <w:w w:val="105"/>
          <w:lang w:val="en-GB"/>
          <w:rPrChange w:id="3256" w:author="Christian PIEDALLU" w:date="2023-02-06T09:53:00Z">
            <w:rPr>
              <w:w w:val="105"/>
            </w:rPr>
          </w:rPrChange>
        </w:rPr>
        <w:t>below</w:t>
      </w:r>
      <w:r w:rsidRPr="00814BC9">
        <w:rPr>
          <w:spacing w:val="6"/>
          <w:w w:val="105"/>
          <w:lang w:val="en-GB"/>
          <w:rPrChange w:id="3257" w:author="Christian PIEDALLU" w:date="2023-02-06T09:53:00Z">
            <w:rPr>
              <w:spacing w:val="6"/>
              <w:w w:val="105"/>
            </w:rPr>
          </w:rPrChange>
        </w:rPr>
        <w:t xml:space="preserve"> </w:t>
      </w:r>
      <w:r w:rsidRPr="00814BC9">
        <w:rPr>
          <w:w w:val="105"/>
          <w:lang w:val="en-GB"/>
          <w:rPrChange w:id="3258" w:author="Christian PIEDALLU" w:date="2023-02-06T09:53:00Z">
            <w:rPr>
              <w:w w:val="105"/>
            </w:rPr>
          </w:rPrChange>
        </w:rPr>
        <w:t>400</w:t>
      </w:r>
      <w:r w:rsidRPr="00814BC9">
        <w:rPr>
          <w:spacing w:val="5"/>
          <w:w w:val="105"/>
          <w:lang w:val="en-GB"/>
          <w:rPrChange w:id="3259" w:author="Christian PIEDALLU" w:date="2023-02-06T09:53:00Z">
            <w:rPr>
              <w:spacing w:val="5"/>
              <w:w w:val="105"/>
            </w:rPr>
          </w:rPrChange>
        </w:rPr>
        <w:t xml:space="preserve"> </w:t>
      </w:r>
      <w:r w:rsidRPr="00814BC9">
        <w:rPr>
          <w:w w:val="105"/>
          <w:lang w:val="en-GB"/>
          <w:rPrChange w:id="3260" w:author="Christian PIEDALLU" w:date="2023-02-06T09:53:00Z">
            <w:rPr>
              <w:w w:val="105"/>
            </w:rPr>
          </w:rPrChange>
        </w:rPr>
        <w:t>m</w:t>
      </w:r>
      <w:r w:rsidRPr="00814BC9">
        <w:rPr>
          <w:spacing w:val="6"/>
          <w:w w:val="105"/>
          <w:lang w:val="en-GB"/>
          <w:rPrChange w:id="3261" w:author="Christian PIEDALLU" w:date="2023-02-06T09:53:00Z">
            <w:rPr>
              <w:spacing w:val="6"/>
              <w:w w:val="105"/>
            </w:rPr>
          </w:rPrChange>
        </w:rPr>
        <w:t xml:space="preserve"> </w:t>
      </w:r>
      <w:r w:rsidRPr="00814BC9">
        <w:rPr>
          <w:w w:val="105"/>
          <w:lang w:val="en-GB"/>
          <w:rPrChange w:id="3262" w:author="Christian PIEDALLU" w:date="2023-02-06T09:53:00Z">
            <w:rPr>
              <w:w w:val="105"/>
            </w:rPr>
          </w:rPrChange>
        </w:rPr>
        <w:t>altitude.</w:t>
      </w:r>
      <w:r w:rsidRPr="00814BC9">
        <w:rPr>
          <w:spacing w:val="23"/>
          <w:w w:val="105"/>
          <w:lang w:val="en-GB"/>
          <w:rPrChange w:id="3263" w:author="Christian PIEDALLU" w:date="2023-02-06T09:53:00Z">
            <w:rPr>
              <w:spacing w:val="23"/>
              <w:w w:val="105"/>
            </w:rPr>
          </w:rPrChange>
        </w:rPr>
        <w:t xml:space="preserve"> </w:t>
      </w:r>
      <w:r w:rsidRPr="00814BC9">
        <w:rPr>
          <w:w w:val="105"/>
          <w:lang w:val="en-GB"/>
          <w:rPrChange w:id="3264" w:author="Christian PIEDALLU" w:date="2023-02-06T09:53:00Z">
            <w:rPr>
              <w:w w:val="105"/>
            </w:rPr>
          </w:rPrChange>
        </w:rPr>
        <w:t>However,</w:t>
      </w:r>
      <w:commentRangeStart w:id="3265"/>
      <w:r w:rsidRPr="00814BC9">
        <w:rPr>
          <w:w w:val="105"/>
          <w:lang w:val="en-GB"/>
          <w:rPrChange w:id="3266" w:author="Christian PIEDALLU" w:date="2023-02-06T09:53:00Z">
            <w:rPr>
              <w:w w:val="105"/>
            </w:rPr>
          </w:rPrChange>
        </w:rPr>
        <w:t>Vosgian</w:t>
      </w:r>
      <w:r w:rsidRPr="00814BC9">
        <w:rPr>
          <w:spacing w:val="6"/>
          <w:w w:val="105"/>
          <w:lang w:val="en-GB"/>
          <w:rPrChange w:id="3267" w:author="Christian PIEDALLU" w:date="2023-02-06T09:53:00Z">
            <w:rPr>
              <w:spacing w:val="6"/>
              <w:w w:val="105"/>
            </w:rPr>
          </w:rPrChange>
        </w:rPr>
        <w:t xml:space="preserve"> </w:t>
      </w:r>
      <w:r w:rsidRPr="00814BC9">
        <w:rPr>
          <w:w w:val="105"/>
          <w:lang w:val="en-GB"/>
          <w:rPrChange w:id="3268" w:author="Christian PIEDALLU" w:date="2023-02-06T09:53:00Z">
            <w:rPr>
              <w:w w:val="105"/>
            </w:rPr>
          </w:rPrChange>
        </w:rPr>
        <w:t>spruces</w:t>
      </w:r>
      <w:r w:rsidRPr="00814BC9">
        <w:rPr>
          <w:spacing w:val="5"/>
          <w:w w:val="105"/>
          <w:lang w:val="en-GB"/>
          <w:rPrChange w:id="3269" w:author="Christian PIEDALLU" w:date="2023-02-06T09:53:00Z">
            <w:rPr>
              <w:spacing w:val="5"/>
              <w:w w:val="105"/>
            </w:rPr>
          </w:rPrChange>
        </w:rPr>
        <w:t xml:space="preserve"> </w:t>
      </w:r>
      <w:r w:rsidRPr="00814BC9">
        <w:rPr>
          <w:w w:val="105"/>
          <w:lang w:val="en-GB"/>
          <w:rPrChange w:id="3270" w:author="Christian PIEDALLU" w:date="2023-02-06T09:53:00Z">
            <w:rPr>
              <w:w w:val="105"/>
            </w:rPr>
          </w:rPrChange>
        </w:rPr>
        <w:t>are</w:t>
      </w:r>
      <w:r w:rsidRPr="00814BC9">
        <w:rPr>
          <w:spacing w:val="6"/>
          <w:w w:val="105"/>
          <w:lang w:val="en-GB"/>
          <w:rPrChange w:id="3271" w:author="Christian PIEDALLU" w:date="2023-02-06T09:53:00Z">
            <w:rPr>
              <w:spacing w:val="6"/>
              <w:w w:val="105"/>
            </w:rPr>
          </w:rPrChange>
        </w:rPr>
        <w:t xml:space="preserve"> </w:t>
      </w:r>
      <w:r w:rsidRPr="00814BC9">
        <w:rPr>
          <w:w w:val="105"/>
          <w:lang w:val="en-GB"/>
          <w:rPrChange w:id="3272" w:author="Christian PIEDALLU" w:date="2023-02-06T09:53:00Z">
            <w:rPr>
              <w:w w:val="105"/>
            </w:rPr>
          </w:rPrChange>
        </w:rPr>
        <w:t>rare</w:t>
      </w:r>
      <w:r w:rsidRPr="00814BC9">
        <w:rPr>
          <w:spacing w:val="5"/>
          <w:w w:val="105"/>
          <w:lang w:val="en-GB"/>
          <w:rPrChange w:id="3273" w:author="Christian PIEDALLU" w:date="2023-02-06T09:53:00Z">
            <w:rPr>
              <w:spacing w:val="5"/>
              <w:w w:val="105"/>
            </w:rPr>
          </w:rPrChange>
        </w:rPr>
        <w:t xml:space="preserve"> </w:t>
      </w:r>
      <w:r w:rsidRPr="00814BC9">
        <w:rPr>
          <w:w w:val="105"/>
          <w:lang w:val="en-GB"/>
          <w:rPrChange w:id="3274" w:author="Christian PIEDALLU" w:date="2023-02-06T09:53:00Z">
            <w:rPr>
              <w:w w:val="105"/>
            </w:rPr>
          </w:rPrChange>
        </w:rPr>
        <w:t>below</w:t>
      </w:r>
      <w:r w:rsidRPr="00814BC9">
        <w:rPr>
          <w:spacing w:val="6"/>
          <w:w w:val="105"/>
          <w:lang w:val="en-GB"/>
          <w:rPrChange w:id="3275" w:author="Christian PIEDALLU" w:date="2023-02-06T09:53:00Z">
            <w:rPr>
              <w:spacing w:val="6"/>
              <w:w w:val="105"/>
            </w:rPr>
          </w:rPrChange>
        </w:rPr>
        <w:t xml:space="preserve"> </w:t>
      </w:r>
      <w:r w:rsidRPr="00814BC9">
        <w:rPr>
          <w:w w:val="105"/>
          <w:lang w:val="en-GB"/>
          <w:rPrChange w:id="3276" w:author="Christian PIEDALLU" w:date="2023-02-06T09:53:00Z">
            <w:rPr>
              <w:w w:val="105"/>
            </w:rPr>
          </w:rPrChange>
        </w:rPr>
        <w:t>400</w:t>
      </w:r>
      <w:r w:rsidRPr="00814BC9">
        <w:rPr>
          <w:spacing w:val="5"/>
          <w:w w:val="105"/>
          <w:lang w:val="en-GB"/>
          <w:rPrChange w:id="3277" w:author="Christian PIEDALLU" w:date="2023-02-06T09:53:00Z">
            <w:rPr>
              <w:spacing w:val="5"/>
              <w:w w:val="105"/>
            </w:rPr>
          </w:rPrChange>
        </w:rPr>
        <w:t xml:space="preserve"> </w:t>
      </w:r>
      <w:r w:rsidRPr="00814BC9">
        <w:rPr>
          <w:w w:val="105"/>
          <w:lang w:val="en-GB"/>
          <w:rPrChange w:id="3278" w:author="Christian PIEDALLU" w:date="2023-02-06T09:53:00Z">
            <w:rPr>
              <w:w w:val="105"/>
            </w:rPr>
          </w:rPrChange>
        </w:rPr>
        <w:t>m.</w:t>
      </w:r>
      <w:commentRangeEnd w:id="3265"/>
      <w:r w:rsidR="00974D82">
        <w:rPr>
          <w:rStyle w:val="Marquedecommentaire"/>
        </w:rPr>
        <w:commentReference w:id="3265"/>
      </w:r>
    </w:p>
    <w:p w14:paraId="21370F2E" w14:textId="49ADA44F" w:rsidR="00974D82" w:rsidRPr="00814BC9" w:rsidRDefault="00974D82">
      <w:pPr>
        <w:pStyle w:val="Corpsdetexte"/>
        <w:spacing w:line="242" w:lineRule="exact"/>
        <w:ind w:left="163"/>
        <w:rPr>
          <w:lang w:val="en-GB"/>
          <w:rPrChange w:id="3279" w:author="Christian PIEDALLU" w:date="2023-02-06T09:53:00Z">
            <w:rPr/>
          </w:rPrChange>
        </w:rPr>
      </w:pPr>
      <w:ins w:id="3280" w:author="Christian PIEDALLU" w:date="2023-02-06T15:13:00Z">
        <w:r>
          <w:rPr>
            <w:lang w:val="en-GB"/>
          </w:rPr>
          <w:t xml:space="preserve">If I sum mortality rates at low altitude for plains I have something near 80% </w:t>
        </w:r>
      </w:ins>
      <w:ins w:id="3281" w:author="Christian PIEDALLU" w:date="2023-02-06T15:14:00Z">
        <w:r>
          <w:rPr>
            <w:lang w:val="en-GB"/>
          </w:rPr>
          <w:t xml:space="preserve">? It should be interesting to provide some statistics for low altitudes </w:t>
        </w:r>
      </w:ins>
      <w:ins w:id="3282" w:author="Christian PIEDALLU" w:date="2023-02-06T15:15:00Z">
        <w:r>
          <w:rPr>
            <w:lang w:val="en-GB"/>
          </w:rPr>
          <w:t>and</w:t>
        </w:r>
      </w:ins>
      <w:ins w:id="3283" w:author="Christian PIEDALLU" w:date="2023-02-06T15:14:00Z">
        <w:r>
          <w:rPr>
            <w:lang w:val="en-GB"/>
          </w:rPr>
          <w:t xml:space="preserve"> the different regions</w:t>
        </w:r>
      </w:ins>
    </w:p>
    <w:p w14:paraId="0B8AA8E1" w14:textId="5FB22E3E" w:rsidR="00B177F5" w:rsidRDefault="00B177F5">
      <w:pPr>
        <w:pStyle w:val="Corpsdetexte"/>
        <w:spacing w:before="4" w:line="240" w:lineRule="auto"/>
        <w:rPr>
          <w:ins w:id="3284" w:author="Christian PIEDALLU" w:date="2023-02-06T15:12:00Z"/>
          <w:sz w:val="14"/>
          <w:lang w:val="en-GB"/>
        </w:rPr>
      </w:pPr>
    </w:p>
    <w:p w14:paraId="51A4E154" w14:textId="11387A46" w:rsidR="00974D82" w:rsidRPr="00814BC9" w:rsidDel="00974D82" w:rsidRDefault="00974D82">
      <w:pPr>
        <w:pStyle w:val="Corpsdetexte"/>
        <w:spacing w:before="4" w:line="240" w:lineRule="auto"/>
        <w:rPr>
          <w:del w:id="3285" w:author="Christian PIEDALLU" w:date="2023-02-06T15:13:00Z"/>
          <w:sz w:val="14"/>
          <w:lang w:val="en-GB"/>
          <w:rPrChange w:id="3286" w:author="Christian PIEDALLU" w:date="2023-02-06T09:53:00Z">
            <w:rPr>
              <w:del w:id="3287" w:author="Christian PIEDALLU" w:date="2023-02-06T15:13:00Z"/>
              <w:sz w:val="14"/>
            </w:rPr>
          </w:rPrChange>
        </w:rPr>
      </w:pPr>
    </w:p>
    <w:p w14:paraId="617D83B2" w14:textId="5CF56A88" w:rsidR="00B177F5" w:rsidRPr="00814BC9" w:rsidRDefault="00B553DB">
      <w:pPr>
        <w:spacing w:before="59"/>
        <w:ind w:left="163"/>
        <w:rPr>
          <w:i/>
          <w:sz w:val="20"/>
          <w:lang w:val="en-GB"/>
          <w:rPrChange w:id="3288" w:author="Christian PIEDALLU" w:date="2023-02-06T09:53:00Z">
            <w:rPr>
              <w:i/>
              <w:sz w:val="20"/>
            </w:rPr>
          </w:rPrChange>
        </w:rPr>
      </w:pPr>
      <w:r w:rsidRPr="00814BC9">
        <w:rPr>
          <w:rFonts w:ascii="Trebuchet MS"/>
          <w:sz w:val="10"/>
          <w:lang w:val="en-GB"/>
          <w:rPrChange w:id="3289" w:author="Christian PIEDALLU" w:date="2023-02-06T09:53:00Z">
            <w:rPr>
              <w:rFonts w:ascii="Trebuchet MS"/>
              <w:sz w:val="10"/>
            </w:rPr>
          </w:rPrChange>
        </w:rPr>
        <w:t xml:space="preserve">217     </w:t>
      </w:r>
      <w:r w:rsidRPr="00814BC9">
        <w:rPr>
          <w:rFonts w:ascii="Trebuchet MS"/>
          <w:spacing w:val="19"/>
          <w:sz w:val="10"/>
          <w:lang w:val="en-GB"/>
          <w:rPrChange w:id="3290" w:author="Christian PIEDALLU" w:date="2023-02-06T09:53:00Z">
            <w:rPr>
              <w:rFonts w:ascii="Trebuchet MS"/>
              <w:spacing w:val="19"/>
              <w:sz w:val="10"/>
            </w:rPr>
          </w:rPrChange>
        </w:rPr>
        <w:t xml:space="preserve"> </w:t>
      </w:r>
      <w:bookmarkStart w:id="3291" w:name="Influence_of_topographical_exposures_on_"/>
      <w:bookmarkEnd w:id="3291"/>
      <w:r w:rsidRPr="00814BC9">
        <w:rPr>
          <w:i/>
          <w:w w:val="105"/>
          <w:sz w:val="20"/>
          <w:lang w:val="en-GB"/>
          <w:rPrChange w:id="3292" w:author="Christian PIEDALLU" w:date="2023-02-06T09:53:00Z">
            <w:rPr>
              <w:i/>
              <w:w w:val="105"/>
              <w:sz w:val="20"/>
            </w:rPr>
          </w:rPrChange>
        </w:rPr>
        <w:t>3.4.</w:t>
      </w:r>
      <w:r w:rsidRPr="00814BC9">
        <w:rPr>
          <w:i/>
          <w:spacing w:val="35"/>
          <w:w w:val="105"/>
          <w:sz w:val="20"/>
          <w:lang w:val="en-GB"/>
          <w:rPrChange w:id="3293" w:author="Christian PIEDALLU" w:date="2023-02-06T09:53:00Z">
            <w:rPr>
              <w:i/>
              <w:spacing w:val="35"/>
              <w:w w:val="105"/>
              <w:sz w:val="20"/>
            </w:rPr>
          </w:rPrChange>
        </w:rPr>
        <w:t xml:space="preserve"> </w:t>
      </w:r>
      <w:r w:rsidRPr="00814BC9">
        <w:rPr>
          <w:i/>
          <w:w w:val="105"/>
          <w:sz w:val="20"/>
          <w:lang w:val="en-GB"/>
          <w:rPrChange w:id="3294" w:author="Christian PIEDALLU" w:date="2023-02-06T09:53:00Z">
            <w:rPr>
              <w:i/>
              <w:w w:val="105"/>
              <w:sz w:val="20"/>
            </w:rPr>
          </w:rPrChange>
        </w:rPr>
        <w:t>Influence</w:t>
      </w:r>
      <w:r w:rsidRPr="00814BC9">
        <w:rPr>
          <w:i/>
          <w:spacing w:val="10"/>
          <w:w w:val="105"/>
          <w:sz w:val="20"/>
          <w:lang w:val="en-GB"/>
          <w:rPrChange w:id="3295" w:author="Christian PIEDALLU" w:date="2023-02-06T09:53:00Z">
            <w:rPr>
              <w:i/>
              <w:spacing w:val="10"/>
              <w:w w:val="105"/>
              <w:sz w:val="20"/>
            </w:rPr>
          </w:rPrChange>
        </w:rPr>
        <w:t xml:space="preserve"> </w:t>
      </w:r>
      <w:r w:rsidRPr="00814BC9">
        <w:rPr>
          <w:i/>
          <w:w w:val="105"/>
          <w:sz w:val="20"/>
          <w:lang w:val="en-GB"/>
          <w:rPrChange w:id="3296" w:author="Christian PIEDALLU" w:date="2023-02-06T09:53:00Z">
            <w:rPr>
              <w:i/>
              <w:w w:val="105"/>
              <w:sz w:val="20"/>
            </w:rPr>
          </w:rPrChange>
        </w:rPr>
        <w:t>of</w:t>
      </w:r>
      <w:r w:rsidRPr="00814BC9">
        <w:rPr>
          <w:i/>
          <w:spacing w:val="10"/>
          <w:w w:val="105"/>
          <w:sz w:val="20"/>
          <w:lang w:val="en-GB"/>
          <w:rPrChange w:id="3297" w:author="Christian PIEDALLU" w:date="2023-02-06T09:53:00Z">
            <w:rPr>
              <w:i/>
              <w:spacing w:val="10"/>
              <w:w w:val="105"/>
              <w:sz w:val="20"/>
            </w:rPr>
          </w:rPrChange>
        </w:rPr>
        <w:t xml:space="preserve"> </w:t>
      </w:r>
      <w:del w:id="3298" w:author="Christian PIEDALLU" w:date="2023-02-06T15:16:00Z">
        <w:r w:rsidRPr="00814BC9" w:rsidDel="00974D82">
          <w:rPr>
            <w:i/>
            <w:w w:val="105"/>
            <w:sz w:val="20"/>
            <w:lang w:val="en-GB"/>
            <w:rPrChange w:id="3299" w:author="Christian PIEDALLU" w:date="2023-02-06T09:53:00Z">
              <w:rPr>
                <w:i/>
                <w:w w:val="105"/>
                <w:sz w:val="20"/>
              </w:rPr>
            </w:rPrChange>
          </w:rPr>
          <w:delText>topographical</w:delText>
        </w:r>
        <w:r w:rsidRPr="00814BC9" w:rsidDel="00974D82">
          <w:rPr>
            <w:i/>
            <w:spacing w:val="10"/>
            <w:w w:val="105"/>
            <w:sz w:val="20"/>
            <w:lang w:val="en-GB"/>
            <w:rPrChange w:id="3300" w:author="Christian PIEDALLU" w:date="2023-02-06T09:53:00Z">
              <w:rPr>
                <w:i/>
                <w:spacing w:val="10"/>
                <w:w w:val="105"/>
                <w:sz w:val="20"/>
              </w:rPr>
            </w:rPrChange>
          </w:rPr>
          <w:delText xml:space="preserve"> </w:delText>
        </w:r>
      </w:del>
      <w:r w:rsidRPr="00814BC9">
        <w:rPr>
          <w:i/>
          <w:w w:val="105"/>
          <w:sz w:val="20"/>
          <w:lang w:val="en-GB"/>
          <w:rPrChange w:id="3301" w:author="Christian PIEDALLU" w:date="2023-02-06T09:53:00Z">
            <w:rPr>
              <w:i/>
              <w:w w:val="105"/>
              <w:sz w:val="20"/>
            </w:rPr>
          </w:rPrChange>
        </w:rPr>
        <w:t>exposure</w:t>
      </w:r>
      <w:del w:id="3302" w:author="Christian PIEDALLU" w:date="2023-02-06T15:16:00Z">
        <w:r w:rsidRPr="00814BC9" w:rsidDel="00974D82">
          <w:rPr>
            <w:i/>
            <w:w w:val="105"/>
            <w:sz w:val="20"/>
            <w:lang w:val="en-GB"/>
            <w:rPrChange w:id="3303" w:author="Christian PIEDALLU" w:date="2023-02-06T09:53:00Z">
              <w:rPr>
                <w:i/>
                <w:w w:val="105"/>
                <w:sz w:val="20"/>
              </w:rPr>
            </w:rPrChange>
          </w:rPr>
          <w:delText>s</w:delText>
        </w:r>
      </w:del>
      <w:r w:rsidRPr="00814BC9">
        <w:rPr>
          <w:i/>
          <w:spacing w:val="10"/>
          <w:w w:val="105"/>
          <w:sz w:val="20"/>
          <w:lang w:val="en-GB"/>
          <w:rPrChange w:id="3304" w:author="Christian PIEDALLU" w:date="2023-02-06T09:53:00Z">
            <w:rPr>
              <w:i/>
              <w:spacing w:val="10"/>
              <w:w w:val="105"/>
              <w:sz w:val="20"/>
            </w:rPr>
          </w:rPrChange>
        </w:rPr>
        <w:t xml:space="preserve"> </w:t>
      </w:r>
      <w:r w:rsidRPr="00814BC9">
        <w:rPr>
          <w:i/>
          <w:w w:val="105"/>
          <w:sz w:val="20"/>
          <w:lang w:val="en-GB"/>
          <w:rPrChange w:id="3305" w:author="Christian PIEDALLU" w:date="2023-02-06T09:53:00Z">
            <w:rPr>
              <w:i/>
              <w:w w:val="105"/>
              <w:sz w:val="20"/>
            </w:rPr>
          </w:rPrChange>
        </w:rPr>
        <w:t>on</w:t>
      </w:r>
      <w:r w:rsidRPr="00814BC9">
        <w:rPr>
          <w:i/>
          <w:spacing w:val="10"/>
          <w:w w:val="105"/>
          <w:sz w:val="20"/>
          <w:lang w:val="en-GB"/>
          <w:rPrChange w:id="3306" w:author="Christian PIEDALLU" w:date="2023-02-06T09:53:00Z">
            <w:rPr>
              <w:i/>
              <w:spacing w:val="10"/>
              <w:w w:val="105"/>
              <w:sz w:val="20"/>
            </w:rPr>
          </w:rPrChange>
        </w:rPr>
        <w:t xml:space="preserve"> </w:t>
      </w:r>
      <w:r w:rsidRPr="00814BC9">
        <w:rPr>
          <w:i/>
          <w:w w:val="105"/>
          <w:sz w:val="20"/>
          <w:lang w:val="en-GB"/>
          <w:rPrChange w:id="3307" w:author="Christian PIEDALLU" w:date="2023-02-06T09:53:00Z">
            <w:rPr>
              <w:i/>
              <w:w w:val="105"/>
              <w:sz w:val="20"/>
            </w:rPr>
          </w:rPrChange>
        </w:rPr>
        <w:t>the</w:t>
      </w:r>
      <w:r w:rsidRPr="00814BC9">
        <w:rPr>
          <w:i/>
          <w:spacing w:val="10"/>
          <w:w w:val="105"/>
          <w:sz w:val="20"/>
          <w:lang w:val="en-GB"/>
          <w:rPrChange w:id="3308" w:author="Christian PIEDALLU" w:date="2023-02-06T09:53:00Z">
            <w:rPr>
              <w:i/>
              <w:spacing w:val="10"/>
              <w:w w:val="105"/>
              <w:sz w:val="20"/>
            </w:rPr>
          </w:rPrChange>
        </w:rPr>
        <w:t xml:space="preserve"> </w:t>
      </w:r>
      <w:r w:rsidRPr="00814BC9">
        <w:rPr>
          <w:i/>
          <w:w w:val="105"/>
          <w:sz w:val="20"/>
          <w:lang w:val="en-GB"/>
          <w:rPrChange w:id="3309" w:author="Christian PIEDALLU" w:date="2023-02-06T09:53:00Z">
            <w:rPr>
              <w:i/>
              <w:w w:val="105"/>
              <w:sz w:val="20"/>
            </w:rPr>
          </w:rPrChange>
        </w:rPr>
        <w:t>Norway</w:t>
      </w:r>
      <w:r w:rsidRPr="00814BC9">
        <w:rPr>
          <w:i/>
          <w:spacing w:val="10"/>
          <w:w w:val="105"/>
          <w:sz w:val="20"/>
          <w:lang w:val="en-GB"/>
          <w:rPrChange w:id="3310" w:author="Christian PIEDALLU" w:date="2023-02-06T09:53:00Z">
            <w:rPr>
              <w:i/>
              <w:spacing w:val="10"/>
              <w:w w:val="105"/>
              <w:sz w:val="20"/>
            </w:rPr>
          </w:rPrChange>
        </w:rPr>
        <w:t xml:space="preserve"> </w:t>
      </w:r>
      <w:r w:rsidRPr="00814BC9">
        <w:rPr>
          <w:i/>
          <w:w w:val="105"/>
          <w:sz w:val="20"/>
          <w:lang w:val="en-GB"/>
          <w:rPrChange w:id="3311" w:author="Christian PIEDALLU" w:date="2023-02-06T09:53:00Z">
            <w:rPr>
              <w:i/>
              <w:w w:val="105"/>
              <w:sz w:val="20"/>
            </w:rPr>
          </w:rPrChange>
        </w:rPr>
        <w:t>spruce</w:t>
      </w:r>
      <w:r w:rsidRPr="00814BC9">
        <w:rPr>
          <w:i/>
          <w:spacing w:val="10"/>
          <w:w w:val="105"/>
          <w:sz w:val="20"/>
          <w:lang w:val="en-GB"/>
          <w:rPrChange w:id="3312" w:author="Christian PIEDALLU" w:date="2023-02-06T09:53:00Z">
            <w:rPr>
              <w:i/>
              <w:spacing w:val="10"/>
              <w:w w:val="105"/>
              <w:sz w:val="20"/>
            </w:rPr>
          </w:rPrChange>
        </w:rPr>
        <w:t xml:space="preserve"> </w:t>
      </w:r>
      <w:r w:rsidRPr="00814BC9">
        <w:rPr>
          <w:i/>
          <w:w w:val="105"/>
          <w:sz w:val="20"/>
          <w:lang w:val="en-GB"/>
          <w:rPrChange w:id="3313" w:author="Christian PIEDALLU" w:date="2023-02-06T09:53:00Z">
            <w:rPr>
              <w:i/>
              <w:w w:val="105"/>
              <w:sz w:val="20"/>
            </w:rPr>
          </w:rPrChange>
        </w:rPr>
        <w:t>mortality.</w:t>
      </w:r>
    </w:p>
    <w:p w14:paraId="27323A34" w14:textId="190748B3" w:rsidR="00B177F5" w:rsidRPr="00814BC9" w:rsidDel="00974D82" w:rsidRDefault="00B553DB" w:rsidP="00CA6243">
      <w:pPr>
        <w:pStyle w:val="Corpsdetexte"/>
        <w:tabs>
          <w:tab w:val="left" w:pos="820"/>
        </w:tabs>
        <w:spacing w:before="55" w:line="242" w:lineRule="exact"/>
        <w:ind w:left="163"/>
        <w:rPr>
          <w:del w:id="3314" w:author="Christian PIEDALLU" w:date="2023-02-06T15:17:00Z"/>
          <w:lang w:val="en-GB"/>
          <w:rPrChange w:id="3315" w:author="Christian PIEDALLU" w:date="2023-02-06T09:53:00Z">
            <w:rPr>
              <w:del w:id="3316" w:author="Christian PIEDALLU" w:date="2023-02-06T15:17:00Z"/>
            </w:rPr>
          </w:rPrChange>
        </w:rPr>
      </w:pPr>
      <w:r w:rsidRPr="00814BC9">
        <w:rPr>
          <w:rFonts w:ascii="Trebuchet MS"/>
          <w:w w:val="105"/>
          <w:sz w:val="10"/>
          <w:lang w:val="en-GB"/>
          <w:rPrChange w:id="3317" w:author="Christian PIEDALLU" w:date="2023-02-06T09:53:00Z">
            <w:rPr>
              <w:rFonts w:ascii="Trebuchet MS"/>
              <w:w w:val="105"/>
              <w:sz w:val="10"/>
            </w:rPr>
          </w:rPrChange>
        </w:rPr>
        <w:t>218</w:t>
      </w:r>
      <w:r w:rsidRPr="00814BC9">
        <w:rPr>
          <w:rFonts w:ascii="Trebuchet MS"/>
          <w:w w:val="105"/>
          <w:sz w:val="10"/>
          <w:lang w:val="en-GB"/>
          <w:rPrChange w:id="3318" w:author="Christian PIEDALLU" w:date="2023-02-06T09:53:00Z">
            <w:rPr>
              <w:rFonts w:ascii="Trebuchet MS"/>
              <w:w w:val="105"/>
              <w:sz w:val="10"/>
            </w:rPr>
          </w:rPrChange>
        </w:rPr>
        <w:tab/>
      </w:r>
      <w:r w:rsidRPr="00814BC9">
        <w:rPr>
          <w:w w:val="105"/>
          <w:lang w:val="en-GB"/>
          <w:rPrChange w:id="3319" w:author="Christian PIEDALLU" w:date="2023-02-06T09:53:00Z">
            <w:rPr>
              <w:w w:val="105"/>
            </w:rPr>
          </w:rPrChange>
        </w:rPr>
        <w:t>The</w:t>
      </w:r>
      <w:r w:rsidRPr="00814BC9">
        <w:rPr>
          <w:spacing w:val="16"/>
          <w:w w:val="105"/>
          <w:lang w:val="en-GB"/>
          <w:rPrChange w:id="3320" w:author="Christian PIEDALLU" w:date="2023-02-06T09:53:00Z">
            <w:rPr>
              <w:spacing w:val="16"/>
              <w:w w:val="105"/>
            </w:rPr>
          </w:rPrChange>
        </w:rPr>
        <w:t xml:space="preserve"> </w:t>
      </w:r>
      <w:r w:rsidRPr="00814BC9">
        <w:rPr>
          <w:w w:val="105"/>
          <w:lang w:val="en-GB"/>
          <w:rPrChange w:id="3321" w:author="Christian PIEDALLU" w:date="2023-02-06T09:53:00Z">
            <w:rPr>
              <w:w w:val="105"/>
            </w:rPr>
          </w:rPrChange>
        </w:rPr>
        <w:t>cumulative</w:t>
      </w:r>
      <w:r w:rsidRPr="00814BC9">
        <w:rPr>
          <w:spacing w:val="17"/>
          <w:w w:val="105"/>
          <w:lang w:val="en-GB"/>
          <w:rPrChange w:id="3322" w:author="Christian PIEDALLU" w:date="2023-02-06T09:53:00Z">
            <w:rPr>
              <w:spacing w:val="17"/>
              <w:w w:val="105"/>
            </w:rPr>
          </w:rPrChange>
        </w:rPr>
        <w:t xml:space="preserve"> </w:t>
      </w:r>
      <w:r w:rsidRPr="00814BC9">
        <w:rPr>
          <w:w w:val="105"/>
          <w:lang w:val="en-GB"/>
          <w:rPrChange w:id="3323" w:author="Christian PIEDALLU" w:date="2023-02-06T09:53:00Z">
            <w:rPr>
              <w:w w:val="105"/>
            </w:rPr>
          </w:rPrChange>
        </w:rPr>
        <w:t>killed</w:t>
      </w:r>
      <w:r w:rsidRPr="00814BC9">
        <w:rPr>
          <w:spacing w:val="17"/>
          <w:w w:val="105"/>
          <w:lang w:val="en-GB"/>
          <w:rPrChange w:id="3324" w:author="Christian PIEDALLU" w:date="2023-02-06T09:53:00Z">
            <w:rPr>
              <w:spacing w:val="17"/>
              <w:w w:val="105"/>
            </w:rPr>
          </w:rPrChange>
        </w:rPr>
        <w:t xml:space="preserve"> </w:t>
      </w:r>
      <w:r w:rsidRPr="00814BC9">
        <w:rPr>
          <w:w w:val="105"/>
          <w:lang w:val="en-GB"/>
          <w:rPrChange w:id="3325" w:author="Christian PIEDALLU" w:date="2023-02-06T09:53:00Z">
            <w:rPr>
              <w:w w:val="105"/>
            </w:rPr>
          </w:rPrChange>
        </w:rPr>
        <w:t>areas</w:t>
      </w:r>
      <w:r w:rsidRPr="00814BC9">
        <w:rPr>
          <w:spacing w:val="16"/>
          <w:w w:val="105"/>
          <w:lang w:val="en-GB"/>
          <w:rPrChange w:id="3326" w:author="Christian PIEDALLU" w:date="2023-02-06T09:53:00Z">
            <w:rPr>
              <w:spacing w:val="16"/>
              <w:w w:val="105"/>
            </w:rPr>
          </w:rPrChange>
        </w:rPr>
        <w:t xml:space="preserve"> </w:t>
      </w:r>
      <w:r w:rsidRPr="00814BC9">
        <w:rPr>
          <w:w w:val="105"/>
          <w:lang w:val="en-GB"/>
          <w:rPrChange w:id="3327" w:author="Christian PIEDALLU" w:date="2023-02-06T09:53:00Z">
            <w:rPr>
              <w:w w:val="105"/>
            </w:rPr>
          </w:rPrChange>
        </w:rPr>
        <w:t>of</w:t>
      </w:r>
      <w:r w:rsidRPr="00814BC9">
        <w:rPr>
          <w:spacing w:val="17"/>
          <w:w w:val="105"/>
          <w:lang w:val="en-GB"/>
          <w:rPrChange w:id="3328" w:author="Christian PIEDALLU" w:date="2023-02-06T09:53:00Z">
            <w:rPr>
              <w:spacing w:val="17"/>
              <w:w w:val="105"/>
            </w:rPr>
          </w:rPrChange>
        </w:rPr>
        <w:t xml:space="preserve"> </w:t>
      </w:r>
      <w:r w:rsidRPr="00814BC9">
        <w:rPr>
          <w:w w:val="105"/>
          <w:lang w:val="en-GB"/>
          <w:rPrChange w:id="3329" w:author="Christian PIEDALLU" w:date="2023-02-06T09:53:00Z">
            <w:rPr>
              <w:w w:val="105"/>
            </w:rPr>
          </w:rPrChange>
        </w:rPr>
        <w:t>Norway</w:t>
      </w:r>
      <w:r w:rsidRPr="00814BC9">
        <w:rPr>
          <w:spacing w:val="17"/>
          <w:w w:val="105"/>
          <w:lang w:val="en-GB"/>
          <w:rPrChange w:id="3330" w:author="Christian PIEDALLU" w:date="2023-02-06T09:53:00Z">
            <w:rPr>
              <w:spacing w:val="17"/>
              <w:w w:val="105"/>
            </w:rPr>
          </w:rPrChange>
        </w:rPr>
        <w:t xml:space="preserve"> </w:t>
      </w:r>
      <w:r w:rsidRPr="00814BC9">
        <w:rPr>
          <w:w w:val="105"/>
          <w:lang w:val="en-GB"/>
          <w:rPrChange w:id="3331" w:author="Christian PIEDALLU" w:date="2023-02-06T09:53:00Z">
            <w:rPr>
              <w:w w:val="105"/>
            </w:rPr>
          </w:rPrChange>
        </w:rPr>
        <w:t>spruce</w:t>
      </w:r>
      <w:r w:rsidRPr="00814BC9">
        <w:rPr>
          <w:spacing w:val="17"/>
          <w:w w:val="105"/>
          <w:lang w:val="en-GB"/>
          <w:rPrChange w:id="3332" w:author="Christian PIEDALLU" w:date="2023-02-06T09:53:00Z">
            <w:rPr>
              <w:spacing w:val="17"/>
              <w:w w:val="105"/>
            </w:rPr>
          </w:rPrChange>
        </w:rPr>
        <w:t xml:space="preserve"> </w:t>
      </w:r>
      <w:r w:rsidRPr="00814BC9">
        <w:rPr>
          <w:w w:val="105"/>
          <w:lang w:val="en-GB"/>
          <w:rPrChange w:id="3333" w:author="Christian PIEDALLU" w:date="2023-02-06T09:53:00Z">
            <w:rPr>
              <w:w w:val="105"/>
            </w:rPr>
          </w:rPrChange>
        </w:rPr>
        <w:t>during</w:t>
      </w:r>
      <w:r w:rsidRPr="00814BC9">
        <w:rPr>
          <w:spacing w:val="16"/>
          <w:w w:val="105"/>
          <w:lang w:val="en-GB"/>
          <w:rPrChange w:id="3334" w:author="Christian PIEDALLU" w:date="2023-02-06T09:53:00Z">
            <w:rPr>
              <w:spacing w:val="16"/>
              <w:w w:val="105"/>
            </w:rPr>
          </w:rPrChange>
        </w:rPr>
        <w:t xml:space="preserve"> </w:t>
      </w:r>
      <w:r w:rsidRPr="00814BC9">
        <w:rPr>
          <w:w w:val="105"/>
          <w:lang w:val="en-GB"/>
          <w:rPrChange w:id="3335" w:author="Christian PIEDALLU" w:date="2023-02-06T09:53:00Z">
            <w:rPr>
              <w:w w:val="105"/>
            </w:rPr>
          </w:rPrChange>
        </w:rPr>
        <w:t>five</w:t>
      </w:r>
      <w:r w:rsidRPr="00814BC9">
        <w:rPr>
          <w:spacing w:val="17"/>
          <w:w w:val="105"/>
          <w:lang w:val="en-GB"/>
          <w:rPrChange w:id="3336" w:author="Christian PIEDALLU" w:date="2023-02-06T09:53:00Z">
            <w:rPr>
              <w:spacing w:val="17"/>
              <w:w w:val="105"/>
            </w:rPr>
          </w:rPrChange>
        </w:rPr>
        <w:t xml:space="preserve"> </w:t>
      </w:r>
      <w:r w:rsidRPr="00814BC9">
        <w:rPr>
          <w:w w:val="105"/>
          <w:lang w:val="en-GB"/>
          <w:rPrChange w:id="3337" w:author="Christian PIEDALLU" w:date="2023-02-06T09:53:00Z">
            <w:rPr>
              <w:w w:val="105"/>
            </w:rPr>
          </w:rPrChange>
        </w:rPr>
        <w:t>years</w:t>
      </w:r>
      <w:r w:rsidRPr="00814BC9">
        <w:rPr>
          <w:spacing w:val="17"/>
          <w:w w:val="105"/>
          <w:lang w:val="en-GB"/>
          <w:rPrChange w:id="3338" w:author="Christian PIEDALLU" w:date="2023-02-06T09:53:00Z">
            <w:rPr>
              <w:spacing w:val="17"/>
              <w:w w:val="105"/>
            </w:rPr>
          </w:rPrChange>
        </w:rPr>
        <w:t xml:space="preserve"> </w:t>
      </w:r>
      <w:r w:rsidRPr="00814BC9">
        <w:rPr>
          <w:w w:val="105"/>
          <w:lang w:val="en-GB"/>
          <w:rPrChange w:id="3339" w:author="Christian PIEDALLU" w:date="2023-02-06T09:53:00Z">
            <w:rPr>
              <w:w w:val="105"/>
            </w:rPr>
          </w:rPrChange>
        </w:rPr>
        <w:t>of</w:t>
      </w:r>
      <w:r w:rsidRPr="00814BC9">
        <w:rPr>
          <w:spacing w:val="17"/>
          <w:w w:val="105"/>
          <w:lang w:val="en-GB"/>
          <w:rPrChange w:id="3340" w:author="Christian PIEDALLU" w:date="2023-02-06T09:53:00Z">
            <w:rPr>
              <w:spacing w:val="17"/>
              <w:w w:val="105"/>
            </w:rPr>
          </w:rPrChange>
        </w:rPr>
        <w:t xml:space="preserve"> </w:t>
      </w:r>
      <w:r w:rsidRPr="00814BC9">
        <w:rPr>
          <w:w w:val="105"/>
          <w:lang w:val="en-GB"/>
          <w:rPrChange w:id="3341" w:author="Christian PIEDALLU" w:date="2023-02-06T09:53:00Z">
            <w:rPr>
              <w:w w:val="105"/>
            </w:rPr>
          </w:rPrChange>
        </w:rPr>
        <w:t>crisis</w:t>
      </w:r>
      <w:r w:rsidRPr="00814BC9">
        <w:rPr>
          <w:spacing w:val="16"/>
          <w:w w:val="105"/>
          <w:lang w:val="en-GB"/>
          <w:rPrChange w:id="3342" w:author="Christian PIEDALLU" w:date="2023-02-06T09:53:00Z">
            <w:rPr>
              <w:spacing w:val="16"/>
              <w:w w:val="105"/>
            </w:rPr>
          </w:rPrChange>
        </w:rPr>
        <w:t xml:space="preserve"> </w:t>
      </w:r>
      <w:r w:rsidRPr="00814BC9">
        <w:rPr>
          <w:w w:val="105"/>
          <w:lang w:val="en-GB"/>
          <w:rPrChange w:id="3343" w:author="Christian PIEDALLU" w:date="2023-02-06T09:53:00Z">
            <w:rPr>
              <w:w w:val="105"/>
            </w:rPr>
          </w:rPrChange>
        </w:rPr>
        <w:t>according</w:t>
      </w:r>
      <w:r w:rsidRPr="00814BC9">
        <w:rPr>
          <w:spacing w:val="17"/>
          <w:w w:val="105"/>
          <w:lang w:val="en-GB"/>
          <w:rPrChange w:id="3344" w:author="Christian PIEDALLU" w:date="2023-02-06T09:53:00Z">
            <w:rPr>
              <w:spacing w:val="17"/>
              <w:w w:val="105"/>
            </w:rPr>
          </w:rPrChange>
        </w:rPr>
        <w:t xml:space="preserve"> </w:t>
      </w:r>
      <w:r w:rsidRPr="00814BC9">
        <w:rPr>
          <w:w w:val="105"/>
          <w:lang w:val="en-GB"/>
          <w:rPrChange w:id="3345" w:author="Christian PIEDALLU" w:date="2023-02-06T09:53:00Z">
            <w:rPr>
              <w:w w:val="105"/>
            </w:rPr>
          </w:rPrChange>
        </w:rPr>
        <w:t>to</w:t>
      </w:r>
      <w:r w:rsidRPr="00814BC9">
        <w:rPr>
          <w:spacing w:val="17"/>
          <w:w w:val="105"/>
          <w:lang w:val="en-GB"/>
          <w:rPrChange w:id="3346" w:author="Christian PIEDALLU" w:date="2023-02-06T09:53:00Z">
            <w:rPr>
              <w:spacing w:val="17"/>
              <w:w w:val="105"/>
            </w:rPr>
          </w:rPrChange>
        </w:rPr>
        <w:t xml:space="preserve"> </w:t>
      </w:r>
      <w:r w:rsidRPr="00814BC9">
        <w:rPr>
          <w:w w:val="105"/>
          <w:lang w:val="en-GB"/>
          <w:rPrChange w:id="3347" w:author="Christian PIEDALLU" w:date="2023-02-06T09:53:00Z">
            <w:rPr>
              <w:w w:val="105"/>
            </w:rPr>
          </w:rPrChange>
        </w:rPr>
        <w:t>the</w:t>
      </w:r>
      <w:r w:rsidRPr="00814BC9">
        <w:rPr>
          <w:spacing w:val="16"/>
          <w:w w:val="105"/>
          <w:lang w:val="en-GB"/>
          <w:rPrChange w:id="3348" w:author="Christian PIEDALLU" w:date="2023-02-06T09:53:00Z">
            <w:rPr>
              <w:spacing w:val="16"/>
              <w:w w:val="105"/>
            </w:rPr>
          </w:rPrChange>
        </w:rPr>
        <w:t xml:space="preserve"> </w:t>
      </w:r>
      <w:del w:id="3349" w:author="Christian PIEDALLU" w:date="2023-02-06T15:17:00Z">
        <w:r w:rsidRPr="00814BC9" w:rsidDel="00974D82">
          <w:rPr>
            <w:w w:val="105"/>
            <w:lang w:val="en-GB"/>
            <w:rPrChange w:id="3350" w:author="Christian PIEDALLU" w:date="2023-02-06T09:53:00Z">
              <w:rPr>
                <w:w w:val="105"/>
              </w:rPr>
            </w:rPrChange>
          </w:rPr>
          <w:delText>topo-</w:delText>
        </w:r>
      </w:del>
    </w:p>
    <w:p w14:paraId="4CEF9E01" w14:textId="4C2AEC05" w:rsidR="00B177F5" w:rsidRPr="00814BC9" w:rsidRDefault="00B553DB">
      <w:pPr>
        <w:pStyle w:val="Corpsdetexte"/>
        <w:tabs>
          <w:tab w:val="left" w:pos="820"/>
        </w:tabs>
        <w:spacing w:before="55" w:line="242" w:lineRule="exact"/>
        <w:ind w:left="163"/>
        <w:rPr>
          <w:lang w:val="en-GB"/>
          <w:rPrChange w:id="3351" w:author="Christian PIEDALLU" w:date="2023-02-06T09:53:00Z">
            <w:rPr/>
          </w:rPrChange>
        </w:rPr>
        <w:pPrChange w:id="3352" w:author="Christian PIEDALLU" w:date="2023-02-06T15:17:00Z">
          <w:pPr>
            <w:pStyle w:val="Corpsdetexte"/>
            <w:ind w:left="163"/>
          </w:pPr>
        </w:pPrChange>
      </w:pPr>
      <w:del w:id="3353" w:author="Christian PIEDALLU" w:date="2023-02-06T15:17:00Z">
        <w:r w:rsidRPr="00814BC9" w:rsidDel="00974D82">
          <w:rPr>
            <w:rFonts w:ascii="Trebuchet MS"/>
            <w:sz w:val="10"/>
            <w:lang w:val="en-GB"/>
            <w:rPrChange w:id="3354" w:author="Christian PIEDALLU" w:date="2023-02-06T09:53:00Z">
              <w:rPr>
                <w:rFonts w:ascii="Trebuchet MS"/>
                <w:sz w:val="10"/>
              </w:rPr>
            </w:rPrChange>
          </w:rPr>
          <w:delText xml:space="preserve">219     </w:delText>
        </w:r>
        <w:r w:rsidRPr="00814BC9" w:rsidDel="00974D82">
          <w:rPr>
            <w:rFonts w:ascii="Trebuchet MS"/>
            <w:spacing w:val="19"/>
            <w:sz w:val="10"/>
            <w:lang w:val="en-GB"/>
            <w:rPrChange w:id="3355" w:author="Christian PIEDALLU" w:date="2023-02-06T09:53:00Z">
              <w:rPr>
                <w:rFonts w:ascii="Trebuchet MS"/>
                <w:spacing w:val="19"/>
                <w:sz w:val="10"/>
              </w:rPr>
            </w:rPrChange>
          </w:rPr>
          <w:delText xml:space="preserve"> </w:delText>
        </w:r>
        <w:r w:rsidRPr="00814BC9" w:rsidDel="00974D82">
          <w:rPr>
            <w:w w:val="105"/>
            <w:lang w:val="en-GB"/>
            <w:rPrChange w:id="3356" w:author="Christian PIEDALLU" w:date="2023-02-06T09:53:00Z">
              <w:rPr>
                <w:w w:val="105"/>
              </w:rPr>
            </w:rPrChange>
          </w:rPr>
          <w:delText>graphical</w:delText>
        </w:r>
        <w:r w:rsidRPr="00814BC9" w:rsidDel="00974D82">
          <w:rPr>
            <w:spacing w:val="24"/>
            <w:w w:val="105"/>
            <w:lang w:val="en-GB"/>
            <w:rPrChange w:id="3357" w:author="Christian PIEDALLU" w:date="2023-02-06T09:53:00Z">
              <w:rPr>
                <w:spacing w:val="24"/>
                <w:w w:val="105"/>
              </w:rPr>
            </w:rPrChange>
          </w:rPr>
          <w:delText xml:space="preserve"> </w:delText>
        </w:r>
      </w:del>
      <w:r w:rsidRPr="00814BC9">
        <w:rPr>
          <w:w w:val="105"/>
          <w:lang w:val="en-GB"/>
          <w:rPrChange w:id="3358" w:author="Christian PIEDALLU" w:date="2023-02-06T09:53:00Z">
            <w:rPr>
              <w:w w:val="105"/>
            </w:rPr>
          </w:rPrChange>
        </w:rPr>
        <w:t>exposures</w:t>
      </w:r>
      <w:r w:rsidRPr="00814BC9">
        <w:rPr>
          <w:spacing w:val="23"/>
          <w:w w:val="105"/>
          <w:lang w:val="en-GB"/>
          <w:rPrChange w:id="3359" w:author="Christian PIEDALLU" w:date="2023-02-06T09:53:00Z">
            <w:rPr>
              <w:spacing w:val="23"/>
              <w:w w:val="105"/>
            </w:rPr>
          </w:rPrChange>
        </w:rPr>
        <w:t xml:space="preserve"> </w:t>
      </w:r>
      <w:r w:rsidRPr="00814BC9">
        <w:rPr>
          <w:w w:val="105"/>
          <w:lang w:val="en-GB"/>
          <w:rPrChange w:id="3360" w:author="Christian PIEDALLU" w:date="2023-02-06T09:53:00Z">
            <w:rPr>
              <w:w w:val="105"/>
            </w:rPr>
          </w:rPrChange>
        </w:rPr>
        <w:t>is</w:t>
      </w:r>
      <w:r w:rsidRPr="00814BC9">
        <w:rPr>
          <w:spacing w:val="25"/>
          <w:w w:val="105"/>
          <w:lang w:val="en-GB"/>
          <w:rPrChange w:id="3361" w:author="Christian PIEDALLU" w:date="2023-02-06T09:53:00Z">
            <w:rPr>
              <w:spacing w:val="25"/>
              <w:w w:val="105"/>
            </w:rPr>
          </w:rPrChange>
        </w:rPr>
        <w:t xml:space="preserve"> </w:t>
      </w:r>
      <w:r w:rsidRPr="00814BC9">
        <w:rPr>
          <w:w w:val="105"/>
          <w:lang w:val="en-GB"/>
          <w:rPrChange w:id="3362" w:author="Christian PIEDALLU" w:date="2023-02-06T09:53:00Z">
            <w:rPr>
              <w:w w:val="105"/>
            </w:rPr>
          </w:rPrChange>
        </w:rPr>
        <w:t>presented</w:t>
      </w:r>
      <w:r w:rsidRPr="00814BC9">
        <w:rPr>
          <w:spacing w:val="25"/>
          <w:w w:val="105"/>
          <w:lang w:val="en-GB"/>
          <w:rPrChange w:id="3363" w:author="Christian PIEDALLU" w:date="2023-02-06T09:53:00Z">
            <w:rPr>
              <w:spacing w:val="25"/>
              <w:w w:val="105"/>
            </w:rPr>
          </w:rPrChange>
        </w:rPr>
        <w:t xml:space="preserve"> </w:t>
      </w:r>
      <w:r w:rsidRPr="00814BC9">
        <w:rPr>
          <w:w w:val="105"/>
          <w:lang w:val="en-GB"/>
          <w:rPrChange w:id="3364" w:author="Christian PIEDALLU" w:date="2023-02-06T09:53:00Z">
            <w:rPr>
              <w:w w:val="105"/>
            </w:rPr>
          </w:rPrChange>
        </w:rPr>
        <w:t>in</w:t>
      </w:r>
      <w:r w:rsidRPr="00814BC9">
        <w:rPr>
          <w:spacing w:val="23"/>
          <w:w w:val="105"/>
          <w:lang w:val="en-GB"/>
          <w:rPrChange w:id="3365" w:author="Christian PIEDALLU" w:date="2023-02-06T09:53:00Z">
            <w:rPr>
              <w:spacing w:val="23"/>
              <w:w w:val="105"/>
            </w:rPr>
          </w:rPrChange>
        </w:rPr>
        <w:t xml:space="preserve"> </w:t>
      </w:r>
      <w:r w:rsidRPr="00814BC9">
        <w:rPr>
          <w:w w:val="105"/>
          <w:lang w:val="en-GB"/>
          <w:rPrChange w:id="3366" w:author="Christian PIEDALLU" w:date="2023-02-06T09:53:00Z">
            <w:rPr>
              <w:w w:val="105"/>
            </w:rPr>
          </w:rPrChange>
        </w:rPr>
        <w:t>the</w:t>
      </w:r>
      <w:r w:rsidRPr="00814BC9">
        <w:rPr>
          <w:spacing w:val="25"/>
          <w:w w:val="105"/>
          <w:lang w:val="en-GB"/>
          <w:rPrChange w:id="3367" w:author="Christian PIEDALLU" w:date="2023-02-06T09:53:00Z">
            <w:rPr>
              <w:spacing w:val="25"/>
              <w:w w:val="105"/>
            </w:rPr>
          </w:rPrChange>
        </w:rPr>
        <w:t xml:space="preserve"> </w:t>
      </w:r>
      <w:r w:rsidRPr="00814BC9">
        <w:rPr>
          <w:w w:val="105"/>
          <w:lang w:val="en-GB"/>
          <w:rPrChange w:id="3368" w:author="Christian PIEDALLU" w:date="2023-02-06T09:53:00Z">
            <w:rPr>
              <w:w w:val="105"/>
            </w:rPr>
          </w:rPrChange>
        </w:rPr>
        <w:t>table</w:t>
      </w:r>
      <w:r w:rsidRPr="00814BC9">
        <w:rPr>
          <w:spacing w:val="25"/>
          <w:w w:val="105"/>
          <w:lang w:val="en-GB"/>
          <w:rPrChange w:id="3369" w:author="Christian PIEDALLU" w:date="2023-02-06T09:53:00Z">
            <w:rPr>
              <w:spacing w:val="25"/>
              <w:w w:val="105"/>
            </w:rPr>
          </w:rPrChange>
        </w:rPr>
        <w:t xml:space="preserve"> </w:t>
      </w:r>
      <w:r w:rsidR="00F312A1" w:rsidRPr="00814BC9">
        <w:rPr>
          <w:lang w:val="en-GB"/>
          <w:rPrChange w:id="3370" w:author="Christian PIEDALLU" w:date="2023-02-06T09:53:00Z">
            <w:rPr/>
          </w:rPrChange>
        </w:rPr>
        <w:fldChar w:fldCharType="begin"/>
      </w:r>
      <w:r w:rsidR="00F312A1" w:rsidRPr="00814BC9">
        <w:rPr>
          <w:lang w:val="en-GB"/>
          <w:rPrChange w:id="3371" w:author="Christian PIEDALLU" w:date="2023-02-06T09:53:00Z">
            <w:rPr/>
          </w:rPrChange>
        </w:rPr>
        <w:instrText xml:space="preserve"> HYPERLINK \l "_bookmark8" </w:instrText>
      </w:r>
      <w:r w:rsidR="00F312A1" w:rsidRPr="00814BC9">
        <w:rPr>
          <w:lang w:val="en-GB"/>
          <w:rPrChange w:id="3372" w:author="Christian PIEDALLU" w:date="2023-02-06T09:53:00Z">
            <w:rPr>
              <w:w w:val="105"/>
            </w:rPr>
          </w:rPrChange>
        </w:rPr>
        <w:fldChar w:fldCharType="separate"/>
      </w:r>
      <w:r w:rsidRPr="00814BC9">
        <w:rPr>
          <w:w w:val="105"/>
          <w:lang w:val="en-GB"/>
          <w:rPrChange w:id="3373" w:author="Christian PIEDALLU" w:date="2023-02-06T09:53:00Z">
            <w:rPr>
              <w:w w:val="105"/>
            </w:rPr>
          </w:rPrChange>
        </w:rPr>
        <w:t>4</w:t>
      </w:r>
      <w:ins w:id="3374" w:author="Christian PIEDALLU" w:date="2023-02-06T15:42:00Z">
        <w:r w:rsidR="00771C29">
          <w:rPr>
            <w:w w:val="105"/>
            <w:lang w:val="en-GB"/>
          </w:rPr>
          <w:t xml:space="preserve"> and shows contrasted results according to the region</w:t>
        </w:r>
      </w:ins>
      <w:r w:rsidRPr="00814BC9">
        <w:rPr>
          <w:w w:val="105"/>
          <w:lang w:val="en-GB"/>
          <w:rPrChange w:id="3375" w:author="Christian PIEDALLU" w:date="2023-02-06T09:53:00Z">
            <w:rPr>
              <w:w w:val="105"/>
            </w:rPr>
          </w:rPrChange>
        </w:rPr>
        <w:t>.</w:t>
      </w:r>
      <w:r w:rsidR="00F312A1" w:rsidRPr="00814BC9">
        <w:rPr>
          <w:w w:val="105"/>
          <w:lang w:val="en-GB"/>
          <w:rPrChange w:id="3376" w:author="Christian PIEDALLU" w:date="2023-02-06T09:53:00Z">
            <w:rPr>
              <w:w w:val="105"/>
            </w:rPr>
          </w:rPrChange>
        </w:rPr>
        <w:fldChar w:fldCharType="end"/>
      </w:r>
      <w:r w:rsidRPr="00814BC9">
        <w:rPr>
          <w:w w:val="105"/>
          <w:lang w:val="en-GB"/>
          <w:rPrChange w:id="3377" w:author="Christian PIEDALLU" w:date="2023-02-06T09:53:00Z">
            <w:rPr>
              <w:w w:val="105"/>
            </w:rPr>
          </w:rPrChange>
        </w:rPr>
        <w:t xml:space="preserve"> </w:t>
      </w:r>
      <w:r w:rsidRPr="00814BC9">
        <w:rPr>
          <w:spacing w:val="13"/>
          <w:w w:val="105"/>
          <w:lang w:val="en-GB"/>
          <w:rPrChange w:id="3378" w:author="Christian PIEDALLU" w:date="2023-02-06T09:53:00Z">
            <w:rPr>
              <w:spacing w:val="13"/>
              <w:w w:val="105"/>
            </w:rPr>
          </w:rPrChange>
        </w:rPr>
        <w:t xml:space="preserve"> </w:t>
      </w:r>
      <w:commentRangeStart w:id="3379"/>
      <w:del w:id="3380" w:author="Christian PIEDALLU" w:date="2023-02-06T15:21:00Z">
        <w:r w:rsidRPr="00814BC9" w:rsidDel="008507B5">
          <w:rPr>
            <w:w w:val="105"/>
            <w:lang w:val="en-GB"/>
            <w:rPrChange w:id="3381" w:author="Christian PIEDALLU" w:date="2023-02-06T09:53:00Z">
              <w:rPr>
                <w:w w:val="105"/>
              </w:rPr>
            </w:rPrChange>
          </w:rPr>
          <w:delText>The</w:delText>
        </w:r>
        <w:r w:rsidRPr="00814BC9" w:rsidDel="008507B5">
          <w:rPr>
            <w:spacing w:val="23"/>
            <w:w w:val="105"/>
            <w:lang w:val="en-GB"/>
            <w:rPrChange w:id="3382" w:author="Christian PIEDALLU" w:date="2023-02-06T09:53:00Z">
              <w:rPr>
                <w:spacing w:val="23"/>
                <w:w w:val="105"/>
              </w:rPr>
            </w:rPrChange>
          </w:rPr>
          <w:delText xml:space="preserve"> </w:delText>
        </w:r>
        <w:r w:rsidRPr="00814BC9" w:rsidDel="008507B5">
          <w:rPr>
            <w:w w:val="105"/>
            <w:lang w:val="en-GB"/>
            <w:rPrChange w:id="3383" w:author="Christian PIEDALLU" w:date="2023-02-06T09:53:00Z">
              <w:rPr>
                <w:w w:val="105"/>
              </w:rPr>
            </w:rPrChange>
          </w:rPr>
          <w:delText>Plains</w:delText>
        </w:r>
        <w:r w:rsidRPr="00814BC9" w:rsidDel="008507B5">
          <w:rPr>
            <w:spacing w:val="25"/>
            <w:w w:val="105"/>
            <w:lang w:val="en-GB"/>
            <w:rPrChange w:id="3384" w:author="Christian PIEDALLU" w:date="2023-02-06T09:53:00Z">
              <w:rPr>
                <w:spacing w:val="25"/>
                <w:w w:val="105"/>
              </w:rPr>
            </w:rPrChange>
          </w:rPr>
          <w:delText xml:space="preserve"> </w:delText>
        </w:r>
        <w:r w:rsidRPr="00814BC9" w:rsidDel="008507B5">
          <w:rPr>
            <w:w w:val="105"/>
            <w:lang w:val="en-GB"/>
            <w:rPrChange w:id="3385" w:author="Christian PIEDALLU" w:date="2023-02-06T09:53:00Z">
              <w:rPr>
                <w:w w:val="105"/>
              </w:rPr>
            </w:rPrChange>
          </w:rPr>
          <w:delText>is</w:delText>
        </w:r>
        <w:r w:rsidRPr="00814BC9" w:rsidDel="008507B5">
          <w:rPr>
            <w:spacing w:val="24"/>
            <w:w w:val="105"/>
            <w:lang w:val="en-GB"/>
            <w:rPrChange w:id="3386" w:author="Christian PIEDALLU" w:date="2023-02-06T09:53:00Z">
              <w:rPr>
                <w:spacing w:val="24"/>
                <w:w w:val="105"/>
              </w:rPr>
            </w:rPrChange>
          </w:rPr>
          <w:delText xml:space="preserve"> </w:delText>
        </w:r>
        <w:r w:rsidRPr="00814BC9" w:rsidDel="008507B5">
          <w:rPr>
            <w:w w:val="105"/>
            <w:lang w:val="en-GB"/>
            <w:rPrChange w:id="3387" w:author="Christian PIEDALLU" w:date="2023-02-06T09:53:00Z">
              <w:rPr>
                <w:w w:val="105"/>
              </w:rPr>
            </w:rPrChange>
          </w:rPr>
          <w:delText>the</w:delText>
        </w:r>
        <w:r w:rsidRPr="00814BC9" w:rsidDel="008507B5">
          <w:rPr>
            <w:spacing w:val="24"/>
            <w:w w:val="105"/>
            <w:lang w:val="en-GB"/>
            <w:rPrChange w:id="3388" w:author="Christian PIEDALLU" w:date="2023-02-06T09:53:00Z">
              <w:rPr>
                <w:spacing w:val="24"/>
                <w:w w:val="105"/>
              </w:rPr>
            </w:rPrChange>
          </w:rPr>
          <w:delText xml:space="preserve"> </w:delText>
        </w:r>
        <w:r w:rsidRPr="00814BC9" w:rsidDel="008507B5">
          <w:rPr>
            <w:w w:val="105"/>
            <w:lang w:val="en-GB"/>
            <w:rPrChange w:id="3389" w:author="Christian PIEDALLU" w:date="2023-02-06T09:53:00Z">
              <w:rPr>
                <w:w w:val="105"/>
              </w:rPr>
            </w:rPrChange>
          </w:rPr>
          <w:delText>most</w:delText>
        </w:r>
        <w:r w:rsidRPr="00814BC9" w:rsidDel="008507B5">
          <w:rPr>
            <w:spacing w:val="24"/>
            <w:w w:val="105"/>
            <w:lang w:val="en-GB"/>
            <w:rPrChange w:id="3390" w:author="Christian PIEDALLU" w:date="2023-02-06T09:53:00Z">
              <w:rPr>
                <w:spacing w:val="24"/>
                <w:w w:val="105"/>
              </w:rPr>
            </w:rPrChange>
          </w:rPr>
          <w:delText xml:space="preserve"> </w:delText>
        </w:r>
        <w:r w:rsidRPr="00814BC9" w:rsidDel="008507B5">
          <w:rPr>
            <w:w w:val="105"/>
            <w:lang w:val="en-GB"/>
            <w:rPrChange w:id="3391" w:author="Christian PIEDALLU" w:date="2023-02-06T09:53:00Z">
              <w:rPr>
                <w:w w:val="105"/>
              </w:rPr>
            </w:rPrChange>
          </w:rPr>
          <w:delText>affected</w:delText>
        </w:r>
        <w:r w:rsidRPr="00814BC9" w:rsidDel="008507B5">
          <w:rPr>
            <w:spacing w:val="24"/>
            <w:w w:val="105"/>
            <w:lang w:val="en-GB"/>
            <w:rPrChange w:id="3392" w:author="Christian PIEDALLU" w:date="2023-02-06T09:53:00Z">
              <w:rPr>
                <w:spacing w:val="24"/>
                <w:w w:val="105"/>
              </w:rPr>
            </w:rPrChange>
          </w:rPr>
          <w:delText xml:space="preserve"> </w:delText>
        </w:r>
        <w:r w:rsidRPr="00814BC9" w:rsidDel="008507B5">
          <w:rPr>
            <w:w w:val="105"/>
            <w:lang w:val="en-GB"/>
            <w:rPrChange w:id="3393" w:author="Christian PIEDALLU" w:date="2023-02-06T09:53:00Z">
              <w:rPr>
                <w:w w:val="105"/>
              </w:rPr>
            </w:rPrChange>
          </w:rPr>
          <w:delText>bioclimatic</w:delText>
        </w:r>
        <w:r w:rsidRPr="00814BC9" w:rsidDel="008507B5">
          <w:rPr>
            <w:spacing w:val="24"/>
            <w:w w:val="105"/>
            <w:lang w:val="en-GB"/>
            <w:rPrChange w:id="3394" w:author="Christian PIEDALLU" w:date="2023-02-06T09:53:00Z">
              <w:rPr>
                <w:spacing w:val="24"/>
                <w:w w:val="105"/>
              </w:rPr>
            </w:rPrChange>
          </w:rPr>
          <w:delText xml:space="preserve"> </w:delText>
        </w:r>
        <w:r w:rsidRPr="00814BC9" w:rsidDel="008507B5">
          <w:rPr>
            <w:w w:val="105"/>
            <w:lang w:val="en-GB"/>
            <w:rPrChange w:id="3395" w:author="Christian PIEDALLU" w:date="2023-02-06T09:53:00Z">
              <w:rPr>
                <w:w w:val="105"/>
              </w:rPr>
            </w:rPrChange>
          </w:rPr>
          <w:delText>area.</w:delText>
        </w:r>
      </w:del>
      <w:commentRangeEnd w:id="3379"/>
      <w:r w:rsidR="008507B5">
        <w:rPr>
          <w:rStyle w:val="Marquedecommentaire"/>
        </w:rPr>
        <w:commentReference w:id="3379"/>
      </w:r>
    </w:p>
    <w:p w14:paraId="1F8D6049" w14:textId="79B63E77" w:rsidR="00B177F5" w:rsidRPr="00814BC9" w:rsidRDefault="00B553DB">
      <w:pPr>
        <w:pStyle w:val="Corpsdetexte"/>
        <w:ind w:left="163"/>
        <w:rPr>
          <w:lang w:val="en-GB"/>
          <w:rPrChange w:id="3396" w:author="Christian PIEDALLU" w:date="2023-02-06T09:53:00Z">
            <w:rPr/>
          </w:rPrChange>
        </w:rPr>
      </w:pPr>
      <w:r w:rsidRPr="00814BC9">
        <w:rPr>
          <w:rFonts w:ascii="Trebuchet MS"/>
          <w:sz w:val="10"/>
          <w:lang w:val="en-GB"/>
          <w:rPrChange w:id="3397" w:author="Christian PIEDALLU" w:date="2023-02-06T09:53:00Z">
            <w:rPr>
              <w:rFonts w:ascii="Trebuchet MS"/>
              <w:sz w:val="10"/>
            </w:rPr>
          </w:rPrChange>
        </w:rPr>
        <w:t xml:space="preserve">220     </w:t>
      </w:r>
      <w:r w:rsidRPr="00814BC9">
        <w:rPr>
          <w:rFonts w:ascii="Trebuchet MS"/>
          <w:spacing w:val="19"/>
          <w:sz w:val="10"/>
          <w:lang w:val="en-GB"/>
          <w:rPrChange w:id="3398" w:author="Christian PIEDALLU" w:date="2023-02-06T09:53:00Z">
            <w:rPr>
              <w:rFonts w:ascii="Trebuchet MS"/>
              <w:spacing w:val="19"/>
              <w:sz w:val="10"/>
            </w:rPr>
          </w:rPrChange>
        </w:rPr>
        <w:t xml:space="preserve"> </w:t>
      </w:r>
      <w:ins w:id="3399" w:author="Christian PIEDALLU" w:date="2023-02-06T15:42:00Z">
        <w:r w:rsidR="00771C29">
          <w:rPr>
            <w:w w:val="105"/>
            <w:lang w:val="en-GB"/>
          </w:rPr>
          <w:t>For plains, t</w:t>
        </w:r>
      </w:ins>
      <w:del w:id="3400" w:author="Christian PIEDALLU" w:date="2023-02-06T15:42:00Z">
        <w:r w:rsidRPr="00814BC9" w:rsidDel="00771C29">
          <w:rPr>
            <w:w w:val="105"/>
            <w:lang w:val="en-GB"/>
            <w:rPrChange w:id="3401" w:author="Christian PIEDALLU" w:date="2023-02-06T09:53:00Z">
              <w:rPr>
                <w:w w:val="105"/>
              </w:rPr>
            </w:rPrChange>
          </w:rPr>
          <w:delText>T</w:delText>
        </w:r>
      </w:del>
      <w:r w:rsidRPr="00814BC9">
        <w:rPr>
          <w:w w:val="105"/>
          <w:lang w:val="en-GB"/>
          <w:rPrChange w:id="3402" w:author="Christian PIEDALLU" w:date="2023-02-06T09:53:00Z">
            <w:rPr>
              <w:w w:val="105"/>
            </w:rPr>
          </w:rPrChange>
        </w:rPr>
        <w:t>he</w:t>
      </w:r>
      <w:r w:rsidRPr="00814BC9">
        <w:rPr>
          <w:spacing w:val="14"/>
          <w:w w:val="105"/>
          <w:lang w:val="en-GB"/>
          <w:rPrChange w:id="3403" w:author="Christian PIEDALLU" w:date="2023-02-06T09:53:00Z">
            <w:rPr>
              <w:spacing w:val="14"/>
              <w:w w:val="105"/>
            </w:rPr>
          </w:rPrChange>
        </w:rPr>
        <w:t xml:space="preserve"> </w:t>
      </w:r>
      <w:r w:rsidRPr="00814BC9">
        <w:rPr>
          <w:w w:val="105"/>
          <w:lang w:val="en-GB"/>
          <w:rPrChange w:id="3404" w:author="Christian PIEDALLU" w:date="2023-02-06T09:53:00Z">
            <w:rPr>
              <w:w w:val="105"/>
            </w:rPr>
          </w:rPrChange>
        </w:rPr>
        <w:t>north-facing</w:t>
      </w:r>
      <w:r w:rsidRPr="00814BC9">
        <w:rPr>
          <w:spacing w:val="13"/>
          <w:w w:val="105"/>
          <w:lang w:val="en-GB"/>
          <w:rPrChange w:id="3405" w:author="Christian PIEDALLU" w:date="2023-02-06T09:53:00Z">
            <w:rPr>
              <w:spacing w:val="13"/>
              <w:w w:val="105"/>
            </w:rPr>
          </w:rPrChange>
        </w:rPr>
        <w:t xml:space="preserve"> </w:t>
      </w:r>
      <w:r w:rsidRPr="00814BC9">
        <w:rPr>
          <w:w w:val="105"/>
          <w:lang w:val="en-GB"/>
          <w:rPrChange w:id="3406" w:author="Christian PIEDALLU" w:date="2023-02-06T09:53:00Z">
            <w:rPr>
              <w:w w:val="105"/>
            </w:rPr>
          </w:rPrChange>
        </w:rPr>
        <w:t>slopes</w:t>
      </w:r>
      <w:r w:rsidRPr="00814BC9">
        <w:rPr>
          <w:spacing w:val="14"/>
          <w:w w:val="105"/>
          <w:lang w:val="en-GB"/>
          <w:rPrChange w:id="3407" w:author="Christian PIEDALLU" w:date="2023-02-06T09:53:00Z">
            <w:rPr>
              <w:spacing w:val="14"/>
              <w:w w:val="105"/>
            </w:rPr>
          </w:rPrChange>
        </w:rPr>
        <w:t xml:space="preserve"> </w:t>
      </w:r>
      <w:r w:rsidRPr="00814BC9">
        <w:rPr>
          <w:w w:val="105"/>
          <w:lang w:val="en-GB"/>
          <w:rPrChange w:id="3408" w:author="Christian PIEDALLU" w:date="2023-02-06T09:53:00Z">
            <w:rPr>
              <w:w w:val="105"/>
            </w:rPr>
          </w:rPrChange>
        </w:rPr>
        <w:t>are</w:t>
      </w:r>
      <w:r w:rsidRPr="00814BC9">
        <w:rPr>
          <w:spacing w:val="13"/>
          <w:w w:val="105"/>
          <w:lang w:val="en-GB"/>
          <w:rPrChange w:id="3409" w:author="Christian PIEDALLU" w:date="2023-02-06T09:53:00Z">
            <w:rPr>
              <w:spacing w:val="13"/>
              <w:w w:val="105"/>
            </w:rPr>
          </w:rPrChange>
        </w:rPr>
        <w:t xml:space="preserve"> </w:t>
      </w:r>
      <w:r w:rsidRPr="00814BC9">
        <w:rPr>
          <w:w w:val="105"/>
          <w:lang w:val="en-GB"/>
          <w:rPrChange w:id="3410" w:author="Christian PIEDALLU" w:date="2023-02-06T09:53:00Z">
            <w:rPr>
              <w:w w:val="105"/>
            </w:rPr>
          </w:rPrChange>
        </w:rPr>
        <w:t>significantly</w:t>
      </w:r>
      <w:r w:rsidRPr="00814BC9">
        <w:rPr>
          <w:spacing w:val="14"/>
          <w:w w:val="105"/>
          <w:lang w:val="en-GB"/>
          <w:rPrChange w:id="3411" w:author="Christian PIEDALLU" w:date="2023-02-06T09:53:00Z">
            <w:rPr>
              <w:spacing w:val="14"/>
              <w:w w:val="105"/>
            </w:rPr>
          </w:rPrChange>
        </w:rPr>
        <w:t xml:space="preserve"> </w:t>
      </w:r>
      <w:r w:rsidRPr="00814BC9">
        <w:rPr>
          <w:w w:val="105"/>
          <w:lang w:val="en-GB"/>
          <w:rPrChange w:id="3412" w:author="Christian PIEDALLU" w:date="2023-02-06T09:53:00Z">
            <w:rPr>
              <w:w w:val="105"/>
            </w:rPr>
          </w:rPrChange>
        </w:rPr>
        <w:t>but</w:t>
      </w:r>
      <w:r w:rsidRPr="00814BC9">
        <w:rPr>
          <w:spacing w:val="13"/>
          <w:w w:val="105"/>
          <w:lang w:val="en-GB"/>
          <w:rPrChange w:id="3413" w:author="Christian PIEDALLU" w:date="2023-02-06T09:53:00Z">
            <w:rPr>
              <w:spacing w:val="13"/>
              <w:w w:val="105"/>
            </w:rPr>
          </w:rPrChange>
        </w:rPr>
        <w:t xml:space="preserve"> </w:t>
      </w:r>
      <w:r w:rsidRPr="00814BC9">
        <w:rPr>
          <w:w w:val="105"/>
          <w:lang w:val="en-GB"/>
          <w:rPrChange w:id="3414" w:author="Christian PIEDALLU" w:date="2023-02-06T09:53:00Z">
            <w:rPr>
              <w:w w:val="105"/>
            </w:rPr>
          </w:rPrChange>
        </w:rPr>
        <w:t>slightly</w:t>
      </w:r>
      <w:r w:rsidRPr="00814BC9">
        <w:rPr>
          <w:spacing w:val="14"/>
          <w:w w:val="105"/>
          <w:lang w:val="en-GB"/>
          <w:rPrChange w:id="3415" w:author="Christian PIEDALLU" w:date="2023-02-06T09:53:00Z">
            <w:rPr>
              <w:spacing w:val="14"/>
              <w:w w:val="105"/>
            </w:rPr>
          </w:rPrChange>
        </w:rPr>
        <w:t xml:space="preserve"> </w:t>
      </w:r>
      <w:r w:rsidRPr="00814BC9">
        <w:rPr>
          <w:w w:val="105"/>
          <w:lang w:val="en-GB"/>
          <w:rPrChange w:id="3416" w:author="Christian PIEDALLU" w:date="2023-02-06T09:53:00Z">
            <w:rPr>
              <w:w w:val="105"/>
            </w:rPr>
          </w:rPrChange>
        </w:rPr>
        <w:t>more</w:t>
      </w:r>
      <w:r w:rsidRPr="00814BC9">
        <w:rPr>
          <w:spacing w:val="13"/>
          <w:w w:val="105"/>
          <w:lang w:val="en-GB"/>
          <w:rPrChange w:id="3417" w:author="Christian PIEDALLU" w:date="2023-02-06T09:53:00Z">
            <w:rPr>
              <w:spacing w:val="13"/>
              <w:w w:val="105"/>
            </w:rPr>
          </w:rPrChange>
        </w:rPr>
        <w:t xml:space="preserve"> </w:t>
      </w:r>
      <w:r w:rsidRPr="00814BC9">
        <w:rPr>
          <w:w w:val="105"/>
          <w:lang w:val="en-GB"/>
          <w:rPrChange w:id="3418" w:author="Christian PIEDALLU" w:date="2023-02-06T09:53:00Z">
            <w:rPr>
              <w:w w:val="105"/>
            </w:rPr>
          </w:rPrChange>
        </w:rPr>
        <w:t>affected</w:t>
      </w:r>
      <w:r w:rsidRPr="00814BC9">
        <w:rPr>
          <w:spacing w:val="14"/>
          <w:w w:val="105"/>
          <w:lang w:val="en-GB"/>
          <w:rPrChange w:id="3419" w:author="Christian PIEDALLU" w:date="2023-02-06T09:53:00Z">
            <w:rPr>
              <w:spacing w:val="14"/>
              <w:w w:val="105"/>
            </w:rPr>
          </w:rPrChange>
        </w:rPr>
        <w:t xml:space="preserve"> </w:t>
      </w:r>
      <w:r w:rsidRPr="00814BC9">
        <w:rPr>
          <w:w w:val="105"/>
          <w:lang w:val="en-GB"/>
          <w:rPrChange w:id="3420" w:author="Christian PIEDALLU" w:date="2023-02-06T09:53:00Z">
            <w:rPr>
              <w:w w:val="105"/>
            </w:rPr>
          </w:rPrChange>
        </w:rPr>
        <w:t>than</w:t>
      </w:r>
      <w:r w:rsidRPr="00814BC9">
        <w:rPr>
          <w:spacing w:val="13"/>
          <w:w w:val="105"/>
          <w:lang w:val="en-GB"/>
          <w:rPrChange w:id="3421" w:author="Christian PIEDALLU" w:date="2023-02-06T09:53:00Z">
            <w:rPr>
              <w:spacing w:val="13"/>
              <w:w w:val="105"/>
            </w:rPr>
          </w:rPrChange>
        </w:rPr>
        <w:t xml:space="preserve"> </w:t>
      </w:r>
      <w:r w:rsidRPr="00814BC9">
        <w:rPr>
          <w:w w:val="105"/>
          <w:lang w:val="en-GB"/>
          <w:rPrChange w:id="3422" w:author="Christian PIEDALLU" w:date="2023-02-06T09:53:00Z">
            <w:rPr>
              <w:w w:val="105"/>
            </w:rPr>
          </w:rPrChange>
        </w:rPr>
        <w:t>the</w:t>
      </w:r>
      <w:r w:rsidRPr="00814BC9">
        <w:rPr>
          <w:spacing w:val="14"/>
          <w:w w:val="105"/>
          <w:lang w:val="en-GB"/>
          <w:rPrChange w:id="3423" w:author="Christian PIEDALLU" w:date="2023-02-06T09:53:00Z">
            <w:rPr>
              <w:spacing w:val="14"/>
              <w:w w:val="105"/>
            </w:rPr>
          </w:rPrChange>
        </w:rPr>
        <w:t xml:space="preserve"> </w:t>
      </w:r>
      <w:r w:rsidRPr="00814BC9">
        <w:rPr>
          <w:w w:val="105"/>
          <w:lang w:val="en-GB"/>
          <w:rPrChange w:id="3424" w:author="Christian PIEDALLU" w:date="2023-02-06T09:53:00Z">
            <w:rPr>
              <w:w w:val="105"/>
            </w:rPr>
          </w:rPrChange>
        </w:rPr>
        <w:t>plateaus</w:t>
      </w:r>
      <w:r w:rsidRPr="00814BC9">
        <w:rPr>
          <w:spacing w:val="13"/>
          <w:w w:val="105"/>
          <w:lang w:val="en-GB"/>
          <w:rPrChange w:id="3425" w:author="Christian PIEDALLU" w:date="2023-02-06T09:53:00Z">
            <w:rPr>
              <w:spacing w:val="13"/>
              <w:w w:val="105"/>
            </w:rPr>
          </w:rPrChange>
        </w:rPr>
        <w:t xml:space="preserve"> </w:t>
      </w:r>
      <w:r w:rsidRPr="00814BC9">
        <w:rPr>
          <w:w w:val="105"/>
          <w:lang w:val="en-GB"/>
          <w:rPrChange w:id="3426" w:author="Christian PIEDALLU" w:date="2023-02-06T09:53:00Z">
            <w:rPr>
              <w:w w:val="105"/>
            </w:rPr>
          </w:rPrChange>
        </w:rPr>
        <w:t>or</w:t>
      </w:r>
      <w:r w:rsidRPr="00814BC9">
        <w:rPr>
          <w:spacing w:val="14"/>
          <w:w w:val="105"/>
          <w:lang w:val="en-GB"/>
          <w:rPrChange w:id="3427" w:author="Christian PIEDALLU" w:date="2023-02-06T09:53:00Z">
            <w:rPr>
              <w:spacing w:val="14"/>
              <w:w w:val="105"/>
            </w:rPr>
          </w:rPrChange>
        </w:rPr>
        <w:t xml:space="preserve"> </w:t>
      </w:r>
      <w:r w:rsidRPr="00814BC9">
        <w:rPr>
          <w:w w:val="105"/>
          <w:lang w:val="en-GB"/>
          <w:rPrChange w:id="3428" w:author="Christian PIEDALLU" w:date="2023-02-06T09:53:00Z">
            <w:rPr>
              <w:w w:val="105"/>
            </w:rPr>
          </w:rPrChange>
        </w:rPr>
        <w:t>the</w:t>
      </w:r>
      <w:r w:rsidRPr="00814BC9">
        <w:rPr>
          <w:spacing w:val="13"/>
          <w:w w:val="105"/>
          <w:lang w:val="en-GB"/>
          <w:rPrChange w:id="3429" w:author="Christian PIEDALLU" w:date="2023-02-06T09:53:00Z">
            <w:rPr>
              <w:spacing w:val="13"/>
              <w:w w:val="105"/>
            </w:rPr>
          </w:rPrChange>
        </w:rPr>
        <w:t xml:space="preserve"> </w:t>
      </w:r>
      <w:r w:rsidRPr="00814BC9">
        <w:rPr>
          <w:w w:val="105"/>
          <w:lang w:val="en-GB"/>
          <w:rPrChange w:id="3430" w:author="Christian PIEDALLU" w:date="2023-02-06T09:53:00Z">
            <w:rPr>
              <w:w w:val="105"/>
            </w:rPr>
          </w:rPrChange>
        </w:rPr>
        <w:t>south-</w:t>
      </w:r>
    </w:p>
    <w:p w14:paraId="0DB394C8" w14:textId="25AD5402" w:rsidR="00B177F5" w:rsidRPr="00814BC9" w:rsidRDefault="00B553DB">
      <w:pPr>
        <w:pStyle w:val="Corpsdetexte"/>
        <w:ind w:left="163"/>
        <w:rPr>
          <w:lang w:val="en-GB"/>
          <w:rPrChange w:id="3431" w:author="Christian PIEDALLU" w:date="2023-02-06T09:53:00Z">
            <w:rPr/>
          </w:rPrChange>
        </w:rPr>
      </w:pPr>
      <w:r w:rsidRPr="00814BC9">
        <w:rPr>
          <w:rFonts w:ascii="Trebuchet MS"/>
          <w:sz w:val="10"/>
          <w:lang w:val="en-GB"/>
          <w:rPrChange w:id="3432" w:author="Christian PIEDALLU" w:date="2023-02-06T09:53:00Z">
            <w:rPr>
              <w:rFonts w:ascii="Trebuchet MS"/>
              <w:sz w:val="10"/>
            </w:rPr>
          </w:rPrChange>
        </w:rPr>
        <w:t xml:space="preserve">221     </w:t>
      </w:r>
      <w:r w:rsidRPr="00814BC9">
        <w:rPr>
          <w:rFonts w:ascii="Trebuchet MS"/>
          <w:spacing w:val="19"/>
          <w:sz w:val="10"/>
          <w:lang w:val="en-GB"/>
          <w:rPrChange w:id="3433" w:author="Christian PIEDALLU" w:date="2023-02-06T09:53:00Z">
            <w:rPr>
              <w:rFonts w:ascii="Trebuchet MS"/>
              <w:spacing w:val="19"/>
              <w:sz w:val="10"/>
            </w:rPr>
          </w:rPrChange>
        </w:rPr>
        <w:t xml:space="preserve"> </w:t>
      </w:r>
      <w:r w:rsidRPr="00814BC9">
        <w:rPr>
          <w:w w:val="110"/>
          <w:lang w:val="en-GB"/>
          <w:rPrChange w:id="3434" w:author="Christian PIEDALLU" w:date="2023-02-06T09:53:00Z">
            <w:rPr>
              <w:w w:val="110"/>
            </w:rPr>
          </w:rPrChange>
        </w:rPr>
        <w:t>facing</w:t>
      </w:r>
      <w:r w:rsidRPr="00814BC9">
        <w:rPr>
          <w:spacing w:val="1"/>
          <w:w w:val="110"/>
          <w:lang w:val="en-GB"/>
          <w:rPrChange w:id="3435" w:author="Christian PIEDALLU" w:date="2023-02-06T09:53:00Z">
            <w:rPr>
              <w:spacing w:val="1"/>
              <w:w w:val="110"/>
            </w:rPr>
          </w:rPrChange>
        </w:rPr>
        <w:t xml:space="preserve"> </w:t>
      </w:r>
      <w:r w:rsidRPr="00814BC9">
        <w:rPr>
          <w:w w:val="110"/>
          <w:lang w:val="en-GB"/>
          <w:rPrChange w:id="3436" w:author="Christian PIEDALLU" w:date="2023-02-06T09:53:00Z">
            <w:rPr>
              <w:w w:val="110"/>
            </w:rPr>
          </w:rPrChange>
        </w:rPr>
        <w:t>slopes.</w:t>
      </w:r>
      <w:r w:rsidRPr="00814BC9">
        <w:rPr>
          <w:spacing w:val="30"/>
          <w:w w:val="110"/>
          <w:lang w:val="en-GB"/>
          <w:rPrChange w:id="3437" w:author="Christian PIEDALLU" w:date="2023-02-06T09:53:00Z">
            <w:rPr>
              <w:spacing w:val="30"/>
              <w:w w:val="110"/>
            </w:rPr>
          </w:rPrChange>
        </w:rPr>
        <w:t xml:space="preserve"> </w:t>
      </w:r>
      <w:r w:rsidRPr="00814BC9">
        <w:rPr>
          <w:w w:val="110"/>
          <w:lang w:val="en-GB"/>
          <w:rPrChange w:id="3438" w:author="Christian PIEDALLU" w:date="2023-02-06T09:53:00Z">
            <w:rPr>
              <w:w w:val="110"/>
            </w:rPr>
          </w:rPrChange>
        </w:rPr>
        <w:t>In</w:t>
      </w:r>
      <w:r w:rsidRPr="00814BC9">
        <w:rPr>
          <w:spacing w:val="1"/>
          <w:w w:val="110"/>
          <w:lang w:val="en-GB"/>
          <w:rPrChange w:id="3439" w:author="Christian PIEDALLU" w:date="2023-02-06T09:53:00Z">
            <w:rPr>
              <w:spacing w:val="1"/>
              <w:w w:val="110"/>
            </w:rPr>
          </w:rPrChange>
        </w:rPr>
        <w:t xml:space="preserve"> </w:t>
      </w:r>
      <w:r w:rsidRPr="00814BC9">
        <w:rPr>
          <w:w w:val="110"/>
          <w:lang w:val="en-GB"/>
          <w:rPrChange w:id="3440" w:author="Christian PIEDALLU" w:date="2023-02-06T09:53:00Z">
            <w:rPr>
              <w:w w:val="110"/>
            </w:rPr>
          </w:rPrChange>
        </w:rPr>
        <w:t>Ardenne,</w:t>
      </w:r>
      <w:r w:rsidRPr="00814BC9">
        <w:rPr>
          <w:spacing w:val="3"/>
          <w:w w:val="110"/>
          <w:lang w:val="en-GB"/>
          <w:rPrChange w:id="3441" w:author="Christian PIEDALLU" w:date="2023-02-06T09:53:00Z">
            <w:rPr>
              <w:spacing w:val="3"/>
              <w:w w:val="110"/>
            </w:rPr>
          </w:rPrChange>
        </w:rPr>
        <w:t xml:space="preserve"> </w:t>
      </w:r>
      <w:r w:rsidRPr="00814BC9">
        <w:rPr>
          <w:w w:val="110"/>
          <w:lang w:val="en-GB"/>
          <w:rPrChange w:id="3442" w:author="Christian PIEDALLU" w:date="2023-02-06T09:53:00Z">
            <w:rPr>
              <w:w w:val="110"/>
            </w:rPr>
          </w:rPrChange>
        </w:rPr>
        <w:t>the</w:t>
      </w:r>
      <w:r w:rsidRPr="00814BC9">
        <w:rPr>
          <w:spacing w:val="1"/>
          <w:w w:val="110"/>
          <w:lang w:val="en-GB"/>
          <w:rPrChange w:id="3443" w:author="Christian PIEDALLU" w:date="2023-02-06T09:53:00Z">
            <w:rPr>
              <w:spacing w:val="1"/>
              <w:w w:val="110"/>
            </w:rPr>
          </w:rPrChange>
        </w:rPr>
        <w:t xml:space="preserve"> </w:t>
      </w:r>
      <w:r w:rsidRPr="00814BC9">
        <w:rPr>
          <w:w w:val="110"/>
          <w:lang w:val="en-GB"/>
          <w:rPrChange w:id="3444" w:author="Christian PIEDALLU" w:date="2023-02-06T09:53:00Z">
            <w:rPr>
              <w:w w:val="110"/>
            </w:rPr>
          </w:rPrChange>
        </w:rPr>
        <w:t>plateaus</w:t>
      </w:r>
      <w:r w:rsidRPr="00814BC9">
        <w:rPr>
          <w:spacing w:val="1"/>
          <w:w w:val="110"/>
          <w:lang w:val="en-GB"/>
          <w:rPrChange w:id="3445" w:author="Christian PIEDALLU" w:date="2023-02-06T09:53:00Z">
            <w:rPr>
              <w:spacing w:val="1"/>
              <w:w w:val="110"/>
            </w:rPr>
          </w:rPrChange>
        </w:rPr>
        <w:t xml:space="preserve"> </w:t>
      </w:r>
      <w:r w:rsidRPr="00814BC9">
        <w:rPr>
          <w:w w:val="110"/>
          <w:lang w:val="en-GB"/>
          <w:rPrChange w:id="3446" w:author="Christian PIEDALLU" w:date="2023-02-06T09:53:00Z">
            <w:rPr>
              <w:w w:val="110"/>
            </w:rPr>
          </w:rPrChange>
        </w:rPr>
        <w:t>are</w:t>
      </w:r>
      <w:r w:rsidRPr="00814BC9">
        <w:rPr>
          <w:spacing w:val="1"/>
          <w:w w:val="110"/>
          <w:lang w:val="en-GB"/>
          <w:rPrChange w:id="3447" w:author="Christian PIEDALLU" w:date="2023-02-06T09:53:00Z">
            <w:rPr>
              <w:spacing w:val="1"/>
              <w:w w:val="110"/>
            </w:rPr>
          </w:rPrChange>
        </w:rPr>
        <w:t xml:space="preserve"> </w:t>
      </w:r>
      <w:r w:rsidRPr="00814BC9">
        <w:rPr>
          <w:w w:val="110"/>
          <w:lang w:val="en-GB"/>
          <w:rPrChange w:id="3448" w:author="Christian PIEDALLU" w:date="2023-02-06T09:53:00Z">
            <w:rPr>
              <w:w w:val="110"/>
            </w:rPr>
          </w:rPrChange>
        </w:rPr>
        <w:t>significantly</w:t>
      </w:r>
      <w:r w:rsidRPr="00814BC9">
        <w:rPr>
          <w:spacing w:val="2"/>
          <w:w w:val="110"/>
          <w:lang w:val="en-GB"/>
          <w:rPrChange w:id="3449" w:author="Christian PIEDALLU" w:date="2023-02-06T09:53:00Z">
            <w:rPr>
              <w:spacing w:val="2"/>
              <w:w w:val="110"/>
            </w:rPr>
          </w:rPrChange>
        </w:rPr>
        <w:t xml:space="preserve"> </w:t>
      </w:r>
      <w:r w:rsidRPr="00814BC9">
        <w:rPr>
          <w:w w:val="110"/>
          <w:lang w:val="en-GB"/>
          <w:rPrChange w:id="3450" w:author="Christian PIEDALLU" w:date="2023-02-06T09:53:00Z">
            <w:rPr>
              <w:w w:val="110"/>
            </w:rPr>
          </w:rPrChange>
        </w:rPr>
        <w:t>less</w:t>
      </w:r>
      <w:r w:rsidRPr="00814BC9">
        <w:rPr>
          <w:spacing w:val="1"/>
          <w:w w:val="110"/>
          <w:lang w:val="en-GB"/>
          <w:rPrChange w:id="3451" w:author="Christian PIEDALLU" w:date="2023-02-06T09:53:00Z">
            <w:rPr>
              <w:spacing w:val="1"/>
              <w:w w:val="110"/>
            </w:rPr>
          </w:rPrChange>
        </w:rPr>
        <w:t xml:space="preserve"> </w:t>
      </w:r>
      <w:r w:rsidRPr="00814BC9">
        <w:rPr>
          <w:w w:val="110"/>
          <w:lang w:val="en-GB"/>
          <w:rPrChange w:id="3452" w:author="Christian PIEDALLU" w:date="2023-02-06T09:53:00Z">
            <w:rPr>
              <w:w w:val="110"/>
            </w:rPr>
          </w:rPrChange>
        </w:rPr>
        <w:t>impacted</w:t>
      </w:r>
      <w:r w:rsidRPr="00814BC9">
        <w:rPr>
          <w:spacing w:val="1"/>
          <w:w w:val="110"/>
          <w:lang w:val="en-GB"/>
          <w:rPrChange w:id="3453" w:author="Christian PIEDALLU" w:date="2023-02-06T09:53:00Z">
            <w:rPr>
              <w:spacing w:val="1"/>
              <w:w w:val="110"/>
            </w:rPr>
          </w:rPrChange>
        </w:rPr>
        <w:t xml:space="preserve"> </w:t>
      </w:r>
      <w:r w:rsidRPr="00814BC9">
        <w:rPr>
          <w:w w:val="110"/>
          <w:lang w:val="en-GB"/>
          <w:rPrChange w:id="3454" w:author="Christian PIEDALLU" w:date="2023-02-06T09:53:00Z">
            <w:rPr>
              <w:w w:val="110"/>
            </w:rPr>
          </w:rPrChange>
        </w:rPr>
        <w:t>than</w:t>
      </w:r>
      <w:r w:rsidRPr="00814BC9">
        <w:rPr>
          <w:spacing w:val="1"/>
          <w:w w:val="110"/>
          <w:lang w:val="en-GB"/>
          <w:rPrChange w:id="3455" w:author="Christian PIEDALLU" w:date="2023-02-06T09:53:00Z">
            <w:rPr>
              <w:spacing w:val="1"/>
              <w:w w:val="110"/>
            </w:rPr>
          </w:rPrChange>
        </w:rPr>
        <w:t xml:space="preserve"> </w:t>
      </w:r>
      <w:r w:rsidRPr="00814BC9">
        <w:rPr>
          <w:w w:val="110"/>
          <w:lang w:val="en-GB"/>
          <w:rPrChange w:id="3456" w:author="Christian PIEDALLU" w:date="2023-02-06T09:53:00Z">
            <w:rPr>
              <w:w w:val="110"/>
            </w:rPr>
          </w:rPrChange>
        </w:rPr>
        <w:t>the</w:t>
      </w:r>
      <w:r w:rsidRPr="00814BC9">
        <w:rPr>
          <w:spacing w:val="2"/>
          <w:w w:val="110"/>
          <w:lang w:val="en-GB"/>
          <w:rPrChange w:id="3457" w:author="Christian PIEDALLU" w:date="2023-02-06T09:53:00Z">
            <w:rPr>
              <w:spacing w:val="2"/>
              <w:w w:val="110"/>
            </w:rPr>
          </w:rPrChange>
        </w:rPr>
        <w:t xml:space="preserve"> </w:t>
      </w:r>
      <w:r w:rsidRPr="00814BC9">
        <w:rPr>
          <w:w w:val="110"/>
          <w:lang w:val="en-GB"/>
          <w:rPrChange w:id="3458" w:author="Christian PIEDALLU" w:date="2023-02-06T09:53:00Z">
            <w:rPr>
              <w:w w:val="110"/>
            </w:rPr>
          </w:rPrChange>
        </w:rPr>
        <w:t>north</w:t>
      </w:r>
      <w:r w:rsidRPr="00814BC9">
        <w:rPr>
          <w:spacing w:val="1"/>
          <w:w w:val="110"/>
          <w:lang w:val="en-GB"/>
          <w:rPrChange w:id="3459" w:author="Christian PIEDALLU" w:date="2023-02-06T09:53:00Z">
            <w:rPr>
              <w:spacing w:val="1"/>
              <w:w w:val="110"/>
            </w:rPr>
          </w:rPrChange>
        </w:rPr>
        <w:t xml:space="preserve"> </w:t>
      </w:r>
      <w:r w:rsidRPr="00814BC9">
        <w:rPr>
          <w:w w:val="110"/>
          <w:lang w:val="en-GB"/>
          <w:rPrChange w:id="3460" w:author="Christian PIEDALLU" w:date="2023-02-06T09:53:00Z">
            <w:rPr>
              <w:w w:val="110"/>
            </w:rPr>
          </w:rPrChange>
        </w:rPr>
        <w:t>and</w:t>
      </w:r>
      <w:r w:rsidRPr="00814BC9">
        <w:rPr>
          <w:spacing w:val="1"/>
          <w:w w:val="110"/>
          <w:lang w:val="en-GB"/>
          <w:rPrChange w:id="3461" w:author="Christian PIEDALLU" w:date="2023-02-06T09:53:00Z">
            <w:rPr>
              <w:spacing w:val="1"/>
              <w:w w:val="110"/>
            </w:rPr>
          </w:rPrChange>
        </w:rPr>
        <w:t xml:space="preserve"> </w:t>
      </w:r>
      <w:r w:rsidRPr="00814BC9">
        <w:rPr>
          <w:w w:val="110"/>
          <w:lang w:val="en-GB"/>
          <w:rPrChange w:id="3462" w:author="Christian PIEDALLU" w:date="2023-02-06T09:53:00Z">
            <w:rPr>
              <w:w w:val="110"/>
            </w:rPr>
          </w:rPrChange>
        </w:rPr>
        <w:t>south</w:t>
      </w:r>
    </w:p>
    <w:p w14:paraId="3D5F8257" w14:textId="77777777" w:rsidR="00B177F5" w:rsidRPr="00814BC9" w:rsidRDefault="00B553DB">
      <w:pPr>
        <w:pStyle w:val="Corpsdetexte"/>
        <w:ind w:left="163"/>
        <w:rPr>
          <w:lang w:val="en-GB"/>
          <w:rPrChange w:id="3463" w:author="Christian PIEDALLU" w:date="2023-02-06T09:53:00Z">
            <w:rPr/>
          </w:rPrChange>
        </w:rPr>
      </w:pPr>
      <w:r w:rsidRPr="00814BC9">
        <w:rPr>
          <w:rFonts w:ascii="Trebuchet MS"/>
          <w:sz w:val="10"/>
          <w:lang w:val="en-GB"/>
          <w:rPrChange w:id="3464" w:author="Christian PIEDALLU" w:date="2023-02-06T09:53:00Z">
            <w:rPr>
              <w:rFonts w:ascii="Trebuchet MS"/>
              <w:sz w:val="10"/>
            </w:rPr>
          </w:rPrChange>
        </w:rPr>
        <w:t xml:space="preserve">222     </w:t>
      </w:r>
      <w:r w:rsidRPr="00814BC9">
        <w:rPr>
          <w:rFonts w:ascii="Trebuchet MS"/>
          <w:spacing w:val="19"/>
          <w:sz w:val="10"/>
          <w:lang w:val="en-GB"/>
          <w:rPrChange w:id="3465" w:author="Christian PIEDALLU" w:date="2023-02-06T09:53:00Z">
            <w:rPr>
              <w:rFonts w:ascii="Trebuchet MS"/>
              <w:spacing w:val="19"/>
              <w:sz w:val="10"/>
            </w:rPr>
          </w:rPrChange>
        </w:rPr>
        <w:t xml:space="preserve"> </w:t>
      </w:r>
      <w:r w:rsidRPr="00814BC9">
        <w:rPr>
          <w:w w:val="105"/>
          <w:lang w:val="en-GB"/>
          <w:rPrChange w:id="3466" w:author="Christian PIEDALLU" w:date="2023-02-06T09:53:00Z">
            <w:rPr>
              <w:w w:val="105"/>
            </w:rPr>
          </w:rPrChange>
        </w:rPr>
        <w:t>facing</w:t>
      </w:r>
      <w:r w:rsidRPr="00814BC9">
        <w:rPr>
          <w:spacing w:val="25"/>
          <w:w w:val="105"/>
          <w:lang w:val="en-GB"/>
          <w:rPrChange w:id="3467" w:author="Christian PIEDALLU" w:date="2023-02-06T09:53:00Z">
            <w:rPr>
              <w:spacing w:val="25"/>
              <w:w w:val="105"/>
            </w:rPr>
          </w:rPrChange>
        </w:rPr>
        <w:t xml:space="preserve"> </w:t>
      </w:r>
      <w:r w:rsidRPr="00814BC9">
        <w:rPr>
          <w:w w:val="105"/>
          <w:lang w:val="en-GB"/>
          <w:rPrChange w:id="3468" w:author="Christian PIEDALLU" w:date="2023-02-06T09:53:00Z">
            <w:rPr>
              <w:w w:val="105"/>
            </w:rPr>
          </w:rPrChange>
        </w:rPr>
        <w:t xml:space="preserve">slopes. </w:t>
      </w:r>
      <w:r w:rsidRPr="00814BC9">
        <w:rPr>
          <w:spacing w:val="18"/>
          <w:w w:val="105"/>
          <w:lang w:val="en-GB"/>
          <w:rPrChange w:id="3469" w:author="Christian PIEDALLU" w:date="2023-02-06T09:53:00Z">
            <w:rPr>
              <w:spacing w:val="18"/>
              <w:w w:val="105"/>
            </w:rPr>
          </w:rPrChange>
        </w:rPr>
        <w:t xml:space="preserve"> </w:t>
      </w:r>
      <w:r w:rsidRPr="00814BC9">
        <w:rPr>
          <w:w w:val="105"/>
          <w:lang w:val="en-GB"/>
          <w:rPrChange w:id="3470" w:author="Christian PIEDALLU" w:date="2023-02-06T09:53:00Z">
            <w:rPr>
              <w:w w:val="105"/>
            </w:rPr>
          </w:rPrChange>
        </w:rPr>
        <w:t>In</w:t>
      </w:r>
      <w:r w:rsidRPr="00814BC9">
        <w:rPr>
          <w:spacing w:val="24"/>
          <w:w w:val="105"/>
          <w:lang w:val="en-GB"/>
          <w:rPrChange w:id="3471" w:author="Christian PIEDALLU" w:date="2023-02-06T09:53:00Z">
            <w:rPr>
              <w:spacing w:val="24"/>
              <w:w w:val="105"/>
            </w:rPr>
          </w:rPrChange>
        </w:rPr>
        <w:t xml:space="preserve"> </w:t>
      </w:r>
      <w:r w:rsidRPr="00814BC9">
        <w:rPr>
          <w:w w:val="105"/>
          <w:lang w:val="en-GB"/>
          <w:rPrChange w:id="3472" w:author="Christian PIEDALLU" w:date="2023-02-06T09:53:00Z">
            <w:rPr>
              <w:w w:val="105"/>
            </w:rPr>
          </w:rPrChange>
        </w:rPr>
        <w:t>this</w:t>
      </w:r>
      <w:r w:rsidRPr="00814BC9">
        <w:rPr>
          <w:spacing w:val="25"/>
          <w:w w:val="105"/>
          <w:lang w:val="en-GB"/>
          <w:rPrChange w:id="3473" w:author="Christian PIEDALLU" w:date="2023-02-06T09:53:00Z">
            <w:rPr>
              <w:spacing w:val="25"/>
              <w:w w:val="105"/>
            </w:rPr>
          </w:rPrChange>
        </w:rPr>
        <w:t xml:space="preserve"> </w:t>
      </w:r>
      <w:r w:rsidRPr="00814BC9">
        <w:rPr>
          <w:w w:val="105"/>
          <w:lang w:val="en-GB"/>
          <w:rPrChange w:id="3474" w:author="Christian PIEDALLU" w:date="2023-02-06T09:53:00Z">
            <w:rPr>
              <w:w w:val="105"/>
            </w:rPr>
          </w:rPrChange>
        </w:rPr>
        <w:t>region,</w:t>
      </w:r>
      <w:r w:rsidRPr="00814BC9">
        <w:rPr>
          <w:spacing w:val="27"/>
          <w:w w:val="105"/>
          <w:lang w:val="en-GB"/>
          <w:rPrChange w:id="3475" w:author="Christian PIEDALLU" w:date="2023-02-06T09:53:00Z">
            <w:rPr>
              <w:spacing w:val="27"/>
              <w:w w:val="105"/>
            </w:rPr>
          </w:rPrChange>
        </w:rPr>
        <w:t xml:space="preserve"> </w:t>
      </w:r>
      <w:r w:rsidRPr="00814BC9">
        <w:rPr>
          <w:w w:val="105"/>
          <w:lang w:val="en-GB"/>
          <w:rPrChange w:id="3476" w:author="Christian PIEDALLU" w:date="2023-02-06T09:53:00Z">
            <w:rPr>
              <w:w w:val="105"/>
            </w:rPr>
          </w:rPrChange>
        </w:rPr>
        <w:t>the</w:t>
      </w:r>
      <w:r w:rsidRPr="00814BC9">
        <w:rPr>
          <w:spacing w:val="25"/>
          <w:w w:val="105"/>
          <w:lang w:val="en-GB"/>
          <w:rPrChange w:id="3477" w:author="Christian PIEDALLU" w:date="2023-02-06T09:53:00Z">
            <w:rPr>
              <w:spacing w:val="25"/>
              <w:w w:val="105"/>
            </w:rPr>
          </w:rPrChange>
        </w:rPr>
        <w:t xml:space="preserve"> </w:t>
      </w:r>
      <w:r w:rsidRPr="00814BC9">
        <w:rPr>
          <w:w w:val="105"/>
          <w:lang w:val="en-GB"/>
          <w:rPrChange w:id="3478" w:author="Christian PIEDALLU" w:date="2023-02-06T09:53:00Z">
            <w:rPr>
              <w:w w:val="105"/>
            </w:rPr>
          </w:rPrChange>
        </w:rPr>
        <w:t>south-facing</w:t>
      </w:r>
      <w:r w:rsidRPr="00814BC9">
        <w:rPr>
          <w:spacing w:val="23"/>
          <w:w w:val="105"/>
          <w:lang w:val="en-GB"/>
          <w:rPrChange w:id="3479" w:author="Christian PIEDALLU" w:date="2023-02-06T09:53:00Z">
            <w:rPr>
              <w:spacing w:val="23"/>
              <w:w w:val="105"/>
            </w:rPr>
          </w:rPrChange>
        </w:rPr>
        <w:t xml:space="preserve"> </w:t>
      </w:r>
      <w:r w:rsidRPr="00814BC9">
        <w:rPr>
          <w:w w:val="105"/>
          <w:lang w:val="en-GB"/>
          <w:rPrChange w:id="3480" w:author="Christian PIEDALLU" w:date="2023-02-06T09:53:00Z">
            <w:rPr>
              <w:w w:val="105"/>
            </w:rPr>
          </w:rPrChange>
        </w:rPr>
        <w:t>slopes</w:t>
      </w:r>
      <w:r w:rsidRPr="00814BC9">
        <w:rPr>
          <w:spacing w:val="25"/>
          <w:w w:val="105"/>
          <w:lang w:val="en-GB"/>
          <w:rPrChange w:id="3481" w:author="Christian PIEDALLU" w:date="2023-02-06T09:53:00Z">
            <w:rPr>
              <w:spacing w:val="25"/>
              <w:w w:val="105"/>
            </w:rPr>
          </w:rPrChange>
        </w:rPr>
        <w:t xml:space="preserve"> </w:t>
      </w:r>
      <w:r w:rsidRPr="00814BC9">
        <w:rPr>
          <w:w w:val="105"/>
          <w:lang w:val="en-GB"/>
          <w:rPrChange w:id="3482" w:author="Christian PIEDALLU" w:date="2023-02-06T09:53:00Z">
            <w:rPr>
              <w:w w:val="105"/>
            </w:rPr>
          </w:rPrChange>
        </w:rPr>
        <w:t>are</w:t>
      </w:r>
      <w:r w:rsidRPr="00814BC9">
        <w:rPr>
          <w:spacing w:val="24"/>
          <w:w w:val="105"/>
          <w:lang w:val="en-GB"/>
          <w:rPrChange w:id="3483" w:author="Christian PIEDALLU" w:date="2023-02-06T09:53:00Z">
            <w:rPr>
              <w:spacing w:val="24"/>
              <w:w w:val="105"/>
            </w:rPr>
          </w:rPrChange>
        </w:rPr>
        <w:t xml:space="preserve"> </w:t>
      </w:r>
      <w:r w:rsidRPr="00814BC9">
        <w:rPr>
          <w:w w:val="105"/>
          <w:lang w:val="en-GB"/>
          <w:rPrChange w:id="3484" w:author="Christian PIEDALLU" w:date="2023-02-06T09:53:00Z">
            <w:rPr>
              <w:w w:val="105"/>
            </w:rPr>
          </w:rPrChange>
        </w:rPr>
        <w:t>significantly</w:t>
      </w:r>
      <w:r w:rsidRPr="00814BC9">
        <w:rPr>
          <w:spacing w:val="24"/>
          <w:w w:val="105"/>
          <w:lang w:val="en-GB"/>
          <w:rPrChange w:id="3485" w:author="Christian PIEDALLU" w:date="2023-02-06T09:53:00Z">
            <w:rPr>
              <w:spacing w:val="24"/>
              <w:w w:val="105"/>
            </w:rPr>
          </w:rPrChange>
        </w:rPr>
        <w:t xml:space="preserve"> </w:t>
      </w:r>
      <w:r w:rsidRPr="00814BC9">
        <w:rPr>
          <w:w w:val="105"/>
          <w:lang w:val="en-GB"/>
          <w:rPrChange w:id="3486" w:author="Christian PIEDALLU" w:date="2023-02-06T09:53:00Z">
            <w:rPr>
              <w:w w:val="105"/>
            </w:rPr>
          </w:rPrChange>
        </w:rPr>
        <w:t>more</w:t>
      </w:r>
      <w:r w:rsidRPr="00814BC9">
        <w:rPr>
          <w:spacing w:val="24"/>
          <w:w w:val="105"/>
          <w:lang w:val="en-GB"/>
          <w:rPrChange w:id="3487" w:author="Christian PIEDALLU" w:date="2023-02-06T09:53:00Z">
            <w:rPr>
              <w:spacing w:val="24"/>
              <w:w w:val="105"/>
            </w:rPr>
          </w:rPrChange>
        </w:rPr>
        <w:t xml:space="preserve"> </w:t>
      </w:r>
      <w:r w:rsidRPr="00814BC9">
        <w:rPr>
          <w:w w:val="105"/>
          <w:lang w:val="en-GB"/>
          <w:rPrChange w:id="3488" w:author="Christian PIEDALLU" w:date="2023-02-06T09:53:00Z">
            <w:rPr>
              <w:w w:val="105"/>
            </w:rPr>
          </w:rPrChange>
        </w:rPr>
        <w:t xml:space="preserve">affected. </w:t>
      </w:r>
      <w:r w:rsidRPr="00814BC9">
        <w:rPr>
          <w:spacing w:val="19"/>
          <w:w w:val="105"/>
          <w:lang w:val="en-GB"/>
          <w:rPrChange w:id="3489" w:author="Christian PIEDALLU" w:date="2023-02-06T09:53:00Z">
            <w:rPr>
              <w:spacing w:val="19"/>
              <w:w w:val="105"/>
            </w:rPr>
          </w:rPrChange>
        </w:rPr>
        <w:t xml:space="preserve"> </w:t>
      </w:r>
      <w:r w:rsidRPr="00814BC9">
        <w:rPr>
          <w:w w:val="105"/>
          <w:lang w:val="en-GB"/>
          <w:rPrChange w:id="3490" w:author="Christian PIEDALLU" w:date="2023-02-06T09:53:00Z">
            <w:rPr>
              <w:w w:val="105"/>
            </w:rPr>
          </w:rPrChange>
        </w:rPr>
        <w:t>As</w:t>
      </w:r>
      <w:r w:rsidRPr="00814BC9">
        <w:rPr>
          <w:spacing w:val="23"/>
          <w:w w:val="105"/>
          <w:lang w:val="en-GB"/>
          <w:rPrChange w:id="3491" w:author="Christian PIEDALLU" w:date="2023-02-06T09:53:00Z">
            <w:rPr>
              <w:spacing w:val="23"/>
              <w:w w:val="105"/>
            </w:rPr>
          </w:rPrChange>
        </w:rPr>
        <w:t xml:space="preserve"> </w:t>
      </w:r>
      <w:r w:rsidRPr="00814BC9">
        <w:rPr>
          <w:w w:val="105"/>
          <w:lang w:val="en-GB"/>
          <w:rPrChange w:id="3492" w:author="Christian PIEDALLU" w:date="2023-02-06T09:53:00Z">
            <w:rPr>
              <w:w w:val="105"/>
            </w:rPr>
          </w:rPrChange>
        </w:rPr>
        <w:t>opposed</w:t>
      </w:r>
    </w:p>
    <w:p w14:paraId="14181A9A" w14:textId="77777777" w:rsidR="00B177F5" w:rsidRPr="00814BC9" w:rsidRDefault="00B553DB">
      <w:pPr>
        <w:pStyle w:val="Corpsdetexte"/>
        <w:spacing w:before="1" w:line="235" w:lineRule="auto"/>
        <w:ind w:left="521" w:right="199" w:hanging="359"/>
        <w:rPr>
          <w:lang w:val="en-GB"/>
          <w:rPrChange w:id="3493" w:author="Christian PIEDALLU" w:date="2023-02-06T09:53:00Z">
            <w:rPr/>
          </w:rPrChange>
        </w:rPr>
      </w:pPr>
      <w:r w:rsidRPr="00814BC9">
        <w:rPr>
          <w:rFonts w:ascii="Trebuchet MS"/>
          <w:sz w:val="10"/>
          <w:lang w:val="en-GB"/>
          <w:rPrChange w:id="3494" w:author="Christian PIEDALLU" w:date="2023-02-06T09:53:00Z">
            <w:rPr>
              <w:rFonts w:ascii="Trebuchet MS"/>
              <w:sz w:val="10"/>
            </w:rPr>
          </w:rPrChange>
        </w:rPr>
        <w:t xml:space="preserve">223     </w:t>
      </w:r>
      <w:r w:rsidRPr="00814BC9">
        <w:rPr>
          <w:rFonts w:ascii="Trebuchet MS"/>
          <w:spacing w:val="19"/>
          <w:sz w:val="10"/>
          <w:lang w:val="en-GB"/>
          <w:rPrChange w:id="3495" w:author="Christian PIEDALLU" w:date="2023-02-06T09:53:00Z">
            <w:rPr>
              <w:rFonts w:ascii="Trebuchet MS"/>
              <w:spacing w:val="19"/>
              <w:sz w:val="10"/>
            </w:rPr>
          </w:rPrChange>
        </w:rPr>
        <w:t xml:space="preserve"> </w:t>
      </w:r>
      <w:r w:rsidRPr="00814BC9">
        <w:rPr>
          <w:w w:val="105"/>
          <w:lang w:val="en-GB"/>
          <w:rPrChange w:id="3496" w:author="Christian PIEDALLU" w:date="2023-02-06T09:53:00Z">
            <w:rPr>
              <w:w w:val="105"/>
            </w:rPr>
          </w:rPrChange>
        </w:rPr>
        <w:t>to</w:t>
      </w:r>
      <w:r w:rsidRPr="00814BC9">
        <w:rPr>
          <w:spacing w:val="29"/>
          <w:w w:val="105"/>
          <w:lang w:val="en-GB"/>
          <w:rPrChange w:id="3497" w:author="Christian PIEDALLU" w:date="2023-02-06T09:53:00Z">
            <w:rPr>
              <w:spacing w:val="29"/>
              <w:w w:val="105"/>
            </w:rPr>
          </w:rPrChange>
        </w:rPr>
        <w:t xml:space="preserve"> </w:t>
      </w:r>
      <w:r w:rsidRPr="00814BC9">
        <w:rPr>
          <w:w w:val="105"/>
          <w:lang w:val="en-GB"/>
          <w:rPrChange w:id="3498" w:author="Christian PIEDALLU" w:date="2023-02-06T09:53:00Z">
            <w:rPr>
              <w:w w:val="105"/>
            </w:rPr>
          </w:rPrChange>
        </w:rPr>
        <w:t>the</w:t>
      </w:r>
      <w:r w:rsidRPr="00814BC9">
        <w:rPr>
          <w:spacing w:val="29"/>
          <w:w w:val="105"/>
          <w:lang w:val="en-GB"/>
          <w:rPrChange w:id="3499" w:author="Christian PIEDALLU" w:date="2023-02-06T09:53:00Z">
            <w:rPr>
              <w:spacing w:val="29"/>
              <w:w w:val="105"/>
            </w:rPr>
          </w:rPrChange>
        </w:rPr>
        <w:t xml:space="preserve"> </w:t>
      </w:r>
      <w:r w:rsidRPr="00814BC9">
        <w:rPr>
          <w:w w:val="105"/>
          <w:lang w:val="en-GB"/>
          <w:rPrChange w:id="3500" w:author="Christian PIEDALLU" w:date="2023-02-06T09:53:00Z">
            <w:rPr>
              <w:w w:val="105"/>
            </w:rPr>
          </w:rPrChange>
        </w:rPr>
        <w:t>Ardenne,</w:t>
      </w:r>
      <w:r w:rsidRPr="00814BC9">
        <w:rPr>
          <w:spacing w:val="32"/>
          <w:w w:val="105"/>
          <w:lang w:val="en-GB"/>
          <w:rPrChange w:id="3501" w:author="Christian PIEDALLU" w:date="2023-02-06T09:53:00Z">
            <w:rPr>
              <w:spacing w:val="32"/>
              <w:w w:val="105"/>
            </w:rPr>
          </w:rPrChange>
        </w:rPr>
        <w:t xml:space="preserve"> </w:t>
      </w:r>
      <w:r w:rsidRPr="00814BC9">
        <w:rPr>
          <w:w w:val="105"/>
          <w:lang w:val="en-GB"/>
          <w:rPrChange w:id="3502" w:author="Christian PIEDALLU" w:date="2023-02-06T09:53:00Z">
            <w:rPr>
              <w:w w:val="105"/>
            </w:rPr>
          </w:rPrChange>
        </w:rPr>
        <w:t>in</w:t>
      </w:r>
      <w:r w:rsidRPr="00814BC9">
        <w:rPr>
          <w:spacing w:val="29"/>
          <w:w w:val="105"/>
          <w:lang w:val="en-GB"/>
          <w:rPrChange w:id="3503" w:author="Christian PIEDALLU" w:date="2023-02-06T09:53:00Z">
            <w:rPr>
              <w:spacing w:val="29"/>
              <w:w w:val="105"/>
            </w:rPr>
          </w:rPrChange>
        </w:rPr>
        <w:t xml:space="preserve"> </w:t>
      </w:r>
      <w:r w:rsidRPr="00814BC9">
        <w:rPr>
          <w:w w:val="105"/>
          <w:lang w:val="en-GB"/>
          <w:rPrChange w:id="3504" w:author="Christian PIEDALLU" w:date="2023-02-06T09:53:00Z">
            <w:rPr>
              <w:w w:val="105"/>
            </w:rPr>
          </w:rPrChange>
        </w:rPr>
        <w:t>the</w:t>
      </w:r>
      <w:r w:rsidRPr="00814BC9">
        <w:rPr>
          <w:spacing w:val="29"/>
          <w:w w:val="105"/>
          <w:lang w:val="en-GB"/>
          <w:rPrChange w:id="3505" w:author="Christian PIEDALLU" w:date="2023-02-06T09:53:00Z">
            <w:rPr>
              <w:spacing w:val="29"/>
              <w:w w:val="105"/>
            </w:rPr>
          </w:rPrChange>
        </w:rPr>
        <w:t xml:space="preserve"> </w:t>
      </w:r>
      <w:r w:rsidRPr="00814BC9">
        <w:rPr>
          <w:w w:val="105"/>
          <w:lang w:val="en-GB"/>
          <w:rPrChange w:id="3506" w:author="Christian PIEDALLU" w:date="2023-02-06T09:53:00Z">
            <w:rPr>
              <w:w w:val="105"/>
            </w:rPr>
          </w:rPrChange>
        </w:rPr>
        <w:t>Vosges,</w:t>
      </w:r>
      <w:r w:rsidRPr="00814BC9">
        <w:rPr>
          <w:spacing w:val="32"/>
          <w:w w:val="105"/>
          <w:lang w:val="en-GB"/>
          <w:rPrChange w:id="3507" w:author="Christian PIEDALLU" w:date="2023-02-06T09:53:00Z">
            <w:rPr>
              <w:spacing w:val="32"/>
              <w:w w:val="105"/>
            </w:rPr>
          </w:rPrChange>
        </w:rPr>
        <w:t xml:space="preserve"> </w:t>
      </w:r>
      <w:r w:rsidRPr="00814BC9">
        <w:rPr>
          <w:w w:val="105"/>
          <w:lang w:val="en-GB"/>
          <w:rPrChange w:id="3508" w:author="Christian PIEDALLU" w:date="2023-02-06T09:53:00Z">
            <w:rPr>
              <w:w w:val="105"/>
            </w:rPr>
          </w:rPrChange>
        </w:rPr>
        <w:t>the</w:t>
      </w:r>
      <w:r w:rsidRPr="00814BC9">
        <w:rPr>
          <w:spacing w:val="29"/>
          <w:w w:val="105"/>
          <w:lang w:val="en-GB"/>
          <w:rPrChange w:id="3509" w:author="Christian PIEDALLU" w:date="2023-02-06T09:53:00Z">
            <w:rPr>
              <w:spacing w:val="29"/>
              <w:w w:val="105"/>
            </w:rPr>
          </w:rPrChange>
        </w:rPr>
        <w:t xml:space="preserve"> </w:t>
      </w:r>
      <w:r w:rsidRPr="00814BC9">
        <w:rPr>
          <w:w w:val="105"/>
          <w:lang w:val="en-GB"/>
          <w:rPrChange w:id="3510" w:author="Christian PIEDALLU" w:date="2023-02-06T09:53:00Z">
            <w:rPr>
              <w:w w:val="105"/>
            </w:rPr>
          </w:rPrChange>
        </w:rPr>
        <w:t>plateaus</w:t>
      </w:r>
      <w:r w:rsidRPr="00814BC9">
        <w:rPr>
          <w:spacing w:val="28"/>
          <w:w w:val="105"/>
          <w:lang w:val="en-GB"/>
          <w:rPrChange w:id="3511" w:author="Christian PIEDALLU" w:date="2023-02-06T09:53:00Z">
            <w:rPr>
              <w:spacing w:val="28"/>
              <w:w w:val="105"/>
            </w:rPr>
          </w:rPrChange>
        </w:rPr>
        <w:t xml:space="preserve"> </w:t>
      </w:r>
      <w:r w:rsidRPr="00814BC9">
        <w:rPr>
          <w:w w:val="105"/>
          <w:lang w:val="en-GB"/>
          <w:rPrChange w:id="3512" w:author="Christian PIEDALLU" w:date="2023-02-06T09:53:00Z">
            <w:rPr>
              <w:w w:val="105"/>
            </w:rPr>
          </w:rPrChange>
        </w:rPr>
        <w:t>are</w:t>
      </w:r>
      <w:r w:rsidRPr="00814BC9">
        <w:rPr>
          <w:spacing w:val="28"/>
          <w:w w:val="105"/>
          <w:lang w:val="en-GB"/>
          <w:rPrChange w:id="3513" w:author="Christian PIEDALLU" w:date="2023-02-06T09:53:00Z">
            <w:rPr>
              <w:spacing w:val="28"/>
              <w:w w:val="105"/>
            </w:rPr>
          </w:rPrChange>
        </w:rPr>
        <w:t xml:space="preserve"> </w:t>
      </w:r>
      <w:r w:rsidRPr="00814BC9">
        <w:rPr>
          <w:w w:val="105"/>
          <w:lang w:val="en-GB"/>
          <w:rPrChange w:id="3514" w:author="Christian PIEDALLU" w:date="2023-02-06T09:53:00Z">
            <w:rPr>
              <w:w w:val="105"/>
            </w:rPr>
          </w:rPrChange>
        </w:rPr>
        <w:t>significantly</w:t>
      </w:r>
      <w:r w:rsidRPr="00814BC9">
        <w:rPr>
          <w:spacing w:val="29"/>
          <w:w w:val="105"/>
          <w:lang w:val="en-GB"/>
          <w:rPrChange w:id="3515" w:author="Christian PIEDALLU" w:date="2023-02-06T09:53:00Z">
            <w:rPr>
              <w:spacing w:val="29"/>
              <w:w w:val="105"/>
            </w:rPr>
          </w:rPrChange>
        </w:rPr>
        <w:t xml:space="preserve"> </w:t>
      </w:r>
      <w:r w:rsidRPr="00814BC9">
        <w:rPr>
          <w:w w:val="105"/>
          <w:lang w:val="en-GB"/>
          <w:rPrChange w:id="3516" w:author="Christian PIEDALLU" w:date="2023-02-06T09:53:00Z">
            <w:rPr>
              <w:w w:val="105"/>
            </w:rPr>
          </w:rPrChange>
        </w:rPr>
        <w:t>more</w:t>
      </w:r>
      <w:r w:rsidRPr="00814BC9">
        <w:rPr>
          <w:spacing w:val="28"/>
          <w:w w:val="105"/>
          <w:lang w:val="en-GB"/>
          <w:rPrChange w:id="3517" w:author="Christian PIEDALLU" w:date="2023-02-06T09:53:00Z">
            <w:rPr>
              <w:spacing w:val="28"/>
              <w:w w:val="105"/>
            </w:rPr>
          </w:rPrChange>
        </w:rPr>
        <w:t xml:space="preserve"> </w:t>
      </w:r>
      <w:r w:rsidRPr="00814BC9">
        <w:rPr>
          <w:w w:val="105"/>
          <w:lang w:val="en-GB"/>
          <w:rPrChange w:id="3518" w:author="Christian PIEDALLU" w:date="2023-02-06T09:53:00Z">
            <w:rPr>
              <w:w w:val="105"/>
            </w:rPr>
          </w:rPrChange>
        </w:rPr>
        <w:t>impacted</w:t>
      </w:r>
      <w:r w:rsidRPr="00814BC9">
        <w:rPr>
          <w:spacing w:val="29"/>
          <w:w w:val="105"/>
          <w:lang w:val="en-GB"/>
          <w:rPrChange w:id="3519" w:author="Christian PIEDALLU" w:date="2023-02-06T09:53:00Z">
            <w:rPr>
              <w:spacing w:val="29"/>
              <w:w w:val="105"/>
            </w:rPr>
          </w:rPrChange>
        </w:rPr>
        <w:t xml:space="preserve"> </w:t>
      </w:r>
      <w:r w:rsidRPr="00814BC9">
        <w:rPr>
          <w:w w:val="105"/>
          <w:lang w:val="en-GB"/>
          <w:rPrChange w:id="3520" w:author="Christian PIEDALLU" w:date="2023-02-06T09:53:00Z">
            <w:rPr>
              <w:w w:val="105"/>
            </w:rPr>
          </w:rPrChange>
        </w:rPr>
        <w:t>than</w:t>
      </w:r>
      <w:r w:rsidRPr="00814BC9">
        <w:rPr>
          <w:spacing w:val="29"/>
          <w:w w:val="105"/>
          <w:lang w:val="en-GB"/>
          <w:rPrChange w:id="3521" w:author="Christian PIEDALLU" w:date="2023-02-06T09:53:00Z">
            <w:rPr>
              <w:spacing w:val="29"/>
              <w:w w:val="105"/>
            </w:rPr>
          </w:rPrChange>
        </w:rPr>
        <w:t xml:space="preserve"> </w:t>
      </w:r>
      <w:r w:rsidRPr="00814BC9">
        <w:rPr>
          <w:w w:val="105"/>
          <w:lang w:val="en-GB"/>
          <w:rPrChange w:id="3522" w:author="Christian PIEDALLU" w:date="2023-02-06T09:53:00Z">
            <w:rPr>
              <w:w w:val="105"/>
            </w:rPr>
          </w:rPrChange>
        </w:rPr>
        <w:t>the</w:t>
      </w:r>
      <w:r w:rsidRPr="00814BC9">
        <w:rPr>
          <w:spacing w:val="29"/>
          <w:w w:val="105"/>
          <w:lang w:val="en-GB"/>
          <w:rPrChange w:id="3523" w:author="Christian PIEDALLU" w:date="2023-02-06T09:53:00Z">
            <w:rPr>
              <w:spacing w:val="29"/>
              <w:w w:val="105"/>
            </w:rPr>
          </w:rPrChange>
        </w:rPr>
        <w:t xml:space="preserve"> </w:t>
      </w:r>
      <w:r w:rsidRPr="00814BC9">
        <w:rPr>
          <w:w w:val="105"/>
          <w:lang w:val="en-GB"/>
          <w:rPrChange w:id="3524" w:author="Christian PIEDALLU" w:date="2023-02-06T09:53:00Z">
            <w:rPr>
              <w:w w:val="105"/>
            </w:rPr>
          </w:rPrChange>
        </w:rPr>
        <w:t>north</w:t>
      </w:r>
      <w:r w:rsidRPr="00814BC9">
        <w:rPr>
          <w:spacing w:val="28"/>
          <w:w w:val="105"/>
          <w:lang w:val="en-GB"/>
          <w:rPrChange w:id="3525" w:author="Christian PIEDALLU" w:date="2023-02-06T09:53:00Z">
            <w:rPr>
              <w:spacing w:val="28"/>
              <w:w w:val="105"/>
            </w:rPr>
          </w:rPrChange>
        </w:rPr>
        <w:t xml:space="preserve"> </w:t>
      </w:r>
      <w:r w:rsidRPr="00814BC9">
        <w:rPr>
          <w:w w:val="105"/>
          <w:lang w:val="en-GB"/>
          <w:rPrChange w:id="3526" w:author="Christian PIEDALLU" w:date="2023-02-06T09:53:00Z">
            <w:rPr>
              <w:w w:val="105"/>
            </w:rPr>
          </w:rPrChange>
        </w:rPr>
        <w:t>and</w:t>
      </w:r>
      <w:r w:rsidRPr="00814BC9">
        <w:rPr>
          <w:spacing w:val="-44"/>
          <w:w w:val="105"/>
          <w:lang w:val="en-GB"/>
          <w:rPrChange w:id="3527" w:author="Christian PIEDALLU" w:date="2023-02-06T09:53:00Z">
            <w:rPr>
              <w:spacing w:val="-44"/>
              <w:w w:val="105"/>
            </w:rPr>
          </w:rPrChange>
        </w:rPr>
        <w:t xml:space="preserve"> </w:t>
      </w:r>
      <w:r w:rsidRPr="00814BC9">
        <w:rPr>
          <w:w w:val="105"/>
          <w:lang w:val="en-GB"/>
          <w:rPrChange w:id="3528" w:author="Christian PIEDALLU" w:date="2023-02-06T09:53:00Z">
            <w:rPr>
              <w:w w:val="105"/>
            </w:rPr>
          </w:rPrChange>
        </w:rPr>
        <w:t>south-facing</w:t>
      </w:r>
      <w:r w:rsidRPr="00814BC9">
        <w:rPr>
          <w:spacing w:val="18"/>
          <w:w w:val="105"/>
          <w:lang w:val="en-GB"/>
          <w:rPrChange w:id="3529" w:author="Christian PIEDALLU" w:date="2023-02-06T09:53:00Z">
            <w:rPr>
              <w:spacing w:val="18"/>
              <w:w w:val="105"/>
            </w:rPr>
          </w:rPrChange>
        </w:rPr>
        <w:t xml:space="preserve"> </w:t>
      </w:r>
      <w:r w:rsidRPr="00814BC9">
        <w:rPr>
          <w:w w:val="105"/>
          <w:lang w:val="en-GB"/>
          <w:rPrChange w:id="3530" w:author="Christian PIEDALLU" w:date="2023-02-06T09:53:00Z">
            <w:rPr>
              <w:w w:val="105"/>
            </w:rPr>
          </w:rPrChange>
        </w:rPr>
        <w:t>slopes.</w:t>
      </w:r>
    </w:p>
    <w:p w14:paraId="7BC134FF" w14:textId="77777777" w:rsidR="00B177F5" w:rsidRPr="00814BC9" w:rsidRDefault="00B177F5">
      <w:pPr>
        <w:pStyle w:val="Corpsdetexte"/>
        <w:spacing w:before="2" w:line="240" w:lineRule="auto"/>
        <w:rPr>
          <w:sz w:val="17"/>
          <w:lang w:val="en-GB"/>
          <w:rPrChange w:id="3531" w:author="Christian PIEDALLU" w:date="2023-02-06T09:53:00Z">
            <w:rPr>
              <w:sz w:val="17"/>
            </w:rPr>
          </w:rPrChange>
        </w:rPr>
      </w:pPr>
    </w:p>
    <w:p w14:paraId="3E1B1D89" w14:textId="76D46587" w:rsidR="00B177F5" w:rsidRPr="00814BC9" w:rsidRDefault="00B553DB">
      <w:pPr>
        <w:spacing w:before="1" w:line="232" w:lineRule="auto"/>
        <w:ind w:left="521" w:right="198"/>
        <w:jc w:val="both"/>
        <w:rPr>
          <w:sz w:val="16"/>
          <w:lang w:val="en-GB"/>
          <w:rPrChange w:id="3532" w:author="Christian PIEDALLU" w:date="2023-02-06T09:53:00Z">
            <w:rPr>
              <w:sz w:val="16"/>
            </w:rPr>
          </w:rPrChange>
        </w:rPr>
      </w:pPr>
      <w:bookmarkStart w:id="3533" w:name="_bookmark8"/>
      <w:bookmarkEnd w:id="3533"/>
      <w:r w:rsidRPr="00814BC9">
        <w:rPr>
          <w:w w:val="110"/>
          <w:sz w:val="16"/>
          <w:lang w:val="en-GB"/>
          <w:rPrChange w:id="3534" w:author="Christian PIEDALLU" w:date="2023-02-06T09:53:00Z">
            <w:rPr>
              <w:w w:val="110"/>
              <w:sz w:val="16"/>
            </w:rPr>
          </w:rPrChange>
        </w:rPr>
        <w:t>Table 4:</w:t>
      </w:r>
      <w:r w:rsidRPr="00814BC9">
        <w:rPr>
          <w:spacing w:val="1"/>
          <w:w w:val="110"/>
          <w:sz w:val="16"/>
          <w:lang w:val="en-GB"/>
          <w:rPrChange w:id="3535" w:author="Christian PIEDALLU" w:date="2023-02-06T09:53:00Z">
            <w:rPr>
              <w:spacing w:val="1"/>
              <w:w w:val="110"/>
              <w:sz w:val="16"/>
            </w:rPr>
          </w:rPrChange>
        </w:rPr>
        <w:t xml:space="preserve"> </w:t>
      </w:r>
      <w:del w:id="3536" w:author="Christian PIEDALLU" w:date="2023-02-06T15:42:00Z">
        <w:r w:rsidRPr="00814BC9" w:rsidDel="00771C29">
          <w:rPr>
            <w:w w:val="110"/>
            <w:sz w:val="16"/>
            <w:lang w:val="en-GB"/>
            <w:rPrChange w:id="3537" w:author="Christian PIEDALLU" w:date="2023-02-06T09:53:00Z">
              <w:rPr>
                <w:w w:val="110"/>
                <w:sz w:val="16"/>
              </w:rPr>
            </w:rPrChange>
          </w:rPr>
          <w:delText>Summary table o</w:delText>
        </w:r>
      </w:del>
      <w:del w:id="3538" w:author="Christian PIEDALLU" w:date="2023-02-06T15:43:00Z">
        <w:r w:rsidRPr="00814BC9" w:rsidDel="00771C29">
          <w:rPr>
            <w:w w:val="110"/>
            <w:sz w:val="16"/>
            <w:lang w:val="en-GB"/>
            <w:rPrChange w:id="3539" w:author="Christian PIEDALLU" w:date="2023-02-06T09:53:00Z">
              <w:rPr>
                <w:w w:val="110"/>
                <w:sz w:val="16"/>
              </w:rPr>
            </w:rPrChange>
          </w:rPr>
          <w:delText>f a</w:delText>
        </w:r>
      </w:del>
      <w:ins w:id="3540" w:author="Christian PIEDALLU" w:date="2023-02-06T15:43:00Z">
        <w:r w:rsidR="00771C29">
          <w:rPr>
            <w:w w:val="110"/>
            <w:sz w:val="16"/>
            <w:lang w:val="en-GB"/>
          </w:rPr>
          <w:t>Par of the studied a</w:t>
        </w:r>
      </w:ins>
      <w:r w:rsidRPr="00814BC9">
        <w:rPr>
          <w:w w:val="110"/>
          <w:sz w:val="16"/>
          <w:lang w:val="en-GB"/>
          <w:rPrChange w:id="3541" w:author="Christian PIEDALLU" w:date="2023-02-06T09:53:00Z">
            <w:rPr>
              <w:w w:val="110"/>
              <w:sz w:val="16"/>
            </w:rPr>
          </w:rPrChange>
        </w:rPr>
        <w:t xml:space="preserve">rea killed by bark beetle </w:t>
      </w:r>
      <w:del w:id="3542" w:author="Christian PIEDALLU" w:date="2023-02-06T15:43:00Z">
        <w:r w:rsidRPr="00814BC9" w:rsidDel="00771C29">
          <w:rPr>
            <w:w w:val="110"/>
            <w:sz w:val="16"/>
            <w:lang w:val="en-GB"/>
            <w:rPrChange w:id="3543" w:author="Christian PIEDALLU" w:date="2023-02-06T09:53:00Z">
              <w:rPr>
                <w:w w:val="110"/>
                <w:sz w:val="16"/>
              </w:rPr>
            </w:rPrChange>
          </w:rPr>
          <w:delText>in function of topographical</w:delText>
        </w:r>
      </w:del>
      <w:ins w:id="3544" w:author="Christian PIEDALLU" w:date="2023-02-06T15:43:00Z">
        <w:r w:rsidR="00771C29">
          <w:rPr>
            <w:w w:val="110"/>
            <w:sz w:val="16"/>
            <w:lang w:val="en-GB"/>
          </w:rPr>
          <w:t xml:space="preserve">according to the </w:t>
        </w:r>
      </w:ins>
      <w:r w:rsidRPr="00814BC9">
        <w:rPr>
          <w:w w:val="110"/>
          <w:sz w:val="16"/>
          <w:lang w:val="en-GB"/>
          <w:rPrChange w:id="3545" w:author="Christian PIEDALLU" w:date="2023-02-06T09:53:00Z">
            <w:rPr>
              <w:w w:val="110"/>
              <w:sz w:val="16"/>
            </w:rPr>
          </w:rPrChange>
        </w:rPr>
        <w:t xml:space="preserve"> exposures during the 2017-2022</w:t>
      </w:r>
      <w:r w:rsidRPr="00814BC9">
        <w:rPr>
          <w:spacing w:val="1"/>
          <w:w w:val="110"/>
          <w:sz w:val="16"/>
          <w:lang w:val="en-GB"/>
          <w:rPrChange w:id="3546" w:author="Christian PIEDALLU" w:date="2023-02-06T09:53:00Z">
            <w:rPr>
              <w:spacing w:val="1"/>
              <w:w w:val="110"/>
              <w:sz w:val="16"/>
            </w:rPr>
          </w:rPrChange>
        </w:rPr>
        <w:t xml:space="preserve"> </w:t>
      </w:r>
      <w:r w:rsidRPr="00814BC9">
        <w:rPr>
          <w:w w:val="110"/>
          <w:sz w:val="16"/>
          <w:lang w:val="en-GB"/>
          <w:rPrChange w:id="3547" w:author="Christian PIEDALLU" w:date="2023-02-06T09:53:00Z">
            <w:rPr>
              <w:w w:val="110"/>
              <w:sz w:val="16"/>
            </w:rPr>
          </w:rPrChange>
        </w:rPr>
        <w:t>period. The same letters (a, b, c) identify homogenous groups with no significant differences for each</w:t>
      </w:r>
      <w:del w:id="3548" w:author="Christian PIEDALLU" w:date="2023-02-06T15:43:00Z">
        <w:r w:rsidRPr="00814BC9" w:rsidDel="00771C29">
          <w:rPr>
            <w:w w:val="110"/>
            <w:sz w:val="16"/>
            <w:lang w:val="en-GB"/>
            <w:rPrChange w:id="3549" w:author="Christian PIEDALLU" w:date="2023-02-06T09:53:00Z">
              <w:rPr>
                <w:w w:val="110"/>
                <w:sz w:val="16"/>
              </w:rPr>
            </w:rPrChange>
          </w:rPr>
          <w:delText xml:space="preserve"> topographical</w:delText>
        </w:r>
      </w:del>
      <w:r w:rsidRPr="00814BC9">
        <w:rPr>
          <w:spacing w:val="1"/>
          <w:w w:val="110"/>
          <w:sz w:val="16"/>
          <w:lang w:val="en-GB"/>
          <w:rPrChange w:id="3550" w:author="Christian PIEDALLU" w:date="2023-02-06T09:53:00Z">
            <w:rPr>
              <w:spacing w:val="1"/>
              <w:w w:val="110"/>
              <w:sz w:val="16"/>
            </w:rPr>
          </w:rPrChange>
        </w:rPr>
        <w:t xml:space="preserve"> </w:t>
      </w:r>
      <w:r w:rsidRPr="00814BC9">
        <w:rPr>
          <w:w w:val="110"/>
          <w:sz w:val="16"/>
          <w:lang w:val="en-GB"/>
          <w:rPrChange w:id="3551" w:author="Christian PIEDALLU" w:date="2023-02-06T09:53:00Z">
            <w:rPr>
              <w:w w:val="110"/>
              <w:sz w:val="16"/>
            </w:rPr>
          </w:rPrChange>
        </w:rPr>
        <w:t>exposures</w:t>
      </w:r>
      <w:r w:rsidRPr="00814BC9">
        <w:rPr>
          <w:spacing w:val="17"/>
          <w:w w:val="110"/>
          <w:sz w:val="16"/>
          <w:lang w:val="en-GB"/>
          <w:rPrChange w:id="3552" w:author="Christian PIEDALLU" w:date="2023-02-06T09:53:00Z">
            <w:rPr>
              <w:spacing w:val="17"/>
              <w:w w:val="110"/>
              <w:sz w:val="16"/>
            </w:rPr>
          </w:rPrChange>
        </w:rPr>
        <w:t xml:space="preserve"> </w:t>
      </w:r>
      <w:r w:rsidRPr="00814BC9">
        <w:rPr>
          <w:w w:val="110"/>
          <w:sz w:val="16"/>
          <w:lang w:val="en-GB"/>
          <w:rPrChange w:id="3553" w:author="Christian PIEDALLU" w:date="2023-02-06T09:53:00Z">
            <w:rPr>
              <w:w w:val="110"/>
              <w:sz w:val="16"/>
            </w:rPr>
          </w:rPrChange>
        </w:rPr>
        <w:t>(based</w:t>
      </w:r>
      <w:r w:rsidRPr="00814BC9">
        <w:rPr>
          <w:spacing w:val="17"/>
          <w:w w:val="110"/>
          <w:sz w:val="16"/>
          <w:lang w:val="en-GB"/>
          <w:rPrChange w:id="3554" w:author="Christian PIEDALLU" w:date="2023-02-06T09:53:00Z">
            <w:rPr>
              <w:spacing w:val="17"/>
              <w:w w:val="110"/>
              <w:sz w:val="16"/>
            </w:rPr>
          </w:rPrChange>
        </w:rPr>
        <w:t xml:space="preserve"> </w:t>
      </w:r>
      <w:r w:rsidRPr="00814BC9">
        <w:rPr>
          <w:w w:val="110"/>
          <w:sz w:val="16"/>
          <w:lang w:val="en-GB"/>
          <w:rPrChange w:id="3555" w:author="Christian PIEDALLU" w:date="2023-02-06T09:53:00Z">
            <w:rPr>
              <w:w w:val="110"/>
              <w:sz w:val="16"/>
            </w:rPr>
          </w:rPrChange>
        </w:rPr>
        <w:t>on</w:t>
      </w:r>
      <w:r w:rsidRPr="00814BC9">
        <w:rPr>
          <w:spacing w:val="17"/>
          <w:w w:val="110"/>
          <w:sz w:val="16"/>
          <w:lang w:val="en-GB"/>
          <w:rPrChange w:id="3556" w:author="Christian PIEDALLU" w:date="2023-02-06T09:53:00Z">
            <w:rPr>
              <w:spacing w:val="17"/>
              <w:w w:val="110"/>
              <w:sz w:val="16"/>
            </w:rPr>
          </w:rPrChange>
        </w:rPr>
        <w:t xml:space="preserve"> </w:t>
      </w:r>
      <w:r w:rsidRPr="00814BC9">
        <w:rPr>
          <w:w w:val="110"/>
          <w:sz w:val="16"/>
          <w:lang w:val="en-GB"/>
          <w:rPrChange w:id="3557" w:author="Christian PIEDALLU" w:date="2023-02-06T09:53:00Z">
            <w:rPr>
              <w:w w:val="110"/>
              <w:sz w:val="16"/>
            </w:rPr>
          </w:rPrChange>
        </w:rPr>
        <w:t>Pearson’s</w:t>
      </w:r>
      <w:r w:rsidRPr="00814BC9">
        <w:rPr>
          <w:spacing w:val="17"/>
          <w:w w:val="110"/>
          <w:sz w:val="16"/>
          <w:lang w:val="en-GB"/>
          <w:rPrChange w:id="3558" w:author="Christian PIEDALLU" w:date="2023-02-06T09:53:00Z">
            <w:rPr>
              <w:spacing w:val="17"/>
              <w:w w:val="110"/>
              <w:sz w:val="16"/>
            </w:rPr>
          </w:rPrChange>
        </w:rPr>
        <w:t xml:space="preserve"> </w:t>
      </w:r>
      <w:r w:rsidRPr="00814BC9">
        <w:rPr>
          <w:w w:val="110"/>
          <w:sz w:val="16"/>
          <w:lang w:val="en-GB"/>
          <w:rPrChange w:id="3559" w:author="Christian PIEDALLU" w:date="2023-02-06T09:53:00Z">
            <w:rPr>
              <w:w w:val="110"/>
              <w:sz w:val="16"/>
            </w:rPr>
          </w:rPrChange>
        </w:rPr>
        <w:t>chi-squared</w:t>
      </w:r>
      <w:r w:rsidRPr="00814BC9">
        <w:rPr>
          <w:spacing w:val="17"/>
          <w:w w:val="110"/>
          <w:sz w:val="16"/>
          <w:lang w:val="en-GB"/>
          <w:rPrChange w:id="3560" w:author="Christian PIEDALLU" w:date="2023-02-06T09:53:00Z">
            <w:rPr>
              <w:spacing w:val="17"/>
              <w:w w:val="110"/>
              <w:sz w:val="16"/>
            </w:rPr>
          </w:rPrChange>
        </w:rPr>
        <w:t xml:space="preserve"> </w:t>
      </w:r>
      <w:r w:rsidRPr="00814BC9">
        <w:rPr>
          <w:w w:val="110"/>
          <w:sz w:val="16"/>
          <w:lang w:val="en-GB"/>
          <w:rPrChange w:id="3561" w:author="Christian PIEDALLU" w:date="2023-02-06T09:53:00Z">
            <w:rPr>
              <w:w w:val="110"/>
              <w:sz w:val="16"/>
            </w:rPr>
          </w:rPrChange>
        </w:rPr>
        <w:t>test</w:t>
      </w:r>
      <w:r w:rsidRPr="00814BC9">
        <w:rPr>
          <w:spacing w:val="18"/>
          <w:w w:val="110"/>
          <w:sz w:val="16"/>
          <w:lang w:val="en-GB"/>
          <w:rPrChange w:id="3562" w:author="Christian PIEDALLU" w:date="2023-02-06T09:53:00Z">
            <w:rPr>
              <w:spacing w:val="18"/>
              <w:w w:val="110"/>
              <w:sz w:val="16"/>
            </w:rPr>
          </w:rPrChange>
        </w:rPr>
        <w:t xml:space="preserve"> </w:t>
      </w:r>
      <w:r w:rsidRPr="00814BC9">
        <w:rPr>
          <w:w w:val="110"/>
          <w:sz w:val="16"/>
          <w:lang w:val="en-GB"/>
          <w:rPrChange w:id="3563" w:author="Christian PIEDALLU" w:date="2023-02-06T09:53:00Z">
            <w:rPr>
              <w:w w:val="110"/>
              <w:sz w:val="16"/>
            </w:rPr>
          </w:rPrChange>
        </w:rPr>
        <w:t>statistic,</w:t>
      </w:r>
      <w:r w:rsidRPr="00814BC9">
        <w:rPr>
          <w:spacing w:val="17"/>
          <w:w w:val="110"/>
          <w:sz w:val="16"/>
          <w:lang w:val="en-GB"/>
          <w:rPrChange w:id="3564" w:author="Christian PIEDALLU" w:date="2023-02-06T09:53:00Z">
            <w:rPr>
              <w:spacing w:val="17"/>
              <w:w w:val="110"/>
              <w:sz w:val="16"/>
            </w:rPr>
          </w:rPrChange>
        </w:rPr>
        <w:t xml:space="preserve"> </w:t>
      </w:r>
      <w:r w:rsidRPr="00814BC9">
        <w:rPr>
          <w:w w:val="110"/>
          <w:sz w:val="16"/>
          <w:lang w:val="en-GB"/>
          <w:rPrChange w:id="3565" w:author="Christian PIEDALLU" w:date="2023-02-06T09:53:00Z">
            <w:rPr>
              <w:w w:val="110"/>
              <w:sz w:val="16"/>
            </w:rPr>
          </w:rPrChange>
        </w:rPr>
        <w:t>p-value</w:t>
      </w:r>
      <w:r w:rsidRPr="00814BC9">
        <w:rPr>
          <w:spacing w:val="17"/>
          <w:w w:val="110"/>
          <w:sz w:val="16"/>
          <w:lang w:val="en-GB"/>
          <w:rPrChange w:id="3566" w:author="Christian PIEDALLU" w:date="2023-02-06T09:53:00Z">
            <w:rPr>
              <w:spacing w:val="17"/>
              <w:w w:val="110"/>
              <w:sz w:val="16"/>
            </w:rPr>
          </w:rPrChange>
        </w:rPr>
        <w:t xml:space="preserve"> </w:t>
      </w:r>
      <w:r w:rsidRPr="00814BC9">
        <w:rPr>
          <w:i/>
          <w:w w:val="135"/>
          <w:sz w:val="16"/>
          <w:lang w:val="en-GB"/>
          <w:rPrChange w:id="3567" w:author="Christian PIEDALLU" w:date="2023-02-06T09:53:00Z">
            <w:rPr>
              <w:i/>
              <w:w w:val="135"/>
              <w:sz w:val="16"/>
            </w:rPr>
          </w:rPrChange>
        </w:rPr>
        <w:t>&lt;</w:t>
      </w:r>
      <w:r w:rsidRPr="00814BC9">
        <w:rPr>
          <w:i/>
          <w:spacing w:val="-2"/>
          <w:w w:val="135"/>
          <w:sz w:val="16"/>
          <w:lang w:val="en-GB"/>
          <w:rPrChange w:id="3568" w:author="Christian PIEDALLU" w:date="2023-02-06T09:53:00Z">
            <w:rPr>
              <w:i/>
              <w:spacing w:val="-2"/>
              <w:w w:val="135"/>
              <w:sz w:val="16"/>
            </w:rPr>
          </w:rPrChange>
        </w:rPr>
        <w:t xml:space="preserve"> </w:t>
      </w:r>
      <w:r w:rsidRPr="00814BC9">
        <w:rPr>
          <w:w w:val="110"/>
          <w:sz w:val="16"/>
          <w:lang w:val="en-GB"/>
          <w:rPrChange w:id="3569" w:author="Christian PIEDALLU" w:date="2023-02-06T09:53:00Z">
            <w:rPr>
              <w:w w:val="110"/>
              <w:sz w:val="16"/>
            </w:rPr>
          </w:rPrChange>
        </w:rPr>
        <w:t>0</w:t>
      </w:r>
      <w:r w:rsidRPr="00814BC9">
        <w:rPr>
          <w:i/>
          <w:w w:val="110"/>
          <w:sz w:val="16"/>
          <w:lang w:val="en-GB"/>
          <w:rPrChange w:id="3570" w:author="Christian PIEDALLU" w:date="2023-02-06T09:53:00Z">
            <w:rPr>
              <w:i/>
              <w:w w:val="110"/>
              <w:sz w:val="16"/>
            </w:rPr>
          </w:rPrChange>
        </w:rPr>
        <w:t>.</w:t>
      </w:r>
      <w:r w:rsidRPr="00814BC9">
        <w:rPr>
          <w:w w:val="110"/>
          <w:sz w:val="16"/>
          <w:lang w:val="en-GB"/>
          <w:rPrChange w:id="3571" w:author="Christian PIEDALLU" w:date="2023-02-06T09:53:00Z">
            <w:rPr>
              <w:w w:val="110"/>
              <w:sz w:val="16"/>
            </w:rPr>
          </w:rPrChange>
        </w:rPr>
        <w:t>05)</w:t>
      </w:r>
    </w:p>
    <w:p w14:paraId="3148F733" w14:textId="77777777" w:rsidR="00B177F5" w:rsidRPr="00814BC9" w:rsidRDefault="00B177F5">
      <w:pPr>
        <w:pStyle w:val="Corpsdetexte"/>
        <w:spacing w:before="6" w:line="240" w:lineRule="auto"/>
        <w:rPr>
          <w:sz w:val="17"/>
          <w:lang w:val="en-GB"/>
          <w:rPrChange w:id="3572" w:author="Christian PIEDALLU" w:date="2023-02-06T09:53:00Z">
            <w:rPr>
              <w:sz w:val="17"/>
            </w:rPr>
          </w:rPrChange>
        </w:rPr>
      </w:pPr>
    </w:p>
    <w:tbl>
      <w:tblPr>
        <w:tblStyle w:val="TableNormal"/>
        <w:tblW w:w="0" w:type="auto"/>
        <w:tblInd w:w="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7"/>
        <w:gridCol w:w="782"/>
        <w:gridCol w:w="983"/>
        <w:gridCol w:w="824"/>
      </w:tblGrid>
      <w:tr w:rsidR="00B177F5" w:rsidRPr="00814BC9" w14:paraId="1C8C52B7" w14:textId="77777777">
        <w:trPr>
          <w:trHeight w:val="237"/>
        </w:trPr>
        <w:tc>
          <w:tcPr>
            <w:tcW w:w="1927" w:type="dxa"/>
            <w:vMerge w:val="restart"/>
          </w:tcPr>
          <w:p w14:paraId="57401E9E" w14:textId="77777777" w:rsidR="00B177F5" w:rsidRPr="00814BC9" w:rsidRDefault="00B177F5">
            <w:pPr>
              <w:pStyle w:val="TableParagraph"/>
              <w:rPr>
                <w:rFonts w:ascii="Times New Roman"/>
                <w:sz w:val="18"/>
                <w:lang w:val="en-GB"/>
                <w:rPrChange w:id="3573" w:author="Christian PIEDALLU" w:date="2023-02-06T09:53:00Z">
                  <w:rPr>
                    <w:rFonts w:ascii="Times New Roman"/>
                    <w:sz w:val="18"/>
                  </w:rPr>
                </w:rPrChange>
              </w:rPr>
            </w:pPr>
          </w:p>
        </w:tc>
        <w:tc>
          <w:tcPr>
            <w:tcW w:w="2589" w:type="dxa"/>
            <w:gridSpan w:val="3"/>
          </w:tcPr>
          <w:p w14:paraId="51E36AFD" w14:textId="77777777" w:rsidR="00B177F5" w:rsidRPr="00814BC9" w:rsidRDefault="00B553DB">
            <w:pPr>
              <w:pStyle w:val="TableParagraph"/>
              <w:spacing w:line="217" w:lineRule="exact"/>
              <w:ind w:left="122"/>
              <w:rPr>
                <w:sz w:val="20"/>
                <w:lang w:val="en-GB"/>
                <w:rPrChange w:id="3574" w:author="Christian PIEDALLU" w:date="2023-02-06T09:53:00Z">
                  <w:rPr>
                    <w:sz w:val="20"/>
                  </w:rPr>
                </w:rPrChange>
              </w:rPr>
            </w:pPr>
            <w:r w:rsidRPr="00814BC9">
              <w:rPr>
                <w:w w:val="110"/>
                <w:sz w:val="20"/>
                <w:lang w:val="en-GB"/>
                <w:rPrChange w:id="3575" w:author="Christian PIEDALLU" w:date="2023-02-06T09:53:00Z">
                  <w:rPr>
                    <w:w w:val="110"/>
                    <w:sz w:val="20"/>
                  </w:rPr>
                </w:rPrChange>
              </w:rPr>
              <w:t>Dieback</w:t>
            </w:r>
            <w:r w:rsidRPr="00814BC9">
              <w:rPr>
                <w:spacing w:val="13"/>
                <w:w w:val="110"/>
                <w:sz w:val="20"/>
                <w:lang w:val="en-GB"/>
                <w:rPrChange w:id="3576" w:author="Christian PIEDALLU" w:date="2023-02-06T09:53:00Z">
                  <w:rPr>
                    <w:spacing w:val="13"/>
                    <w:w w:val="110"/>
                    <w:sz w:val="20"/>
                  </w:rPr>
                </w:rPrChange>
              </w:rPr>
              <w:t xml:space="preserve"> </w:t>
            </w:r>
            <w:r w:rsidRPr="00814BC9">
              <w:rPr>
                <w:w w:val="110"/>
                <w:sz w:val="20"/>
                <w:lang w:val="en-GB"/>
                <w:rPrChange w:id="3577" w:author="Christian PIEDALLU" w:date="2023-02-06T09:53:00Z">
                  <w:rPr>
                    <w:w w:val="110"/>
                    <w:sz w:val="20"/>
                  </w:rPr>
                </w:rPrChange>
              </w:rPr>
              <w:t>rate</w:t>
            </w:r>
            <w:r w:rsidRPr="00814BC9">
              <w:rPr>
                <w:spacing w:val="14"/>
                <w:w w:val="110"/>
                <w:sz w:val="20"/>
                <w:lang w:val="en-GB"/>
                <w:rPrChange w:id="3578" w:author="Christian PIEDALLU" w:date="2023-02-06T09:53:00Z">
                  <w:rPr>
                    <w:spacing w:val="14"/>
                    <w:w w:val="110"/>
                    <w:sz w:val="20"/>
                  </w:rPr>
                </w:rPrChange>
              </w:rPr>
              <w:t xml:space="preserve"> </w:t>
            </w:r>
            <w:r w:rsidRPr="00814BC9">
              <w:rPr>
                <w:w w:val="110"/>
                <w:sz w:val="20"/>
                <w:lang w:val="en-GB"/>
                <w:rPrChange w:id="3579" w:author="Christian PIEDALLU" w:date="2023-02-06T09:53:00Z">
                  <w:rPr>
                    <w:w w:val="110"/>
                    <w:sz w:val="20"/>
                  </w:rPr>
                </w:rPrChange>
              </w:rPr>
              <w:t>(%)</w:t>
            </w:r>
          </w:p>
        </w:tc>
      </w:tr>
      <w:tr w:rsidR="00B177F5" w:rsidRPr="00814BC9" w14:paraId="640CBE91" w14:textId="77777777">
        <w:trPr>
          <w:trHeight w:val="229"/>
        </w:trPr>
        <w:tc>
          <w:tcPr>
            <w:tcW w:w="1927" w:type="dxa"/>
            <w:vMerge/>
            <w:tcBorders>
              <w:top w:val="nil"/>
            </w:tcBorders>
          </w:tcPr>
          <w:p w14:paraId="4E4DF20C" w14:textId="77777777" w:rsidR="00B177F5" w:rsidRPr="00814BC9" w:rsidRDefault="00B177F5">
            <w:pPr>
              <w:rPr>
                <w:sz w:val="2"/>
                <w:szCs w:val="2"/>
                <w:lang w:val="en-GB"/>
                <w:rPrChange w:id="3580" w:author="Christian PIEDALLU" w:date="2023-02-06T09:53:00Z">
                  <w:rPr>
                    <w:sz w:val="2"/>
                    <w:szCs w:val="2"/>
                  </w:rPr>
                </w:rPrChange>
              </w:rPr>
            </w:pPr>
          </w:p>
        </w:tc>
        <w:tc>
          <w:tcPr>
            <w:tcW w:w="782" w:type="dxa"/>
          </w:tcPr>
          <w:p w14:paraId="1F4B9FB6" w14:textId="77777777" w:rsidR="00B177F5" w:rsidRPr="00814BC9" w:rsidRDefault="00B553DB">
            <w:pPr>
              <w:pStyle w:val="TableParagraph"/>
              <w:spacing w:line="209" w:lineRule="exact"/>
              <w:ind w:left="122"/>
              <w:rPr>
                <w:sz w:val="20"/>
                <w:lang w:val="en-GB"/>
                <w:rPrChange w:id="3581" w:author="Christian PIEDALLU" w:date="2023-02-06T09:53:00Z">
                  <w:rPr>
                    <w:sz w:val="20"/>
                  </w:rPr>
                </w:rPrChange>
              </w:rPr>
            </w:pPr>
            <w:r w:rsidRPr="00814BC9">
              <w:rPr>
                <w:w w:val="115"/>
                <w:sz w:val="20"/>
                <w:lang w:val="en-GB"/>
                <w:rPrChange w:id="3582" w:author="Christian PIEDALLU" w:date="2023-02-06T09:53:00Z">
                  <w:rPr>
                    <w:w w:val="115"/>
                    <w:sz w:val="20"/>
                  </w:rPr>
                </w:rPrChange>
              </w:rPr>
              <w:t>Plains</w:t>
            </w:r>
          </w:p>
        </w:tc>
        <w:tc>
          <w:tcPr>
            <w:tcW w:w="983" w:type="dxa"/>
          </w:tcPr>
          <w:p w14:paraId="333ACB6E" w14:textId="77777777" w:rsidR="00B177F5" w:rsidRPr="00814BC9" w:rsidRDefault="00B553DB">
            <w:pPr>
              <w:pStyle w:val="TableParagraph"/>
              <w:spacing w:line="209" w:lineRule="exact"/>
              <w:ind w:left="122"/>
              <w:rPr>
                <w:sz w:val="20"/>
                <w:lang w:val="en-GB"/>
                <w:rPrChange w:id="3583" w:author="Christian PIEDALLU" w:date="2023-02-06T09:53:00Z">
                  <w:rPr>
                    <w:sz w:val="20"/>
                  </w:rPr>
                </w:rPrChange>
              </w:rPr>
            </w:pPr>
            <w:r w:rsidRPr="00814BC9">
              <w:rPr>
                <w:w w:val="105"/>
                <w:sz w:val="20"/>
                <w:lang w:val="en-GB"/>
                <w:rPrChange w:id="3584" w:author="Christian PIEDALLU" w:date="2023-02-06T09:53:00Z">
                  <w:rPr>
                    <w:w w:val="105"/>
                    <w:sz w:val="20"/>
                  </w:rPr>
                </w:rPrChange>
              </w:rPr>
              <w:t>Ardenne</w:t>
            </w:r>
          </w:p>
        </w:tc>
        <w:tc>
          <w:tcPr>
            <w:tcW w:w="824" w:type="dxa"/>
          </w:tcPr>
          <w:p w14:paraId="719B0B48" w14:textId="77777777" w:rsidR="00B177F5" w:rsidRPr="00814BC9" w:rsidRDefault="00B553DB">
            <w:pPr>
              <w:pStyle w:val="TableParagraph"/>
              <w:spacing w:line="209" w:lineRule="exact"/>
              <w:ind w:left="123"/>
              <w:rPr>
                <w:sz w:val="20"/>
                <w:lang w:val="en-GB"/>
                <w:rPrChange w:id="3585" w:author="Christian PIEDALLU" w:date="2023-02-06T09:53:00Z">
                  <w:rPr>
                    <w:sz w:val="20"/>
                  </w:rPr>
                </w:rPrChange>
              </w:rPr>
            </w:pPr>
            <w:r w:rsidRPr="00814BC9">
              <w:rPr>
                <w:w w:val="105"/>
                <w:sz w:val="20"/>
                <w:lang w:val="en-GB"/>
                <w:rPrChange w:id="3586" w:author="Christian PIEDALLU" w:date="2023-02-06T09:53:00Z">
                  <w:rPr>
                    <w:w w:val="105"/>
                    <w:sz w:val="20"/>
                  </w:rPr>
                </w:rPrChange>
              </w:rPr>
              <w:t>Vosges</w:t>
            </w:r>
          </w:p>
        </w:tc>
      </w:tr>
      <w:tr w:rsidR="00B177F5" w:rsidRPr="00814BC9" w14:paraId="66B52404" w14:textId="77777777">
        <w:trPr>
          <w:trHeight w:val="237"/>
        </w:trPr>
        <w:tc>
          <w:tcPr>
            <w:tcW w:w="1927" w:type="dxa"/>
          </w:tcPr>
          <w:p w14:paraId="57F7B2CA" w14:textId="77777777" w:rsidR="00B177F5" w:rsidRPr="00814BC9" w:rsidRDefault="00B553DB">
            <w:pPr>
              <w:pStyle w:val="TableParagraph"/>
              <w:spacing w:line="217" w:lineRule="exact"/>
              <w:ind w:left="122"/>
              <w:rPr>
                <w:sz w:val="20"/>
                <w:lang w:val="en-GB"/>
                <w:rPrChange w:id="3587" w:author="Christian PIEDALLU" w:date="2023-02-06T09:53:00Z">
                  <w:rPr>
                    <w:sz w:val="20"/>
                  </w:rPr>
                </w:rPrChange>
              </w:rPr>
            </w:pPr>
            <w:commentRangeStart w:id="3588"/>
            <w:r w:rsidRPr="00814BC9">
              <w:rPr>
                <w:w w:val="110"/>
                <w:sz w:val="20"/>
                <w:lang w:val="en-GB"/>
                <w:rPrChange w:id="3589" w:author="Christian PIEDALLU" w:date="2023-02-06T09:53:00Z">
                  <w:rPr>
                    <w:w w:val="110"/>
                    <w:sz w:val="20"/>
                  </w:rPr>
                </w:rPrChange>
              </w:rPr>
              <w:t>Plateau</w:t>
            </w:r>
            <w:commentRangeEnd w:id="3588"/>
            <w:r w:rsidR="00974D82">
              <w:rPr>
                <w:rStyle w:val="Marquedecommentaire"/>
              </w:rPr>
              <w:commentReference w:id="3588"/>
            </w:r>
          </w:p>
        </w:tc>
        <w:tc>
          <w:tcPr>
            <w:tcW w:w="782" w:type="dxa"/>
          </w:tcPr>
          <w:p w14:paraId="5492E1B9" w14:textId="77777777" w:rsidR="00B177F5" w:rsidRPr="00814BC9" w:rsidRDefault="00B553DB">
            <w:pPr>
              <w:pStyle w:val="TableParagraph"/>
              <w:spacing w:line="217" w:lineRule="exact"/>
              <w:ind w:left="122"/>
              <w:rPr>
                <w:i/>
                <w:sz w:val="20"/>
                <w:lang w:val="en-GB"/>
                <w:rPrChange w:id="3590" w:author="Christian PIEDALLU" w:date="2023-02-06T09:53:00Z">
                  <w:rPr>
                    <w:i/>
                    <w:sz w:val="20"/>
                  </w:rPr>
                </w:rPrChange>
              </w:rPr>
            </w:pPr>
            <w:r w:rsidRPr="00814BC9">
              <w:rPr>
                <w:w w:val="105"/>
                <w:sz w:val="20"/>
                <w:lang w:val="en-GB"/>
                <w:rPrChange w:id="3591" w:author="Christian PIEDALLU" w:date="2023-02-06T09:53:00Z">
                  <w:rPr>
                    <w:w w:val="105"/>
                    <w:sz w:val="20"/>
                  </w:rPr>
                </w:rPrChange>
              </w:rPr>
              <w:t>51</w:t>
            </w:r>
            <w:r w:rsidRPr="00814BC9">
              <w:rPr>
                <w:i/>
                <w:w w:val="105"/>
                <w:sz w:val="20"/>
                <w:lang w:val="en-GB"/>
                <w:rPrChange w:id="3592" w:author="Christian PIEDALLU" w:date="2023-02-06T09:53:00Z">
                  <w:rPr>
                    <w:i/>
                    <w:w w:val="105"/>
                    <w:sz w:val="20"/>
                  </w:rPr>
                </w:rPrChange>
              </w:rPr>
              <w:t>.</w:t>
            </w:r>
            <w:r w:rsidRPr="00814BC9">
              <w:rPr>
                <w:w w:val="105"/>
                <w:sz w:val="20"/>
                <w:lang w:val="en-GB"/>
                <w:rPrChange w:id="3593" w:author="Christian PIEDALLU" w:date="2023-02-06T09:53:00Z">
                  <w:rPr>
                    <w:w w:val="105"/>
                    <w:sz w:val="20"/>
                  </w:rPr>
                </w:rPrChange>
              </w:rPr>
              <w:t>8</w:t>
            </w:r>
            <w:r w:rsidRPr="00814BC9">
              <w:rPr>
                <w:i/>
                <w:w w:val="105"/>
                <w:sz w:val="20"/>
                <w:vertAlign w:val="superscript"/>
                <w:lang w:val="en-GB"/>
                <w:rPrChange w:id="3594" w:author="Christian PIEDALLU" w:date="2023-02-06T09:53:00Z">
                  <w:rPr>
                    <w:i/>
                    <w:w w:val="105"/>
                    <w:sz w:val="20"/>
                    <w:vertAlign w:val="superscript"/>
                  </w:rPr>
                </w:rPrChange>
              </w:rPr>
              <w:t>a</w:t>
            </w:r>
          </w:p>
        </w:tc>
        <w:tc>
          <w:tcPr>
            <w:tcW w:w="983" w:type="dxa"/>
          </w:tcPr>
          <w:p w14:paraId="21EA5717" w14:textId="77777777" w:rsidR="00B177F5" w:rsidRPr="00814BC9" w:rsidRDefault="00B553DB">
            <w:pPr>
              <w:pStyle w:val="TableParagraph"/>
              <w:spacing w:line="217" w:lineRule="exact"/>
              <w:ind w:left="122"/>
              <w:rPr>
                <w:i/>
                <w:sz w:val="20"/>
                <w:lang w:val="en-GB"/>
                <w:rPrChange w:id="3595" w:author="Christian PIEDALLU" w:date="2023-02-06T09:53:00Z">
                  <w:rPr>
                    <w:i/>
                    <w:sz w:val="20"/>
                  </w:rPr>
                </w:rPrChange>
              </w:rPr>
            </w:pPr>
            <w:r w:rsidRPr="00814BC9">
              <w:rPr>
                <w:w w:val="105"/>
                <w:sz w:val="20"/>
                <w:lang w:val="en-GB"/>
                <w:rPrChange w:id="3596" w:author="Christian PIEDALLU" w:date="2023-02-06T09:53:00Z">
                  <w:rPr>
                    <w:w w:val="105"/>
                    <w:sz w:val="20"/>
                  </w:rPr>
                </w:rPrChange>
              </w:rPr>
              <w:t>11</w:t>
            </w:r>
            <w:r w:rsidRPr="00814BC9">
              <w:rPr>
                <w:i/>
                <w:w w:val="105"/>
                <w:sz w:val="20"/>
                <w:lang w:val="en-GB"/>
                <w:rPrChange w:id="3597" w:author="Christian PIEDALLU" w:date="2023-02-06T09:53:00Z">
                  <w:rPr>
                    <w:i/>
                    <w:w w:val="105"/>
                    <w:sz w:val="20"/>
                  </w:rPr>
                </w:rPrChange>
              </w:rPr>
              <w:t>.</w:t>
            </w:r>
            <w:r w:rsidRPr="00814BC9">
              <w:rPr>
                <w:w w:val="105"/>
                <w:sz w:val="20"/>
                <w:lang w:val="en-GB"/>
                <w:rPrChange w:id="3598" w:author="Christian PIEDALLU" w:date="2023-02-06T09:53:00Z">
                  <w:rPr>
                    <w:w w:val="105"/>
                    <w:sz w:val="20"/>
                  </w:rPr>
                </w:rPrChange>
              </w:rPr>
              <w:t>9</w:t>
            </w:r>
            <w:r w:rsidRPr="00814BC9">
              <w:rPr>
                <w:i/>
                <w:w w:val="105"/>
                <w:sz w:val="20"/>
                <w:vertAlign w:val="superscript"/>
                <w:lang w:val="en-GB"/>
                <w:rPrChange w:id="3599" w:author="Christian PIEDALLU" w:date="2023-02-06T09:53:00Z">
                  <w:rPr>
                    <w:i/>
                    <w:w w:val="105"/>
                    <w:sz w:val="20"/>
                    <w:vertAlign w:val="superscript"/>
                  </w:rPr>
                </w:rPrChange>
              </w:rPr>
              <w:t>a</w:t>
            </w:r>
          </w:p>
        </w:tc>
        <w:tc>
          <w:tcPr>
            <w:tcW w:w="824" w:type="dxa"/>
          </w:tcPr>
          <w:p w14:paraId="361BE1E0" w14:textId="77777777" w:rsidR="00B177F5" w:rsidRPr="00814BC9" w:rsidRDefault="00B553DB">
            <w:pPr>
              <w:pStyle w:val="TableParagraph"/>
              <w:spacing w:line="217" w:lineRule="exact"/>
              <w:ind w:left="123"/>
              <w:rPr>
                <w:i/>
                <w:sz w:val="20"/>
                <w:lang w:val="en-GB"/>
                <w:rPrChange w:id="3600" w:author="Christian PIEDALLU" w:date="2023-02-06T09:53:00Z">
                  <w:rPr>
                    <w:i/>
                    <w:sz w:val="20"/>
                  </w:rPr>
                </w:rPrChange>
              </w:rPr>
            </w:pPr>
            <w:r w:rsidRPr="00814BC9">
              <w:rPr>
                <w:w w:val="110"/>
                <w:sz w:val="20"/>
                <w:lang w:val="en-GB"/>
                <w:rPrChange w:id="3601" w:author="Christian PIEDALLU" w:date="2023-02-06T09:53:00Z">
                  <w:rPr>
                    <w:w w:val="110"/>
                    <w:sz w:val="20"/>
                  </w:rPr>
                </w:rPrChange>
              </w:rPr>
              <w:t>7</w:t>
            </w:r>
            <w:r w:rsidRPr="00814BC9">
              <w:rPr>
                <w:i/>
                <w:w w:val="110"/>
                <w:sz w:val="20"/>
                <w:lang w:val="en-GB"/>
                <w:rPrChange w:id="3602" w:author="Christian PIEDALLU" w:date="2023-02-06T09:53:00Z">
                  <w:rPr>
                    <w:i/>
                    <w:w w:val="110"/>
                    <w:sz w:val="20"/>
                  </w:rPr>
                </w:rPrChange>
              </w:rPr>
              <w:t>.</w:t>
            </w:r>
            <w:r w:rsidRPr="00814BC9">
              <w:rPr>
                <w:w w:val="110"/>
                <w:sz w:val="20"/>
                <w:lang w:val="en-GB"/>
                <w:rPrChange w:id="3603" w:author="Christian PIEDALLU" w:date="2023-02-06T09:53:00Z">
                  <w:rPr>
                    <w:w w:val="110"/>
                    <w:sz w:val="20"/>
                  </w:rPr>
                </w:rPrChange>
              </w:rPr>
              <w:t>2</w:t>
            </w:r>
            <w:r w:rsidRPr="00814BC9">
              <w:rPr>
                <w:i/>
                <w:w w:val="110"/>
                <w:sz w:val="20"/>
                <w:vertAlign w:val="superscript"/>
                <w:lang w:val="en-GB"/>
                <w:rPrChange w:id="3604" w:author="Christian PIEDALLU" w:date="2023-02-06T09:53:00Z">
                  <w:rPr>
                    <w:i/>
                    <w:w w:val="110"/>
                    <w:sz w:val="20"/>
                    <w:vertAlign w:val="superscript"/>
                  </w:rPr>
                </w:rPrChange>
              </w:rPr>
              <w:t>a</w:t>
            </w:r>
          </w:p>
        </w:tc>
      </w:tr>
      <w:tr w:rsidR="00B177F5" w:rsidRPr="00814BC9" w14:paraId="729DF129" w14:textId="77777777">
        <w:trPr>
          <w:trHeight w:val="238"/>
        </w:trPr>
        <w:tc>
          <w:tcPr>
            <w:tcW w:w="1927" w:type="dxa"/>
          </w:tcPr>
          <w:p w14:paraId="4E339EE5" w14:textId="77777777" w:rsidR="00B177F5" w:rsidRPr="00814BC9" w:rsidRDefault="00B553DB">
            <w:pPr>
              <w:pStyle w:val="TableParagraph"/>
              <w:spacing w:line="219" w:lineRule="exact"/>
              <w:ind w:left="122"/>
              <w:rPr>
                <w:sz w:val="20"/>
                <w:lang w:val="en-GB"/>
                <w:rPrChange w:id="3605" w:author="Christian PIEDALLU" w:date="2023-02-06T09:53:00Z">
                  <w:rPr>
                    <w:sz w:val="20"/>
                  </w:rPr>
                </w:rPrChange>
              </w:rPr>
            </w:pPr>
            <w:r w:rsidRPr="00814BC9">
              <w:rPr>
                <w:w w:val="105"/>
                <w:sz w:val="20"/>
                <w:lang w:val="en-GB"/>
                <w:rPrChange w:id="3606" w:author="Christian PIEDALLU" w:date="2023-02-06T09:53:00Z">
                  <w:rPr>
                    <w:w w:val="105"/>
                    <w:sz w:val="20"/>
                  </w:rPr>
                </w:rPrChange>
              </w:rPr>
              <w:t>South-facing</w:t>
            </w:r>
            <w:r w:rsidRPr="00814BC9">
              <w:rPr>
                <w:spacing w:val="15"/>
                <w:w w:val="105"/>
                <w:sz w:val="20"/>
                <w:lang w:val="en-GB"/>
                <w:rPrChange w:id="3607" w:author="Christian PIEDALLU" w:date="2023-02-06T09:53:00Z">
                  <w:rPr>
                    <w:spacing w:val="15"/>
                    <w:w w:val="105"/>
                    <w:sz w:val="20"/>
                  </w:rPr>
                </w:rPrChange>
              </w:rPr>
              <w:t xml:space="preserve"> </w:t>
            </w:r>
            <w:r w:rsidRPr="00814BC9">
              <w:rPr>
                <w:w w:val="105"/>
                <w:sz w:val="20"/>
                <w:lang w:val="en-GB"/>
                <w:rPrChange w:id="3608" w:author="Christian PIEDALLU" w:date="2023-02-06T09:53:00Z">
                  <w:rPr>
                    <w:w w:val="105"/>
                    <w:sz w:val="20"/>
                  </w:rPr>
                </w:rPrChange>
              </w:rPr>
              <w:t>slopes</w:t>
            </w:r>
          </w:p>
        </w:tc>
        <w:tc>
          <w:tcPr>
            <w:tcW w:w="782" w:type="dxa"/>
          </w:tcPr>
          <w:p w14:paraId="2D63912F" w14:textId="77777777" w:rsidR="00B177F5" w:rsidRPr="00814BC9" w:rsidRDefault="00B553DB">
            <w:pPr>
              <w:pStyle w:val="TableParagraph"/>
              <w:spacing w:line="219" w:lineRule="exact"/>
              <w:ind w:left="122"/>
              <w:rPr>
                <w:i/>
                <w:sz w:val="20"/>
                <w:lang w:val="en-GB"/>
                <w:rPrChange w:id="3609" w:author="Christian PIEDALLU" w:date="2023-02-06T09:53:00Z">
                  <w:rPr>
                    <w:i/>
                    <w:sz w:val="20"/>
                  </w:rPr>
                </w:rPrChange>
              </w:rPr>
            </w:pPr>
            <w:r w:rsidRPr="00814BC9">
              <w:rPr>
                <w:w w:val="105"/>
                <w:sz w:val="20"/>
                <w:lang w:val="en-GB"/>
                <w:rPrChange w:id="3610" w:author="Christian PIEDALLU" w:date="2023-02-06T09:53:00Z">
                  <w:rPr>
                    <w:w w:val="105"/>
                    <w:sz w:val="20"/>
                  </w:rPr>
                </w:rPrChange>
              </w:rPr>
              <w:t>51</w:t>
            </w:r>
            <w:r w:rsidRPr="00814BC9">
              <w:rPr>
                <w:i/>
                <w:w w:val="105"/>
                <w:sz w:val="20"/>
                <w:lang w:val="en-GB"/>
                <w:rPrChange w:id="3611" w:author="Christian PIEDALLU" w:date="2023-02-06T09:53:00Z">
                  <w:rPr>
                    <w:i/>
                    <w:w w:val="105"/>
                    <w:sz w:val="20"/>
                  </w:rPr>
                </w:rPrChange>
              </w:rPr>
              <w:t>.</w:t>
            </w:r>
            <w:r w:rsidRPr="00814BC9">
              <w:rPr>
                <w:w w:val="105"/>
                <w:sz w:val="20"/>
                <w:lang w:val="en-GB"/>
                <w:rPrChange w:id="3612" w:author="Christian PIEDALLU" w:date="2023-02-06T09:53:00Z">
                  <w:rPr>
                    <w:w w:val="105"/>
                    <w:sz w:val="20"/>
                  </w:rPr>
                </w:rPrChange>
              </w:rPr>
              <w:t>5</w:t>
            </w:r>
            <w:r w:rsidRPr="00814BC9">
              <w:rPr>
                <w:i/>
                <w:w w:val="105"/>
                <w:sz w:val="20"/>
                <w:vertAlign w:val="superscript"/>
                <w:lang w:val="en-GB"/>
                <w:rPrChange w:id="3613" w:author="Christian PIEDALLU" w:date="2023-02-06T09:53:00Z">
                  <w:rPr>
                    <w:i/>
                    <w:w w:val="105"/>
                    <w:sz w:val="20"/>
                    <w:vertAlign w:val="superscript"/>
                  </w:rPr>
                </w:rPrChange>
              </w:rPr>
              <w:t>a</w:t>
            </w:r>
          </w:p>
        </w:tc>
        <w:tc>
          <w:tcPr>
            <w:tcW w:w="983" w:type="dxa"/>
          </w:tcPr>
          <w:p w14:paraId="5FC57151" w14:textId="77777777" w:rsidR="00B177F5" w:rsidRPr="00814BC9" w:rsidRDefault="00B553DB">
            <w:pPr>
              <w:pStyle w:val="TableParagraph"/>
              <w:spacing w:line="219" w:lineRule="exact"/>
              <w:ind w:left="122"/>
              <w:rPr>
                <w:i/>
                <w:sz w:val="20"/>
                <w:lang w:val="en-GB"/>
                <w:rPrChange w:id="3614" w:author="Christian PIEDALLU" w:date="2023-02-06T09:53:00Z">
                  <w:rPr>
                    <w:i/>
                    <w:sz w:val="20"/>
                  </w:rPr>
                </w:rPrChange>
              </w:rPr>
            </w:pPr>
            <w:r w:rsidRPr="00814BC9">
              <w:rPr>
                <w:sz w:val="20"/>
                <w:lang w:val="en-GB"/>
                <w:rPrChange w:id="3615" w:author="Christian PIEDALLU" w:date="2023-02-06T09:53:00Z">
                  <w:rPr>
                    <w:sz w:val="20"/>
                  </w:rPr>
                </w:rPrChange>
              </w:rPr>
              <w:t>15</w:t>
            </w:r>
            <w:r w:rsidRPr="00814BC9">
              <w:rPr>
                <w:i/>
                <w:sz w:val="20"/>
                <w:lang w:val="en-GB"/>
                <w:rPrChange w:id="3616" w:author="Christian PIEDALLU" w:date="2023-02-06T09:53:00Z">
                  <w:rPr>
                    <w:i/>
                    <w:sz w:val="20"/>
                  </w:rPr>
                </w:rPrChange>
              </w:rPr>
              <w:t>.</w:t>
            </w:r>
            <w:r w:rsidRPr="00814BC9">
              <w:rPr>
                <w:sz w:val="20"/>
                <w:lang w:val="en-GB"/>
                <w:rPrChange w:id="3617" w:author="Christian PIEDALLU" w:date="2023-02-06T09:53:00Z">
                  <w:rPr>
                    <w:sz w:val="20"/>
                  </w:rPr>
                </w:rPrChange>
              </w:rPr>
              <w:t>2</w:t>
            </w:r>
            <w:r w:rsidRPr="00814BC9">
              <w:rPr>
                <w:i/>
                <w:sz w:val="20"/>
                <w:vertAlign w:val="superscript"/>
                <w:lang w:val="en-GB"/>
                <w:rPrChange w:id="3618" w:author="Christian PIEDALLU" w:date="2023-02-06T09:53:00Z">
                  <w:rPr>
                    <w:i/>
                    <w:sz w:val="20"/>
                    <w:vertAlign w:val="superscript"/>
                  </w:rPr>
                </w:rPrChange>
              </w:rPr>
              <w:t>b</w:t>
            </w:r>
          </w:p>
        </w:tc>
        <w:tc>
          <w:tcPr>
            <w:tcW w:w="824" w:type="dxa"/>
          </w:tcPr>
          <w:p w14:paraId="349927F0" w14:textId="77777777" w:rsidR="00B177F5" w:rsidRPr="00814BC9" w:rsidRDefault="00B553DB">
            <w:pPr>
              <w:pStyle w:val="TableParagraph"/>
              <w:spacing w:line="219" w:lineRule="exact"/>
              <w:ind w:left="123"/>
              <w:rPr>
                <w:i/>
                <w:sz w:val="20"/>
                <w:lang w:val="en-GB"/>
                <w:rPrChange w:id="3619" w:author="Christian PIEDALLU" w:date="2023-02-06T09:53:00Z">
                  <w:rPr>
                    <w:i/>
                    <w:sz w:val="20"/>
                  </w:rPr>
                </w:rPrChange>
              </w:rPr>
            </w:pPr>
            <w:r w:rsidRPr="00814BC9">
              <w:rPr>
                <w:w w:val="105"/>
                <w:sz w:val="20"/>
                <w:lang w:val="en-GB"/>
                <w:rPrChange w:id="3620" w:author="Christian PIEDALLU" w:date="2023-02-06T09:53:00Z">
                  <w:rPr>
                    <w:w w:val="105"/>
                    <w:sz w:val="20"/>
                  </w:rPr>
                </w:rPrChange>
              </w:rPr>
              <w:t>5</w:t>
            </w:r>
            <w:r w:rsidRPr="00814BC9">
              <w:rPr>
                <w:i/>
                <w:w w:val="105"/>
                <w:sz w:val="20"/>
                <w:lang w:val="en-GB"/>
                <w:rPrChange w:id="3621" w:author="Christian PIEDALLU" w:date="2023-02-06T09:53:00Z">
                  <w:rPr>
                    <w:i/>
                    <w:w w:val="105"/>
                    <w:sz w:val="20"/>
                  </w:rPr>
                </w:rPrChange>
              </w:rPr>
              <w:t>.</w:t>
            </w:r>
            <w:r w:rsidRPr="00814BC9">
              <w:rPr>
                <w:w w:val="105"/>
                <w:sz w:val="20"/>
                <w:lang w:val="en-GB"/>
                <w:rPrChange w:id="3622" w:author="Christian PIEDALLU" w:date="2023-02-06T09:53:00Z">
                  <w:rPr>
                    <w:w w:val="105"/>
                    <w:sz w:val="20"/>
                  </w:rPr>
                </w:rPrChange>
              </w:rPr>
              <w:t>4</w:t>
            </w:r>
            <w:r w:rsidRPr="00814BC9">
              <w:rPr>
                <w:i/>
                <w:w w:val="105"/>
                <w:sz w:val="20"/>
                <w:vertAlign w:val="superscript"/>
                <w:lang w:val="en-GB"/>
                <w:rPrChange w:id="3623" w:author="Christian PIEDALLU" w:date="2023-02-06T09:53:00Z">
                  <w:rPr>
                    <w:i/>
                    <w:w w:val="105"/>
                    <w:sz w:val="20"/>
                    <w:vertAlign w:val="superscript"/>
                  </w:rPr>
                </w:rPrChange>
              </w:rPr>
              <w:t>b</w:t>
            </w:r>
          </w:p>
        </w:tc>
      </w:tr>
      <w:tr w:rsidR="00B177F5" w:rsidRPr="00814BC9" w14:paraId="13D5D642" w14:textId="77777777">
        <w:trPr>
          <w:trHeight w:val="238"/>
        </w:trPr>
        <w:tc>
          <w:tcPr>
            <w:tcW w:w="1927" w:type="dxa"/>
          </w:tcPr>
          <w:p w14:paraId="30399CF8" w14:textId="77777777" w:rsidR="00B177F5" w:rsidRPr="00814BC9" w:rsidRDefault="00B553DB">
            <w:pPr>
              <w:pStyle w:val="TableParagraph"/>
              <w:spacing w:line="219" w:lineRule="exact"/>
              <w:ind w:left="122"/>
              <w:rPr>
                <w:sz w:val="20"/>
                <w:lang w:val="en-GB"/>
                <w:rPrChange w:id="3624" w:author="Christian PIEDALLU" w:date="2023-02-06T09:53:00Z">
                  <w:rPr>
                    <w:sz w:val="20"/>
                  </w:rPr>
                </w:rPrChange>
              </w:rPr>
            </w:pPr>
            <w:r w:rsidRPr="00814BC9">
              <w:rPr>
                <w:w w:val="105"/>
                <w:sz w:val="20"/>
                <w:lang w:val="en-GB"/>
                <w:rPrChange w:id="3625" w:author="Christian PIEDALLU" w:date="2023-02-06T09:53:00Z">
                  <w:rPr>
                    <w:w w:val="105"/>
                    <w:sz w:val="20"/>
                  </w:rPr>
                </w:rPrChange>
              </w:rPr>
              <w:t>North-facing</w:t>
            </w:r>
            <w:r w:rsidRPr="00814BC9">
              <w:rPr>
                <w:spacing w:val="17"/>
                <w:w w:val="105"/>
                <w:sz w:val="20"/>
                <w:lang w:val="en-GB"/>
                <w:rPrChange w:id="3626" w:author="Christian PIEDALLU" w:date="2023-02-06T09:53:00Z">
                  <w:rPr>
                    <w:spacing w:val="17"/>
                    <w:w w:val="105"/>
                    <w:sz w:val="20"/>
                  </w:rPr>
                </w:rPrChange>
              </w:rPr>
              <w:t xml:space="preserve"> </w:t>
            </w:r>
            <w:r w:rsidRPr="00814BC9">
              <w:rPr>
                <w:w w:val="105"/>
                <w:sz w:val="20"/>
                <w:lang w:val="en-GB"/>
                <w:rPrChange w:id="3627" w:author="Christian PIEDALLU" w:date="2023-02-06T09:53:00Z">
                  <w:rPr>
                    <w:w w:val="105"/>
                    <w:sz w:val="20"/>
                  </w:rPr>
                </w:rPrChange>
              </w:rPr>
              <w:t>slopes</w:t>
            </w:r>
          </w:p>
        </w:tc>
        <w:tc>
          <w:tcPr>
            <w:tcW w:w="782" w:type="dxa"/>
          </w:tcPr>
          <w:p w14:paraId="2D479F4D" w14:textId="77777777" w:rsidR="00B177F5" w:rsidRPr="00814BC9" w:rsidRDefault="00B553DB">
            <w:pPr>
              <w:pStyle w:val="TableParagraph"/>
              <w:spacing w:line="219" w:lineRule="exact"/>
              <w:ind w:left="122"/>
              <w:rPr>
                <w:i/>
                <w:sz w:val="20"/>
                <w:lang w:val="en-GB"/>
                <w:rPrChange w:id="3628" w:author="Christian PIEDALLU" w:date="2023-02-06T09:53:00Z">
                  <w:rPr>
                    <w:i/>
                    <w:sz w:val="20"/>
                  </w:rPr>
                </w:rPrChange>
              </w:rPr>
            </w:pPr>
            <w:r w:rsidRPr="00814BC9">
              <w:rPr>
                <w:sz w:val="20"/>
                <w:lang w:val="en-GB"/>
                <w:rPrChange w:id="3629" w:author="Christian PIEDALLU" w:date="2023-02-06T09:53:00Z">
                  <w:rPr>
                    <w:sz w:val="20"/>
                  </w:rPr>
                </w:rPrChange>
              </w:rPr>
              <w:t>54</w:t>
            </w:r>
            <w:r w:rsidRPr="00814BC9">
              <w:rPr>
                <w:i/>
                <w:sz w:val="20"/>
                <w:vertAlign w:val="superscript"/>
                <w:lang w:val="en-GB"/>
                <w:rPrChange w:id="3630" w:author="Christian PIEDALLU" w:date="2023-02-06T09:53:00Z">
                  <w:rPr>
                    <w:i/>
                    <w:sz w:val="20"/>
                    <w:vertAlign w:val="superscript"/>
                  </w:rPr>
                </w:rPrChange>
              </w:rPr>
              <w:t>b</w:t>
            </w:r>
          </w:p>
        </w:tc>
        <w:tc>
          <w:tcPr>
            <w:tcW w:w="983" w:type="dxa"/>
          </w:tcPr>
          <w:p w14:paraId="2FB71235" w14:textId="77777777" w:rsidR="00B177F5" w:rsidRPr="00814BC9" w:rsidRDefault="00B553DB">
            <w:pPr>
              <w:pStyle w:val="TableParagraph"/>
              <w:spacing w:line="219" w:lineRule="exact"/>
              <w:ind w:left="122"/>
              <w:rPr>
                <w:i/>
                <w:sz w:val="20"/>
                <w:lang w:val="en-GB"/>
                <w:rPrChange w:id="3631" w:author="Christian PIEDALLU" w:date="2023-02-06T09:53:00Z">
                  <w:rPr>
                    <w:i/>
                    <w:sz w:val="20"/>
                  </w:rPr>
                </w:rPrChange>
              </w:rPr>
            </w:pPr>
            <w:r w:rsidRPr="00814BC9">
              <w:rPr>
                <w:w w:val="105"/>
                <w:sz w:val="20"/>
                <w:lang w:val="en-GB"/>
                <w:rPrChange w:id="3632" w:author="Christian PIEDALLU" w:date="2023-02-06T09:53:00Z">
                  <w:rPr>
                    <w:w w:val="105"/>
                    <w:sz w:val="20"/>
                  </w:rPr>
                </w:rPrChange>
              </w:rPr>
              <w:t>14</w:t>
            </w:r>
            <w:r w:rsidRPr="00814BC9">
              <w:rPr>
                <w:i/>
                <w:w w:val="105"/>
                <w:sz w:val="20"/>
                <w:lang w:val="en-GB"/>
                <w:rPrChange w:id="3633" w:author="Christian PIEDALLU" w:date="2023-02-06T09:53:00Z">
                  <w:rPr>
                    <w:i/>
                    <w:w w:val="105"/>
                    <w:sz w:val="20"/>
                  </w:rPr>
                </w:rPrChange>
              </w:rPr>
              <w:t>.</w:t>
            </w:r>
            <w:r w:rsidRPr="00814BC9">
              <w:rPr>
                <w:w w:val="105"/>
                <w:sz w:val="20"/>
                <w:lang w:val="en-GB"/>
                <w:rPrChange w:id="3634" w:author="Christian PIEDALLU" w:date="2023-02-06T09:53:00Z">
                  <w:rPr>
                    <w:w w:val="105"/>
                    <w:sz w:val="20"/>
                  </w:rPr>
                </w:rPrChange>
              </w:rPr>
              <w:t>4</w:t>
            </w:r>
            <w:r w:rsidRPr="00814BC9">
              <w:rPr>
                <w:i/>
                <w:w w:val="105"/>
                <w:sz w:val="20"/>
                <w:vertAlign w:val="superscript"/>
                <w:lang w:val="en-GB"/>
                <w:rPrChange w:id="3635" w:author="Christian PIEDALLU" w:date="2023-02-06T09:53:00Z">
                  <w:rPr>
                    <w:i/>
                    <w:w w:val="105"/>
                    <w:sz w:val="20"/>
                    <w:vertAlign w:val="superscript"/>
                  </w:rPr>
                </w:rPrChange>
              </w:rPr>
              <w:t>c</w:t>
            </w:r>
          </w:p>
        </w:tc>
        <w:tc>
          <w:tcPr>
            <w:tcW w:w="824" w:type="dxa"/>
          </w:tcPr>
          <w:p w14:paraId="1D424ECD" w14:textId="77777777" w:rsidR="00B177F5" w:rsidRPr="00814BC9" w:rsidRDefault="00B553DB">
            <w:pPr>
              <w:pStyle w:val="TableParagraph"/>
              <w:spacing w:line="219" w:lineRule="exact"/>
              <w:ind w:left="123"/>
              <w:rPr>
                <w:i/>
                <w:sz w:val="20"/>
                <w:lang w:val="en-GB"/>
                <w:rPrChange w:id="3636" w:author="Christian PIEDALLU" w:date="2023-02-06T09:53:00Z">
                  <w:rPr>
                    <w:i/>
                    <w:sz w:val="20"/>
                  </w:rPr>
                </w:rPrChange>
              </w:rPr>
            </w:pPr>
            <w:r w:rsidRPr="00814BC9">
              <w:rPr>
                <w:w w:val="110"/>
                <w:sz w:val="20"/>
                <w:lang w:val="en-GB"/>
                <w:rPrChange w:id="3637" w:author="Christian PIEDALLU" w:date="2023-02-06T09:53:00Z">
                  <w:rPr>
                    <w:w w:val="110"/>
                    <w:sz w:val="20"/>
                  </w:rPr>
                </w:rPrChange>
              </w:rPr>
              <w:t>5</w:t>
            </w:r>
            <w:r w:rsidRPr="00814BC9">
              <w:rPr>
                <w:i/>
                <w:w w:val="110"/>
                <w:sz w:val="20"/>
                <w:lang w:val="en-GB"/>
                <w:rPrChange w:id="3638" w:author="Christian PIEDALLU" w:date="2023-02-06T09:53:00Z">
                  <w:rPr>
                    <w:i/>
                    <w:w w:val="110"/>
                    <w:sz w:val="20"/>
                  </w:rPr>
                </w:rPrChange>
              </w:rPr>
              <w:t>.</w:t>
            </w:r>
            <w:r w:rsidRPr="00814BC9">
              <w:rPr>
                <w:w w:val="110"/>
                <w:sz w:val="20"/>
                <w:lang w:val="en-GB"/>
                <w:rPrChange w:id="3639" w:author="Christian PIEDALLU" w:date="2023-02-06T09:53:00Z">
                  <w:rPr>
                    <w:w w:val="110"/>
                    <w:sz w:val="20"/>
                  </w:rPr>
                </w:rPrChange>
              </w:rPr>
              <w:t>1</w:t>
            </w:r>
            <w:r w:rsidRPr="00814BC9">
              <w:rPr>
                <w:i/>
                <w:w w:val="110"/>
                <w:sz w:val="20"/>
                <w:vertAlign w:val="superscript"/>
                <w:lang w:val="en-GB"/>
                <w:rPrChange w:id="3640" w:author="Christian PIEDALLU" w:date="2023-02-06T09:53:00Z">
                  <w:rPr>
                    <w:i/>
                    <w:w w:val="110"/>
                    <w:sz w:val="20"/>
                    <w:vertAlign w:val="superscript"/>
                  </w:rPr>
                </w:rPrChange>
              </w:rPr>
              <w:t>c</w:t>
            </w:r>
          </w:p>
        </w:tc>
      </w:tr>
    </w:tbl>
    <w:p w14:paraId="0D8955E8" w14:textId="77777777" w:rsidR="00B177F5" w:rsidRPr="00814BC9" w:rsidRDefault="00B177F5">
      <w:pPr>
        <w:pStyle w:val="Corpsdetexte"/>
        <w:spacing w:before="4" w:line="240" w:lineRule="auto"/>
        <w:rPr>
          <w:sz w:val="13"/>
          <w:lang w:val="en-GB"/>
          <w:rPrChange w:id="3641" w:author="Christian PIEDALLU" w:date="2023-02-06T09:53:00Z">
            <w:rPr>
              <w:sz w:val="13"/>
            </w:rPr>
          </w:rPrChange>
        </w:rPr>
      </w:pPr>
    </w:p>
    <w:p w14:paraId="68B15409" w14:textId="77777777" w:rsidR="00B177F5" w:rsidRPr="00814BC9" w:rsidRDefault="00B177F5">
      <w:pPr>
        <w:pStyle w:val="Corpsdetexte"/>
        <w:spacing w:before="5" w:line="240" w:lineRule="auto"/>
        <w:rPr>
          <w:sz w:val="2"/>
          <w:lang w:val="en-GB"/>
          <w:rPrChange w:id="3642" w:author="Christian PIEDALLU" w:date="2023-02-06T09:53:00Z">
            <w:rPr>
              <w:sz w:val="2"/>
            </w:rPr>
          </w:rPrChange>
        </w:rPr>
      </w:pPr>
    </w:p>
    <w:tbl>
      <w:tblPr>
        <w:tblStyle w:val="TableNormal"/>
        <w:tblW w:w="9362" w:type="dxa"/>
        <w:tblInd w:w="121" w:type="dxa"/>
        <w:tblLayout w:type="fixed"/>
        <w:tblLook w:val="01E0" w:firstRow="1" w:lastRow="1" w:firstColumn="1" w:lastColumn="1" w:noHBand="0" w:noVBand="0"/>
        <w:tblPrChange w:id="3643" w:author="Christian PIEDALLU" w:date="2023-02-06T16:22:00Z">
          <w:tblPr>
            <w:tblStyle w:val="TableNormal"/>
            <w:tblW w:w="0" w:type="auto"/>
            <w:tblInd w:w="121" w:type="dxa"/>
            <w:tblLayout w:type="fixed"/>
            <w:tblLook w:val="01E0" w:firstRow="1" w:lastRow="1" w:firstColumn="1" w:lastColumn="1" w:noHBand="0" w:noVBand="0"/>
          </w:tblPr>
        </w:tblPrChange>
      </w:tblPr>
      <w:tblGrid>
        <w:gridCol w:w="320"/>
        <w:gridCol w:w="9042"/>
        <w:tblGridChange w:id="3644">
          <w:tblGrid>
            <w:gridCol w:w="308"/>
            <w:gridCol w:w="8694"/>
          </w:tblGrid>
        </w:tblGridChange>
      </w:tblGrid>
      <w:tr w:rsidR="00B177F5" w:rsidRPr="00814BC9" w14:paraId="5F19CAC3" w14:textId="77777777" w:rsidTr="00F950A7">
        <w:trPr>
          <w:trHeight w:val="373"/>
          <w:trPrChange w:id="3645" w:author="Christian PIEDALLU" w:date="2023-02-06T16:22:00Z">
            <w:trPr>
              <w:trHeight w:val="293"/>
            </w:trPr>
          </w:trPrChange>
        </w:trPr>
        <w:tc>
          <w:tcPr>
            <w:tcW w:w="320" w:type="dxa"/>
            <w:tcPrChange w:id="3646" w:author="Christian PIEDALLU" w:date="2023-02-06T16:22:00Z">
              <w:tcPr>
                <w:tcW w:w="308" w:type="dxa"/>
              </w:tcPr>
            </w:tcPrChange>
          </w:tcPr>
          <w:p w14:paraId="75F1C44B" w14:textId="77777777" w:rsidR="00B177F5" w:rsidRPr="00814BC9" w:rsidRDefault="00B553DB">
            <w:pPr>
              <w:pStyle w:val="TableParagraph"/>
              <w:spacing w:line="98" w:lineRule="exact"/>
              <w:ind w:left="31" w:right="78"/>
              <w:jc w:val="center"/>
              <w:rPr>
                <w:rFonts w:ascii="Trebuchet MS"/>
                <w:sz w:val="10"/>
                <w:lang w:val="en-GB"/>
                <w:rPrChange w:id="3647" w:author="Christian PIEDALLU" w:date="2023-02-06T09:53:00Z">
                  <w:rPr>
                    <w:rFonts w:ascii="Trebuchet MS"/>
                    <w:sz w:val="10"/>
                  </w:rPr>
                </w:rPrChange>
              </w:rPr>
            </w:pPr>
            <w:commentRangeStart w:id="3648"/>
            <w:r w:rsidRPr="00814BC9">
              <w:rPr>
                <w:rFonts w:ascii="Trebuchet MS"/>
                <w:sz w:val="10"/>
                <w:lang w:val="en-GB"/>
                <w:rPrChange w:id="3649" w:author="Christian PIEDALLU" w:date="2023-02-06T09:53:00Z">
                  <w:rPr>
                    <w:rFonts w:ascii="Trebuchet MS"/>
                    <w:sz w:val="10"/>
                  </w:rPr>
                </w:rPrChange>
              </w:rPr>
              <w:t>224</w:t>
            </w:r>
            <w:commentRangeEnd w:id="3648"/>
            <w:r w:rsidR="00771C29">
              <w:rPr>
                <w:rStyle w:val="Marquedecommentaire"/>
              </w:rPr>
              <w:commentReference w:id="3648"/>
            </w:r>
          </w:p>
        </w:tc>
        <w:tc>
          <w:tcPr>
            <w:tcW w:w="9042" w:type="dxa"/>
            <w:tcPrChange w:id="3650" w:author="Christian PIEDALLU" w:date="2023-02-06T16:22:00Z">
              <w:tcPr>
                <w:tcW w:w="8694" w:type="dxa"/>
              </w:tcPr>
            </w:tcPrChange>
          </w:tcPr>
          <w:p w14:paraId="24CBB5AB" w14:textId="77777777" w:rsidR="00B177F5" w:rsidRDefault="00B177F5">
            <w:pPr>
              <w:pStyle w:val="TableParagraph"/>
              <w:rPr>
                <w:ins w:id="3651" w:author="Christian PIEDALLU" w:date="2023-02-06T18:12:00Z"/>
                <w:rFonts w:ascii="Times New Roman"/>
                <w:sz w:val="18"/>
                <w:lang w:val="en-GB"/>
              </w:rPr>
            </w:pPr>
          </w:p>
          <w:p w14:paraId="57046815" w14:textId="665B4FDE" w:rsidR="005B4CCF" w:rsidRPr="00814BC9" w:rsidRDefault="005B4CCF">
            <w:pPr>
              <w:pStyle w:val="TableParagraph"/>
              <w:rPr>
                <w:rFonts w:ascii="Times New Roman"/>
                <w:sz w:val="18"/>
                <w:lang w:val="en-GB"/>
                <w:rPrChange w:id="3652" w:author="Christian PIEDALLU" w:date="2023-02-06T09:53:00Z">
                  <w:rPr>
                    <w:rFonts w:ascii="Times New Roman"/>
                    <w:sz w:val="18"/>
                  </w:rPr>
                </w:rPrChange>
              </w:rPr>
            </w:pPr>
            <w:ins w:id="3653" w:author="Christian PIEDALLU" w:date="2023-02-06T18:12:00Z">
              <w:r>
                <w:rPr>
                  <w:rFonts w:ascii="Times New Roman"/>
                  <w:sz w:val="18"/>
                  <w:lang w:val="en-GB"/>
                </w:rPr>
                <w:t xml:space="preserve">Mettre les effectifs les pentes dans les plaines doivent </w:t>
              </w:r>
            </w:ins>
            <w:ins w:id="3654" w:author="Christian PIEDALLU" w:date="2023-02-06T18:13:00Z">
              <w:r>
                <w:rPr>
                  <w:rFonts w:ascii="Times New Roman"/>
                  <w:sz w:val="18"/>
                  <w:lang w:val="en-GB"/>
                </w:rPr>
                <w:t>ê</w:t>
              </w:r>
            </w:ins>
            <w:ins w:id="3655" w:author="Christian PIEDALLU" w:date="2023-02-06T18:12:00Z">
              <w:r>
                <w:rPr>
                  <w:rFonts w:ascii="Times New Roman"/>
                  <w:sz w:val="18"/>
                  <w:lang w:val="en-GB"/>
                </w:rPr>
                <w:t xml:space="preserve">tre peu nombreuses </w:t>
              </w:r>
            </w:ins>
            <w:ins w:id="3656" w:author="Christian PIEDALLU" w:date="2023-02-06T18:13:00Z">
              <w:r>
                <w:rPr>
                  <w:rFonts w:ascii="Times New Roman"/>
                  <w:sz w:val="18"/>
                  <w:lang w:val="en-GB"/>
                </w:rPr>
                <w:t xml:space="preserve">/ vosges </w:t>
              </w:r>
              <w:r>
                <w:rPr>
                  <w:rFonts w:ascii="Times New Roman"/>
                  <w:sz w:val="18"/>
                  <w:lang w:val="en-GB"/>
                </w:rPr>
                <w:t>…</w:t>
              </w:r>
            </w:ins>
            <w:bookmarkStart w:id="3657" w:name="_GoBack"/>
            <w:bookmarkEnd w:id="3657"/>
          </w:p>
        </w:tc>
      </w:tr>
      <w:tr w:rsidR="00B177F5" w:rsidRPr="00814BC9" w14:paraId="421FA8DF" w14:textId="77777777" w:rsidTr="00F950A7">
        <w:trPr>
          <w:trHeight w:val="638"/>
          <w:trPrChange w:id="3658" w:author="Christian PIEDALLU" w:date="2023-02-06T16:22:00Z">
            <w:trPr>
              <w:trHeight w:val="501"/>
            </w:trPr>
          </w:trPrChange>
        </w:trPr>
        <w:tc>
          <w:tcPr>
            <w:tcW w:w="320" w:type="dxa"/>
            <w:tcPrChange w:id="3659" w:author="Christian PIEDALLU" w:date="2023-02-06T16:22:00Z">
              <w:tcPr>
                <w:tcW w:w="308" w:type="dxa"/>
              </w:tcPr>
            </w:tcPrChange>
          </w:tcPr>
          <w:p w14:paraId="7B849292" w14:textId="77777777" w:rsidR="00B177F5" w:rsidRPr="00814BC9" w:rsidRDefault="00B177F5">
            <w:pPr>
              <w:pStyle w:val="TableParagraph"/>
              <w:rPr>
                <w:sz w:val="10"/>
                <w:lang w:val="en-GB"/>
                <w:rPrChange w:id="3660" w:author="Christian PIEDALLU" w:date="2023-02-06T09:53:00Z">
                  <w:rPr>
                    <w:sz w:val="10"/>
                  </w:rPr>
                </w:rPrChange>
              </w:rPr>
            </w:pPr>
          </w:p>
          <w:p w14:paraId="27F7F549" w14:textId="77777777" w:rsidR="00B177F5" w:rsidRPr="00814BC9" w:rsidRDefault="00B177F5">
            <w:pPr>
              <w:pStyle w:val="TableParagraph"/>
              <w:spacing w:before="3"/>
              <w:rPr>
                <w:sz w:val="10"/>
                <w:lang w:val="en-GB"/>
                <w:rPrChange w:id="3661" w:author="Christian PIEDALLU" w:date="2023-02-06T09:53:00Z">
                  <w:rPr>
                    <w:sz w:val="10"/>
                  </w:rPr>
                </w:rPrChange>
              </w:rPr>
            </w:pPr>
          </w:p>
          <w:p w14:paraId="6E89A9F0" w14:textId="77777777" w:rsidR="00B177F5" w:rsidRPr="00814BC9" w:rsidRDefault="00B553DB">
            <w:pPr>
              <w:pStyle w:val="TableParagraph"/>
              <w:ind w:left="31" w:right="78"/>
              <w:jc w:val="center"/>
              <w:rPr>
                <w:rFonts w:ascii="Trebuchet MS"/>
                <w:sz w:val="10"/>
                <w:lang w:val="en-GB"/>
                <w:rPrChange w:id="3662" w:author="Christian PIEDALLU" w:date="2023-02-06T09:53:00Z">
                  <w:rPr>
                    <w:rFonts w:ascii="Trebuchet MS"/>
                    <w:sz w:val="10"/>
                  </w:rPr>
                </w:rPrChange>
              </w:rPr>
            </w:pPr>
            <w:r w:rsidRPr="00814BC9">
              <w:rPr>
                <w:rFonts w:ascii="Trebuchet MS"/>
                <w:sz w:val="10"/>
                <w:lang w:val="en-GB"/>
                <w:rPrChange w:id="3663" w:author="Christian PIEDALLU" w:date="2023-02-06T09:53:00Z">
                  <w:rPr>
                    <w:rFonts w:ascii="Trebuchet MS"/>
                    <w:sz w:val="10"/>
                  </w:rPr>
                </w:rPrChange>
              </w:rPr>
              <w:t>225</w:t>
            </w:r>
          </w:p>
        </w:tc>
        <w:tc>
          <w:tcPr>
            <w:tcW w:w="9042" w:type="dxa"/>
            <w:tcPrChange w:id="3664" w:author="Christian PIEDALLU" w:date="2023-02-06T16:22:00Z">
              <w:tcPr>
                <w:tcW w:w="8694" w:type="dxa"/>
              </w:tcPr>
            </w:tcPrChange>
          </w:tcPr>
          <w:p w14:paraId="324953C6" w14:textId="77777777" w:rsidR="00B177F5" w:rsidRPr="00814BC9" w:rsidRDefault="00B553DB">
            <w:pPr>
              <w:pStyle w:val="TableParagraph"/>
              <w:spacing w:before="151"/>
              <w:ind w:left="100"/>
              <w:rPr>
                <w:b/>
                <w:sz w:val="20"/>
                <w:lang w:val="en-GB"/>
                <w:rPrChange w:id="3665" w:author="Christian PIEDALLU" w:date="2023-02-06T09:53:00Z">
                  <w:rPr>
                    <w:b/>
                    <w:sz w:val="20"/>
                  </w:rPr>
                </w:rPrChange>
              </w:rPr>
            </w:pPr>
            <w:bookmarkStart w:id="3666" w:name="Discussion"/>
            <w:bookmarkEnd w:id="3666"/>
            <w:r w:rsidRPr="00814BC9">
              <w:rPr>
                <w:b/>
                <w:w w:val="120"/>
                <w:sz w:val="20"/>
                <w:lang w:val="en-GB"/>
                <w:rPrChange w:id="3667" w:author="Christian PIEDALLU" w:date="2023-02-06T09:53:00Z">
                  <w:rPr>
                    <w:b/>
                    <w:w w:val="120"/>
                    <w:sz w:val="20"/>
                  </w:rPr>
                </w:rPrChange>
              </w:rPr>
              <w:t>4.</w:t>
            </w:r>
            <w:r w:rsidRPr="00814BC9">
              <w:rPr>
                <w:b/>
                <w:spacing w:val="52"/>
                <w:w w:val="120"/>
                <w:sz w:val="20"/>
                <w:lang w:val="en-GB"/>
                <w:rPrChange w:id="3668" w:author="Christian PIEDALLU" w:date="2023-02-06T09:53:00Z">
                  <w:rPr>
                    <w:b/>
                    <w:spacing w:val="52"/>
                    <w:w w:val="120"/>
                    <w:sz w:val="20"/>
                  </w:rPr>
                </w:rPrChange>
              </w:rPr>
              <w:t xml:space="preserve"> </w:t>
            </w:r>
            <w:r w:rsidRPr="00814BC9">
              <w:rPr>
                <w:b/>
                <w:w w:val="120"/>
                <w:sz w:val="20"/>
                <w:lang w:val="en-GB"/>
                <w:rPrChange w:id="3669" w:author="Christian PIEDALLU" w:date="2023-02-06T09:53:00Z">
                  <w:rPr>
                    <w:b/>
                    <w:w w:val="120"/>
                    <w:sz w:val="20"/>
                  </w:rPr>
                </w:rPrChange>
              </w:rPr>
              <w:t>Discussion</w:t>
            </w:r>
          </w:p>
        </w:tc>
      </w:tr>
      <w:tr w:rsidR="00B177F5" w:rsidRPr="00814BC9" w14:paraId="7527DF57" w14:textId="77777777" w:rsidTr="00F950A7">
        <w:trPr>
          <w:trHeight w:val="456"/>
          <w:trPrChange w:id="3670" w:author="Christian PIEDALLU" w:date="2023-02-06T16:22:00Z">
            <w:trPr>
              <w:trHeight w:val="358"/>
            </w:trPr>
          </w:trPrChange>
        </w:trPr>
        <w:tc>
          <w:tcPr>
            <w:tcW w:w="320" w:type="dxa"/>
            <w:tcPrChange w:id="3671" w:author="Christian PIEDALLU" w:date="2023-02-06T16:22:00Z">
              <w:tcPr>
                <w:tcW w:w="308" w:type="dxa"/>
              </w:tcPr>
            </w:tcPrChange>
          </w:tcPr>
          <w:p w14:paraId="539E59F6" w14:textId="77777777" w:rsidR="00B177F5" w:rsidRPr="00814BC9" w:rsidRDefault="00B177F5">
            <w:pPr>
              <w:pStyle w:val="TableParagraph"/>
              <w:spacing w:before="6"/>
              <w:rPr>
                <w:sz w:val="13"/>
                <w:lang w:val="en-GB"/>
                <w:rPrChange w:id="3672" w:author="Christian PIEDALLU" w:date="2023-02-06T09:53:00Z">
                  <w:rPr>
                    <w:sz w:val="13"/>
                  </w:rPr>
                </w:rPrChange>
              </w:rPr>
            </w:pPr>
          </w:p>
          <w:p w14:paraId="7CEE223B" w14:textId="77777777" w:rsidR="00B177F5" w:rsidRPr="00814BC9" w:rsidRDefault="00B553DB">
            <w:pPr>
              <w:pStyle w:val="TableParagraph"/>
              <w:ind w:left="31" w:right="78"/>
              <w:jc w:val="center"/>
              <w:rPr>
                <w:rFonts w:ascii="Trebuchet MS"/>
                <w:sz w:val="10"/>
                <w:lang w:val="en-GB"/>
                <w:rPrChange w:id="3673" w:author="Christian PIEDALLU" w:date="2023-02-06T09:53:00Z">
                  <w:rPr>
                    <w:rFonts w:ascii="Trebuchet MS"/>
                    <w:sz w:val="10"/>
                  </w:rPr>
                </w:rPrChange>
              </w:rPr>
            </w:pPr>
            <w:r w:rsidRPr="00814BC9">
              <w:rPr>
                <w:rFonts w:ascii="Trebuchet MS"/>
                <w:sz w:val="10"/>
                <w:lang w:val="en-GB"/>
                <w:rPrChange w:id="3674" w:author="Christian PIEDALLU" w:date="2023-02-06T09:53:00Z">
                  <w:rPr>
                    <w:rFonts w:ascii="Trebuchet MS"/>
                    <w:sz w:val="10"/>
                  </w:rPr>
                </w:rPrChange>
              </w:rPr>
              <w:t>226</w:t>
            </w:r>
          </w:p>
        </w:tc>
        <w:tc>
          <w:tcPr>
            <w:tcW w:w="9042" w:type="dxa"/>
            <w:tcPrChange w:id="3675" w:author="Christian PIEDALLU" w:date="2023-02-06T16:22:00Z">
              <w:tcPr>
                <w:tcW w:w="8694" w:type="dxa"/>
              </w:tcPr>
            </w:tcPrChange>
          </w:tcPr>
          <w:p w14:paraId="56A438E7" w14:textId="77777777" w:rsidR="00B177F5" w:rsidRPr="00814BC9" w:rsidRDefault="00B553DB">
            <w:pPr>
              <w:pStyle w:val="TableParagraph"/>
              <w:spacing w:before="68"/>
              <w:ind w:left="100"/>
              <w:rPr>
                <w:i/>
                <w:sz w:val="20"/>
                <w:lang w:val="en-GB"/>
                <w:rPrChange w:id="3676" w:author="Christian PIEDALLU" w:date="2023-02-06T09:53:00Z">
                  <w:rPr>
                    <w:i/>
                    <w:sz w:val="20"/>
                  </w:rPr>
                </w:rPrChange>
              </w:rPr>
            </w:pPr>
            <w:bookmarkStart w:id="3677" w:name="Potential_methodological_limitations"/>
            <w:bookmarkEnd w:id="3677"/>
            <w:commentRangeStart w:id="3678"/>
            <w:r w:rsidRPr="00814BC9">
              <w:rPr>
                <w:i/>
                <w:w w:val="105"/>
                <w:sz w:val="20"/>
                <w:lang w:val="en-GB"/>
                <w:rPrChange w:id="3679" w:author="Christian PIEDALLU" w:date="2023-02-06T09:53:00Z">
                  <w:rPr>
                    <w:i/>
                    <w:w w:val="105"/>
                    <w:sz w:val="20"/>
                  </w:rPr>
                </w:rPrChange>
              </w:rPr>
              <w:t>4.1.</w:t>
            </w:r>
            <w:r w:rsidRPr="00814BC9">
              <w:rPr>
                <w:i/>
                <w:spacing w:val="39"/>
                <w:w w:val="105"/>
                <w:sz w:val="20"/>
                <w:lang w:val="en-GB"/>
                <w:rPrChange w:id="3680" w:author="Christian PIEDALLU" w:date="2023-02-06T09:53:00Z">
                  <w:rPr>
                    <w:i/>
                    <w:spacing w:val="39"/>
                    <w:w w:val="105"/>
                    <w:sz w:val="20"/>
                  </w:rPr>
                </w:rPrChange>
              </w:rPr>
              <w:t xml:space="preserve"> </w:t>
            </w:r>
            <w:r w:rsidRPr="00814BC9">
              <w:rPr>
                <w:i/>
                <w:w w:val="105"/>
                <w:sz w:val="20"/>
                <w:lang w:val="en-GB"/>
                <w:rPrChange w:id="3681" w:author="Christian PIEDALLU" w:date="2023-02-06T09:53:00Z">
                  <w:rPr>
                    <w:i/>
                    <w:w w:val="105"/>
                    <w:sz w:val="20"/>
                  </w:rPr>
                </w:rPrChange>
              </w:rPr>
              <w:t>Potential</w:t>
            </w:r>
            <w:r w:rsidRPr="00814BC9">
              <w:rPr>
                <w:i/>
                <w:spacing w:val="13"/>
                <w:w w:val="105"/>
                <w:sz w:val="20"/>
                <w:lang w:val="en-GB"/>
                <w:rPrChange w:id="3682" w:author="Christian PIEDALLU" w:date="2023-02-06T09:53:00Z">
                  <w:rPr>
                    <w:i/>
                    <w:spacing w:val="13"/>
                    <w:w w:val="105"/>
                    <w:sz w:val="20"/>
                  </w:rPr>
                </w:rPrChange>
              </w:rPr>
              <w:t xml:space="preserve"> </w:t>
            </w:r>
            <w:r w:rsidRPr="00814BC9">
              <w:rPr>
                <w:i/>
                <w:w w:val="105"/>
                <w:sz w:val="20"/>
                <w:lang w:val="en-GB"/>
                <w:rPrChange w:id="3683" w:author="Christian PIEDALLU" w:date="2023-02-06T09:53:00Z">
                  <w:rPr>
                    <w:i/>
                    <w:w w:val="105"/>
                    <w:sz w:val="20"/>
                  </w:rPr>
                </w:rPrChange>
              </w:rPr>
              <w:t>methodological</w:t>
            </w:r>
            <w:r w:rsidRPr="00814BC9">
              <w:rPr>
                <w:i/>
                <w:spacing w:val="13"/>
                <w:w w:val="105"/>
                <w:sz w:val="20"/>
                <w:lang w:val="en-GB"/>
                <w:rPrChange w:id="3684" w:author="Christian PIEDALLU" w:date="2023-02-06T09:53:00Z">
                  <w:rPr>
                    <w:i/>
                    <w:spacing w:val="13"/>
                    <w:w w:val="105"/>
                    <w:sz w:val="20"/>
                  </w:rPr>
                </w:rPrChange>
              </w:rPr>
              <w:t xml:space="preserve"> </w:t>
            </w:r>
            <w:r w:rsidRPr="00814BC9">
              <w:rPr>
                <w:i/>
                <w:w w:val="105"/>
                <w:sz w:val="20"/>
                <w:lang w:val="en-GB"/>
                <w:rPrChange w:id="3685" w:author="Christian PIEDALLU" w:date="2023-02-06T09:53:00Z">
                  <w:rPr>
                    <w:i/>
                    <w:w w:val="105"/>
                    <w:sz w:val="20"/>
                  </w:rPr>
                </w:rPrChange>
              </w:rPr>
              <w:t>limitations</w:t>
            </w:r>
            <w:commentRangeEnd w:id="3678"/>
            <w:r w:rsidR="005A403C">
              <w:rPr>
                <w:rStyle w:val="Marquedecommentaire"/>
              </w:rPr>
              <w:commentReference w:id="3678"/>
            </w:r>
          </w:p>
        </w:tc>
      </w:tr>
      <w:tr w:rsidR="00B177F5" w:rsidRPr="00814BC9" w14:paraId="12E7CA9E" w14:textId="77777777" w:rsidTr="00F950A7">
        <w:trPr>
          <w:trHeight w:val="341"/>
          <w:trPrChange w:id="3686" w:author="Christian PIEDALLU" w:date="2023-02-06T16:22:00Z">
            <w:trPr>
              <w:trHeight w:val="268"/>
            </w:trPr>
          </w:trPrChange>
        </w:trPr>
        <w:tc>
          <w:tcPr>
            <w:tcW w:w="320" w:type="dxa"/>
            <w:tcPrChange w:id="3687" w:author="Christian PIEDALLU" w:date="2023-02-06T16:22:00Z">
              <w:tcPr>
                <w:tcW w:w="308" w:type="dxa"/>
              </w:tcPr>
            </w:tcPrChange>
          </w:tcPr>
          <w:p w14:paraId="15AFFC40" w14:textId="77777777" w:rsidR="00B177F5" w:rsidRPr="00814BC9" w:rsidRDefault="00B177F5">
            <w:pPr>
              <w:pStyle w:val="TableParagraph"/>
              <w:spacing w:before="7"/>
              <w:rPr>
                <w:sz w:val="8"/>
                <w:lang w:val="en-GB"/>
                <w:rPrChange w:id="3688" w:author="Christian PIEDALLU" w:date="2023-02-06T09:53:00Z">
                  <w:rPr>
                    <w:sz w:val="8"/>
                  </w:rPr>
                </w:rPrChange>
              </w:rPr>
            </w:pPr>
          </w:p>
          <w:p w14:paraId="1B6CEF9B" w14:textId="77777777" w:rsidR="00B177F5" w:rsidRPr="00814BC9" w:rsidRDefault="00B553DB">
            <w:pPr>
              <w:pStyle w:val="TableParagraph"/>
              <w:ind w:left="31" w:right="78"/>
              <w:jc w:val="center"/>
              <w:rPr>
                <w:rFonts w:ascii="Trebuchet MS"/>
                <w:sz w:val="10"/>
                <w:lang w:val="en-GB"/>
                <w:rPrChange w:id="3689" w:author="Christian PIEDALLU" w:date="2023-02-06T09:53:00Z">
                  <w:rPr>
                    <w:rFonts w:ascii="Trebuchet MS"/>
                    <w:sz w:val="10"/>
                  </w:rPr>
                </w:rPrChange>
              </w:rPr>
            </w:pPr>
            <w:r w:rsidRPr="00814BC9">
              <w:rPr>
                <w:rFonts w:ascii="Trebuchet MS"/>
                <w:sz w:val="10"/>
                <w:lang w:val="en-GB"/>
                <w:rPrChange w:id="3690" w:author="Christian PIEDALLU" w:date="2023-02-06T09:53:00Z">
                  <w:rPr>
                    <w:rFonts w:ascii="Trebuchet MS"/>
                    <w:sz w:val="10"/>
                  </w:rPr>
                </w:rPrChange>
              </w:rPr>
              <w:t>227</w:t>
            </w:r>
          </w:p>
        </w:tc>
        <w:tc>
          <w:tcPr>
            <w:tcW w:w="9042" w:type="dxa"/>
            <w:tcPrChange w:id="3691" w:author="Christian PIEDALLU" w:date="2023-02-06T16:22:00Z">
              <w:tcPr>
                <w:tcW w:w="8694" w:type="dxa"/>
              </w:tcPr>
            </w:tcPrChange>
          </w:tcPr>
          <w:p w14:paraId="3D30C44E" w14:textId="28CF9965" w:rsidR="00B177F5" w:rsidRPr="00814BC9" w:rsidRDefault="00B553DB">
            <w:pPr>
              <w:pStyle w:val="TableParagraph"/>
              <w:spacing w:before="9" w:line="240" w:lineRule="exact"/>
              <w:ind w:right="50"/>
              <w:jc w:val="right"/>
              <w:rPr>
                <w:sz w:val="20"/>
                <w:lang w:val="en-GB"/>
                <w:rPrChange w:id="3692" w:author="Christian PIEDALLU" w:date="2023-02-06T09:53:00Z">
                  <w:rPr>
                    <w:sz w:val="20"/>
                  </w:rPr>
                </w:rPrChange>
              </w:rPr>
            </w:pPr>
            <w:r w:rsidRPr="00814BC9">
              <w:rPr>
                <w:sz w:val="20"/>
                <w:lang w:val="en-GB"/>
                <w:rPrChange w:id="3693" w:author="Christian PIEDALLU" w:date="2023-02-06T09:53:00Z">
                  <w:rPr>
                    <w:sz w:val="20"/>
                  </w:rPr>
                </w:rPrChange>
              </w:rPr>
              <w:t>The</w:t>
            </w:r>
            <w:r w:rsidRPr="00814BC9">
              <w:rPr>
                <w:spacing w:val="32"/>
                <w:sz w:val="20"/>
                <w:lang w:val="en-GB"/>
                <w:rPrChange w:id="3694" w:author="Christian PIEDALLU" w:date="2023-02-06T09:53:00Z">
                  <w:rPr>
                    <w:spacing w:val="32"/>
                    <w:sz w:val="20"/>
                  </w:rPr>
                </w:rPrChange>
              </w:rPr>
              <w:t xml:space="preserve"> </w:t>
            </w:r>
            <w:r w:rsidRPr="00814BC9">
              <w:rPr>
                <w:sz w:val="20"/>
                <w:lang w:val="en-GB"/>
                <w:rPrChange w:id="3695" w:author="Christian PIEDALLU" w:date="2023-02-06T09:53:00Z">
                  <w:rPr>
                    <w:sz w:val="20"/>
                  </w:rPr>
                </w:rPrChange>
              </w:rPr>
              <w:t>detection</w:t>
            </w:r>
            <w:r w:rsidRPr="00814BC9">
              <w:rPr>
                <w:spacing w:val="32"/>
                <w:sz w:val="20"/>
                <w:lang w:val="en-GB"/>
                <w:rPrChange w:id="3696" w:author="Christian PIEDALLU" w:date="2023-02-06T09:53:00Z">
                  <w:rPr>
                    <w:spacing w:val="32"/>
                    <w:sz w:val="20"/>
                  </w:rPr>
                </w:rPrChange>
              </w:rPr>
              <w:t xml:space="preserve"> </w:t>
            </w:r>
            <w:r w:rsidRPr="00814BC9">
              <w:rPr>
                <w:sz w:val="20"/>
                <w:lang w:val="en-GB"/>
                <w:rPrChange w:id="3697" w:author="Christian PIEDALLU" w:date="2023-02-06T09:53:00Z">
                  <w:rPr>
                    <w:sz w:val="20"/>
                  </w:rPr>
                </w:rPrChange>
              </w:rPr>
              <w:t>of</w:t>
            </w:r>
            <w:r w:rsidRPr="00814BC9">
              <w:rPr>
                <w:spacing w:val="32"/>
                <w:sz w:val="20"/>
                <w:lang w:val="en-GB"/>
                <w:rPrChange w:id="3698" w:author="Christian PIEDALLU" w:date="2023-02-06T09:53:00Z">
                  <w:rPr>
                    <w:spacing w:val="32"/>
                    <w:sz w:val="20"/>
                  </w:rPr>
                </w:rPrChange>
              </w:rPr>
              <w:t xml:space="preserve"> </w:t>
            </w:r>
            <w:commentRangeStart w:id="3699"/>
            <w:del w:id="3700" w:author="Christian PIEDALLU" w:date="2023-02-06T15:50:00Z">
              <w:r w:rsidRPr="00814BC9" w:rsidDel="005A403C">
                <w:rPr>
                  <w:sz w:val="20"/>
                  <w:lang w:val="en-GB"/>
                  <w:rPrChange w:id="3701" w:author="Christian PIEDALLU" w:date="2023-02-06T09:53:00Z">
                    <w:rPr>
                      <w:sz w:val="20"/>
                    </w:rPr>
                  </w:rPrChange>
                </w:rPr>
                <w:delText>bark</w:delText>
              </w:r>
              <w:r w:rsidRPr="00814BC9" w:rsidDel="005A403C">
                <w:rPr>
                  <w:spacing w:val="33"/>
                  <w:sz w:val="20"/>
                  <w:lang w:val="en-GB"/>
                  <w:rPrChange w:id="3702" w:author="Christian PIEDALLU" w:date="2023-02-06T09:53:00Z">
                    <w:rPr>
                      <w:spacing w:val="33"/>
                      <w:sz w:val="20"/>
                    </w:rPr>
                  </w:rPrChange>
                </w:rPr>
                <w:delText xml:space="preserve"> </w:delText>
              </w:r>
              <w:r w:rsidRPr="00814BC9" w:rsidDel="005A403C">
                <w:rPr>
                  <w:sz w:val="20"/>
                  <w:lang w:val="en-GB"/>
                  <w:rPrChange w:id="3703" w:author="Christian PIEDALLU" w:date="2023-02-06T09:53:00Z">
                    <w:rPr>
                      <w:sz w:val="20"/>
                    </w:rPr>
                  </w:rPrChange>
                </w:rPr>
                <w:delText>beetle</w:delText>
              </w:r>
              <w:r w:rsidRPr="00814BC9" w:rsidDel="005A403C">
                <w:rPr>
                  <w:spacing w:val="32"/>
                  <w:sz w:val="20"/>
                  <w:lang w:val="en-GB"/>
                  <w:rPrChange w:id="3704" w:author="Christian PIEDALLU" w:date="2023-02-06T09:53:00Z">
                    <w:rPr>
                      <w:spacing w:val="32"/>
                      <w:sz w:val="20"/>
                    </w:rPr>
                  </w:rPrChange>
                </w:rPr>
                <w:delText xml:space="preserve"> </w:delText>
              </w:r>
              <w:r w:rsidRPr="00814BC9" w:rsidDel="005A403C">
                <w:rPr>
                  <w:sz w:val="20"/>
                  <w:lang w:val="en-GB"/>
                  <w:rPrChange w:id="3705" w:author="Christian PIEDALLU" w:date="2023-02-06T09:53:00Z">
                    <w:rPr>
                      <w:sz w:val="20"/>
                    </w:rPr>
                  </w:rPrChange>
                </w:rPr>
                <w:delText>attack</w:delText>
              </w:r>
            </w:del>
            <w:ins w:id="3706" w:author="Christian PIEDALLU" w:date="2023-02-06T15:50:00Z">
              <w:r w:rsidR="005A403C">
                <w:rPr>
                  <w:sz w:val="20"/>
                  <w:lang w:val="en-GB"/>
                </w:rPr>
                <w:t>dieback</w:t>
              </w:r>
            </w:ins>
            <w:r w:rsidRPr="00814BC9">
              <w:rPr>
                <w:spacing w:val="32"/>
                <w:sz w:val="20"/>
                <w:lang w:val="en-GB"/>
                <w:rPrChange w:id="3707" w:author="Christian PIEDALLU" w:date="2023-02-06T09:53:00Z">
                  <w:rPr>
                    <w:spacing w:val="32"/>
                    <w:sz w:val="20"/>
                  </w:rPr>
                </w:rPrChange>
              </w:rPr>
              <w:t xml:space="preserve"> </w:t>
            </w:r>
            <w:commentRangeEnd w:id="3699"/>
            <w:r w:rsidR="005A403C">
              <w:rPr>
                <w:rStyle w:val="Marquedecommentaire"/>
              </w:rPr>
              <w:commentReference w:id="3699"/>
            </w:r>
            <w:r w:rsidRPr="00814BC9">
              <w:rPr>
                <w:sz w:val="20"/>
                <w:lang w:val="en-GB"/>
                <w:rPrChange w:id="3708" w:author="Christian PIEDALLU" w:date="2023-02-06T09:53:00Z">
                  <w:rPr>
                    <w:sz w:val="20"/>
                  </w:rPr>
                </w:rPrChange>
              </w:rPr>
              <w:t>is</w:t>
            </w:r>
            <w:r w:rsidRPr="00814BC9">
              <w:rPr>
                <w:spacing w:val="32"/>
                <w:sz w:val="20"/>
                <w:lang w:val="en-GB"/>
                <w:rPrChange w:id="3709" w:author="Christian PIEDALLU" w:date="2023-02-06T09:53:00Z">
                  <w:rPr>
                    <w:spacing w:val="32"/>
                    <w:sz w:val="20"/>
                  </w:rPr>
                </w:rPrChange>
              </w:rPr>
              <w:t xml:space="preserve"> </w:t>
            </w:r>
            <w:r w:rsidRPr="00814BC9">
              <w:rPr>
                <w:sz w:val="20"/>
                <w:lang w:val="en-GB"/>
                <w:rPrChange w:id="3710" w:author="Christian PIEDALLU" w:date="2023-02-06T09:53:00Z">
                  <w:rPr>
                    <w:sz w:val="20"/>
                  </w:rPr>
                </w:rPrChange>
              </w:rPr>
              <w:t>based</w:t>
            </w:r>
            <w:r w:rsidRPr="00814BC9">
              <w:rPr>
                <w:spacing w:val="33"/>
                <w:sz w:val="20"/>
                <w:lang w:val="en-GB"/>
                <w:rPrChange w:id="3711" w:author="Christian PIEDALLU" w:date="2023-02-06T09:53:00Z">
                  <w:rPr>
                    <w:spacing w:val="33"/>
                    <w:sz w:val="20"/>
                  </w:rPr>
                </w:rPrChange>
              </w:rPr>
              <w:t xml:space="preserve"> </w:t>
            </w:r>
            <w:r w:rsidRPr="00814BC9">
              <w:rPr>
                <w:sz w:val="20"/>
                <w:lang w:val="en-GB"/>
                <w:rPrChange w:id="3712" w:author="Christian PIEDALLU" w:date="2023-02-06T09:53:00Z">
                  <w:rPr>
                    <w:sz w:val="20"/>
                  </w:rPr>
                </w:rPrChange>
              </w:rPr>
              <w:t>on</w:t>
            </w:r>
            <w:r w:rsidRPr="00814BC9">
              <w:rPr>
                <w:spacing w:val="32"/>
                <w:sz w:val="20"/>
                <w:lang w:val="en-GB"/>
                <w:rPrChange w:id="3713" w:author="Christian PIEDALLU" w:date="2023-02-06T09:53:00Z">
                  <w:rPr>
                    <w:spacing w:val="32"/>
                    <w:sz w:val="20"/>
                  </w:rPr>
                </w:rPrChange>
              </w:rPr>
              <w:t xml:space="preserve"> </w:t>
            </w:r>
            <w:r w:rsidRPr="00814BC9">
              <w:rPr>
                <w:sz w:val="20"/>
                <w:lang w:val="en-GB"/>
                <w:rPrChange w:id="3714" w:author="Christian PIEDALLU" w:date="2023-02-06T09:53:00Z">
                  <w:rPr>
                    <w:sz w:val="20"/>
                  </w:rPr>
                </w:rPrChange>
              </w:rPr>
              <w:t>dense</w:t>
            </w:r>
            <w:r w:rsidRPr="00814BC9">
              <w:rPr>
                <w:spacing w:val="32"/>
                <w:sz w:val="20"/>
                <w:lang w:val="en-GB"/>
                <w:rPrChange w:id="3715" w:author="Christian PIEDALLU" w:date="2023-02-06T09:53:00Z">
                  <w:rPr>
                    <w:spacing w:val="32"/>
                    <w:sz w:val="20"/>
                  </w:rPr>
                </w:rPrChange>
              </w:rPr>
              <w:t xml:space="preserve"> </w:t>
            </w:r>
            <w:r w:rsidRPr="00814BC9">
              <w:rPr>
                <w:sz w:val="20"/>
                <w:lang w:val="en-GB"/>
                <w:rPrChange w:id="3716" w:author="Christian PIEDALLU" w:date="2023-02-06T09:53:00Z">
                  <w:rPr>
                    <w:sz w:val="20"/>
                  </w:rPr>
                </w:rPrChange>
              </w:rPr>
              <w:t>time</w:t>
            </w:r>
            <w:r w:rsidRPr="00814BC9">
              <w:rPr>
                <w:spacing w:val="32"/>
                <w:sz w:val="20"/>
                <w:lang w:val="en-GB"/>
                <w:rPrChange w:id="3717" w:author="Christian PIEDALLU" w:date="2023-02-06T09:53:00Z">
                  <w:rPr>
                    <w:spacing w:val="32"/>
                    <w:sz w:val="20"/>
                  </w:rPr>
                </w:rPrChange>
              </w:rPr>
              <w:t xml:space="preserve"> </w:t>
            </w:r>
            <w:commentRangeStart w:id="3718"/>
            <w:r w:rsidRPr="00814BC9">
              <w:rPr>
                <w:sz w:val="20"/>
                <w:lang w:val="en-GB"/>
                <w:rPrChange w:id="3719" w:author="Christian PIEDALLU" w:date="2023-02-06T09:53:00Z">
                  <w:rPr>
                    <w:sz w:val="20"/>
                  </w:rPr>
                </w:rPrChange>
              </w:rPr>
              <w:t>serie</w:t>
            </w:r>
            <w:ins w:id="3720" w:author="Christian PIEDALLU" w:date="2023-02-06T15:49:00Z">
              <w:r w:rsidR="005A403C">
                <w:rPr>
                  <w:sz w:val="20"/>
                  <w:lang w:val="en-GB"/>
                </w:rPr>
                <w:t>s</w:t>
              </w:r>
            </w:ins>
            <w:r w:rsidRPr="00814BC9">
              <w:rPr>
                <w:spacing w:val="33"/>
                <w:sz w:val="20"/>
                <w:lang w:val="en-GB"/>
                <w:rPrChange w:id="3721" w:author="Christian PIEDALLU" w:date="2023-02-06T09:53:00Z">
                  <w:rPr>
                    <w:spacing w:val="33"/>
                    <w:sz w:val="20"/>
                  </w:rPr>
                </w:rPrChange>
              </w:rPr>
              <w:t xml:space="preserve"> </w:t>
            </w:r>
            <w:r w:rsidRPr="00814BC9">
              <w:rPr>
                <w:sz w:val="20"/>
                <w:lang w:val="en-GB"/>
                <w:rPrChange w:id="3722" w:author="Christian PIEDALLU" w:date="2023-02-06T09:53:00Z">
                  <w:rPr>
                    <w:sz w:val="20"/>
                  </w:rPr>
                </w:rPrChange>
              </w:rPr>
              <w:t>of</w:t>
            </w:r>
            <w:r w:rsidRPr="00814BC9">
              <w:rPr>
                <w:spacing w:val="32"/>
                <w:sz w:val="20"/>
                <w:lang w:val="en-GB"/>
                <w:rPrChange w:id="3723" w:author="Christian PIEDALLU" w:date="2023-02-06T09:53:00Z">
                  <w:rPr>
                    <w:spacing w:val="32"/>
                    <w:sz w:val="20"/>
                  </w:rPr>
                </w:rPrChange>
              </w:rPr>
              <w:t xml:space="preserve"> </w:t>
            </w:r>
            <w:r w:rsidRPr="00814BC9">
              <w:rPr>
                <w:sz w:val="20"/>
                <w:lang w:val="en-GB"/>
                <w:rPrChange w:id="3724" w:author="Christian PIEDALLU" w:date="2023-02-06T09:53:00Z">
                  <w:rPr>
                    <w:sz w:val="20"/>
                  </w:rPr>
                </w:rPrChange>
              </w:rPr>
              <w:t>Sentinel</w:t>
            </w:r>
            <w:r w:rsidRPr="00814BC9">
              <w:rPr>
                <w:spacing w:val="32"/>
                <w:sz w:val="20"/>
                <w:lang w:val="en-GB"/>
                <w:rPrChange w:id="3725" w:author="Christian PIEDALLU" w:date="2023-02-06T09:53:00Z">
                  <w:rPr>
                    <w:spacing w:val="32"/>
                    <w:sz w:val="20"/>
                  </w:rPr>
                </w:rPrChange>
              </w:rPr>
              <w:t xml:space="preserve"> </w:t>
            </w:r>
            <w:r w:rsidRPr="00814BC9">
              <w:rPr>
                <w:sz w:val="20"/>
                <w:lang w:val="en-GB"/>
                <w:rPrChange w:id="3726" w:author="Christian PIEDALLU" w:date="2023-02-06T09:53:00Z">
                  <w:rPr>
                    <w:sz w:val="20"/>
                  </w:rPr>
                </w:rPrChange>
              </w:rPr>
              <w:t>2</w:t>
            </w:r>
            <w:r w:rsidRPr="00814BC9">
              <w:rPr>
                <w:spacing w:val="33"/>
                <w:sz w:val="20"/>
                <w:lang w:val="en-GB"/>
                <w:rPrChange w:id="3727" w:author="Christian PIEDALLU" w:date="2023-02-06T09:53:00Z">
                  <w:rPr>
                    <w:spacing w:val="33"/>
                    <w:sz w:val="20"/>
                  </w:rPr>
                </w:rPrChange>
              </w:rPr>
              <w:t xml:space="preserve"> </w:t>
            </w:r>
            <w:r w:rsidRPr="00814BC9">
              <w:rPr>
                <w:sz w:val="20"/>
                <w:lang w:val="en-GB"/>
                <w:rPrChange w:id="3728" w:author="Christian PIEDALLU" w:date="2023-02-06T09:53:00Z">
                  <w:rPr>
                    <w:sz w:val="20"/>
                  </w:rPr>
                </w:rPrChange>
              </w:rPr>
              <w:t>satellite</w:t>
            </w:r>
            <w:r w:rsidRPr="00814BC9">
              <w:rPr>
                <w:spacing w:val="32"/>
                <w:sz w:val="20"/>
                <w:lang w:val="en-GB"/>
                <w:rPrChange w:id="3729" w:author="Christian PIEDALLU" w:date="2023-02-06T09:53:00Z">
                  <w:rPr>
                    <w:spacing w:val="32"/>
                    <w:sz w:val="20"/>
                  </w:rPr>
                </w:rPrChange>
              </w:rPr>
              <w:t xml:space="preserve"> </w:t>
            </w:r>
            <w:r w:rsidRPr="00814BC9">
              <w:rPr>
                <w:sz w:val="20"/>
                <w:lang w:val="en-GB"/>
                <w:rPrChange w:id="3730" w:author="Christian PIEDALLU" w:date="2023-02-06T09:53:00Z">
                  <w:rPr>
                    <w:sz w:val="20"/>
                  </w:rPr>
                </w:rPrChange>
              </w:rPr>
              <w:t>imagery</w:t>
            </w:r>
            <w:commentRangeEnd w:id="3718"/>
            <w:r w:rsidR="005A403C">
              <w:rPr>
                <w:rStyle w:val="Marquedecommentaire"/>
              </w:rPr>
              <w:commentReference w:id="3718"/>
            </w:r>
            <w:r w:rsidRPr="00814BC9">
              <w:rPr>
                <w:sz w:val="20"/>
                <w:lang w:val="en-GB"/>
                <w:rPrChange w:id="3731" w:author="Christian PIEDALLU" w:date="2023-02-06T09:53:00Z">
                  <w:rPr>
                    <w:sz w:val="20"/>
                  </w:rPr>
                </w:rPrChange>
              </w:rPr>
              <w:t>.</w:t>
            </w:r>
          </w:p>
        </w:tc>
      </w:tr>
      <w:tr w:rsidR="00B177F5" w:rsidRPr="00814BC9" w14:paraId="3FDA1C23" w14:textId="77777777" w:rsidTr="00F950A7">
        <w:trPr>
          <w:trHeight w:val="304"/>
          <w:trPrChange w:id="3732" w:author="Christian PIEDALLU" w:date="2023-02-06T16:22:00Z">
            <w:trPr>
              <w:trHeight w:val="239"/>
            </w:trPr>
          </w:trPrChange>
        </w:trPr>
        <w:tc>
          <w:tcPr>
            <w:tcW w:w="320" w:type="dxa"/>
            <w:tcPrChange w:id="3733" w:author="Christian PIEDALLU" w:date="2023-02-06T16:22:00Z">
              <w:tcPr>
                <w:tcW w:w="308" w:type="dxa"/>
              </w:tcPr>
            </w:tcPrChange>
          </w:tcPr>
          <w:p w14:paraId="6154C08D" w14:textId="77777777" w:rsidR="00B177F5" w:rsidRPr="00814BC9" w:rsidRDefault="00B553DB">
            <w:pPr>
              <w:pStyle w:val="TableParagraph"/>
              <w:spacing w:before="75"/>
              <w:ind w:left="31" w:right="78"/>
              <w:jc w:val="center"/>
              <w:rPr>
                <w:rFonts w:ascii="Trebuchet MS"/>
                <w:sz w:val="10"/>
                <w:lang w:val="en-GB"/>
                <w:rPrChange w:id="3734" w:author="Christian PIEDALLU" w:date="2023-02-06T09:53:00Z">
                  <w:rPr>
                    <w:rFonts w:ascii="Trebuchet MS"/>
                    <w:sz w:val="10"/>
                  </w:rPr>
                </w:rPrChange>
              </w:rPr>
            </w:pPr>
            <w:r w:rsidRPr="00814BC9">
              <w:rPr>
                <w:rFonts w:ascii="Trebuchet MS"/>
                <w:sz w:val="10"/>
                <w:lang w:val="en-GB"/>
                <w:rPrChange w:id="3735" w:author="Christian PIEDALLU" w:date="2023-02-06T09:53:00Z">
                  <w:rPr>
                    <w:rFonts w:ascii="Trebuchet MS"/>
                    <w:sz w:val="10"/>
                  </w:rPr>
                </w:rPrChange>
              </w:rPr>
              <w:t>228</w:t>
            </w:r>
          </w:p>
        </w:tc>
        <w:tc>
          <w:tcPr>
            <w:tcW w:w="9042" w:type="dxa"/>
            <w:tcPrChange w:id="3736" w:author="Christian PIEDALLU" w:date="2023-02-06T16:22:00Z">
              <w:tcPr>
                <w:tcW w:w="8694" w:type="dxa"/>
              </w:tcPr>
            </w:tcPrChange>
          </w:tcPr>
          <w:p w14:paraId="0B6BC10F" w14:textId="77777777" w:rsidR="00B177F5" w:rsidRPr="00814BC9" w:rsidRDefault="00B553DB">
            <w:pPr>
              <w:pStyle w:val="TableParagraph"/>
              <w:spacing w:line="219" w:lineRule="exact"/>
              <w:ind w:right="50"/>
              <w:jc w:val="right"/>
              <w:rPr>
                <w:sz w:val="20"/>
                <w:lang w:val="en-GB"/>
                <w:rPrChange w:id="3737" w:author="Christian PIEDALLU" w:date="2023-02-06T09:53:00Z">
                  <w:rPr>
                    <w:sz w:val="20"/>
                  </w:rPr>
                </w:rPrChange>
              </w:rPr>
            </w:pPr>
            <w:r w:rsidRPr="00814BC9">
              <w:rPr>
                <w:w w:val="105"/>
                <w:sz w:val="20"/>
                <w:lang w:val="en-GB"/>
                <w:rPrChange w:id="3738" w:author="Christian PIEDALLU" w:date="2023-02-06T09:53:00Z">
                  <w:rPr>
                    <w:w w:val="105"/>
                    <w:sz w:val="20"/>
                  </w:rPr>
                </w:rPrChange>
              </w:rPr>
              <w:t>The</w:t>
            </w:r>
            <w:r w:rsidRPr="00814BC9">
              <w:rPr>
                <w:spacing w:val="35"/>
                <w:w w:val="105"/>
                <w:sz w:val="20"/>
                <w:lang w:val="en-GB"/>
                <w:rPrChange w:id="3739" w:author="Christian PIEDALLU" w:date="2023-02-06T09:53:00Z">
                  <w:rPr>
                    <w:spacing w:val="35"/>
                    <w:w w:val="105"/>
                    <w:sz w:val="20"/>
                  </w:rPr>
                </w:rPrChange>
              </w:rPr>
              <w:t xml:space="preserve"> </w:t>
            </w:r>
            <w:r w:rsidRPr="00814BC9">
              <w:rPr>
                <w:w w:val="105"/>
                <w:sz w:val="20"/>
                <w:lang w:val="en-GB"/>
                <w:rPrChange w:id="3740" w:author="Christian PIEDALLU" w:date="2023-02-06T09:53:00Z">
                  <w:rPr>
                    <w:w w:val="105"/>
                    <w:sz w:val="20"/>
                  </w:rPr>
                </w:rPrChange>
              </w:rPr>
              <w:t>sanitary</w:t>
            </w:r>
            <w:r w:rsidRPr="00814BC9">
              <w:rPr>
                <w:spacing w:val="36"/>
                <w:w w:val="105"/>
                <w:sz w:val="20"/>
                <w:lang w:val="en-GB"/>
                <w:rPrChange w:id="3741" w:author="Christian PIEDALLU" w:date="2023-02-06T09:53:00Z">
                  <w:rPr>
                    <w:spacing w:val="36"/>
                    <w:w w:val="105"/>
                    <w:sz w:val="20"/>
                  </w:rPr>
                </w:rPrChange>
              </w:rPr>
              <w:t xml:space="preserve"> </w:t>
            </w:r>
            <w:r w:rsidRPr="00814BC9">
              <w:rPr>
                <w:w w:val="105"/>
                <w:sz w:val="20"/>
                <w:lang w:val="en-GB"/>
                <w:rPrChange w:id="3742" w:author="Christian PIEDALLU" w:date="2023-02-06T09:53:00Z">
                  <w:rPr>
                    <w:w w:val="105"/>
                    <w:sz w:val="20"/>
                  </w:rPr>
                </w:rPrChange>
              </w:rPr>
              <w:t>map</w:t>
            </w:r>
            <w:r w:rsidRPr="00814BC9">
              <w:rPr>
                <w:spacing w:val="35"/>
                <w:w w:val="105"/>
                <w:sz w:val="20"/>
                <w:lang w:val="en-GB"/>
                <w:rPrChange w:id="3743" w:author="Christian PIEDALLU" w:date="2023-02-06T09:53:00Z">
                  <w:rPr>
                    <w:spacing w:val="35"/>
                    <w:w w:val="105"/>
                    <w:sz w:val="20"/>
                  </w:rPr>
                </w:rPrChange>
              </w:rPr>
              <w:t xml:space="preserve"> </w:t>
            </w:r>
            <w:r w:rsidRPr="00814BC9">
              <w:rPr>
                <w:w w:val="105"/>
                <w:sz w:val="20"/>
                <w:lang w:val="en-GB"/>
                <w:rPrChange w:id="3744" w:author="Christian PIEDALLU" w:date="2023-02-06T09:53:00Z">
                  <w:rPr>
                    <w:w w:val="105"/>
                    <w:sz w:val="20"/>
                  </w:rPr>
                </w:rPrChange>
              </w:rPr>
              <w:t>uses</w:t>
            </w:r>
            <w:r w:rsidRPr="00814BC9">
              <w:rPr>
                <w:spacing w:val="36"/>
                <w:w w:val="105"/>
                <w:sz w:val="20"/>
                <w:lang w:val="en-GB"/>
                <w:rPrChange w:id="3745" w:author="Christian PIEDALLU" w:date="2023-02-06T09:53:00Z">
                  <w:rPr>
                    <w:spacing w:val="36"/>
                    <w:w w:val="105"/>
                    <w:sz w:val="20"/>
                  </w:rPr>
                </w:rPrChange>
              </w:rPr>
              <w:t xml:space="preserve"> </w:t>
            </w:r>
            <w:r w:rsidRPr="00814BC9">
              <w:rPr>
                <w:w w:val="105"/>
                <w:sz w:val="20"/>
                <w:lang w:val="en-GB"/>
                <w:rPrChange w:id="3746" w:author="Christian PIEDALLU" w:date="2023-02-06T09:53:00Z">
                  <w:rPr>
                    <w:w w:val="105"/>
                    <w:sz w:val="20"/>
                  </w:rPr>
                </w:rPrChange>
              </w:rPr>
              <w:t>a</w:t>
            </w:r>
            <w:r w:rsidRPr="00814BC9">
              <w:rPr>
                <w:spacing w:val="35"/>
                <w:w w:val="105"/>
                <w:sz w:val="20"/>
                <w:lang w:val="en-GB"/>
                <w:rPrChange w:id="3747" w:author="Christian PIEDALLU" w:date="2023-02-06T09:53:00Z">
                  <w:rPr>
                    <w:spacing w:val="35"/>
                    <w:w w:val="105"/>
                    <w:sz w:val="20"/>
                  </w:rPr>
                </w:rPrChange>
              </w:rPr>
              <w:t xml:space="preserve"> </w:t>
            </w:r>
            <w:r w:rsidRPr="00814BC9">
              <w:rPr>
                <w:w w:val="105"/>
                <w:sz w:val="20"/>
                <w:lang w:val="en-GB"/>
                <w:rPrChange w:id="3748" w:author="Christian PIEDALLU" w:date="2023-02-06T09:53:00Z">
                  <w:rPr>
                    <w:w w:val="105"/>
                    <w:sz w:val="20"/>
                  </w:rPr>
                </w:rPrChange>
              </w:rPr>
              <w:t>species</w:t>
            </w:r>
            <w:r w:rsidRPr="00814BC9">
              <w:rPr>
                <w:spacing w:val="36"/>
                <w:w w:val="105"/>
                <w:sz w:val="20"/>
                <w:lang w:val="en-GB"/>
                <w:rPrChange w:id="3749" w:author="Christian PIEDALLU" w:date="2023-02-06T09:53:00Z">
                  <w:rPr>
                    <w:spacing w:val="36"/>
                    <w:w w:val="105"/>
                    <w:sz w:val="20"/>
                  </w:rPr>
                </w:rPrChange>
              </w:rPr>
              <w:t xml:space="preserve"> </w:t>
            </w:r>
            <w:r w:rsidRPr="00814BC9">
              <w:rPr>
                <w:w w:val="105"/>
                <w:sz w:val="20"/>
                <w:lang w:val="en-GB"/>
                <w:rPrChange w:id="3750" w:author="Christian PIEDALLU" w:date="2023-02-06T09:53:00Z">
                  <w:rPr>
                    <w:w w:val="105"/>
                    <w:sz w:val="20"/>
                  </w:rPr>
                </w:rPrChange>
              </w:rPr>
              <w:t>composition</w:t>
            </w:r>
            <w:r w:rsidRPr="00814BC9">
              <w:rPr>
                <w:spacing w:val="35"/>
                <w:w w:val="105"/>
                <w:sz w:val="20"/>
                <w:lang w:val="en-GB"/>
                <w:rPrChange w:id="3751" w:author="Christian PIEDALLU" w:date="2023-02-06T09:53:00Z">
                  <w:rPr>
                    <w:spacing w:val="35"/>
                    <w:w w:val="105"/>
                    <w:sz w:val="20"/>
                  </w:rPr>
                </w:rPrChange>
              </w:rPr>
              <w:t xml:space="preserve"> </w:t>
            </w:r>
            <w:r w:rsidRPr="00814BC9">
              <w:rPr>
                <w:w w:val="105"/>
                <w:sz w:val="20"/>
                <w:lang w:val="en-GB"/>
                <w:rPrChange w:id="3752" w:author="Christian PIEDALLU" w:date="2023-02-06T09:53:00Z">
                  <w:rPr>
                    <w:w w:val="105"/>
                    <w:sz w:val="20"/>
                  </w:rPr>
                </w:rPrChange>
              </w:rPr>
              <w:t>map</w:t>
            </w:r>
            <w:r w:rsidRPr="00814BC9">
              <w:rPr>
                <w:spacing w:val="36"/>
                <w:w w:val="105"/>
                <w:sz w:val="20"/>
                <w:lang w:val="en-GB"/>
                <w:rPrChange w:id="3753" w:author="Christian PIEDALLU" w:date="2023-02-06T09:53:00Z">
                  <w:rPr>
                    <w:spacing w:val="36"/>
                    <w:w w:val="105"/>
                    <w:sz w:val="20"/>
                  </w:rPr>
                </w:rPrChange>
              </w:rPr>
              <w:t xml:space="preserve"> </w:t>
            </w:r>
            <w:r w:rsidRPr="00814BC9">
              <w:rPr>
                <w:w w:val="105"/>
                <w:sz w:val="20"/>
                <w:lang w:val="en-GB"/>
                <w:rPrChange w:id="3754" w:author="Christian PIEDALLU" w:date="2023-02-06T09:53:00Z">
                  <w:rPr>
                    <w:w w:val="105"/>
                    <w:sz w:val="20"/>
                  </w:rPr>
                </w:rPrChange>
              </w:rPr>
              <w:t>that</w:t>
            </w:r>
            <w:r w:rsidRPr="00814BC9">
              <w:rPr>
                <w:spacing w:val="36"/>
                <w:w w:val="105"/>
                <w:sz w:val="20"/>
                <w:lang w:val="en-GB"/>
                <w:rPrChange w:id="3755" w:author="Christian PIEDALLU" w:date="2023-02-06T09:53:00Z">
                  <w:rPr>
                    <w:spacing w:val="36"/>
                    <w:w w:val="105"/>
                    <w:sz w:val="20"/>
                  </w:rPr>
                </w:rPrChange>
              </w:rPr>
              <w:t xml:space="preserve"> </w:t>
            </w:r>
            <w:r w:rsidRPr="00814BC9">
              <w:rPr>
                <w:w w:val="105"/>
                <w:sz w:val="20"/>
                <w:lang w:val="en-GB"/>
                <w:rPrChange w:id="3756" w:author="Christian PIEDALLU" w:date="2023-02-06T09:53:00Z">
                  <w:rPr>
                    <w:w w:val="105"/>
                    <w:sz w:val="20"/>
                  </w:rPr>
                </w:rPrChange>
              </w:rPr>
              <w:t>depend</w:t>
            </w:r>
            <w:r w:rsidRPr="00814BC9">
              <w:rPr>
                <w:spacing w:val="35"/>
                <w:w w:val="105"/>
                <w:sz w:val="20"/>
                <w:lang w:val="en-GB"/>
                <w:rPrChange w:id="3757" w:author="Christian PIEDALLU" w:date="2023-02-06T09:53:00Z">
                  <w:rPr>
                    <w:spacing w:val="35"/>
                    <w:w w:val="105"/>
                    <w:sz w:val="20"/>
                  </w:rPr>
                </w:rPrChange>
              </w:rPr>
              <w:t xml:space="preserve"> </w:t>
            </w:r>
            <w:r w:rsidRPr="00814BC9">
              <w:rPr>
                <w:w w:val="105"/>
                <w:sz w:val="20"/>
                <w:lang w:val="en-GB"/>
                <w:rPrChange w:id="3758" w:author="Christian PIEDALLU" w:date="2023-02-06T09:53:00Z">
                  <w:rPr>
                    <w:w w:val="105"/>
                    <w:sz w:val="20"/>
                  </w:rPr>
                </w:rPrChange>
              </w:rPr>
              <w:t>of</w:t>
            </w:r>
            <w:r w:rsidRPr="00814BC9">
              <w:rPr>
                <w:spacing w:val="36"/>
                <w:w w:val="105"/>
                <w:sz w:val="20"/>
                <w:lang w:val="en-GB"/>
                <w:rPrChange w:id="3759" w:author="Christian PIEDALLU" w:date="2023-02-06T09:53:00Z">
                  <w:rPr>
                    <w:spacing w:val="36"/>
                    <w:w w:val="105"/>
                    <w:sz w:val="20"/>
                  </w:rPr>
                </w:rPrChange>
              </w:rPr>
              <w:t xml:space="preserve"> </w:t>
            </w:r>
            <w:r w:rsidRPr="00814BC9">
              <w:rPr>
                <w:w w:val="105"/>
                <w:sz w:val="20"/>
                <w:lang w:val="en-GB"/>
                <w:rPrChange w:id="3760" w:author="Christian PIEDALLU" w:date="2023-02-06T09:53:00Z">
                  <w:rPr>
                    <w:w w:val="105"/>
                    <w:sz w:val="20"/>
                  </w:rPr>
                </w:rPrChange>
              </w:rPr>
              <w:t>the</w:t>
            </w:r>
            <w:r w:rsidRPr="00814BC9">
              <w:rPr>
                <w:spacing w:val="35"/>
                <w:w w:val="105"/>
                <w:sz w:val="20"/>
                <w:lang w:val="en-GB"/>
                <w:rPrChange w:id="3761" w:author="Christian PIEDALLU" w:date="2023-02-06T09:53:00Z">
                  <w:rPr>
                    <w:spacing w:val="35"/>
                    <w:w w:val="105"/>
                    <w:sz w:val="20"/>
                  </w:rPr>
                </w:rPrChange>
              </w:rPr>
              <w:t xml:space="preserve"> </w:t>
            </w:r>
            <w:r w:rsidRPr="00814BC9">
              <w:rPr>
                <w:w w:val="105"/>
                <w:sz w:val="20"/>
                <w:lang w:val="en-GB"/>
                <w:rPrChange w:id="3762" w:author="Christian PIEDALLU" w:date="2023-02-06T09:53:00Z">
                  <w:rPr>
                    <w:w w:val="105"/>
                    <w:sz w:val="20"/>
                  </w:rPr>
                </w:rPrChange>
              </w:rPr>
              <w:t>spectral</w:t>
            </w:r>
            <w:r w:rsidRPr="00814BC9">
              <w:rPr>
                <w:spacing w:val="36"/>
                <w:w w:val="105"/>
                <w:sz w:val="20"/>
                <w:lang w:val="en-GB"/>
                <w:rPrChange w:id="3763" w:author="Christian PIEDALLU" w:date="2023-02-06T09:53:00Z">
                  <w:rPr>
                    <w:spacing w:val="36"/>
                    <w:w w:val="105"/>
                    <w:sz w:val="20"/>
                  </w:rPr>
                </w:rPrChange>
              </w:rPr>
              <w:t xml:space="preserve"> </w:t>
            </w:r>
            <w:r w:rsidRPr="00814BC9">
              <w:rPr>
                <w:w w:val="105"/>
                <w:sz w:val="20"/>
                <w:lang w:val="en-GB"/>
                <w:rPrChange w:id="3764" w:author="Christian PIEDALLU" w:date="2023-02-06T09:53:00Z">
                  <w:rPr>
                    <w:w w:val="105"/>
                    <w:sz w:val="20"/>
                  </w:rPr>
                </w:rPrChange>
              </w:rPr>
              <w:t>response</w:t>
            </w:r>
            <w:r w:rsidRPr="00814BC9">
              <w:rPr>
                <w:spacing w:val="35"/>
                <w:w w:val="105"/>
                <w:sz w:val="20"/>
                <w:lang w:val="en-GB"/>
                <w:rPrChange w:id="3765" w:author="Christian PIEDALLU" w:date="2023-02-06T09:53:00Z">
                  <w:rPr>
                    <w:spacing w:val="35"/>
                    <w:w w:val="105"/>
                    <w:sz w:val="20"/>
                  </w:rPr>
                </w:rPrChange>
              </w:rPr>
              <w:t xml:space="preserve"> </w:t>
            </w:r>
            <w:r w:rsidRPr="00814BC9">
              <w:rPr>
                <w:w w:val="105"/>
                <w:sz w:val="20"/>
                <w:lang w:val="en-GB"/>
                <w:rPrChange w:id="3766" w:author="Christian PIEDALLU" w:date="2023-02-06T09:53:00Z">
                  <w:rPr>
                    <w:w w:val="105"/>
                    <w:sz w:val="20"/>
                  </w:rPr>
                </w:rPrChange>
              </w:rPr>
              <w:t>of</w:t>
            </w:r>
            <w:r w:rsidRPr="00814BC9">
              <w:rPr>
                <w:spacing w:val="36"/>
                <w:w w:val="105"/>
                <w:sz w:val="20"/>
                <w:lang w:val="en-GB"/>
                <w:rPrChange w:id="3767" w:author="Christian PIEDALLU" w:date="2023-02-06T09:53:00Z">
                  <w:rPr>
                    <w:spacing w:val="36"/>
                    <w:w w:val="105"/>
                    <w:sz w:val="20"/>
                  </w:rPr>
                </w:rPrChange>
              </w:rPr>
              <w:t xml:space="preserve"> </w:t>
            </w:r>
            <w:r w:rsidRPr="00814BC9">
              <w:rPr>
                <w:w w:val="105"/>
                <w:sz w:val="20"/>
                <w:lang w:val="en-GB"/>
                <w:rPrChange w:id="3768" w:author="Christian PIEDALLU" w:date="2023-02-06T09:53:00Z">
                  <w:rPr>
                    <w:w w:val="105"/>
                    <w:sz w:val="20"/>
                  </w:rPr>
                </w:rPrChange>
              </w:rPr>
              <w:t>the</w:t>
            </w:r>
          </w:p>
        </w:tc>
      </w:tr>
      <w:tr w:rsidR="00B177F5" w:rsidRPr="00814BC9" w14:paraId="47CEC448" w14:textId="77777777" w:rsidTr="00F950A7">
        <w:trPr>
          <w:trHeight w:val="304"/>
          <w:trPrChange w:id="3769" w:author="Christian PIEDALLU" w:date="2023-02-06T16:22:00Z">
            <w:trPr>
              <w:trHeight w:val="239"/>
            </w:trPr>
          </w:trPrChange>
        </w:trPr>
        <w:tc>
          <w:tcPr>
            <w:tcW w:w="320" w:type="dxa"/>
            <w:tcPrChange w:id="3770" w:author="Christian PIEDALLU" w:date="2023-02-06T16:22:00Z">
              <w:tcPr>
                <w:tcW w:w="308" w:type="dxa"/>
              </w:tcPr>
            </w:tcPrChange>
          </w:tcPr>
          <w:p w14:paraId="2D7653B1" w14:textId="77777777" w:rsidR="00B177F5" w:rsidRPr="00814BC9" w:rsidRDefault="00B553DB">
            <w:pPr>
              <w:pStyle w:val="TableParagraph"/>
              <w:spacing w:before="75"/>
              <w:ind w:left="31" w:right="78"/>
              <w:jc w:val="center"/>
              <w:rPr>
                <w:rFonts w:ascii="Trebuchet MS"/>
                <w:sz w:val="10"/>
                <w:lang w:val="en-GB"/>
                <w:rPrChange w:id="3771" w:author="Christian PIEDALLU" w:date="2023-02-06T09:53:00Z">
                  <w:rPr>
                    <w:rFonts w:ascii="Trebuchet MS"/>
                    <w:sz w:val="10"/>
                  </w:rPr>
                </w:rPrChange>
              </w:rPr>
            </w:pPr>
            <w:r w:rsidRPr="00814BC9">
              <w:rPr>
                <w:rFonts w:ascii="Trebuchet MS"/>
                <w:sz w:val="10"/>
                <w:lang w:val="en-GB"/>
                <w:rPrChange w:id="3772" w:author="Christian PIEDALLU" w:date="2023-02-06T09:53:00Z">
                  <w:rPr>
                    <w:rFonts w:ascii="Trebuchet MS"/>
                    <w:sz w:val="10"/>
                  </w:rPr>
                </w:rPrChange>
              </w:rPr>
              <w:t>229</w:t>
            </w:r>
          </w:p>
        </w:tc>
        <w:tc>
          <w:tcPr>
            <w:tcW w:w="9042" w:type="dxa"/>
            <w:tcPrChange w:id="3773" w:author="Christian PIEDALLU" w:date="2023-02-06T16:22:00Z">
              <w:tcPr>
                <w:tcW w:w="8694" w:type="dxa"/>
              </w:tcPr>
            </w:tcPrChange>
          </w:tcPr>
          <w:p w14:paraId="2F757323" w14:textId="77F803E2" w:rsidR="00B177F5" w:rsidRPr="00814BC9" w:rsidRDefault="00B553DB">
            <w:pPr>
              <w:pStyle w:val="TableParagraph"/>
              <w:spacing w:line="219" w:lineRule="exact"/>
              <w:ind w:right="50"/>
              <w:jc w:val="right"/>
              <w:rPr>
                <w:sz w:val="20"/>
                <w:lang w:val="en-GB"/>
                <w:rPrChange w:id="3774" w:author="Christian PIEDALLU" w:date="2023-02-06T09:53:00Z">
                  <w:rPr>
                    <w:sz w:val="20"/>
                  </w:rPr>
                </w:rPrChange>
              </w:rPr>
            </w:pPr>
            <w:r w:rsidRPr="00814BC9">
              <w:rPr>
                <w:w w:val="105"/>
                <w:sz w:val="20"/>
                <w:lang w:val="en-GB"/>
                <w:rPrChange w:id="3775" w:author="Christian PIEDALLU" w:date="2023-02-06T09:53:00Z">
                  <w:rPr>
                    <w:w w:val="105"/>
                    <w:sz w:val="20"/>
                  </w:rPr>
                </w:rPrChange>
              </w:rPr>
              <w:t>vegetation.</w:t>
            </w:r>
            <w:del w:id="3776" w:author="Christian PIEDALLU" w:date="2023-02-06T16:08:00Z">
              <w:r w:rsidRPr="00814BC9" w:rsidDel="00CA6243">
                <w:rPr>
                  <w:spacing w:val="1"/>
                  <w:w w:val="105"/>
                  <w:sz w:val="20"/>
                  <w:lang w:val="en-GB"/>
                  <w:rPrChange w:id="3777" w:author="Christian PIEDALLU" w:date="2023-02-06T09:53:00Z">
                    <w:rPr>
                      <w:spacing w:val="1"/>
                      <w:w w:val="105"/>
                      <w:sz w:val="20"/>
                    </w:rPr>
                  </w:rPrChange>
                </w:rPr>
                <w:delText xml:space="preserve"> </w:delText>
              </w:r>
              <w:commentRangeStart w:id="3778"/>
              <w:r w:rsidRPr="00814BC9" w:rsidDel="00CA6243">
                <w:rPr>
                  <w:w w:val="105"/>
                  <w:sz w:val="20"/>
                  <w:lang w:val="en-GB"/>
                  <w:rPrChange w:id="3779" w:author="Christian PIEDALLU" w:date="2023-02-06T09:53:00Z">
                    <w:rPr>
                      <w:w w:val="105"/>
                      <w:sz w:val="20"/>
                    </w:rPr>
                  </w:rPrChange>
                </w:rPr>
                <w:delText>This</w:delText>
              </w:r>
              <w:r w:rsidRPr="00814BC9" w:rsidDel="00CA6243">
                <w:rPr>
                  <w:spacing w:val="17"/>
                  <w:w w:val="105"/>
                  <w:sz w:val="20"/>
                  <w:lang w:val="en-GB"/>
                  <w:rPrChange w:id="3780" w:author="Christian PIEDALLU" w:date="2023-02-06T09:53:00Z">
                    <w:rPr>
                      <w:spacing w:val="17"/>
                      <w:w w:val="105"/>
                      <w:sz w:val="20"/>
                    </w:rPr>
                  </w:rPrChange>
                </w:rPr>
                <w:delText xml:space="preserve"> </w:delText>
              </w:r>
              <w:r w:rsidRPr="00814BC9" w:rsidDel="00CA6243">
                <w:rPr>
                  <w:w w:val="105"/>
                  <w:sz w:val="20"/>
                  <w:lang w:val="en-GB"/>
                  <w:rPrChange w:id="3781" w:author="Christian PIEDALLU" w:date="2023-02-06T09:53:00Z">
                    <w:rPr>
                      <w:w w:val="105"/>
                      <w:sz w:val="20"/>
                    </w:rPr>
                  </w:rPrChange>
                </w:rPr>
                <w:delText>methodology</w:delText>
              </w:r>
              <w:r w:rsidRPr="00814BC9" w:rsidDel="00CA6243">
                <w:rPr>
                  <w:spacing w:val="18"/>
                  <w:w w:val="105"/>
                  <w:sz w:val="20"/>
                  <w:lang w:val="en-GB"/>
                  <w:rPrChange w:id="3782" w:author="Christian PIEDALLU" w:date="2023-02-06T09:53:00Z">
                    <w:rPr>
                      <w:spacing w:val="18"/>
                      <w:w w:val="105"/>
                      <w:sz w:val="20"/>
                    </w:rPr>
                  </w:rPrChange>
                </w:rPr>
                <w:delText xml:space="preserve"> </w:delText>
              </w:r>
              <w:r w:rsidRPr="00814BC9" w:rsidDel="00CA6243">
                <w:rPr>
                  <w:w w:val="105"/>
                  <w:sz w:val="20"/>
                  <w:lang w:val="en-GB"/>
                  <w:rPrChange w:id="3783" w:author="Christian PIEDALLU" w:date="2023-02-06T09:53:00Z">
                    <w:rPr>
                      <w:w w:val="105"/>
                      <w:sz w:val="20"/>
                    </w:rPr>
                  </w:rPrChange>
                </w:rPr>
                <w:delText>allows</w:delText>
              </w:r>
              <w:r w:rsidRPr="00814BC9" w:rsidDel="00CA6243">
                <w:rPr>
                  <w:spacing w:val="17"/>
                  <w:w w:val="105"/>
                  <w:sz w:val="20"/>
                  <w:lang w:val="en-GB"/>
                  <w:rPrChange w:id="3784" w:author="Christian PIEDALLU" w:date="2023-02-06T09:53:00Z">
                    <w:rPr>
                      <w:spacing w:val="17"/>
                      <w:w w:val="105"/>
                      <w:sz w:val="20"/>
                    </w:rPr>
                  </w:rPrChange>
                </w:rPr>
                <w:delText xml:space="preserve"> </w:delText>
              </w:r>
              <w:r w:rsidRPr="00814BC9" w:rsidDel="00CA6243">
                <w:rPr>
                  <w:w w:val="105"/>
                  <w:sz w:val="20"/>
                  <w:lang w:val="en-GB"/>
                  <w:rPrChange w:id="3785" w:author="Christian PIEDALLU" w:date="2023-02-06T09:53:00Z">
                    <w:rPr>
                      <w:w w:val="105"/>
                      <w:sz w:val="20"/>
                    </w:rPr>
                  </w:rPrChange>
                </w:rPr>
                <w:delText>to</w:delText>
              </w:r>
              <w:r w:rsidRPr="00814BC9" w:rsidDel="00CA6243">
                <w:rPr>
                  <w:spacing w:val="18"/>
                  <w:w w:val="105"/>
                  <w:sz w:val="20"/>
                  <w:lang w:val="en-GB"/>
                  <w:rPrChange w:id="3786" w:author="Christian PIEDALLU" w:date="2023-02-06T09:53:00Z">
                    <w:rPr>
                      <w:spacing w:val="18"/>
                      <w:w w:val="105"/>
                      <w:sz w:val="20"/>
                    </w:rPr>
                  </w:rPrChange>
                </w:rPr>
                <w:delText xml:space="preserve"> </w:delText>
              </w:r>
              <w:r w:rsidRPr="00814BC9" w:rsidDel="00CA6243">
                <w:rPr>
                  <w:w w:val="105"/>
                  <w:sz w:val="20"/>
                  <w:lang w:val="en-GB"/>
                  <w:rPrChange w:id="3787" w:author="Christian PIEDALLU" w:date="2023-02-06T09:53:00Z">
                    <w:rPr>
                      <w:w w:val="105"/>
                      <w:sz w:val="20"/>
                    </w:rPr>
                  </w:rPrChange>
                </w:rPr>
                <w:delText>decouple</w:delText>
              </w:r>
              <w:r w:rsidRPr="00814BC9" w:rsidDel="00CA6243">
                <w:rPr>
                  <w:spacing w:val="17"/>
                  <w:w w:val="105"/>
                  <w:sz w:val="20"/>
                  <w:lang w:val="en-GB"/>
                  <w:rPrChange w:id="3788" w:author="Christian PIEDALLU" w:date="2023-02-06T09:53:00Z">
                    <w:rPr>
                      <w:spacing w:val="17"/>
                      <w:w w:val="105"/>
                      <w:sz w:val="20"/>
                    </w:rPr>
                  </w:rPrChange>
                </w:rPr>
                <w:delText xml:space="preserve"> </w:delText>
              </w:r>
              <w:r w:rsidRPr="00814BC9" w:rsidDel="00CA6243">
                <w:rPr>
                  <w:w w:val="105"/>
                  <w:sz w:val="20"/>
                  <w:lang w:val="en-GB"/>
                  <w:rPrChange w:id="3789" w:author="Christian PIEDALLU" w:date="2023-02-06T09:53:00Z">
                    <w:rPr>
                      <w:w w:val="105"/>
                      <w:sz w:val="20"/>
                    </w:rPr>
                  </w:rPrChange>
                </w:rPr>
                <w:delText>dieback</w:delText>
              </w:r>
              <w:r w:rsidRPr="00814BC9" w:rsidDel="00CA6243">
                <w:rPr>
                  <w:spacing w:val="18"/>
                  <w:w w:val="105"/>
                  <w:sz w:val="20"/>
                  <w:lang w:val="en-GB"/>
                  <w:rPrChange w:id="3790" w:author="Christian PIEDALLU" w:date="2023-02-06T09:53:00Z">
                    <w:rPr>
                      <w:spacing w:val="18"/>
                      <w:w w:val="105"/>
                      <w:sz w:val="20"/>
                    </w:rPr>
                  </w:rPrChange>
                </w:rPr>
                <w:delText xml:space="preserve"> </w:delText>
              </w:r>
              <w:r w:rsidRPr="00814BC9" w:rsidDel="00CA6243">
                <w:rPr>
                  <w:w w:val="105"/>
                  <w:sz w:val="20"/>
                  <w:lang w:val="en-GB"/>
                  <w:rPrChange w:id="3791" w:author="Christian PIEDALLU" w:date="2023-02-06T09:53:00Z">
                    <w:rPr>
                      <w:w w:val="105"/>
                      <w:sz w:val="20"/>
                    </w:rPr>
                  </w:rPrChange>
                </w:rPr>
                <w:delText>from</w:delText>
              </w:r>
              <w:r w:rsidRPr="00814BC9" w:rsidDel="00CA6243">
                <w:rPr>
                  <w:spacing w:val="17"/>
                  <w:w w:val="105"/>
                  <w:sz w:val="20"/>
                  <w:lang w:val="en-GB"/>
                  <w:rPrChange w:id="3792" w:author="Christian PIEDALLU" w:date="2023-02-06T09:53:00Z">
                    <w:rPr>
                      <w:spacing w:val="17"/>
                      <w:w w:val="105"/>
                      <w:sz w:val="20"/>
                    </w:rPr>
                  </w:rPrChange>
                </w:rPr>
                <w:delText xml:space="preserve"> </w:delText>
              </w:r>
              <w:r w:rsidRPr="00814BC9" w:rsidDel="00CA6243">
                <w:rPr>
                  <w:w w:val="105"/>
                  <w:sz w:val="20"/>
                  <w:lang w:val="en-GB"/>
                  <w:rPrChange w:id="3793" w:author="Christian PIEDALLU" w:date="2023-02-06T09:53:00Z">
                    <w:rPr>
                      <w:w w:val="105"/>
                      <w:sz w:val="20"/>
                    </w:rPr>
                  </w:rPrChange>
                </w:rPr>
                <w:delText>phenology</w:delText>
              </w:r>
              <w:r w:rsidRPr="00814BC9" w:rsidDel="00CA6243">
                <w:rPr>
                  <w:spacing w:val="18"/>
                  <w:w w:val="105"/>
                  <w:sz w:val="20"/>
                  <w:lang w:val="en-GB"/>
                  <w:rPrChange w:id="3794" w:author="Christian PIEDALLU" w:date="2023-02-06T09:53:00Z">
                    <w:rPr>
                      <w:spacing w:val="18"/>
                      <w:w w:val="105"/>
                      <w:sz w:val="20"/>
                    </w:rPr>
                  </w:rPrChange>
                </w:rPr>
                <w:delText xml:space="preserve"> </w:delText>
              </w:r>
              <w:r w:rsidRPr="00814BC9" w:rsidDel="00CA6243">
                <w:rPr>
                  <w:w w:val="105"/>
                  <w:sz w:val="20"/>
                  <w:lang w:val="en-GB"/>
                  <w:rPrChange w:id="3795" w:author="Christian PIEDALLU" w:date="2023-02-06T09:53:00Z">
                    <w:rPr>
                      <w:w w:val="105"/>
                      <w:sz w:val="20"/>
                    </w:rPr>
                  </w:rPrChange>
                </w:rPr>
                <w:delText>and</w:delText>
              </w:r>
              <w:r w:rsidRPr="00814BC9" w:rsidDel="00CA6243">
                <w:rPr>
                  <w:spacing w:val="18"/>
                  <w:w w:val="105"/>
                  <w:sz w:val="20"/>
                  <w:lang w:val="en-GB"/>
                  <w:rPrChange w:id="3796" w:author="Christian PIEDALLU" w:date="2023-02-06T09:53:00Z">
                    <w:rPr>
                      <w:spacing w:val="18"/>
                      <w:w w:val="105"/>
                      <w:sz w:val="20"/>
                    </w:rPr>
                  </w:rPrChange>
                </w:rPr>
                <w:delText xml:space="preserve"> </w:delText>
              </w:r>
              <w:r w:rsidRPr="00814BC9" w:rsidDel="00CA6243">
                <w:rPr>
                  <w:w w:val="105"/>
                  <w:sz w:val="20"/>
                  <w:lang w:val="en-GB"/>
                  <w:rPrChange w:id="3797" w:author="Christian PIEDALLU" w:date="2023-02-06T09:53:00Z">
                    <w:rPr>
                      <w:w w:val="105"/>
                      <w:sz w:val="20"/>
                    </w:rPr>
                  </w:rPrChange>
                </w:rPr>
                <w:delText>other</w:delText>
              </w:r>
              <w:r w:rsidRPr="00814BC9" w:rsidDel="00CA6243">
                <w:rPr>
                  <w:spacing w:val="17"/>
                  <w:w w:val="105"/>
                  <w:sz w:val="20"/>
                  <w:lang w:val="en-GB"/>
                  <w:rPrChange w:id="3798" w:author="Christian PIEDALLU" w:date="2023-02-06T09:53:00Z">
                    <w:rPr>
                      <w:spacing w:val="17"/>
                      <w:w w:val="105"/>
                      <w:sz w:val="20"/>
                    </w:rPr>
                  </w:rPrChange>
                </w:rPr>
                <w:delText xml:space="preserve"> </w:delText>
              </w:r>
              <w:r w:rsidRPr="00814BC9" w:rsidDel="00CA6243">
                <w:rPr>
                  <w:w w:val="105"/>
                  <w:sz w:val="20"/>
                  <w:lang w:val="en-GB"/>
                  <w:rPrChange w:id="3799" w:author="Christian PIEDALLU" w:date="2023-02-06T09:53:00Z">
                    <w:rPr>
                      <w:w w:val="105"/>
                      <w:sz w:val="20"/>
                    </w:rPr>
                  </w:rPrChange>
                </w:rPr>
                <w:delText>stressors</w:delText>
              </w:r>
              <w:commentRangeEnd w:id="3778"/>
              <w:r w:rsidR="005A403C" w:rsidDel="00CA6243">
                <w:rPr>
                  <w:rStyle w:val="Marquedecommentaire"/>
                </w:rPr>
                <w:commentReference w:id="3778"/>
              </w:r>
            </w:del>
            <w:r w:rsidRPr="00814BC9">
              <w:rPr>
                <w:w w:val="105"/>
                <w:sz w:val="20"/>
                <w:lang w:val="en-GB"/>
                <w:rPrChange w:id="3800" w:author="Christian PIEDALLU" w:date="2023-02-06T09:53:00Z">
                  <w:rPr>
                    <w:w w:val="105"/>
                    <w:sz w:val="20"/>
                  </w:rPr>
                </w:rPrChange>
              </w:rPr>
              <w:t xml:space="preserve">. </w:t>
            </w:r>
            <w:r w:rsidRPr="00814BC9">
              <w:rPr>
                <w:spacing w:val="1"/>
                <w:w w:val="105"/>
                <w:sz w:val="20"/>
                <w:lang w:val="en-GB"/>
                <w:rPrChange w:id="3801" w:author="Christian PIEDALLU" w:date="2023-02-06T09:53:00Z">
                  <w:rPr>
                    <w:spacing w:val="1"/>
                    <w:w w:val="105"/>
                    <w:sz w:val="20"/>
                  </w:rPr>
                </w:rPrChange>
              </w:rPr>
              <w:t xml:space="preserve"> </w:t>
            </w:r>
            <w:r w:rsidRPr="00814BC9">
              <w:rPr>
                <w:w w:val="105"/>
                <w:sz w:val="20"/>
                <w:lang w:val="en-GB"/>
                <w:rPrChange w:id="3802" w:author="Christian PIEDALLU" w:date="2023-02-06T09:53:00Z">
                  <w:rPr>
                    <w:w w:val="105"/>
                    <w:sz w:val="20"/>
                  </w:rPr>
                </w:rPrChange>
              </w:rPr>
              <w:t>In</w:t>
            </w:r>
          </w:p>
        </w:tc>
      </w:tr>
      <w:tr w:rsidR="00B177F5" w:rsidRPr="00814BC9" w14:paraId="15667F92" w14:textId="77777777" w:rsidTr="00F950A7">
        <w:trPr>
          <w:trHeight w:val="304"/>
          <w:trPrChange w:id="3803" w:author="Christian PIEDALLU" w:date="2023-02-06T16:22:00Z">
            <w:trPr>
              <w:trHeight w:val="239"/>
            </w:trPr>
          </w:trPrChange>
        </w:trPr>
        <w:tc>
          <w:tcPr>
            <w:tcW w:w="320" w:type="dxa"/>
            <w:tcPrChange w:id="3804" w:author="Christian PIEDALLU" w:date="2023-02-06T16:22:00Z">
              <w:tcPr>
                <w:tcW w:w="308" w:type="dxa"/>
              </w:tcPr>
            </w:tcPrChange>
          </w:tcPr>
          <w:p w14:paraId="624CCB55" w14:textId="77777777" w:rsidR="00B177F5" w:rsidRPr="00814BC9" w:rsidRDefault="00B553DB">
            <w:pPr>
              <w:pStyle w:val="TableParagraph"/>
              <w:spacing w:before="75"/>
              <w:ind w:left="31" w:right="78"/>
              <w:jc w:val="center"/>
              <w:rPr>
                <w:rFonts w:ascii="Trebuchet MS"/>
                <w:sz w:val="10"/>
                <w:lang w:val="en-GB"/>
                <w:rPrChange w:id="3805" w:author="Christian PIEDALLU" w:date="2023-02-06T09:53:00Z">
                  <w:rPr>
                    <w:rFonts w:ascii="Trebuchet MS"/>
                    <w:sz w:val="10"/>
                  </w:rPr>
                </w:rPrChange>
              </w:rPr>
            </w:pPr>
            <w:r w:rsidRPr="00814BC9">
              <w:rPr>
                <w:rFonts w:ascii="Trebuchet MS"/>
                <w:sz w:val="10"/>
                <w:lang w:val="en-GB"/>
                <w:rPrChange w:id="3806" w:author="Christian PIEDALLU" w:date="2023-02-06T09:53:00Z">
                  <w:rPr>
                    <w:rFonts w:ascii="Trebuchet MS"/>
                    <w:sz w:val="10"/>
                  </w:rPr>
                </w:rPrChange>
              </w:rPr>
              <w:t>230</w:t>
            </w:r>
          </w:p>
        </w:tc>
        <w:tc>
          <w:tcPr>
            <w:tcW w:w="9042" w:type="dxa"/>
            <w:tcPrChange w:id="3807" w:author="Christian PIEDALLU" w:date="2023-02-06T16:22:00Z">
              <w:tcPr>
                <w:tcW w:w="8694" w:type="dxa"/>
              </w:tcPr>
            </w:tcPrChange>
          </w:tcPr>
          <w:p w14:paraId="3721592A" w14:textId="4EC5D9CE" w:rsidR="00B177F5" w:rsidRPr="00814BC9" w:rsidRDefault="00B553DB">
            <w:pPr>
              <w:pStyle w:val="TableParagraph"/>
              <w:spacing w:line="219" w:lineRule="exact"/>
              <w:ind w:right="50"/>
              <w:jc w:val="right"/>
              <w:rPr>
                <w:sz w:val="20"/>
                <w:lang w:val="en-GB"/>
                <w:rPrChange w:id="3808" w:author="Christian PIEDALLU" w:date="2023-02-06T09:53:00Z">
                  <w:rPr>
                    <w:sz w:val="20"/>
                  </w:rPr>
                </w:rPrChange>
              </w:rPr>
            </w:pPr>
            <w:r w:rsidRPr="00814BC9">
              <w:rPr>
                <w:sz w:val="20"/>
                <w:lang w:val="en-GB"/>
                <w:rPrChange w:id="3809" w:author="Christian PIEDALLU" w:date="2023-02-06T09:53:00Z">
                  <w:rPr>
                    <w:sz w:val="20"/>
                  </w:rPr>
                </w:rPrChange>
              </w:rPr>
              <w:t>pure</w:t>
            </w:r>
            <w:r w:rsidRPr="00814BC9">
              <w:rPr>
                <w:spacing w:val="34"/>
                <w:sz w:val="20"/>
                <w:lang w:val="en-GB"/>
                <w:rPrChange w:id="3810" w:author="Christian PIEDALLU" w:date="2023-02-06T09:53:00Z">
                  <w:rPr>
                    <w:spacing w:val="34"/>
                    <w:sz w:val="20"/>
                  </w:rPr>
                </w:rPrChange>
              </w:rPr>
              <w:t xml:space="preserve"> </w:t>
            </w:r>
            <w:r w:rsidRPr="00814BC9">
              <w:rPr>
                <w:sz w:val="20"/>
                <w:lang w:val="en-GB"/>
                <w:rPrChange w:id="3811" w:author="Christian PIEDALLU" w:date="2023-02-06T09:53:00Z">
                  <w:rPr>
                    <w:sz w:val="20"/>
                  </w:rPr>
                </w:rPrChange>
              </w:rPr>
              <w:t>even-aged</w:t>
            </w:r>
            <w:r w:rsidRPr="00814BC9">
              <w:rPr>
                <w:spacing w:val="35"/>
                <w:sz w:val="20"/>
                <w:lang w:val="en-GB"/>
                <w:rPrChange w:id="3812" w:author="Christian PIEDALLU" w:date="2023-02-06T09:53:00Z">
                  <w:rPr>
                    <w:spacing w:val="35"/>
                    <w:sz w:val="20"/>
                  </w:rPr>
                </w:rPrChange>
              </w:rPr>
              <w:t xml:space="preserve"> </w:t>
            </w:r>
            <w:r w:rsidRPr="00814BC9">
              <w:rPr>
                <w:sz w:val="20"/>
                <w:lang w:val="en-GB"/>
                <w:rPrChange w:id="3813" w:author="Christian PIEDALLU" w:date="2023-02-06T09:53:00Z">
                  <w:rPr>
                    <w:sz w:val="20"/>
                  </w:rPr>
                </w:rPrChange>
              </w:rPr>
              <w:t>Norway</w:t>
            </w:r>
            <w:r w:rsidRPr="00814BC9">
              <w:rPr>
                <w:spacing w:val="34"/>
                <w:sz w:val="20"/>
                <w:lang w:val="en-GB"/>
                <w:rPrChange w:id="3814" w:author="Christian PIEDALLU" w:date="2023-02-06T09:53:00Z">
                  <w:rPr>
                    <w:spacing w:val="34"/>
                    <w:sz w:val="20"/>
                  </w:rPr>
                </w:rPrChange>
              </w:rPr>
              <w:t xml:space="preserve"> </w:t>
            </w:r>
            <w:r w:rsidRPr="00814BC9">
              <w:rPr>
                <w:sz w:val="20"/>
                <w:lang w:val="en-GB"/>
                <w:rPrChange w:id="3815" w:author="Christian PIEDALLU" w:date="2023-02-06T09:53:00Z">
                  <w:rPr>
                    <w:sz w:val="20"/>
                  </w:rPr>
                </w:rPrChange>
              </w:rPr>
              <w:t>spruce</w:t>
            </w:r>
            <w:r w:rsidRPr="00814BC9">
              <w:rPr>
                <w:spacing w:val="35"/>
                <w:sz w:val="20"/>
                <w:lang w:val="en-GB"/>
                <w:rPrChange w:id="3816" w:author="Christian PIEDALLU" w:date="2023-02-06T09:53:00Z">
                  <w:rPr>
                    <w:spacing w:val="35"/>
                    <w:sz w:val="20"/>
                  </w:rPr>
                </w:rPrChange>
              </w:rPr>
              <w:t xml:space="preserve"> </w:t>
            </w:r>
            <w:r w:rsidRPr="00814BC9">
              <w:rPr>
                <w:sz w:val="20"/>
                <w:lang w:val="en-GB"/>
                <w:rPrChange w:id="3817" w:author="Christian PIEDALLU" w:date="2023-02-06T09:53:00Z">
                  <w:rPr>
                    <w:sz w:val="20"/>
                  </w:rPr>
                </w:rPrChange>
              </w:rPr>
              <w:t>stand,</w:t>
            </w:r>
            <w:r w:rsidRPr="00814BC9">
              <w:rPr>
                <w:spacing w:val="34"/>
                <w:sz w:val="20"/>
                <w:lang w:val="en-GB"/>
                <w:rPrChange w:id="3818" w:author="Christian PIEDALLU" w:date="2023-02-06T09:53:00Z">
                  <w:rPr>
                    <w:spacing w:val="34"/>
                    <w:sz w:val="20"/>
                  </w:rPr>
                </w:rPrChange>
              </w:rPr>
              <w:t xml:space="preserve"> </w:t>
            </w:r>
            <w:r w:rsidRPr="00814BC9">
              <w:rPr>
                <w:sz w:val="20"/>
                <w:lang w:val="en-GB"/>
                <w:rPrChange w:id="3819" w:author="Christian PIEDALLU" w:date="2023-02-06T09:53:00Z">
                  <w:rPr>
                    <w:sz w:val="20"/>
                  </w:rPr>
                </w:rPrChange>
              </w:rPr>
              <w:t>the</w:t>
            </w:r>
            <w:r w:rsidRPr="00814BC9">
              <w:rPr>
                <w:spacing w:val="35"/>
                <w:sz w:val="20"/>
                <w:lang w:val="en-GB"/>
                <w:rPrChange w:id="3820" w:author="Christian PIEDALLU" w:date="2023-02-06T09:53:00Z">
                  <w:rPr>
                    <w:spacing w:val="35"/>
                    <w:sz w:val="20"/>
                  </w:rPr>
                </w:rPrChange>
              </w:rPr>
              <w:t xml:space="preserve"> </w:t>
            </w:r>
            <w:r w:rsidRPr="00814BC9">
              <w:rPr>
                <w:sz w:val="20"/>
                <w:lang w:val="en-GB"/>
                <w:rPrChange w:id="3821" w:author="Christian PIEDALLU" w:date="2023-02-06T09:53:00Z">
                  <w:rPr>
                    <w:sz w:val="20"/>
                  </w:rPr>
                </w:rPrChange>
              </w:rPr>
              <w:t>spectral</w:t>
            </w:r>
            <w:r w:rsidRPr="00814BC9">
              <w:rPr>
                <w:spacing w:val="34"/>
                <w:sz w:val="20"/>
                <w:lang w:val="en-GB"/>
                <w:rPrChange w:id="3822" w:author="Christian PIEDALLU" w:date="2023-02-06T09:53:00Z">
                  <w:rPr>
                    <w:spacing w:val="34"/>
                    <w:sz w:val="20"/>
                  </w:rPr>
                </w:rPrChange>
              </w:rPr>
              <w:t xml:space="preserve"> </w:t>
            </w:r>
            <w:r w:rsidRPr="00814BC9">
              <w:rPr>
                <w:sz w:val="20"/>
                <w:lang w:val="en-GB"/>
                <w:rPrChange w:id="3823" w:author="Christian PIEDALLU" w:date="2023-02-06T09:53:00Z">
                  <w:rPr>
                    <w:sz w:val="20"/>
                  </w:rPr>
                </w:rPrChange>
              </w:rPr>
              <w:t>response</w:t>
            </w:r>
            <w:r w:rsidRPr="00814BC9">
              <w:rPr>
                <w:spacing w:val="35"/>
                <w:sz w:val="20"/>
                <w:lang w:val="en-GB"/>
                <w:rPrChange w:id="3824" w:author="Christian PIEDALLU" w:date="2023-02-06T09:53:00Z">
                  <w:rPr>
                    <w:spacing w:val="35"/>
                    <w:sz w:val="20"/>
                  </w:rPr>
                </w:rPrChange>
              </w:rPr>
              <w:t xml:space="preserve"> </w:t>
            </w:r>
            <w:r w:rsidRPr="00814BC9">
              <w:rPr>
                <w:sz w:val="20"/>
                <w:lang w:val="en-GB"/>
                <w:rPrChange w:id="3825" w:author="Christian PIEDALLU" w:date="2023-02-06T09:53:00Z">
                  <w:rPr>
                    <w:sz w:val="20"/>
                  </w:rPr>
                </w:rPrChange>
              </w:rPr>
              <w:t>is</w:t>
            </w:r>
            <w:r w:rsidRPr="00814BC9">
              <w:rPr>
                <w:spacing w:val="35"/>
                <w:sz w:val="20"/>
                <w:lang w:val="en-GB"/>
                <w:rPrChange w:id="3826" w:author="Christian PIEDALLU" w:date="2023-02-06T09:53:00Z">
                  <w:rPr>
                    <w:spacing w:val="35"/>
                    <w:sz w:val="20"/>
                  </w:rPr>
                </w:rPrChange>
              </w:rPr>
              <w:t xml:space="preserve"> </w:t>
            </w:r>
            <w:r w:rsidRPr="00814BC9">
              <w:rPr>
                <w:sz w:val="20"/>
                <w:lang w:val="en-GB"/>
                <w:rPrChange w:id="3827" w:author="Christian PIEDALLU" w:date="2023-02-06T09:53:00Z">
                  <w:rPr>
                    <w:sz w:val="20"/>
                  </w:rPr>
                </w:rPrChange>
              </w:rPr>
              <w:t>stable</w:t>
            </w:r>
            <w:ins w:id="3828" w:author="Christian PIEDALLU" w:date="2023-02-06T16:10:00Z">
              <w:r w:rsidR="00CA6243">
                <w:rPr>
                  <w:sz w:val="20"/>
                  <w:lang w:val="en-GB"/>
                </w:rPr>
                <w:t xml:space="preserve"> in the absence od mortality,</w:t>
              </w:r>
            </w:ins>
            <w:r w:rsidRPr="00814BC9">
              <w:rPr>
                <w:spacing w:val="34"/>
                <w:sz w:val="20"/>
                <w:lang w:val="en-GB"/>
                <w:rPrChange w:id="3829" w:author="Christian PIEDALLU" w:date="2023-02-06T09:53:00Z">
                  <w:rPr>
                    <w:spacing w:val="34"/>
                    <w:sz w:val="20"/>
                  </w:rPr>
                </w:rPrChange>
              </w:rPr>
              <w:t xml:space="preserve"> </w:t>
            </w:r>
            <w:r w:rsidRPr="00814BC9">
              <w:rPr>
                <w:sz w:val="20"/>
                <w:lang w:val="en-GB"/>
                <w:rPrChange w:id="3830" w:author="Christian PIEDALLU" w:date="2023-02-06T09:53:00Z">
                  <w:rPr>
                    <w:sz w:val="20"/>
                  </w:rPr>
                </w:rPrChange>
              </w:rPr>
              <w:t>but</w:t>
            </w:r>
            <w:r w:rsidRPr="00814BC9">
              <w:rPr>
                <w:spacing w:val="35"/>
                <w:sz w:val="20"/>
                <w:lang w:val="en-GB"/>
                <w:rPrChange w:id="3831" w:author="Christian PIEDALLU" w:date="2023-02-06T09:53:00Z">
                  <w:rPr>
                    <w:spacing w:val="35"/>
                    <w:sz w:val="20"/>
                  </w:rPr>
                </w:rPrChange>
              </w:rPr>
              <w:t xml:space="preserve"> </w:t>
            </w:r>
            <w:commentRangeStart w:id="3832"/>
            <w:r w:rsidRPr="00814BC9">
              <w:rPr>
                <w:sz w:val="20"/>
                <w:lang w:val="en-GB"/>
                <w:rPrChange w:id="3833" w:author="Christian PIEDALLU" w:date="2023-02-06T09:53:00Z">
                  <w:rPr>
                    <w:sz w:val="20"/>
                  </w:rPr>
                </w:rPrChange>
              </w:rPr>
              <w:t>at</w:t>
            </w:r>
            <w:r w:rsidRPr="00814BC9">
              <w:rPr>
                <w:spacing w:val="34"/>
                <w:sz w:val="20"/>
                <w:lang w:val="en-GB"/>
                <w:rPrChange w:id="3834" w:author="Christian PIEDALLU" w:date="2023-02-06T09:53:00Z">
                  <w:rPr>
                    <w:spacing w:val="34"/>
                    <w:sz w:val="20"/>
                  </w:rPr>
                </w:rPrChange>
              </w:rPr>
              <w:t xml:space="preserve"> </w:t>
            </w:r>
            <w:r w:rsidRPr="00814BC9">
              <w:rPr>
                <w:sz w:val="20"/>
                <w:lang w:val="en-GB"/>
                <w:rPrChange w:id="3835" w:author="Christian PIEDALLU" w:date="2023-02-06T09:53:00Z">
                  <w:rPr>
                    <w:sz w:val="20"/>
                  </w:rPr>
                </w:rPrChange>
              </w:rPr>
              <w:t>edge</w:t>
            </w:r>
            <w:r w:rsidRPr="00814BC9">
              <w:rPr>
                <w:spacing w:val="35"/>
                <w:sz w:val="20"/>
                <w:lang w:val="en-GB"/>
                <w:rPrChange w:id="3836" w:author="Christian PIEDALLU" w:date="2023-02-06T09:53:00Z">
                  <w:rPr>
                    <w:spacing w:val="35"/>
                    <w:sz w:val="20"/>
                  </w:rPr>
                </w:rPrChange>
              </w:rPr>
              <w:t xml:space="preserve"> </w:t>
            </w:r>
            <w:r w:rsidRPr="00814BC9">
              <w:rPr>
                <w:sz w:val="20"/>
                <w:lang w:val="en-GB"/>
                <w:rPrChange w:id="3837" w:author="Christian PIEDALLU" w:date="2023-02-06T09:53:00Z">
                  <w:rPr>
                    <w:sz w:val="20"/>
                  </w:rPr>
                </w:rPrChange>
              </w:rPr>
              <w:t>of</w:t>
            </w:r>
            <w:r w:rsidRPr="00814BC9">
              <w:rPr>
                <w:spacing w:val="34"/>
                <w:sz w:val="20"/>
                <w:lang w:val="en-GB"/>
                <w:rPrChange w:id="3838" w:author="Christian PIEDALLU" w:date="2023-02-06T09:53:00Z">
                  <w:rPr>
                    <w:spacing w:val="34"/>
                    <w:sz w:val="20"/>
                  </w:rPr>
                </w:rPrChange>
              </w:rPr>
              <w:t xml:space="preserve"> </w:t>
            </w:r>
            <w:r w:rsidRPr="00814BC9">
              <w:rPr>
                <w:sz w:val="20"/>
                <w:lang w:val="en-GB"/>
                <w:rPrChange w:id="3839" w:author="Christian PIEDALLU" w:date="2023-02-06T09:53:00Z">
                  <w:rPr>
                    <w:sz w:val="20"/>
                  </w:rPr>
                </w:rPrChange>
              </w:rPr>
              <w:t>this</w:t>
            </w:r>
            <w:r w:rsidRPr="00814BC9">
              <w:rPr>
                <w:spacing w:val="35"/>
                <w:sz w:val="20"/>
                <w:lang w:val="en-GB"/>
                <w:rPrChange w:id="3840" w:author="Christian PIEDALLU" w:date="2023-02-06T09:53:00Z">
                  <w:rPr>
                    <w:spacing w:val="35"/>
                    <w:sz w:val="20"/>
                  </w:rPr>
                </w:rPrChange>
              </w:rPr>
              <w:t xml:space="preserve"> </w:t>
            </w:r>
            <w:r w:rsidRPr="00814BC9">
              <w:rPr>
                <w:sz w:val="20"/>
                <w:lang w:val="en-GB"/>
                <w:rPrChange w:id="3841" w:author="Christian PIEDALLU" w:date="2023-02-06T09:53:00Z">
                  <w:rPr>
                    <w:sz w:val="20"/>
                  </w:rPr>
                </w:rPrChange>
              </w:rPr>
              <w:t>stand</w:t>
            </w:r>
            <w:r w:rsidRPr="00814BC9">
              <w:rPr>
                <w:spacing w:val="34"/>
                <w:sz w:val="20"/>
                <w:lang w:val="en-GB"/>
                <w:rPrChange w:id="3842" w:author="Christian PIEDALLU" w:date="2023-02-06T09:53:00Z">
                  <w:rPr>
                    <w:spacing w:val="34"/>
                    <w:sz w:val="20"/>
                  </w:rPr>
                </w:rPrChange>
              </w:rPr>
              <w:t xml:space="preserve"> </w:t>
            </w:r>
            <w:commentRangeEnd w:id="3832"/>
            <w:r w:rsidR="00CA6243">
              <w:rPr>
                <w:rStyle w:val="Marquedecommentaire"/>
              </w:rPr>
              <w:commentReference w:id="3832"/>
            </w:r>
            <w:r w:rsidRPr="00814BC9">
              <w:rPr>
                <w:sz w:val="20"/>
                <w:lang w:val="en-GB"/>
                <w:rPrChange w:id="3843" w:author="Christian PIEDALLU" w:date="2023-02-06T09:53:00Z">
                  <w:rPr>
                    <w:sz w:val="20"/>
                  </w:rPr>
                </w:rPrChange>
              </w:rPr>
              <w:t>and</w:t>
            </w:r>
          </w:p>
        </w:tc>
      </w:tr>
      <w:tr w:rsidR="00B177F5" w:rsidRPr="00814BC9" w14:paraId="0FEF04E5" w14:textId="77777777" w:rsidTr="00F950A7">
        <w:trPr>
          <w:trHeight w:val="304"/>
          <w:trPrChange w:id="3844" w:author="Christian PIEDALLU" w:date="2023-02-06T16:22:00Z">
            <w:trPr>
              <w:trHeight w:val="239"/>
            </w:trPr>
          </w:trPrChange>
        </w:trPr>
        <w:tc>
          <w:tcPr>
            <w:tcW w:w="320" w:type="dxa"/>
            <w:tcPrChange w:id="3845" w:author="Christian PIEDALLU" w:date="2023-02-06T16:22:00Z">
              <w:tcPr>
                <w:tcW w:w="308" w:type="dxa"/>
              </w:tcPr>
            </w:tcPrChange>
          </w:tcPr>
          <w:p w14:paraId="1838B951" w14:textId="77777777" w:rsidR="00B177F5" w:rsidRPr="00814BC9" w:rsidRDefault="00B553DB">
            <w:pPr>
              <w:pStyle w:val="TableParagraph"/>
              <w:spacing w:before="75"/>
              <w:ind w:left="31" w:right="78"/>
              <w:jc w:val="center"/>
              <w:rPr>
                <w:rFonts w:ascii="Trebuchet MS"/>
                <w:sz w:val="10"/>
                <w:lang w:val="en-GB"/>
                <w:rPrChange w:id="3846" w:author="Christian PIEDALLU" w:date="2023-02-06T09:53:00Z">
                  <w:rPr>
                    <w:rFonts w:ascii="Trebuchet MS"/>
                    <w:sz w:val="10"/>
                  </w:rPr>
                </w:rPrChange>
              </w:rPr>
            </w:pPr>
            <w:r w:rsidRPr="00814BC9">
              <w:rPr>
                <w:rFonts w:ascii="Trebuchet MS"/>
                <w:sz w:val="10"/>
                <w:lang w:val="en-GB"/>
                <w:rPrChange w:id="3847" w:author="Christian PIEDALLU" w:date="2023-02-06T09:53:00Z">
                  <w:rPr>
                    <w:rFonts w:ascii="Trebuchet MS"/>
                    <w:sz w:val="10"/>
                  </w:rPr>
                </w:rPrChange>
              </w:rPr>
              <w:t>231</w:t>
            </w:r>
          </w:p>
        </w:tc>
        <w:tc>
          <w:tcPr>
            <w:tcW w:w="9042" w:type="dxa"/>
            <w:tcPrChange w:id="3848" w:author="Christian PIEDALLU" w:date="2023-02-06T16:22:00Z">
              <w:tcPr>
                <w:tcW w:w="8694" w:type="dxa"/>
              </w:tcPr>
            </w:tcPrChange>
          </w:tcPr>
          <w:p w14:paraId="532A1185" w14:textId="38A8D524" w:rsidR="00B177F5" w:rsidRPr="00814BC9" w:rsidRDefault="00B553DB">
            <w:pPr>
              <w:pStyle w:val="TableParagraph"/>
              <w:spacing w:line="219" w:lineRule="exact"/>
              <w:ind w:right="49"/>
              <w:jc w:val="right"/>
              <w:rPr>
                <w:sz w:val="20"/>
                <w:lang w:val="en-GB"/>
                <w:rPrChange w:id="3849" w:author="Christian PIEDALLU" w:date="2023-02-06T09:53:00Z">
                  <w:rPr>
                    <w:sz w:val="20"/>
                  </w:rPr>
                </w:rPrChange>
              </w:rPr>
            </w:pPr>
            <w:r w:rsidRPr="00814BC9">
              <w:rPr>
                <w:sz w:val="20"/>
                <w:lang w:val="en-GB"/>
                <w:rPrChange w:id="3850" w:author="Christian PIEDALLU" w:date="2023-02-06T09:53:00Z">
                  <w:rPr>
                    <w:sz w:val="20"/>
                  </w:rPr>
                </w:rPrChange>
              </w:rPr>
              <w:t>in</w:t>
            </w:r>
            <w:r w:rsidRPr="00814BC9">
              <w:rPr>
                <w:spacing w:val="19"/>
                <w:sz w:val="20"/>
                <w:lang w:val="en-GB"/>
                <w:rPrChange w:id="3851" w:author="Christian PIEDALLU" w:date="2023-02-06T09:53:00Z">
                  <w:rPr>
                    <w:spacing w:val="19"/>
                    <w:sz w:val="20"/>
                  </w:rPr>
                </w:rPrChange>
              </w:rPr>
              <w:t xml:space="preserve"> </w:t>
            </w:r>
            <w:r w:rsidRPr="00814BC9">
              <w:rPr>
                <w:sz w:val="20"/>
                <w:lang w:val="en-GB"/>
                <w:rPrChange w:id="3852" w:author="Christian PIEDALLU" w:date="2023-02-06T09:53:00Z">
                  <w:rPr>
                    <w:sz w:val="20"/>
                  </w:rPr>
                </w:rPrChange>
              </w:rPr>
              <w:t>mixed</w:t>
            </w:r>
            <w:r w:rsidRPr="00814BC9">
              <w:rPr>
                <w:spacing w:val="20"/>
                <w:sz w:val="20"/>
                <w:lang w:val="en-GB"/>
                <w:rPrChange w:id="3853" w:author="Christian PIEDALLU" w:date="2023-02-06T09:53:00Z">
                  <w:rPr>
                    <w:spacing w:val="20"/>
                    <w:sz w:val="20"/>
                  </w:rPr>
                </w:rPrChange>
              </w:rPr>
              <w:t xml:space="preserve"> </w:t>
            </w:r>
            <w:r w:rsidRPr="00814BC9">
              <w:rPr>
                <w:sz w:val="20"/>
                <w:lang w:val="en-GB"/>
                <w:rPrChange w:id="3854" w:author="Christian PIEDALLU" w:date="2023-02-06T09:53:00Z">
                  <w:rPr>
                    <w:sz w:val="20"/>
                  </w:rPr>
                </w:rPrChange>
              </w:rPr>
              <w:t>stand,</w:t>
            </w:r>
            <w:r w:rsidRPr="00814BC9">
              <w:rPr>
                <w:spacing w:val="23"/>
                <w:sz w:val="20"/>
                <w:lang w:val="en-GB"/>
                <w:rPrChange w:id="3855" w:author="Christian PIEDALLU" w:date="2023-02-06T09:53:00Z">
                  <w:rPr>
                    <w:spacing w:val="23"/>
                    <w:sz w:val="20"/>
                  </w:rPr>
                </w:rPrChange>
              </w:rPr>
              <w:t xml:space="preserve"> </w:t>
            </w:r>
            <w:r w:rsidRPr="00814BC9">
              <w:rPr>
                <w:sz w:val="20"/>
                <w:lang w:val="en-GB"/>
                <w:rPrChange w:id="3856" w:author="Christian PIEDALLU" w:date="2023-02-06T09:53:00Z">
                  <w:rPr>
                    <w:sz w:val="20"/>
                  </w:rPr>
                </w:rPrChange>
              </w:rPr>
              <w:t>this</w:t>
            </w:r>
            <w:r w:rsidRPr="00814BC9">
              <w:rPr>
                <w:spacing w:val="20"/>
                <w:sz w:val="20"/>
                <w:lang w:val="en-GB"/>
                <w:rPrChange w:id="3857" w:author="Christian PIEDALLU" w:date="2023-02-06T09:53:00Z">
                  <w:rPr>
                    <w:spacing w:val="20"/>
                    <w:sz w:val="20"/>
                  </w:rPr>
                </w:rPrChange>
              </w:rPr>
              <w:t xml:space="preserve"> </w:t>
            </w:r>
            <w:r w:rsidRPr="00814BC9">
              <w:rPr>
                <w:sz w:val="20"/>
                <w:lang w:val="en-GB"/>
                <w:rPrChange w:id="3858" w:author="Christian PIEDALLU" w:date="2023-02-06T09:53:00Z">
                  <w:rPr>
                    <w:sz w:val="20"/>
                  </w:rPr>
                </w:rPrChange>
              </w:rPr>
              <w:t>response</w:t>
            </w:r>
            <w:r w:rsidRPr="00814BC9">
              <w:rPr>
                <w:spacing w:val="20"/>
                <w:sz w:val="20"/>
                <w:lang w:val="en-GB"/>
                <w:rPrChange w:id="3859" w:author="Christian PIEDALLU" w:date="2023-02-06T09:53:00Z">
                  <w:rPr>
                    <w:spacing w:val="20"/>
                    <w:sz w:val="20"/>
                  </w:rPr>
                </w:rPrChange>
              </w:rPr>
              <w:t xml:space="preserve"> </w:t>
            </w:r>
            <w:commentRangeStart w:id="3860"/>
            <w:ins w:id="3861" w:author="Christian PIEDALLU" w:date="2023-02-06T16:10:00Z">
              <w:r w:rsidR="00CA6243">
                <w:rPr>
                  <w:spacing w:val="20"/>
                  <w:sz w:val="20"/>
                  <w:lang w:val="en-GB"/>
                </w:rPr>
                <w:t xml:space="preserve">can </w:t>
              </w:r>
            </w:ins>
            <w:r w:rsidRPr="00814BC9">
              <w:rPr>
                <w:sz w:val="20"/>
                <w:lang w:val="en-GB"/>
                <w:rPrChange w:id="3862" w:author="Christian PIEDALLU" w:date="2023-02-06T09:53:00Z">
                  <w:rPr>
                    <w:sz w:val="20"/>
                  </w:rPr>
                </w:rPrChange>
              </w:rPr>
              <w:t>varies</w:t>
            </w:r>
            <w:r w:rsidRPr="00814BC9">
              <w:rPr>
                <w:spacing w:val="19"/>
                <w:sz w:val="20"/>
                <w:lang w:val="en-GB"/>
                <w:rPrChange w:id="3863" w:author="Christian PIEDALLU" w:date="2023-02-06T09:53:00Z">
                  <w:rPr>
                    <w:spacing w:val="19"/>
                    <w:sz w:val="20"/>
                  </w:rPr>
                </w:rPrChange>
              </w:rPr>
              <w:t xml:space="preserve"> </w:t>
            </w:r>
            <w:r w:rsidRPr="00814BC9">
              <w:rPr>
                <w:sz w:val="20"/>
                <w:lang w:val="en-GB"/>
                <w:rPrChange w:id="3864" w:author="Christian PIEDALLU" w:date="2023-02-06T09:53:00Z">
                  <w:rPr>
                    <w:sz w:val="20"/>
                  </w:rPr>
                </w:rPrChange>
              </w:rPr>
              <w:t>with</w:t>
            </w:r>
            <w:r w:rsidRPr="00814BC9">
              <w:rPr>
                <w:spacing w:val="20"/>
                <w:sz w:val="20"/>
                <w:lang w:val="en-GB"/>
                <w:rPrChange w:id="3865" w:author="Christian PIEDALLU" w:date="2023-02-06T09:53:00Z">
                  <w:rPr>
                    <w:spacing w:val="20"/>
                    <w:sz w:val="20"/>
                  </w:rPr>
                </w:rPrChange>
              </w:rPr>
              <w:t xml:space="preserve"> </w:t>
            </w:r>
            <w:r w:rsidRPr="00814BC9">
              <w:rPr>
                <w:sz w:val="20"/>
                <w:lang w:val="en-GB"/>
                <w:rPrChange w:id="3866" w:author="Christian PIEDALLU" w:date="2023-02-06T09:53:00Z">
                  <w:rPr>
                    <w:sz w:val="20"/>
                  </w:rPr>
                </w:rPrChange>
              </w:rPr>
              <w:t>season</w:t>
            </w:r>
            <w:r w:rsidRPr="00814BC9">
              <w:rPr>
                <w:spacing w:val="20"/>
                <w:sz w:val="20"/>
                <w:lang w:val="en-GB"/>
                <w:rPrChange w:id="3867" w:author="Christian PIEDALLU" w:date="2023-02-06T09:53:00Z">
                  <w:rPr>
                    <w:spacing w:val="20"/>
                    <w:sz w:val="20"/>
                  </w:rPr>
                </w:rPrChange>
              </w:rPr>
              <w:t xml:space="preserve"> </w:t>
            </w:r>
            <w:r w:rsidRPr="00814BC9">
              <w:rPr>
                <w:sz w:val="20"/>
                <w:lang w:val="en-GB"/>
                <w:rPrChange w:id="3868" w:author="Christian PIEDALLU" w:date="2023-02-06T09:53:00Z">
                  <w:rPr>
                    <w:sz w:val="20"/>
                  </w:rPr>
                </w:rPrChange>
              </w:rPr>
              <w:t>due</w:t>
            </w:r>
            <w:r w:rsidRPr="00814BC9">
              <w:rPr>
                <w:spacing w:val="20"/>
                <w:sz w:val="20"/>
                <w:lang w:val="en-GB"/>
                <w:rPrChange w:id="3869" w:author="Christian PIEDALLU" w:date="2023-02-06T09:53:00Z">
                  <w:rPr>
                    <w:spacing w:val="20"/>
                    <w:sz w:val="20"/>
                  </w:rPr>
                </w:rPrChange>
              </w:rPr>
              <w:t xml:space="preserve"> </w:t>
            </w:r>
            <w:r w:rsidRPr="00814BC9">
              <w:rPr>
                <w:sz w:val="20"/>
                <w:lang w:val="en-GB"/>
                <w:rPrChange w:id="3870" w:author="Christian PIEDALLU" w:date="2023-02-06T09:53:00Z">
                  <w:rPr>
                    <w:sz w:val="20"/>
                  </w:rPr>
                </w:rPrChange>
              </w:rPr>
              <w:t>to</w:t>
            </w:r>
            <w:r w:rsidRPr="00814BC9">
              <w:rPr>
                <w:spacing w:val="20"/>
                <w:sz w:val="20"/>
                <w:lang w:val="en-GB"/>
                <w:rPrChange w:id="3871" w:author="Christian PIEDALLU" w:date="2023-02-06T09:53:00Z">
                  <w:rPr>
                    <w:spacing w:val="20"/>
                    <w:sz w:val="20"/>
                  </w:rPr>
                </w:rPrChange>
              </w:rPr>
              <w:t xml:space="preserve"> </w:t>
            </w:r>
            <w:r w:rsidRPr="00814BC9">
              <w:rPr>
                <w:sz w:val="20"/>
                <w:lang w:val="en-GB"/>
                <w:rPrChange w:id="3872" w:author="Christian PIEDALLU" w:date="2023-02-06T09:53:00Z">
                  <w:rPr>
                    <w:sz w:val="20"/>
                  </w:rPr>
                </w:rPrChange>
              </w:rPr>
              <w:t>the</w:t>
            </w:r>
            <w:r w:rsidRPr="00814BC9">
              <w:rPr>
                <w:spacing w:val="20"/>
                <w:sz w:val="20"/>
                <w:lang w:val="en-GB"/>
                <w:rPrChange w:id="3873" w:author="Christian PIEDALLU" w:date="2023-02-06T09:53:00Z">
                  <w:rPr>
                    <w:spacing w:val="20"/>
                    <w:sz w:val="20"/>
                  </w:rPr>
                </w:rPrChange>
              </w:rPr>
              <w:t xml:space="preserve"> </w:t>
            </w:r>
            <w:r w:rsidRPr="00814BC9">
              <w:rPr>
                <w:sz w:val="20"/>
                <w:lang w:val="en-GB"/>
                <w:rPrChange w:id="3874" w:author="Christian PIEDALLU" w:date="2023-02-06T09:53:00Z">
                  <w:rPr>
                    <w:sz w:val="20"/>
                  </w:rPr>
                </w:rPrChange>
              </w:rPr>
              <w:t>deciduous</w:t>
            </w:r>
            <w:r w:rsidRPr="00814BC9">
              <w:rPr>
                <w:spacing w:val="20"/>
                <w:sz w:val="20"/>
                <w:lang w:val="en-GB"/>
                <w:rPrChange w:id="3875" w:author="Christian PIEDALLU" w:date="2023-02-06T09:53:00Z">
                  <w:rPr>
                    <w:spacing w:val="20"/>
                    <w:sz w:val="20"/>
                  </w:rPr>
                </w:rPrChange>
              </w:rPr>
              <w:t xml:space="preserve"> </w:t>
            </w:r>
            <w:r w:rsidRPr="00814BC9">
              <w:rPr>
                <w:sz w:val="20"/>
                <w:lang w:val="en-GB"/>
                <w:rPrChange w:id="3876" w:author="Christian PIEDALLU" w:date="2023-02-06T09:53:00Z">
                  <w:rPr>
                    <w:sz w:val="20"/>
                  </w:rPr>
                </w:rPrChange>
              </w:rPr>
              <w:t>tree</w:t>
            </w:r>
            <w:r w:rsidRPr="00814BC9">
              <w:rPr>
                <w:spacing w:val="20"/>
                <w:sz w:val="20"/>
                <w:lang w:val="en-GB"/>
                <w:rPrChange w:id="3877" w:author="Christian PIEDALLU" w:date="2023-02-06T09:53:00Z">
                  <w:rPr>
                    <w:spacing w:val="20"/>
                    <w:sz w:val="20"/>
                  </w:rPr>
                </w:rPrChange>
              </w:rPr>
              <w:t xml:space="preserve"> </w:t>
            </w:r>
            <w:r w:rsidRPr="00814BC9">
              <w:rPr>
                <w:sz w:val="20"/>
                <w:lang w:val="en-GB"/>
                <w:rPrChange w:id="3878" w:author="Christian PIEDALLU" w:date="2023-02-06T09:53:00Z">
                  <w:rPr>
                    <w:sz w:val="20"/>
                  </w:rPr>
                </w:rPrChange>
              </w:rPr>
              <w:t>or</w:t>
            </w:r>
            <w:r w:rsidRPr="00814BC9">
              <w:rPr>
                <w:spacing w:val="20"/>
                <w:sz w:val="20"/>
                <w:lang w:val="en-GB"/>
                <w:rPrChange w:id="3879" w:author="Christian PIEDALLU" w:date="2023-02-06T09:53:00Z">
                  <w:rPr>
                    <w:spacing w:val="20"/>
                    <w:sz w:val="20"/>
                  </w:rPr>
                </w:rPrChange>
              </w:rPr>
              <w:t xml:space="preserve"> </w:t>
            </w:r>
            <w:r w:rsidRPr="00814BC9">
              <w:rPr>
                <w:sz w:val="20"/>
                <w:lang w:val="en-GB"/>
                <w:rPrChange w:id="3880" w:author="Christian PIEDALLU" w:date="2023-02-06T09:53:00Z">
                  <w:rPr>
                    <w:sz w:val="20"/>
                  </w:rPr>
                </w:rPrChange>
              </w:rPr>
              <w:t>herbaceous</w:t>
            </w:r>
            <w:r w:rsidRPr="00814BC9">
              <w:rPr>
                <w:spacing w:val="20"/>
                <w:sz w:val="20"/>
                <w:lang w:val="en-GB"/>
                <w:rPrChange w:id="3881" w:author="Christian PIEDALLU" w:date="2023-02-06T09:53:00Z">
                  <w:rPr>
                    <w:spacing w:val="20"/>
                    <w:sz w:val="20"/>
                  </w:rPr>
                </w:rPrChange>
              </w:rPr>
              <w:t xml:space="preserve"> </w:t>
            </w:r>
            <w:r w:rsidRPr="00814BC9">
              <w:rPr>
                <w:sz w:val="20"/>
                <w:lang w:val="en-GB"/>
                <w:rPrChange w:id="3882" w:author="Christian PIEDALLU" w:date="2023-02-06T09:53:00Z">
                  <w:rPr>
                    <w:sz w:val="20"/>
                  </w:rPr>
                </w:rPrChange>
              </w:rPr>
              <w:t>species</w:t>
            </w:r>
            <w:commentRangeEnd w:id="3860"/>
            <w:r w:rsidR="00CA6243">
              <w:rPr>
                <w:rStyle w:val="Marquedecommentaire"/>
              </w:rPr>
              <w:commentReference w:id="3860"/>
            </w:r>
            <w:r w:rsidRPr="00814BC9">
              <w:rPr>
                <w:sz w:val="20"/>
                <w:lang w:val="en-GB"/>
                <w:rPrChange w:id="3883" w:author="Christian PIEDALLU" w:date="2023-02-06T09:53:00Z">
                  <w:rPr>
                    <w:sz w:val="20"/>
                  </w:rPr>
                </w:rPrChange>
              </w:rPr>
              <w:t>.</w:t>
            </w:r>
            <w:r w:rsidRPr="00814BC9">
              <w:rPr>
                <w:spacing w:val="12"/>
                <w:sz w:val="20"/>
                <w:lang w:val="en-GB"/>
                <w:rPrChange w:id="3884" w:author="Christian PIEDALLU" w:date="2023-02-06T09:53:00Z">
                  <w:rPr>
                    <w:spacing w:val="12"/>
                    <w:sz w:val="20"/>
                  </w:rPr>
                </w:rPrChange>
              </w:rPr>
              <w:t xml:space="preserve"> </w:t>
            </w:r>
            <w:r w:rsidRPr="00814BC9">
              <w:rPr>
                <w:sz w:val="20"/>
                <w:lang w:val="en-GB"/>
                <w:rPrChange w:id="3885" w:author="Christian PIEDALLU" w:date="2023-02-06T09:53:00Z">
                  <w:rPr>
                    <w:sz w:val="20"/>
                  </w:rPr>
                </w:rPrChange>
              </w:rPr>
              <w:t>In</w:t>
            </w:r>
          </w:p>
        </w:tc>
      </w:tr>
      <w:tr w:rsidR="00B177F5" w:rsidRPr="00814BC9" w14:paraId="79F10FF6" w14:textId="77777777" w:rsidTr="00F950A7">
        <w:trPr>
          <w:trHeight w:val="304"/>
          <w:trPrChange w:id="3886" w:author="Christian PIEDALLU" w:date="2023-02-06T16:22:00Z">
            <w:trPr>
              <w:trHeight w:val="239"/>
            </w:trPr>
          </w:trPrChange>
        </w:trPr>
        <w:tc>
          <w:tcPr>
            <w:tcW w:w="320" w:type="dxa"/>
            <w:tcPrChange w:id="3887" w:author="Christian PIEDALLU" w:date="2023-02-06T16:22:00Z">
              <w:tcPr>
                <w:tcW w:w="308" w:type="dxa"/>
              </w:tcPr>
            </w:tcPrChange>
          </w:tcPr>
          <w:p w14:paraId="5F9B760B" w14:textId="77777777" w:rsidR="00B177F5" w:rsidRPr="00814BC9" w:rsidRDefault="00B553DB">
            <w:pPr>
              <w:pStyle w:val="TableParagraph"/>
              <w:spacing w:before="75"/>
              <w:ind w:left="31" w:right="78"/>
              <w:jc w:val="center"/>
              <w:rPr>
                <w:rFonts w:ascii="Trebuchet MS"/>
                <w:sz w:val="10"/>
                <w:lang w:val="en-GB"/>
                <w:rPrChange w:id="3888" w:author="Christian PIEDALLU" w:date="2023-02-06T09:53:00Z">
                  <w:rPr>
                    <w:rFonts w:ascii="Trebuchet MS"/>
                    <w:sz w:val="10"/>
                  </w:rPr>
                </w:rPrChange>
              </w:rPr>
            </w:pPr>
            <w:r w:rsidRPr="00814BC9">
              <w:rPr>
                <w:rFonts w:ascii="Trebuchet MS"/>
                <w:sz w:val="10"/>
                <w:lang w:val="en-GB"/>
                <w:rPrChange w:id="3889" w:author="Christian PIEDALLU" w:date="2023-02-06T09:53:00Z">
                  <w:rPr>
                    <w:rFonts w:ascii="Trebuchet MS"/>
                    <w:sz w:val="10"/>
                  </w:rPr>
                </w:rPrChange>
              </w:rPr>
              <w:t>232</w:t>
            </w:r>
          </w:p>
        </w:tc>
        <w:tc>
          <w:tcPr>
            <w:tcW w:w="9042" w:type="dxa"/>
            <w:tcPrChange w:id="3890" w:author="Christian PIEDALLU" w:date="2023-02-06T16:22:00Z">
              <w:tcPr>
                <w:tcW w:w="8694" w:type="dxa"/>
              </w:tcPr>
            </w:tcPrChange>
          </w:tcPr>
          <w:p w14:paraId="6A0C6E51" w14:textId="77777777" w:rsidR="00B177F5" w:rsidRPr="00814BC9" w:rsidRDefault="00B553DB">
            <w:pPr>
              <w:pStyle w:val="TableParagraph"/>
              <w:spacing w:line="219" w:lineRule="exact"/>
              <w:ind w:right="50"/>
              <w:jc w:val="right"/>
              <w:rPr>
                <w:sz w:val="20"/>
                <w:lang w:val="en-GB"/>
                <w:rPrChange w:id="3891" w:author="Christian PIEDALLU" w:date="2023-02-06T09:53:00Z">
                  <w:rPr>
                    <w:sz w:val="20"/>
                  </w:rPr>
                </w:rPrChange>
              </w:rPr>
            </w:pPr>
            <w:r w:rsidRPr="00814BC9">
              <w:rPr>
                <w:w w:val="105"/>
                <w:sz w:val="20"/>
                <w:lang w:val="en-GB"/>
                <w:rPrChange w:id="3892" w:author="Christian PIEDALLU" w:date="2023-02-06T09:53:00Z">
                  <w:rPr>
                    <w:w w:val="105"/>
                    <w:sz w:val="20"/>
                  </w:rPr>
                </w:rPrChange>
              </w:rPr>
              <w:t>mixed</w:t>
            </w:r>
            <w:r w:rsidRPr="00814BC9">
              <w:rPr>
                <w:spacing w:val="12"/>
                <w:w w:val="105"/>
                <w:sz w:val="20"/>
                <w:lang w:val="en-GB"/>
                <w:rPrChange w:id="3893" w:author="Christian PIEDALLU" w:date="2023-02-06T09:53:00Z">
                  <w:rPr>
                    <w:spacing w:val="12"/>
                    <w:w w:val="105"/>
                    <w:sz w:val="20"/>
                  </w:rPr>
                </w:rPrChange>
              </w:rPr>
              <w:t xml:space="preserve"> </w:t>
            </w:r>
            <w:r w:rsidRPr="00814BC9">
              <w:rPr>
                <w:w w:val="105"/>
                <w:sz w:val="20"/>
                <w:lang w:val="en-GB"/>
                <w:rPrChange w:id="3894" w:author="Christian PIEDALLU" w:date="2023-02-06T09:53:00Z">
                  <w:rPr>
                    <w:w w:val="105"/>
                    <w:sz w:val="20"/>
                  </w:rPr>
                </w:rPrChange>
              </w:rPr>
              <w:t>forest</w:t>
            </w:r>
            <w:r w:rsidRPr="00814BC9">
              <w:rPr>
                <w:spacing w:val="12"/>
                <w:w w:val="105"/>
                <w:sz w:val="20"/>
                <w:lang w:val="en-GB"/>
                <w:rPrChange w:id="3895" w:author="Christian PIEDALLU" w:date="2023-02-06T09:53:00Z">
                  <w:rPr>
                    <w:spacing w:val="12"/>
                    <w:w w:val="105"/>
                    <w:sz w:val="20"/>
                  </w:rPr>
                </w:rPrChange>
              </w:rPr>
              <w:t xml:space="preserve"> </w:t>
            </w:r>
            <w:r w:rsidRPr="00814BC9">
              <w:rPr>
                <w:w w:val="105"/>
                <w:sz w:val="20"/>
                <w:lang w:val="en-GB"/>
                <w:rPrChange w:id="3896" w:author="Christian PIEDALLU" w:date="2023-02-06T09:53:00Z">
                  <w:rPr>
                    <w:w w:val="105"/>
                    <w:sz w:val="20"/>
                  </w:rPr>
                </w:rPrChange>
              </w:rPr>
              <w:t>and</w:t>
            </w:r>
            <w:r w:rsidRPr="00814BC9">
              <w:rPr>
                <w:spacing w:val="12"/>
                <w:w w:val="105"/>
                <w:sz w:val="20"/>
                <w:lang w:val="en-GB"/>
                <w:rPrChange w:id="3897" w:author="Christian PIEDALLU" w:date="2023-02-06T09:53:00Z">
                  <w:rPr>
                    <w:spacing w:val="12"/>
                    <w:w w:val="105"/>
                    <w:sz w:val="20"/>
                  </w:rPr>
                </w:rPrChange>
              </w:rPr>
              <w:t xml:space="preserve"> </w:t>
            </w:r>
            <w:r w:rsidRPr="00814BC9">
              <w:rPr>
                <w:w w:val="105"/>
                <w:sz w:val="20"/>
                <w:lang w:val="en-GB"/>
                <w:rPrChange w:id="3898" w:author="Christian PIEDALLU" w:date="2023-02-06T09:53:00Z">
                  <w:rPr>
                    <w:w w:val="105"/>
                    <w:sz w:val="20"/>
                  </w:rPr>
                </w:rPrChange>
              </w:rPr>
              <w:t>in</w:t>
            </w:r>
            <w:r w:rsidRPr="00814BC9">
              <w:rPr>
                <w:spacing w:val="12"/>
                <w:w w:val="105"/>
                <w:sz w:val="20"/>
                <w:lang w:val="en-GB"/>
                <w:rPrChange w:id="3899" w:author="Christian PIEDALLU" w:date="2023-02-06T09:53:00Z">
                  <w:rPr>
                    <w:spacing w:val="12"/>
                    <w:w w:val="105"/>
                    <w:sz w:val="20"/>
                  </w:rPr>
                </w:rPrChange>
              </w:rPr>
              <w:t xml:space="preserve"> </w:t>
            </w:r>
            <w:r w:rsidRPr="00814BC9">
              <w:rPr>
                <w:w w:val="105"/>
                <w:sz w:val="20"/>
                <w:lang w:val="en-GB"/>
                <w:rPrChange w:id="3900" w:author="Christian PIEDALLU" w:date="2023-02-06T09:53:00Z">
                  <w:rPr>
                    <w:w w:val="105"/>
                    <w:sz w:val="20"/>
                  </w:rPr>
                </w:rPrChange>
              </w:rPr>
              <w:t>the</w:t>
            </w:r>
            <w:r w:rsidRPr="00814BC9">
              <w:rPr>
                <w:spacing w:val="13"/>
                <w:w w:val="105"/>
                <w:sz w:val="20"/>
                <w:lang w:val="en-GB"/>
                <w:rPrChange w:id="3901" w:author="Christian PIEDALLU" w:date="2023-02-06T09:53:00Z">
                  <w:rPr>
                    <w:spacing w:val="13"/>
                    <w:w w:val="105"/>
                    <w:sz w:val="20"/>
                  </w:rPr>
                </w:rPrChange>
              </w:rPr>
              <w:t xml:space="preserve"> </w:t>
            </w:r>
            <w:r w:rsidRPr="00814BC9">
              <w:rPr>
                <w:w w:val="105"/>
                <w:sz w:val="20"/>
                <w:lang w:val="en-GB"/>
                <w:rPrChange w:id="3902" w:author="Christian PIEDALLU" w:date="2023-02-06T09:53:00Z">
                  <w:rPr>
                    <w:w w:val="105"/>
                    <w:sz w:val="20"/>
                  </w:rPr>
                </w:rPrChange>
              </w:rPr>
              <w:t>border</w:t>
            </w:r>
            <w:r w:rsidRPr="00814BC9">
              <w:rPr>
                <w:spacing w:val="12"/>
                <w:w w:val="105"/>
                <w:sz w:val="20"/>
                <w:lang w:val="en-GB"/>
                <w:rPrChange w:id="3903" w:author="Christian PIEDALLU" w:date="2023-02-06T09:53:00Z">
                  <w:rPr>
                    <w:spacing w:val="12"/>
                    <w:w w:val="105"/>
                    <w:sz w:val="20"/>
                  </w:rPr>
                </w:rPrChange>
              </w:rPr>
              <w:t xml:space="preserve"> </w:t>
            </w:r>
            <w:r w:rsidRPr="00814BC9">
              <w:rPr>
                <w:w w:val="105"/>
                <w:sz w:val="20"/>
                <w:lang w:val="en-GB"/>
                <w:rPrChange w:id="3904" w:author="Christian PIEDALLU" w:date="2023-02-06T09:53:00Z">
                  <w:rPr>
                    <w:w w:val="105"/>
                    <w:sz w:val="20"/>
                  </w:rPr>
                </w:rPrChange>
              </w:rPr>
              <w:t>of</w:t>
            </w:r>
            <w:r w:rsidRPr="00814BC9">
              <w:rPr>
                <w:spacing w:val="12"/>
                <w:w w:val="105"/>
                <w:sz w:val="20"/>
                <w:lang w:val="en-GB"/>
                <w:rPrChange w:id="3905" w:author="Christian PIEDALLU" w:date="2023-02-06T09:53:00Z">
                  <w:rPr>
                    <w:spacing w:val="12"/>
                    <w:w w:val="105"/>
                    <w:sz w:val="20"/>
                  </w:rPr>
                </w:rPrChange>
              </w:rPr>
              <w:t xml:space="preserve"> </w:t>
            </w:r>
            <w:r w:rsidRPr="00814BC9">
              <w:rPr>
                <w:w w:val="105"/>
                <w:sz w:val="20"/>
                <w:lang w:val="en-GB"/>
                <w:rPrChange w:id="3906" w:author="Christian PIEDALLU" w:date="2023-02-06T09:53:00Z">
                  <w:rPr>
                    <w:w w:val="105"/>
                    <w:sz w:val="20"/>
                  </w:rPr>
                </w:rPrChange>
              </w:rPr>
              <w:t>the</w:t>
            </w:r>
            <w:r w:rsidRPr="00814BC9">
              <w:rPr>
                <w:spacing w:val="12"/>
                <w:w w:val="105"/>
                <w:sz w:val="20"/>
                <w:lang w:val="en-GB"/>
                <w:rPrChange w:id="3907" w:author="Christian PIEDALLU" w:date="2023-02-06T09:53:00Z">
                  <w:rPr>
                    <w:spacing w:val="12"/>
                    <w:w w:val="105"/>
                    <w:sz w:val="20"/>
                  </w:rPr>
                </w:rPrChange>
              </w:rPr>
              <w:t xml:space="preserve"> </w:t>
            </w:r>
            <w:r w:rsidRPr="00814BC9">
              <w:rPr>
                <w:w w:val="105"/>
                <w:sz w:val="20"/>
                <w:lang w:val="en-GB"/>
                <w:rPrChange w:id="3908" w:author="Christian PIEDALLU" w:date="2023-02-06T09:53:00Z">
                  <w:rPr>
                    <w:w w:val="105"/>
                    <w:sz w:val="20"/>
                  </w:rPr>
                </w:rPrChange>
              </w:rPr>
              <w:t>stands,</w:t>
            </w:r>
            <w:r w:rsidRPr="00814BC9">
              <w:rPr>
                <w:spacing w:val="13"/>
                <w:w w:val="105"/>
                <w:sz w:val="20"/>
                <w:lang w:val="en-GB"/>
                <w:rPrChange w:id="3909" w:author="Christian PIEDALLU" w:date="2023-02-06T09:53:00Z">
                  <w:rPr>
                    <w:spacing w:val="13"/>
                    <w:w w:val="105"/>
                    <w:sz w:val="20"/>
                  </w:rPr>
                </w:rPrChange>
              </w:rPr>
              <w:t xml:space="preserve"> </w:t>
            </w:r>
            <w:r w:rsidRPr="00814BC9">
              <w:rPr>
                <w:w w:val="105"/>
                <w:sz w:val="20"/>
                <w:lang w:val="en-GB"/>
                <w:rPrChange w:id="3910" w:author="Christian PIEDALLU" w:date="2023-02-06T09:53:00Z">
                  <w:rPr>
                    <w:w w:val="105"/>
                    <w:sz w:val="20"/>
                  </w:rPr>
                </w:rPrChange>
              </w:rPr>
              <w:t>the</w:t>
            </w:r>
            <w:r w:rsidRPr="00814BC9">
              <w:rPr>
                <w:spacing w:val="12"/>
                <w:w w:val="105"/>
                <w:sz w:val="20"/>
                <w:lang w:val="en-GB"/>
                <w:rPrChange w:id="3911" w:author="Christian PIEDALLU" w:date="2023-02-06T09:53:00Z">
                  <w:rPr>
                    <w:spacing w:val="12"/>
                    <w:w w:val="105"/>
                    <w:sz w:val="20"/>
                  </w:rPr>
                </w:rPrChange>
              </w:rPr>
              <w:t xml:space="preserve"> </w:t>
            </w:r>
            <w:commentRangeStart w:id="3912"/>
            <w:r w:rsidRPr="00814BC9">
              <w:rPr>
                <w:w w:val="105"/>
                <w:sz w:val="20"/>
                <w:lang w:val="en-GB"/>
                <w:rPrChange w:id="3913" w:author="Christian PIEDALLU" w:date="2023-02-06T09:53:00Z">
                  <w:rPr>
                    <w:w w:val="105"/>
                    <w:sz w:val="20"/>
                  </w:rPr>
                </w:rPrChange>
              </w:rPr>
              <w:t>species</w:t>
            </w:r>
            <w:r w:rsidRPr="00814BC9">
              <w:rPr>
                <w:spacing w:val="13"/>
                <w:w w:val="105"/>
                <w:sz w:val="20"/>
                <w:lang w:val="en-GB"/>
                <w:rPrChange w:id="3914" w:author="Christian PIEDALLU" w:date="2023-02-06T09:53:00Z">
                  <w:rPr>
                    <w:spacing w:val="13"/>
                    <w:w w:val="105"/>
                    <w:sz w:val="20"/>
                  </w:rPr>
                </w:rPrChange>
              </w:rPr>
              <w:t xml:space="preserve"> </w:t>
            </w:r>
            <w:r w:rsidRPr="00814BC9">
              <w:rPr>
                <w:w w:val="105"/>
                <w:sz w:val="20"/>
                <w:lang w:val="en-GB"/>
                <w:rPrChange w:id="3915" w:author="Christian PIEDALLU" w:date="2023-02-06T09:53:00Z">
                  <w:rPr>
                    <w:w w:val="105"/>
                    <w:sz w:val="20"/>
                  </w:rPr>
                </w:rPrChange>
              </w:rPr>
              <w:t>composition</w:t>
            </w:r>
            <w:r w:rsidRPr="00814BC9">
              <w:rPr>
                <w:spacing w:val="11"/>
                <w:w w:val="105"/>
                <w:sz w:val="20"/>
                <w:lang w:val="en-GB"/>
                <w:rPrChange w:id="3916" w:author="Christian PIEDALLU" w:date="2023-02-06T09:53:00Z">
                  <w:rPr>
                    <w:spacing w:val="11"/>
                    <w:w w:val="105"/>
                    <w:sz w:val="20"/>
                  </w:rPr>
                </w:rPrChange>
              </w:rPr>
              <w:t xml:space="preserve"> </w:t>
            </w:r>
            <w:r w:rsidRPr="00814BC9">
              <w:rPr>
                <w:w w:val="105"/>
                <w:sz w:val="20"/>
                <w:lang w:val="en-GB"/>
                <w:rPrChange w:id="3917" w:author="Christian PIEDALLU" w:date="2023-02-06T09:53:00Z">
                  <w:rPr>
                    <w:w w:val="105"/>
                    <w:sz w:val="20"/>
                  </w:rPr>
                </w:rPrChange>
              </w:rPr>
              <w:t>map</w:t>
            </w:r>
            <w:r w:rsidRPr="00814BC9">
              <w:rPr>
                <w:spacing w:val="13"/>
                <w:w w:val="105"/>
                <w:sz w:val="20"/>
                <w:lang w:val="en-GB"/>
                <w:rPrChange w:id="3918" w:author="Christian PIEDALLU" w:date="2023-02-06T09:53:00Z">
                  <w:rPr>
                    <w:spacing w:val="13"/>
                    <w:w w:val="105"/>
                    <w:sz w:val="20"/>
                  </w:rPr>
                </w:rPrChange>
              </w:rPr>
              <w:t xml:space="preserve"> </w:t>
            </w:r>
            <w:r w:rsidRPr="00814BC9">
              <w:rPr>
                <w:w w:val="105"/>
                <w:sz w:val="20"/>
                <w:lang w:val="en-GB"/>
                <w:rPrChange w:id="3919" w:author="Christian PIEDALLU" w:date="2023-02-06T09:53:00Z">
                  <w:rPr>
                    <w:w w:val="105"/>
                    <w:sz w:val="20"/>
                  </w:rPr>
                </w:rPrChange>
              </w:rPr>
              <w:t>is</w:t>
            </w:r>
            <w:r w:rsidRPr="00814BC9">
              <w:rPr>
                <w:spacing w:val="12"/>
                <w:w w:val="105"/>
                <w:sz w:val="20"/>
                <w:lang w:val="en-GB"/>
                <w:rPrChange w:id="3920" w:author="Christian PIEDALLU" w:date="2023-02-06T09:53:00Z">
                  <w:rPr>
                    <w:spacing w:val="12"/>
                    <w:w w:val="105"/>
                    <w:sz w:val="20"/>
                  </w:rPr>
                </w:rPrChange>
              </w:rPr>
              <w:t xml:space="preserve"> </w:t>
            </w:r>
            <w:r w:rsidRPr="00814BC9">
              <w:rPr>
                <w:w w:val="105"/>
                <w:sz w:val="20"/>
                <w:lang w:val="en-GB"/>
                <w:rPrChange w:id="3921" w:author="Christian PIEDALLU" w:date="2023-02-06T09:53:00Z">
                  <w:rPr>
                    <w:w w:val="105"/>
                    <w:sz w:val="20"/>
                  </w:rPr>
                </w:rPrChange>
              </w:rPr>
              <w:t>less</w:t>
            </w:r>
            <w:r w:rsidRPr="00814BC9">
              <w:rPr>
                <w:spacing w:val="13"/>
                <w:w w:val="105"/>
                <w:sz w:val="20"/>
                <w:lang w:val="en-GB"/>
                <w:rPrChange w:id="3922" w:author="Christian PIEDALLU" w:date="2023-02-06T09:53:00Z">
                  <w:rPr>
                    <w:spacing w:val="13"/>
                    <w:w w:val="105"/>
                    <w:sz w:val="20"/>
                  </w:rPr>
                </w:rPrChange>
              </w:rPr>
              <w:t xml:space="preserve"> </w:t>
            </w:r>
            <w:r w:rsidRPr="00814BC9">
              <w:rPr>
                <w:w w:val="105"/>
                <w:sz w:val="20"/>
                <w:lang w:val="en-GB"/>
                <w:rPrChange w:id="3923" w:author="Christian PIEDALLU" w:date="2023-02-06T09:53:00Z">
                  <w:rPr>
                    <w:w w:val="105"/>
                    <w:sz w:val="20"/>
                  </w:rPr>
                </w:rPrChange>
              </w:rPr>
              <w:t>accurate</w:t>
            </w:r>
            <w:r w:rsidRPr="00814BC9">
              <w:rPr>
                <w:spacing w:val="11"/>
                <w:w w:val="105"/>
                <w:sz w:val="20"/>
                <w:lang w:val="en-GB"/>
                <w:rPrChange w:id="3924" w:author="Christian PIEDALLU" w:date="2023-02-06T09:53:00Z">
                  <w:rPr>
                    <w:spacing w:val="11"/>
                    <w:w w:val="105"/>
                    <w:sz w:val="20"/>
                  </w:rPr>
                </w:rPrChange>
              </w:rPr>
              <w:t xml:space="preserve"> </w:t>
            </w:r>
            <w:r w:rsidRPr="00814BC9">
              <w:rPr>
                <w:w w:val="105"/>
                <w:sz w:val="20"/>
                <w:lang w:val="en-GB"/>
                <w:rPrChange w:id="3925" w:author="Christian PIEDALLU" w:date="2023-02-06T09:53:00Z">
                  <w:rPr>
                    <w:w w:val="105"/>
                    <w:sz w:val="20"/>
                  </w:rPr>
                </w:rPrChange>
              </w:rPr>
              <w:t>than</w:t>
            </w:r>
            <w:r w:rsidRPr="00814BC9">
              <w:rPr>
                <w:spacing w:val="12"/>
                <w:w w:val="105"/>
                <w:sz w:val="20"/>
                <w:lang w:val="en-GB"/>
                <w:rPrChange w:id="3926" w:author="Christian PIEDALLU" w:date="2023-02-06T09:53:00Z">
                  <w:rPr>
                    <w:spacing w:val="12"/>
                    <w:w w:val="105"/>
                    <w:sz w:val="20"/>
                  </w:rPr>
                </w:rPrChange>
              </w:rPr>
              <w:t xml:space="preserve"> </w:t>
            </w:r>
            <w:commentRangeEnd w:id="3912"/>
            <w:r w:rsidR="00CA6243">
              <w:rPr>
                <w:rStyle w:val="Marquedecommentaire"/>
              </w:rPr>
              <w:commentReference w:id="3912"/>
            </w:r>
            <w:r w:rsidRPr="00814BC9">
              <w:rPr>
                <w:w w:val="105"/>
                <w:sz w:val="20"/>
                <w:lang w:val="en-GB"/>
                <w:rPrChange w:id="3927" w:author="Christian PIEDALLU" w:date="2023-02-06T09:53:00Z">
                  <w:rPr>
                    <w:w w:val="105"/>
                    <w:sz w:val="20"/>
                  </w:rPr>
                </w:rPrChange>
              </w:rPr>
              <w:t>in</w:t>
            </w:r>
          </w:p>
        </w:tc>
      </w:tr>
      <w:tr w:rsidR="00B177F5" w:rsidRPr="00814BC9" w14:paraId="1629F976" w14:textId="77777777" w:rsidTr="00F950A7">
        <w:trPr>
          <w:trHeight w:val="304"/>
          <w:trPrChange w:id="3928" w:author="Christian PIEDALLU" w:date="2023-02-06T16:22:00Z">
            <w:trPr>
              <w:trHeight w:val="239"/>
            </w:trPr>
          </w:trPrChange>
        </w:trPr>
        <w:tc>
          <w:tcPr>
            <w:tcW w:w="320" w:type="dxa"/>
            <w:tcPrChange w:id="3929" w:author="Christian PIEDALLU" w:date="2023-02-06T16:22:00Z">
              <w:tcPr>
                <w:tcW w:w="308" w:type="dxa"/>
              </w:tcPr>
            </w:tcPrChange>
          </w:tcPr>
          <w:p w14:paraId="2FFE37D8" w14:textId="77777777" w:rsidR="00B177F5" w:rsidRPr="00814BC9" w:rsidRDefault="00B553DB">
            <w:pPr>
              <w:pStyle w:val="TableParagraph"/>
              <w:spacing w:before="75"/>
              <w:ind w:left="31" w:right="78"/>
              <w:jc w:val="center"/>
              <w:rPr>
                <w:rFonts w:ascii="Trebuchet MS"/>
                <w:sz w:val="10"/>
                <w:lang w:val="en-GB"/>
                <w:rPrChange w:id="3930" w:author="Christian PIEDALLU" w:date="2023-02-06T09:53:00Z">
                  <w:rPr>
                    <w:rFonts w:ascii="Trebuchet MS"/>
                    <w:sz w:val="10"/>
                  </w:rPr>
                </w:rPrChange>
              </w:rPr>
            </w:pPr>
            <w:r w:rsidRPr="00814BC9">
              <w:rPr>
                <w:rFonts w:ascii="Trebuchet MS"/>
                <w:sz w:val="10"/>
                <w:lang w:val="en-GB"/>
                <w:rPrChange w:id="3931" w:author="Christian PIEDALLU" w:date="2023-02-06T09:53:00Z">
                  <w:rPr>
                    <w:rFonts w:ascii="Trebuchet MS"/>
                    <w:sz w:val="10"/>
                  </w:rPr>
                </w:rPrChange>
              </w:rPr>
              <w:t>233</w:t>
            </w:r>
          </w:p>
        </w:tc>
        <w:tc>
          <w:tcPr>
            <w:tcW w:w="9042" w:type="dxa"/>
            <w:tcPrChange w:id="3932" w:author="Christian PIEDALLU" w:date="2023-02-06T16:22:00Z">
              <w:tcPr>
                <w:tcW w:w="8694" w:type="dxa"/>
              </w:tcPr>
            </w:tcPrChange>
          </w:tcPr>
          <w:p w14:paraId="46B12D77" w14:textId="77777777" w:rsidR="00B177F5" w:rsidRPr="00814BC9" w:rsidRDefault="00B553DB">
            <w:pPr>
              <w:pStyle w:val="TableParagraph"/>
              <w:spacing w:line="219" w:lineRule="exact"/>
              <w:ind w:right="51"/>
              <w:jc w:val="right"/>
              <w:rPr>
                <w:sz w:val="20"/>
                <w:lang w:val="en-GB"/>
                <w:rPrChange w:id="3933" w:author="Christian PIEDALLU" w:date="2023-02-06T09:53:00Z">
                  <w:rPr>
                    <w:sz w:val="20"/>
                  </w:rPr>
                </w:rPrChange>
              </w:rPr>
            </w:pPr>
            <w:r w:rsidRPr="00814BC9">
              <w:rPr>
                <w:w w:val="105"/>
                <w:sz w:val="20"/>
                <w:lang w:val="en-GB"/>
                <w:rPrChange w:id="3934" w:author="Christian PIEDALLU" w:date="2023-02-06T09:53:00Z">
                  <w:rPr>
                    <w:w w:val="105"/>
                    <w:sz w:val="20"/>
                  </w:rPr>
                </w:rPrChange>
              </w:rPr>
              <w:t>pure</w:t>
            </w:r>
            <w:r w:rsidRPr="00814BC9">
              <w:rPr>
                <w:spacing w:val="3"/>
                <w:w w:val="105"/>
                <w:sz w:val="20"/>
                <w:lang w:val="en-GB"/>
                <w:rPrChange w:id="3935" w:author="Christian PIEDALLU" w:date="2023-02-06T09:53:00Z">
                  <w:rPr>
                    <w:spacing w:val="3"/>
                    <w:w w:val="105"/>
                    <w:sz w:val="20"/>
                  </w:rPr>
                </w:rPrChange>
              </w:rPr>
              <w:t xml:space="preserve"> </w:t>
            </w:r>
            <w:r w:rsidRPr="00814BC9">
              <w:rPr>
                <w:w w:val="105"/>
                <w:sz w:val="20"/>
                <w:lang w:val="en-GB"/>
                <w:rPrChange w:id="3936" w:author="Christian PIEDALLU" w:date="2023-02-06T09:53:00Z">
                  <w:rPr>
                    <w:w w:val="105"/>
                    <w:sz w:val="20"/>
                  </w:rPr>
                </w:rPrChange>
              </w:rPr>
              <w:t>even</w:t>
            </w:r>
            <w:r w:rsidRPr="00814BC9">
              <w:rPr>
                <w:spacing w:val="4"/>
                <w:w w:val="105"/>
                <w:sz w:val="20"/>
                <w:lang w:val="en-GB"/>
                <w:rPrChange w:id="3937" w:author="Christian PIEDALLU" w:date="2023-02-06T09:53:00Z">
                  <w:rPr>
                    <w:spacing w:val="4"/>
                    <w:w w:val="105"/>
                    <w:sz w:val="20"/>
                  </w:rPr>
                </w:rPrChange>
              </w:rPr>
              <w:t xml:space="preserve"> </w:t>
            </w:r>
            <w:r w:rsidRPr="00814BC9">
              <w:rPr>
                <w:w w:val="105"/>
                <w:sz w:val="20"/>
                <w:lang w:val="en-GB"/>
                <w:rPrChange w:id="3938" w:author="Christian PIEDALLU" w:date="2023-02-06T09:53:00Z">
                  <w:rPr>
                    <w:w w:val="105"/>
                    <w:sz w:val="20"/>
                  </w:rPr>
                </w:rPrChange>
              </w:rPr>
              <w:t>aged</w:t>
            </w:r>
            <w:r w:rsidRPr="00814BC9">
              <w:rPr>
                <w:spacing w:val="4"/>
                <w:w w:val="105"/>
                <w:sz w:val="20"/>
                <w:lang w:val="en-GB"/>
                <w:rPrChange w:id="3939" w:author="Christian PIEDALLU" w:date="2023-02-06T09:53:00Z">
                  <w:rPr>
                    <w:spacing w:val="4"/>
                    <w:w w:val="105"/>
                    <w:sz w:val="20"/>
                  </w:rPr>
                </w:rPrChange>
              </w:rPr>
              <w:t xml:space="preserve"> </w:t>
            </w:r>
            <w:r w:rsidRPr="00814BC9">
              <w:rPr>
                <w:w w:val="105"/>
                <w:sz w:val="20"/>
                <w:lang w:val="en-GB"/>
                <w:rPrChange w:id="3940" w:author="Christian PIEDALLU" w:date="2023-02-06T09:53:00Z">
                  <w:rPr>
                    <w:w w:val="105"/>
                    <w:sz w:val="20"/>
                  </w:rPr>
                </w:rPrChange>
              </w:rPr>
              <w:t>stand.</w:t>
            </w:r>
            <w:r w:rsidRPr="00814BC9">
              <w:rPr>
                <w:spacing w:val="36"/>
                <w:w w:val="105"/>
                <w:sz w:val="20"/>
                <w:lang w:val="en-GB"/>
                <w:rPrChange w:id="3941" w:author="Christian PIEDALLU" w:date="2023-02-06T09:53:00Z">
                  <w:rPr>
                    <w:spacing w:val="36"/>
                    <w:w w:val="105"/>
                    <w:sz w:val="20"/>
                  </w:rPr>
                </w:rPrChange>
              </w:rPr>
              <w:t xml:space="preserve"> </w:t>
            </w:r>
            <w:r w:rsidRPr="00814BC9">
              <w:rPr>
                <w:w w:val="105"/>
                <w:sz w:val="20"/>
                <w:lang w:val="en-GB"/>
                <w:rPrChange w:id="3942" w:author="Christian PIEDALLU" w:date="2023-02-06T09:53:00Z">
                  <w:rPr>
                    <w:w w:val="105"/>
                    <w:sz w:val="20"/>
                  </w:rPr>
                </w:rPrChange>
              </w:rPr>
              <w:t>In</w:t>
            </w:r>
            <w:r w:rsidRPr="00814BC9">
              <w:rPr>
                <w:spacing w:val="3"/>
                <w:w w:val="105"/>
                <w:sz w:val="20"/>
                <w:lang w:val="en-GB"/>
                <w:rPrChange w:id="3943" w:author="Christian PIEDALLU" w:date="2023-02-06T09:53:00Z">
                  <w:rPr>
                    <w:spacing w:val="3"/>
                    <w:w w:val="105"/>
                    <w:sz w:val="20"/>
                  </w:rPr>
                </w:rPrChange>
              </w:rPr>
              <w:t xml:space="preserve"> </w:t>
            </w:r>
            <w:r w:rsidRPr="00814BC9">
              <w:rPr>
                <w:w w:val="105"/>
                <w:sz w:val="20"/>
                <w:lang w:val="en-GB"/>
                <w:rPrChange w:id="3944" w:author="Christian PIEDALLU" w:date="2023-02-06T09:53:00Z">
                  <w:rPr>
                    <w:w w:val="105"/>
                    <w:sz w:val="20"/>
                  </w:rPr>
                </w:rPrChange>
              </w:rPr>
              <w:t>Ardenne</w:t>
            </w:r>
            <w:r w:rsidRPr="00814BC9">
              <w:rPr>
                <w:spacing w:val="4"/>
                <w:w w:val="105"/>
                <w:sz w:val="20"/>
                <w:lang w:val="en-GB"/>
                <w:rPrChange w:id="3945" w:author="Christian PIEDALLU" w:date="2023-02-06T09:53:00Z">
                  <w:rPr>
                    <w:spacing w:val="4"/>
                    <w:w w:val="105"/>
                    <w:sz w:val="20"/>
                  </w:rPr>
                </w:rPrChange>
              </w:rPr>
              <w:t xml:space="preserve"> </w:t>
            </w:r>
            <w:r w:rsidRPr="00814BC9">
              <w:rPr>
                <w:w w:val="105"/>
                <w:sz w:val="20"/>
                <w:lang w:val="en-GB"/>
                <w:rPrChange w:id="3946" w:author="Christian PIEDALLU" w:date="2023-02-06T09:53:00Z">
                  <w:rPr>
                    <w:w w:val="105"/>
                    <w:sz w:val="20"/>
                  </w:rPr>
                </w:rPrChange>
              </w:rPr>
              <w:t>and</w:t>
            </w:r>
            <w:r w:rsidRPr="00814BC9">
              <w:rPr>
                <w:spacing w:val="4"/>
                <w:w w:val="105"/>
                <w:sz w:val="20"/>
                <w:lang w:val="en-GB"/>
                <w:rPrChange w:id="3947" w:author="Christian PIEDALLU" w:date="2023-02-06T09:53:00Z">
                  <w:rPr>
                    <w:spacing w:val="4"/>
                    <w:w w:val="105"/>
                    <w:sz w:val="20"/>
                  </w:rPr>
                </w:rPrChange>
              </w:rPr>
              <w:t xml:space="preserve"> </w:t>
            </w:r>
            <w:r w:rsidRPr="00814BC9">
              <w:rPr>
                <w:w w:val="105"/>
                <w:sz w:val="20"/>
                <w:lang w:val="en-GB"/>
                <w:rPrChange w:id="3948" w:author="Christian PIEDALLU" w:date="2023-02-06T09:53:00Z">
                  <w:rPr>
                    <w:w w:val="105"/>
                    <w:sz w:val="20"/>
                  </w:rPr>
                </w:rPrChange>
              </w:rPr>
              <w:t>in</w:t>
            </w:r>
            <w:r w:rsidRPr="00814BC9">
              <w:rPr>
                <w:spacing w:val="3"/>
                <w:w w:val="105"/>
                <w:sz w:val="20"/>
                <w:lang w:val="en-GB"/>
                <w:rPrChange w:id="3949" w:author="Christian PIEDALLU" w:date="2023-02-06T09:53:00Z">
                  <w:rPr>
                    <w:spacing w:val="3"/>
                    <w:w w:val="105"/>
                    <w:sz w:val="20"/>
                  </w:rPr>
                </w:rPrChange>
              </w:rPr>
              <w:t xml:space="preserve"> </w:t>
            </w:r>
            <w:r w:rsidRPr="00814BC9">
              <w:rPr>
                <w:w w:val="105"/>
                <w:sz w:val="20"/>
                <w:lang w:val="en-GB"/>
                <w:rPrChange w:id="3950" w:author="Christian PIEDALLU" w:date="2023-02-06T09:53:00Z">
                  <w:rPr>
                    <w:w w:val="105"/>
                    <w:sz w:val="20"/>
                  </w:rPr>
                </w:rPrChange>
              </w:rPr>
              <w:t>the</w:t>
            </w:r>
            <w:r w:rsidRPr="00814BC9">
              <w:rPr>
                <w:spacing w:val="4"/>
                <w:w w:val="105"/>
                <w:sz w:val="20"/>
                <w:lang w:val="en-GB"/>
                <w:rPrChange w:id="3951" w:author="Christian PIEDALLU" w:date="2023-02-06T09:53:00Z">
                  <w:rPr>
                    <w:spacing w:val="4"/>
                    <w:w w:val="105"/>
                    <w:sz w:val="20"/>
                  </w:rPr>
                </w:rPrChange>
              </w:rPr>
              <w:t xml:space="preserve"> </w:t>
            </w:r>
            <w:r w:rsidRPr="00814BC9">
              <w:rPr>
                <w:w w:val="105"/>
                <w:sz w:val="20"/>
                <w:lang w:val="en-GB"/>
                <w:rPrChange w:id="3952" w:author="Christian PIEDALLU" w:date="2023-02-06T09:53:00Z">
                  <w:rPr>
                    <w:w w:val="105"/>
                    <w:sz w:val="20"/>
                  </w:rPr>
                </w:rPrChange>
              </w:rPr>
              <w:t>Plains,</w:t>
            </w:r>
            <w:r w:rsidRPr="00814BC9">
              <w:rPr>
                <w:spacing w:val="7"/>
                <w:w w:val="105"/>
                <w:sz w:val="20"/>
                <w:lang w:val="en-GB"/>
                <w:rPrChange w:id="3953" w:author="Christian PIEDALLU" w:date="2023-02-06T09:53:00Z">
                  <w:rPr>
                    <w:spacing w:val="7"/>
                    <w:w w:val="105"/>
                    <w:sz w:val="20"/>
                  </w:rPr>
                </w:rPrChange>
              </w:rPr>
              <w:t xml:space="preserve"> </w:t>
            </w:r>
            <w:r w:rsidRPr="00814BC9">
              <w:rPr>
                <w:w w:val="105"/>
                <w:sz w:val="20"/>
                <w:lang w:val="en-GB"/>
                <w:rPrChange w:id="3954" w:author="Christian PIEDALLU" w:date="2023-02-06T09:53:00Z">
                  <w:rPr>
                    <w:w w:val="105"/>
                    <w:sz w:val="20"/>
                  </w:rPr>
                </w:rPrChange>
              </w:rPr>
              <w:t>Norway</w:t>
            </w:r>
            <w:r w:rsidRPr="00814BC9">
              <w:rPr>
                <w:spacing w:val="4"/>
                <w:w w:val="105"/>
                <w:sz w:val="20"/>
                <w:lang w:val="en-GB"/>
                <w:rPrChange w:id="3955" w:author="Christian PIEDALLU" w:date="2023-02-06T09:53:00Z">
                  <w:rPr>
                    <w:spacing w:val="4"/>
                    <w:w w:val="105"/>
                    <w:sz w:val="20"/>
                  </w:rPr>
                </w:rPrChange>
              </w:rPr>
              <w:t xml:space="preserve"> </w:t>
            </w:r>
            <w:r w:rsidRPr="00814BC9">
              <w:rPr>
                <w:w w:val="105"/>
                <w:sz w:val="20"/>
                <w:lang w:val="en-GB"/>
                <w:rPrChange w:id="3956" w:author="Christian PIEDALLU" w:date="2023-02-06T09:53:00Z">
                  <w:rPr>
                    <w:w w:val="105"/>
                    <w:sz w:val="20"/>
                  </w:rPr>
                </w:rPrChange>
              </w:rPr>
              <w:t>spruce</w:t>
            </w:r>
            <w:r w:rsidRPr="00814BC9">
              <w:rPr>
                <w:spacing w:val="3"/>
                <w:w w:val="105"/>
                <w:sz w:val="20"/>
                <w:lang w:val="en-GB"/>
                <w:rPrChange w:id="3957" w:author="Christian PIEDALLU" w:date="2023-02-06T09:53:00Z">
                  <w:rPr>
                    <w:spacing w:val="3"/>
                    <w:w w:val="105"/>
                    <w:sz w:val="20"/>
                  </w:rPr>
                </w:rPrChange>
              </w:rPr>
              <w:t xml:space="preserve"> </w:t>
            </w:r>
            <w:r w:rsidRPr="00814BC9">
              <w:rPr>
                <w:w w:val="105"/>
                <w:sz w:val="20"/>
                <w:lang w:val="en-GB"/>
                <w:rPrChange w:id="3958" w:author="Christian PIEDALLU" w:date="2023-02-06T09:53:00Z">
                  <w:rPr>
                    <w:w w:val="105"/>
                    <w:sz w:val="20"/>
                  </w:rPr>
                </w:rPrChange>
              </w:rPr>
              <w:t>occurs</w:t>
            </w:r>
            <w:r w:rsidRPr="00814BC9">
              <w:rPr>
                <w:spacing w:val="4"/>
                <w:w w:val="105"/>
                <w:sz w:val="20"/>
                <w:lang w:val="en-GB"/>
                <w:rPrChange w:id="3959" w:author="Christian PIEDALLU" w:date="2023-02-06T09:53:00Z">
                  <w:rPr>
                    <w:spacing w:val="4"/>
                    <w:w w:val="105"/>
                    <w:sz w:val="20"/>
                  </w:rPr>
                </w:rPrChange>
              </w:rPr>
              <w:t xml:space="preserve"> </w:t>
            </w:r>
            <w:r w:rsidRPr="00814BC9">
              <w:rPr>
                <w:w w:val="105"/>
                <w:sz w:val="20"/>
                <w:lang w:val="en-GB"/>
                <w:rPrChange w:id="3960" w:author="Christian PIEDALLU" w:date="2023-02-06T09:53:00Z">
                  <w:rPr>
                    <w:w w:val="105"/>
                    <w:sz w:val="20"/>
                  </w:rPr>
                </w:rPrChange>
              </w:rPr>
              <w:t>principally</w:t>
            </w:r>
            <w:r w:rsidRPr="00814BC9">
              <w:rPr>
                <w:spacing w:val="4"/>
                <w:w w:val="105"/>
                <w:sz w:val="20"/>
                <w:lang w:val="en-GB"/>
                <w:rPrChange w:id="3961" w:author="Christian PIEDALLU" w:date="2023-02-06T09:53:00Z">
                  <w:rPr>
                    <w:spacing w:val="4"/>
                    <w:w w:val="105"/>
                    <w:sz w:val="20"/>
                  </w:rPr>
                </w:rPrChange>
              </w:rPr>
              <w:t xml:space="preserve"> </w:t>
            </w:r>
            <w:r w:rsidRPr="00814BC9">
              <w:rPr>
                <w:w w:val="105"/>
                <w:sz w:val="20"/>
                <w:lang w:val="en-GB"/>
                <w:rPrChange w:id="3962" w:author="Christian PIEDALLU" w:date="2023-02-06T09:53:00Z">
                  <w:rPr>
                    <w:w w:val="105"/>
                    <w:sz w:val="20"/>
                  </w:rPr>
                </w:rPrChange>
              </w:rPr>
              <w:t>in</w:t>
            </w:r>
            <w:r w:rsidRPr="00814BC9">
              <w:rPr>
                <w:spacing w:val="4"/>
                <w:w w:val="105"/>
                <w:sz w:val="20"/>
                <w:lang w:val="en-GB"/>
                <w:rPrChange w:id="3963" w:author="Christian PIEDALLU" w:date="2023-02-06T09:53:00Z">
                  <w:rPr>
                    <w:spacing w:val="4"/>
                    <w:w w:val="105"/>
                    <w:sz w:val="20"/>
                  </w:rPr>
                </w:rPrChange>
              </w:rPr>
              <w:t xml:space="preserve"> </w:t>
            </w:r>
            <w:r w:rsidRPr="00814BC9">
              <w:rPr>
                <w:w w:val="105"/>
                <w:sz w:val="20"/>
                <w:lang w:val="en-GB"/>
                <w:rPrChange w:id="3964" w:author="Christian PIEDALLU" w:date="2023-02-06T09:53:00Z">
                  <w:rPr>
                    <w:w w:val="105"/>
                    <w:sz w:val="20"/>
                  </w:rPr>
                </w:rPrChange>
              </w:rPr>
              <w:t>pure</w:t>
            </w:r>
            <w:r w:rsidRPr="00814BC9">
              <w:rPr>
                <w:spacing w:val="3"/>
                <w:w w:val="105"/>
                <w:sz w:val="20"/>
                <w:lang w:val="en-GB"/>
                <w:rPrChange w:id="3965" w:author="Christian PIEDALLU" w:date="2023-02-06T09:53:00Z">
                  <w:rPr>
                    <w:spacing w:val="3"/>
                    <w:w w:val="105"/>
                    <w:sz w:val="20"/>
                  </w:rPr>
                </w:rPrChange>
              </w:rPr>
              <w:t xml:space="preserve"> </w:t>
            </w:r>
            <w:r w:rsidRPr="00814BC9">
              <w:rPr>
                <w:w w:val="105"/>
                <w:sz w:val="20"/>
                <w:lang w:val="en-GB"/>
                <w:rPrChange w:id="3966" w:author="Christian PIEDALLU" w:date="2023-02-06T09:53:00Z">
                  <w:rPr>
                    <w:w w:val="105"/>
                    <w:sz w:val="20"/>
                  </w:rPr>
                </w:rPrChange>
              </w:rPr>
              <w:t>even-</w:t>
            </w:r>
          </w:p>
        </w:tc>
      </w:tr>
      <w:tr w:rsidR="00B177F5" w:rsidRPr="00814BC9" w14:paraId="17025C6A" w14:textId="77777777" w:rsidTr="00F950A7">
        <w:trPr>
          <w:trHeight w:val="304"/>
          <w:trPrChange w:id="3967" w:author="Christian PIEDALLU" w:date="2023-02-06T16:22:00Z">
            <w:trPr>
              <w:trHeight w:val="239"/>
            </w:trPr>
          </w:trPrChange>
        </w:trPr>
        <w:tc>
          <w:tcPr>
            <w:tcW w:w="320" w:type="dxa"/>
            <w:tcPrChange w:id="3968" w:author="Christian PIEDALLU" w:date="2023-02-06T16:22:00Z">
              <w:tcPr>
                <w:tcW w:w="308" w:type="dxa"/>
              </w:tcPr>
            </w:tcPrChange>
          </w:tcPr>
          <w:p w14:paraId="6353E56D" w14:textId="77777777" w:rsidR="00B177F5" w:rsidRPr="00814BC9" w:rsidRDefault="00B553DB">
            <w:pPr>
              <w:pStyle w:val="TableParagraph"/>
              <w:spacing w:before="75"/>
              <w:ind w:left="31" w:right="78"/>
              <w:jc w:val="center"/>
              <w:rPr>
                <w:rFonts w:ascii="Trebuchet MS"/>
                <w:sz w:val="10"/>
                <w:lang w:val="en-GB"/>
                <w:rPrChange w:id="3969" w:author="Christian PIEDALLU" w:date="2023-02-06T09:53:00Z">
                  <w:rPr>
                    <w:rFonts w:ascii="Trebuchet MS"/>
                    <w:sz w:val="10"/>
                  </w:rPr>
                </w:rPrChange>
              </w:rPr>
            </w:pPr>
            <w:r w:rsidRPr="00814BC9">
              <w:rPr>
                <w:rFonts w:ascii="Trebuchet MS"/>
                <w:sz w:val="10"/>
                <w:lang w:val="en-GB"/>
                <w:rPrChange w:id="3970" w:author="Christian PIEDALLU" w:date="2023-02-06T09:53:00Z">
                  <w:rPr>
                    <w:rFonts w:ascii="Trebuchet MS"/>
                    <w:sz w:val="10"/>
                  </w:rPr>
                </w:rPrChange>
              </w:rPr>
              <w:t>234</w:t>
            </w:r>
          </w:p>
        </w:tc>
        <w:tc>
          <w:tcPr>
            <w:tcW w:w="9042" w:type="dxa"/>
            <w:tcPrChange w:id="3971" w:author="Christian PIEDALLU" w:date="2023-02-06T16:22:00Z">
              <w:tcPr>
                <w:tcW w:w="8694" w:type="dxa"/>
              </w:tcPr>
            </w:tcPrChange>
          </w:tcPr>
          <w:p w14:paraId="24958454" w14:textId="4167972C" w:rsidR="00B177F5" w:rsidRPr="00814BC9" w:rsidRDefault="00B553DB">
            <w:pPr>
              <w:pStyle w:val="TableParagraph"/>
              <w:spacing w:line="219" w:lineRule="exact"/>
              <w:ind w:right="49"/>
              <w:jc w:val="right"/>
              <w:rPr>
                <w:sz w:val="20"/>
                <w:lang w:val="en-GB"/>
                <w:rPrChange w:id="3972" w:author="Christian PIEDALLU" w:date="2023-02-06T09:53:00Z">
                  <w:rPr>
                    <w:sz w:val="20"/>
                  </w:rPr>
                </w:rPrChange>
              </w:rPr>
            </w:pPr>
            <w:r w:rsidRPr="00814BC9">
              <w:rPr>
                <w:w w:val="105"/>
                <w:sz w:val="20"/>
                <w:lang w:val="en-GB"/>
                <w:rPrChange w:id="3973" w:author="Christian PIEDALLU" w:date="2023-02-06T09:53:00Z">
                  <w:rPr>
                    <w:w w:val="105"/>
                    <w:sz w:val="20"/>
                  </w:rPr>
                </w:rPrChange>
              </w:rPr>
              <w:t>aged</w:t>
            </w:r>
            <w:r w:rsidRPr="00814BC9">
              <w:rPr>
                <w:spacing w:val="8"/>
                <w:w w:val="105"/>
                <w:sz w:val="20"/>
                <w:lang w:val="en-GB"/>
                <w:rPrChange w:id="3974" w:author="Christian PIEDALLU" w:date="2023-02-06T09:53:00Z">
                  <w:rPr>
                    <w:spacing w:val="8"/>
                    <w:w w:val="105"/>
                    <w:sz w:val="20"/>
                  </w:rPr>
                </w:rPrChange>
              </w:rPr>
              <w:t xml:space="preserve"> </w:t>
            </w:r>
            <w:r w:rsidRPr="00814BC9">
              <w:rPr>
                <w:w w:val="105"/>
                <w:sz w:val="20"/>
                <w:lang w:val="en-GB"/>
                <w:rPrChange w:id="3975" w:author="Christian PIEDALLU" w:date="2023-02-06T09:53:00Z">
                  <w:rPr>
                    <w:w w:val="105"/>
                    <w:sz w:val="20"/>
                  </w:rPr>
                </w:rPrChange>
              </w:rPr>
              <w:t>stands</w:t>
            </w:r>
            <w:r w:rsidRPr="00814BC9">
              <w:rPr>
                <w:spacing w:val="9"/>
                <w:w w:val="105"/>
                <w:sz w:val="20"/>
                <w:lang w:val="en-GB"/>
                <w:rPrChange w:id="3976" w:author="Christian PIEDALLU" w:date="2023-02-06T09:53:00Z">
                  <w:rPr>
                    <w:spacing w:val="9"/>
                    <w:w w:val="105"/>
                    <w:sz w:val="20"/>
                  </w:rPr>
                </w:rPrChange>
              </w:rPr>
              <w:t xml:space="preserve"> </w:t>
            </w:r>
            <w:r w:rsidRPr="00814BC9">
              <w:rPr>
                <w:w w:val="105"/>
                <w:sz w:val="20"/>
                <w:lang w:val="en-GB"/>
                <w:rPrChange w:id="3977" w:author="Christian PIEDALLU" w:date="2023-02-06T09:53:00Z">
                  <w:rPr>
                    <w:w w:val="105"/>
                    <w:sz w:val="20"/>
                  </w:rPr>
                </w:rPrChange>
              </w:rPr>
              <w:t>of</w:t>
            </w:r>
            <w:r w:rsidRPr="00814BC9">
              <w:rPr>
                <w:spacing w:val="8"/>
                <w:w w:val="105"/>
                <w:sz w:val="20"/>
                <w:lang w:val="en-GB"/>
                <w:rPrChange w:id="3978" w:author="Christian PIEDALLU" w:date="2023-02-06T09:53:00Z">
                  <w:rPr>
                    <w:spacing w:val="8"/>
                    <w:w w:val="105"/>
                    <w:sz w:val="20"/>
                  </w:rPr>
                </w:rPrChange>
              </w:rPr>
              <w:t xml:space="preserve"> </w:t>
            </w:r>
            <w:r w:rsidRPr="00814BC9">
              <w:rPr>
                <w:w w:val="105"/>
                <w:sz w:val="20"/>
                <w:lang w:val="en-GB"/>
                <w:rPrChange w:id="3979" w:author="Christian PIEDALLU" w:date="2023-02-06T09:53:00Z">
                  <w:rPr>
                    <w:w w:val="105"/>
                    <w:sz w:val="20"/>
                  </w:rPr>
                </w:rPrChange>
              </w:rPr>
              <w:t>but</w:t>
            </w:r>
            <w:r w:rsidRPr="00814BC9">
              <w:rPr>
                <w:spacing w:val="9"/>
                <w:w w:val="105"/>
                <w:sz w:val="20"/>
                <w:lang w:val="en-GB"/>
                <w:rPrChange w:id="3980" w:author="Christian PIEDALLU" w:date="2023-02-06T09:53:00Z">
                  <w:rPr>
                    <w:spacing w:val="9"/>
                    <w:w w:val="105"/>
                    <w:sz w:val="20"/>
                  </w:rPr>
                </w:rPrChange>
              </w:rPr>
              <w:t xml:space="preserve"> </w:t>
            </w:r>
            <w:r w:rsidRPr="00814BC9">
              <w:rPr>
                <w:w w:val="105"/>
                <w:sz w:val="20"/>
                <w:lang w:val="en-GB"/>
                <w:rPrChange w:id="3981" w:author="Christian PIEDALLU" w:date="2023-02-06T09:53:00Z">
                  <w:rPr>
                    <w:w w:val="105"/>
                    <w:sz w:val="20"/>
                  </w:rPr>
                </w:rPrChange>
              </w:rPr>
              <w:t>in</w:t>
            </w:r>
            <w:r w:rsidRPr="00814BC9">
              <w:rPr>
                <w:spacing w:val="8"/>
                <w:w w:val="105"/>
                <w:sz w:val="20"/>
                <w:lang w:val="en-GB"/>
                <w:rPrChange w:id="3982" w:author="Christian PIEDALLU" w:date="2023-02-06T09:53:00Z">
                  <w:rPr>
                    <w:spacing w:val="8"/>
                    <w:w w:val="105"/>
                    <w:sz w:val="20"/>
                  </w:rPr>
                </w:rPrChange>
              </w:rPr>
              <w:t xml:space="preserve"> </w:t>
            </w:r>
            <w:r w:rsidRPr="00814BC9">
              <w:rPr>
                <w:w w:val="105"/>
                <w:sz w:val="20"/>
                <w:lang w:val="en-GB"/>
                <w:rPrChange w:id="3983" w:author="Christian PIEDALLU" w:date="2023-02-06T09:53:00Z">
                  <w:rPr>
                    <w:w w:val="105"/>
                    <w:sz w:val="20"/>
                  </w:rPr>
                </w:rPrChange>
              </w:rPr>
              <w:t>the</w:t>
            </w:r>
            <w:r w:rsidRPr="00814BC9">
              <w:rPr>
                <w:spacing w:val="9"/>
                <w:w w:val="105"/>
                <w:sz w:val="20"/>
                <w:lang w:val="en-GB"/>
                <w:rPrChange w:id="3984" w:author="Christian PIEDALLU" w:date="2023-02-06T09:53:00Z">
                  <w:rPr>
                    <w:spacing w:val="9"/>
                    <w:w w:val="105"/>
                    <w:sz w:val="20"/>
                  </w:rPr>
                </w:rPrChange>
              </w:rPr>
              <w:t xml:space="preserve"> </w:t>
            </w:r>
            <w:commentRangeStart w:id="3985"/>
            <w:r w:rsidRPr="00814BC9">
              <w:rPr>
                <w:w w:val="105"/>
                <w:sz w:val="20"/>
                <w:lang w:val="en-GB"/>
                <w:rPrChange w:id="3986" w:author="Christian PIEDALLU" w:date="2023-02-06T09:53:00Z">
                  <w:rPr>
                    <w:w w:val="105"/>
                    <w:sz w:val="20"/>
                  </w:rPr>
                </w:rPrChange>
              </w:rPr>
              <w:t>Vosges</w:t>
            </w:r>
            <w:r w:rsidRPr="00814BC9">
              <w:rPr>
                <w:spacing w:val="8"/>
                <w:w w:val="105"/>
                <w:sz w:val="20"/>
                <w:lang w:val="en-GB"/>
                <w:rPrChange w:id="3987" w:author="Christian PIEDALLU" w:date="2023-02-06T09:53:00Z">
                  <w:rPr>
                    <w:spacing w:val="8"/>
                    <w:w w:val="105"/>
                    <w:sz w:val="20"/>
                  </w:rPr>
                </w:rPrChange>
              </w:rPr>
              <w:t xml:space="preserve"> </w:t>
            </w:r>
            <w:r w:rsidRPr="00814BC9">
              <w:rPr>
                <w:w w:val="105"/>
                <w:sz w:val="20"/>
                <w:lang w:val="en-GB"/>
                <w:rPrChange w:id="3988" w:author="Christian PIEDALLU" w:date="2023-02-06T09:53:00Z">
                  <w:rPr>
                    <w:w w:val="105"/>
                    <w:sz w:val="20"/>
                  </w:rPr>
                </w:rPrChange>
              </w:rPr>
              <w:t>forests</w:t>
            </w:r>
            <w:r w:rsidRPr="00814BC9">
              <w:rPr>
                <w:spacing w:val="9"/>
                <w:w w:val="105"/>
                <w:sz w:val="20"/>
                <w:lang w:val="en-GB"/>
                <w:rPrChange w:id="3989" w:author="Christian PIEDALLU" w:date="2023-02-06T09:53:00Z">
                  <w:rPr>
                    <w:spacing w:val="9"/>
                    <w:w w:val="105"/>
                    <w:sz w:val="20"/>
                  </w:rPr>
                </w:rPrChange>
              </w:rPr>
              <w:t xml:space="preserve"> </w:t>
            </w:r>
            <w:r w:rsidRPr="00814BC9">
              <w:rPr>
                <w:w w:val="105"/>
                <w:sz w:val="20"/>
                <w:lang w:val="en-GB"/>
                <w:rPrChange w:id="3990" w:author="Christian PIEDALLU" w:date="2023-02-06T09:53:00Z">
                  <w:rPr>
                    <w:w w:val="105"/>
                    <w:sz w:val="20"/>
                  </w:rPr>
                </w:rPrChange>
              </w:rPr>
              <w:t>are</w:t>
            </w:r>
            <w:r w:rsidRPr="00814BC9">
              <w:rPr>
                <w:spacing w:val="8"/>
                <w:w w:val="105"/>
                <w:sz w:val="20"/>
                <w:lang w:val="en-GB"/>
                <w:rPrChange w:id="3991" w:author="Christian PIEDALLU" w:date="2023-02-06T09:53:00Z">
                  <w:rPr>
                    <w:spacing w:val="8"/>
                    <w:w w:val="105"/>
                    <w:sz w:val="20"/>
                  </w:rPr>
                </w:rPrChange>
              </w:rPr>
              <w:t xml:space="preserve"> </w:t>
            </w:r>
            <w:r w:rsidRPr="00814BC9">
              <w:rPr>
                <w:w w:val="105"/>
                <w:sz w:val="20"/>
                <w:lang w:val="en-GB"/>
                <w:rPrChange w:id="3992" w:author="Christian PIEDALLU" w:date="2023-02-06T09:53:00Z">
                  <w:rPr>
                    <w:w w:val="105"/>
                    <w:sz w:val="20"/>
                  </w:rPr>
                </w:rPrChange>
              </w:rPr>
              <w:t>more</w:t>
            </w:r>
            <w:r w:rsidRPr="00814BC9">
              <w:rPr>
                <w:spacing w:val="9"/>
                <w:w w:val="105"/>
                <w:sz w:val="20"/>
                <w:lang w:val="en-GB"/>
                <w:rPrChange w:id="3993" w:author="Christian PIEDALLU" w:date="2023-02-06T09:53:00Z">
                  <w:rPr>
                    <w:spacing w:val="9"/>
                    <w:w w:val="105"/>
                    <w:sz w:val="20"/>
                  </w:rPr>
                </w:rPrChange>
              </w:rPr>
              <w:t xml:space="preserve"> </w:t>
            </w:r>
            <w:r w:rsidRPr="00814BC9">
              <w:rPr>
                <w:w w:val="105"/>
                <w:sz w:val="20"/>
                <w:lang w:val="en-GB"/>
                <w:rPrChange w:id="3994" w:author="Christian PIEDALLU" w:date="2023-02-06T09:53:00Z">
                  <w:rPr>
                    <w:w w:val="105"/>
                    <w:sz w:val="20"/>
                  </w:rPr>
                </w:rPrChange>
              </w:rPr>
              <w:t>finely</w:t>
            </w:r>
            <w:r w:rsidRPr="00814BC9">
              <w:rPr>
                <w:spacing w:val="8"/>
                <w:w w:val="105"/>
                <w:sz w:val="20"/>
                <w:lang w:val="en-GB"/>
                <w:rPrChange w:id="3995" w:author="Christian PIEDALLU" w:date="2023-02-06T09:53:00Z">
                  <w:rPr>
                    <w:spacing w:val="8"/>
                    <w:w w:val="105"/>
                    <w:sz w:val="20"/>
                  </w:rPr>
                </w:rPrChange>
              </w:rPr>
              <w:t xml:space="preserve"> </w:t>
            </w:r>
            <w:r w:rsidRPr="00814BC9">
              <w:rPr>
                <w:w w:val="105"/>
                <w:sz w:val="20"/>
                <w:lang w:val="en-GB"/>
                <w:rPrChange w:id="3996" w:author="Christian PIEDALLU" w:date="2023-02-06T09:53:00Z">
                  <w:rPr>
                    <w:w w:val="105"/>
                    <w:sz w:val="20"/>
                  </w:rPr>
                </w:rPrChange>
              </w:rPr>
              <w:t>mixed</w:t>
            </w:r>
            <w:commentRangeEnd w:id="3985"/>
            <w:r w:rsidR="00CA6243">
              <w:rPr>
                <w:rStyle w:val="Marquedecommentaire"/>
              </w:rPr>
              <w:commentReference w:id="3985"/>
            </w:r>
            <w:r w:rsidRPr="00814BC9">
              <w:rPr>
                <w:w w:val="105"/>
                <w:sz w:val="20"/>
                <w:lang w:val="en-GB"/>
                <w:rPrChange w:id="3997" w:author="Christian PIEDALLU" w:date="2023-02-06T09:53:00Z">
                  <w:rPr>
                    <w:w w:val="105"/>
                    <w:sz w:val="20"/>
                  </w:rPr>
                </w:rPrChange>
              </w:rPr>
              <w:t>.</w:t>
            </w:r>
            <w:r w:rsidRPr="00814BC9">
              <w:rPr>
                <w:spacing w:val="30"/>
                <w:w w:val="105"/>
                <w:sz w:val="20"/>
                <w:lang w:val="en-GB"/>
                <w:rPrChange w:id="3998" w:author="Christian PIEDALLU" w:date="2023-02-06T09:53:00Z">
                  <w:rPr>
                    <w:spacing w:val="30"/>
                    <w:w w:val="105"/>
                    <w:sz w:val="20"/>
                  </w:rPr>
                </w:rPrChange>
              </w:rPr>
              <w:t xml:space="preserve"> </w:t>
            </w:r>
            <w:r w:rsidRPr="00814BC9">
              <w:rPr>
                <w:w w:val="105"/>
                <w:sz w:val="20"/>
                <w:lang w:val="en-GB"/>
                <w:rPrChange w:id="3999" w:author="Christian PIEDALLU" w:date="2023-02-06T09:53:00Z">
                  <w:rPr>
                    <w:w w:val="105"/>
                    <w:sz w:val="20"/>
                  </w:rPr>
                </w:rPrChange>
              </w:rPr>
              <w:t>The</w:t>
            </w:r>
            <w:r w:rsidRPr="00814BC9">
              <w:rPr>
                <w:spacing w:val="8"/>
                <w:w w:val="105"/>
                <w:sz w:val="20"/>
                <w:lang w:val="en-GB"/>
                <w:rPrChange w:id="4000" w:author="Christian PIEDALLU" w:date="2023-02-06T09:53:00Z">
                  <w:rPr>
                    <w:spacing w:val="8"/>
                    <w:w w:val="105"/>
                    <w:sz w:val="20"/>
                  </w:rPr>
                </w:rPrChange>
              </w:rPr>
              <w:t xml:space="preserve"> </w:t>
            </w:r>
            <w:del w:id="4001" w:author="Christian PIEDALLU" w:date="2023-02-06T15:46:00Z">
              <w:r w:rsidRPr="00814BC9" w:rsidDel="00771C29">
                <w:rPr>
                  <w:w w:val="105"/>
                  <w:sz w:val="20"/>
                  <w:lang w:val="en-GB"/>
                  <w:rPrChange w:id="4002" w:author="Christian PIEDALLU" w:date="2023-02-06T09:53:00Z">
                    <w:rPr>
                      <w:w w:val="105"/>
                      <w:sz w:val="20"/>
                    </w:rPr>
                  </w:rPrChange>
                </w:rPr>
                <w:delText>new</w:delText>
              </w:r>
              <w:r w:rsidRPr="00814BC9" w:rsidDel="00771C29">
                <w:rPr>
                  <w:spacing w:val="9"/>
                  <w:w w:val="105"/>
                  <w:sz w:val="20"/>
                  <w:lang w:val="en-GB"/>
                  <w:rPrChange w:id="4003" w:author="Christian PIEDALLU" w:date="2023-02-06T09:53:00Z">
                    <w:rPr>
                      <w:spacing w:val="9"/>
                      <w:w w:val="105"/>
                      <w:sz w:val="20"/>
                    </w:rPr>
                  </w:rPrChange>
                </w:rPr>
                <w:delText xml:space="preserve"> </w:delText>
              </w:r>
            </w:del>
            <w:ins w:id="4004" w:author="Christian PIEDALLU" w:date="2023-02-06T15:46:00Z">
              <w:r w:rsidR="00771C29">
                <w:rPr>
                  <w:w w:val="105"/>
                  <w:sz w:val="20"/>
                  <w:lang w:val="en-GB"/>
                </w:rPr>
                <w:t>annual</w:t>
              </w:r>
              <w:r w:rsidR="00771C29" w:rsidRPr="00814BC9">
                <w:rPr>
                  <w:spacing w:val="9"/>
                  <w:w w:val="105"/>
                  <w:sz w:val="20"/>
                  <w:lang w:val="en-GB"/>
                  <w:rPrChange w:id="4005" w:author="Christian PIEDALLU" w:date="2023-02-06T09:53:00Z">
                    <w:rPr>
                      <w:spacing w:val="9"/>
                      <w:w w:val="105"/>
                      <w:sz w:val="20"/>
                    </w:rPr>
                  </w:rPrChange>
                </w:rPr>
                <w:t xml:space="preserve"> </w:t>
              </w:r>
            </w:ins>
            <w:r w:rsidRPr="00814BC9">
              <w:rPr>
                <w:w w:val="105"/>
                <w:sz w:val="20"/>
                <w:lang w:val="en-GB"/>
                <w:rPrChange w:id="4006" w:author="Christian PIEDALLU" w:date="2023-02-06T09:53:00Z">
                  <w:rPr>
                    <w:w w:val="105"/>
                    <w:sz w:val="20"/>
                  </w:rPr>
                </w:rPrChange>
              </w:rPr>
              <w:t>dieback</w:t>
            </w:r>
            <w:r w:rsidRPr="00814BC9">
              <w:rPr>
                <w:spacing w:val="8"/>
                <w:w w:val="105"/>
                <w:sz w:val="20"/>
                <w:lang w:val="en-GB"/>
                <w:rPrChange w:id="4007" w:author="Christian PIEDALLU" w:date="2023-02-06T09:53:00Z">
                  <w:rPr>
                    <w:spacing w:val="8"/>
                    <w:w w:val="105"/>
                    <w:sz w:val="20"/>
                  </w:rPr>
                </w:rPrChange>
              </w:rPr>
              <w:t xml:space="preserve"> </w:t>
            </w:r>
            <w:r w:rsidRPr="00814BC9">
              <w:rPr>
                <w:w w:val="105"/>
                <w:sz w:val="20"/>
                <w:lang w:val="en-GB"/>
                <w:rPrChange w:id="4008" w:author="Christian PIEDALLU" w:date="2023-02-06T09:53:00Z">
                  <w:rPr>
                    <w:w w:val="105"/>
                    <w:sz w:val="20"/>
                  </w:rPr>
                </w:rPrChange>
              </w:rPr>
              <w:t>rate</w:t>
            </w:r>
            <w:r w:rsidRPr="00814BC9">
              <w:rPr>
                <w:spacing w:val="9"/>
                <w:w w:val="105"/>
                <w:sz w:val="20"/>
                <w:lang w:val="en-GB"/>
                <w:rPrChange w:id="4009" w:author="Christian PIEDALLU" w:date="2023-02-06T09:53:00Z">
                  <w:rPr>
                    <w:spacing w:val="9"/>
                    <w:w w:val="105"/>
                    <w:sz w:val="20"/>
                  </w:rPr>
                </w:rPrChange>
              </w:rPr>
              <w:t xml:space="preserve"> </w:t>
            </w:r>
            <w:r w:rsidRPr="00814BC9">
              <w:rPr>
                <w:w w:val="105"/>
                <w:sz w:val="20"/>
                <w:lang w:val="en-GB"/>
                <w:rPrChange w:id="4010" w:author="Christian PIEDALLU" w:date="2023-02-06T09:53:00Z">
                  <w:rPr>
                    <w:w w:val="105"/>
                    <w:sz w:val="20"/>
                  </w:rPr>
                </w:rPrChange>
              </w:rPr>
              <w:t>is</w:t>
            </w:r>
            <w:r w:rsidRPr="00814BC9">
              <w:rPr>
                <w:spacing w:val="8"/>
                <w:w w:val="105"/>
                <w:sz w:val="20"/>
                <w:lang w:val="en-GB"/>
                <w:rPrChange w:id="4011" w:author="Christian PIEDALLU" w:date="2023-02-06T09:53:00Z">
                  <w:rPr>
                    <w:spacing w:val="8"/>
                    <w:w w:val="105"/>
                    <w:sz w:val="20"/>
                  </w:rPr>
                </w:rPrChange>
              </w:rPr>
              <w:t xml:space="preserve"> </w:t>
            </w:r>
            <w:r w:rsidRPr="00814BC9">
              <w:rPr>
                <w:w w:val="105"/>
                <w:sz w:val="20"/>
                <w:lang w:val="en-GB"/>
                <w:rPrChange w:id="4012" w:author="Christian PIEDALLU" w:date="2023-02-06T09:53:00Z">
                  <w:rPr>
                    <w:w w:val="105"/>
                    <w:sz w:val="20"/>
                  </w:rPr>
                </w:rPrChange>
              </w:rPr>
              <w:t>influenced</w:t>
            </w:r>
          </w:p>
        </w:tc>
      </w:tr>
      <w:tr w:rsidR="00B177F5" w:rsidRPr="00814BC9" w14:paraId="450813E2" w14:textId="77777777" w:rsidTr="00F950A7">
        <w:trPr>
          <w:trHeight w:val="304"/>
          <w:trPrChange w:id="4013" w:author="Christian PIEDALLU" w:date="2023-02-06T16:22:00Z">
            <w:trPr>
              <w:trHeight w:val="239"/>
            </w:trPr>
          </w:trPrChange>
        </w:trPr>
        <w:tc>
          <w:tcPr>
            <w:tcW w:w="320" w:type="dxa"/>
            <w:tcPrChange w:id="4014" w:author="Christian PIEDALLU" w:date="2023-02-06T16:22:00Z">
              <w:tcPr>
                <w:tcW w:w="308" w:type="dxa"/>
              </w:tcPr>
            </w:tcPrChange>
          </w:tcPr>
          <w:p w14:paraId="50A01670" w14:textId="77777777" w:rsidR="00B177F5" w:rsidRPr="00814BC9" w:rsidRDefault="00B553DB">
            <w:pPr>
              <w:pStyle w:val="TableParagraph"/>
              <w:spacing w:before="75"/>
              <w:ind w:left="31" w:right="78"/>
              <w:jc w:val="center"/>
              <w:rPr>
                <w:rFonts w:ascii="Trebuchet MS"/>
                <w:sz w:val="10"/>
                <w:lang w:val="en-GB"/>
                <w:rPrChange w:id="4015" w:author="Christian PIEDALLU" w:date="2023-02-06T09:53:00Z">
                  <w:rPr>
                    <w:rFonts w:ascii="Trebuchet MS"/>
                    <w:sz w:val="10"/>
                  </w:rPr>
                </w:rPrChange>
              </w:rPr>
            </w:pPr>
            <w:r w:rsidRPr="00814BC9">
              <w:rPr>
                <w:rFonts w:ascii="Trebuchet MS"/>
                <w:sz w:val="10"/>
                <w:lang w:val="en-GB"/>
                <w:rPrChange w:id="4016" w:author="Christian PIEDALLU" w:date="2023-02-06T09:53:00Z">
                  <w:rPr>
                    <w:rFonts w:ascii="Trebuchet MS"/>
                    <w:sz w:val="10"/>
                  </w:rPr>
                </w:rPrChange>
              </w:rPr>
              <w:t>235</w:t>
            </w:r>
          </w:p>
        </w:tc>
        <w:tc>
          <w:tcPr>
            <w:tcW w:w="9042" w:type="dxa"/>
            <w:tcPrChange w:id="4017" w:author="Christian PIEDALLU" w:date="2023-02-06T16:22:00Z">
              <w:tcPr>
                <w:tcW w:w="8694" w:type="dxa"/>
              </w:tcPr>
            </w:tcPrChange>
          </w:tcPr>
          <w:p w14:paraId="2889AEEA" w14:textId="77777777" w:rsidR="00B177F5" w:rsidRPr="00814BC9" w:rsidRDefault="00B553DB">
            <w:pPr>
              <w:pStyle w:val="TableParagraph"/>
              <w:spacing w:line="219" w:lineRule="exact"/>
              <w:ind w:right="51"/>
              <w:jc w:val="right"/>
              <w:rPr>
                <w:sz w:val="20"/>
                <w:lang w:val="en-GB"/>
                <w:rPrChange w:id="4018" w:author="Christian PIEDALLU" w:date="2023-02-06T09:53:00Z">
                  <w:rPr>
                    <w:sz w:val="20"/>
                  </w:rPr>
                </w:rPrChange>
              </w:rPr>
            </w:pPr>
            <w:r w:rsidRPr="00814BC9">
              <w:rPr>
                <w:w w:val="105"/>
                <w:sz w:val="20"/>
                <w:lang w:val="en-GB"/>
                <w:rPrChange w:id="4019" w:author="Christian PIEDALLU" w:date="2023-02-06T09:53:00Z">
                  <w:rPr>
                    <w:w w:val="105"/>
                    <w:sz w:val="20"/>
                  </w:rPr>
                </w:rPrChange>
              </w:rPr>
              <w:t>by</w:t>
            </w:r>
            <w:r w:rsidRPr="00814BC9">
              <w:rPr>
                <w:spacing w:val="9"/>
                <w:w w:val="105"/>
                <w:sz w:val="20"/>
                <w:lang w:val="en-GB"/>
                <w:rPrChange w:id="4020" w:author="Christian PIEDALLU" w:date="2023-02-06T09:53:00Z">
                  <w:rPr>
                    <w:spacing w:val="9"/>
                    <w:w w:val="105"/>
                    <w:sz w:val="20"/>
                  </w:rPr>
                </w:rPrChange>
              </w:rPr>
              <w:t xml:space="preserve"> </w:t>
            </w:r>
            <w:r w:rsidRPr="00814BC9">
              <w:rPr>
                <w:w w:val="105"/>
                <w:sz w:val="20"/>
                <w:lang w:val="en-GB"/>
                <w:rPrChange w:id="4021" w:author="Christian PIEDALLU" w:date="2023-02-06T09:53:00Z">
                  <w:rPr>
                    <w:w w:val="105"/>
                    <w:sz w:val="20"/>
                  </w:rPr>
                </w:rPrChange>
              </w:rPr>
              <w:t>Norway</w:t>
            </w:r>
            <w:r w:rsidRPr="00814BC9">
              <w:rPr>
                <w:spacing w:val="10"/>
                <w:w w:val="105"/>
                <w:sz w:val="20"/>
                <w:lang w:val="en-GB"/>
                <w:rPrChange w:id="4022" w:author="Christian PIEDALLU" w:date="2023-02-06T09:53:00Z">
                  <w:rPr>
                    <w:spacing w:val="10"/>
                    <w:w w:val="105"/>
                    <w:sz w:val="20"/>
                  </w:rPr>
                </w:rPrChange>
              </w:rPr>
              <w:t xml:space="preserve"> </w:t>
            </w:r>
            <w:r w:rsidRPr="00814BC9">
              <w:rPr>
                <w:w w:val="105"/>
                <w:sz w:val="20"/>
                <w:lang w:val="en-GB"/>
                <w:rPrChange w:id="4023" w:author="Christian PIEDALLU" w:date="2023-02-06T09:53:00Z">
                  <w:rPr>
                    <w:w w:val="105"/>
                    <w:sz w:val="20"/>
                  </w:rPr>
                </w:rPrChange>
              </w:rPr>
              <w:t>spruce</w:t>
            </w:r>
            <w:r w:rsidRPr="00814BC9">
              <w:rPr>
                <w:spacing w:val="10"/>
                <w:w w:val="105"/>
                <w:sz w:val="20"/>
                <w:lang w:val="en-GB"/>
                <w:rPrChange w:id="4024" w:author="Christian PIEDALLU" w:date="2023-02-06T09:53:00Z">
                  <w:rPr>
                    <w:spacing w:val="10"/>
                    <w:w w:val="105"/>
                    <w:sz w:val="20"/>
                  </w:rPr>
                </w:rPrChange>
              </w:rPr>
              <w:t xml:space="preserve"> </w:t>
            </w:r>
            <w:r w:rsidRPr="00814BC9">
              <w:rPr>
                <w:w w:val="105"/>
                <w:sz w:val="20"/>
                <w:lang w:val="en-GB"/>
                <w:rPrChange w:id="4025" w:author="Christian PIEDALLU" w:date="2023-02-06T09:53:00Z">
                  <w:rPr>
                    <w:w w:val="105"/>
                    <w:sz w:val="20"/>
                  </w:rPr>
                </w:rPrChange>
              </w:rPr>
              <w:t>area</w:t>
            </w:r>
            <w:r w:rsidRPr="00814BC9">
              <w:rPr>
                <w:spacing w:val="8"/>
                <w:w w:val="105"/>
                <w:sz w:val="20"/>
                <w:lang w:val="en-GB"/>
                <w:rPrChange w:id="4026" w:author="Christian PIEDALLU" w:date="2023-02-06T09:53:00Z">
                  <w:rPr>
                    <w:spacing w:val="8"/>
                    <w:w w:val="105"/>
                    <w:sz w:val="20"/>
                  </w:rPr>
                </w:rPrChange>
              </w:rPr>
              <w:t xml:space="preserve"> </w:t>
            </w:r>
            <w:r w:rsidRPr="00814BC9">
              <w:rPr>
                <w:w w:val="105"/>
                <w:sz w:val="20"/>
                <w:lang w:val="en-GB"/>
                <w:rPrChange w:id="4027" w:author="Christian PIEDALLU" w:date="2023-02-06T09:53:00Z">
                  <w:rPr>
                    <w:w w:val="105"/>
                    <w:sz w:val="20"/>
                  </w:rPr>
                </w:rPrChange>
              </w:rPr>
              <w:t>of</w:t>
            </w:r>
            <w:r w:rsidRPr="00814BC9">
              <w:rPr>
                <w:spacing w:val="10"/>
                <w:w w:val="105"/>
                <w:sz w:val="20"/>
                <w:lang w:val="en-GB"/>
                <w:rPrChange w:id="4028" w:author="Christian PIEDALLU" w:date="2023-02-06T09:53:00Z">
                  <w:rPr>
                    <w:spacing w:val="10"/>
                    <w:w w:val="105"/>
                    <w:sz w:val="20"/>
                  </w:rPr>
                </w:rPrChange>
              </w:rPr>
              <w:t xml:space="preserve"> </w:t>
            </w:r>
            <w:r w:rsidRPr="00814BC9">
              <w:rPr>
                <w:w w:val="105"/>
                <w:sz w:val="20"/>
                <w:lang w:val="en-GB"/>
                <w:rPrChange w:id="4029" w:author="Christian PIEDALLU" w:date="2023-02-06T09:53:00Z">
                  <w:rPr>
                    <w:w w:val="105"/>
                    <w:sz w:val="20"/>
                  </w:rPr>
                </w:rPrChange>
              </w:rPr>
              <w:t>the</w:t>
            </w:r>
            <w:r w:rsidRPr="00814BC9">
              <w:rPr>
                <w:spacing w:val="10"/>
                <w:w w:val="105"/>
                <w:sz w:val="20"/>
                <w:lang w:val="en-GB"/>
                <w:rPrChange w:id="4030" w:author="Christian PIEDALLU" w:date="2023-02-06T09:53:00Z">
                  <w:rPr>
                    <w:spacing w:val="10"/>
                    <w:w w:val="105"/>
                    <w:sz w:val="20"/>
                  </w:rPr>
                </w:rPrChange>
              </w:rPr>
              <w:t xml:space="preserve"> </w:t>
            </w:r>
            <w:r w:rsidRPr="00814BC9">
              <w:rPr>
                <w:w w:val="105"/>
                <w:sz w:val="20"/>
                <w:lang w:val="en-GB"/>
                <w:rPrChange w:id="4031" w:author="Christian PIEDALLU" w:date="2023-02-06T09:53:00Z">
                  <w:rPr>
                    <w:w w:val="105"/>
                    <w:sz w:val="20"/>
                  </w:rPr>
                </w:rPrChange>
              </w:rPr>
              <w:t>composition</w:t>
            </w:r>
            <w:r w:rsidRPr="00814BC9">
              <w:rPr>
                <w:spacing w:val="10"/>
                <w:w w:val="105"/>
                <w:sz w:val="20"/>
                <w:lang w:val="en-GB"/>
                <w:rPrChange w:id="4032" w:author="Christian PIEDALLU" w:date="2023-02-06T09:53:00Z">
                  <w:rPr>
                    <w:spacing w:val="10"/>
                    <w:w w:val="105"/>
                    <w:sz w:val="20"/>
                  </w:rPr>
                </w:rPrChange>
              </w:rPr>
              <w:t xml:space="preserve"> </w:t>
            </w:r>
            <w:r w:rsidRPr="00814BC9">
              <w:rPr>
                <w:w w:val="105"/>
                <w:sz w:val="20"/>
                <w:lang w:val="en-GB"/>
                <w:rPrChange w:id="4033" w:author="Christian PIEDALLU" w:date="2023-02-06T09:53:00Z">
                  <w:rPr>
                    <w:w w:val="105"/>
                    <w:sz w:val="20"/>
                  </w:rPr>
                </w:rPrChange>
              </w:rPr>
              <w:t>map.</w:t>
            </w:r>
            <w:r w:rsidRPr="00814BC9">
              <w:rPr>
                <w:spacing w:val="36"/>
                <w:w w:val="105"/>
                <w:sz w:val="20"/>
                <w:lang w:val="en-GB"/>
                <w:rPrChange w:id="4034" w:author="Christian PIEDALLU" w:date="2023-02-06T09:53:00Z">
                  <w:rPr>
                    <w:spacing w:val="36"/>
                    <w:w w:val="105"/>
                    <w:sz w:val="20"/>
                  </w:rPr>
                </w:rPrChange>
              </w:rPr>
              <w:t xml:space="preserve"> </w:t>
            </w:r>
            <w:r w:rsidRPr="00814BC9">
              <w:rPr>
                <w:w w:val="105"/>
                <w:sz w:val="20"/>
                <w:lang w:val="en-GB"/>
                <w:rPrChange w:id="4035" w:author="Christian PIEDALLU" w:date="2023-02-06T09:53:00Z">
                  <w:rPr>
                    <w:w w:val="105"/>
                    <w:sz w:val="20"/>
                  </w:rPr>
                </w:rPrChange>
              </w:rPr>
              <w:t>In</w:t>
            </w:r>
            <w:r w:rsidRPr="00814BC9">
              <w:rPr>
                <w:spacing w:val="10"/>
                <w:w w:val="105"/>
                <w:sz w:val="20"/>
                <w:lang w:val="en-GB"/>
                <w:rPrChange w:id="4036" w:author="Christian PIEDALLU" w:date="2023-02-06T09:53:00Z">
                  <w:rPr>
                    <w:spacing w:val="10"/>
                    <w:w w:val="105"/>
                    <w:sz w:val="20"/>
                  </w:rPr>
                </w:rPrChange>
              </w:rPr>
              <w:t xml:space="preserve"> </w:t>
            </w:r>
            <w:r w:rsidRPr="00814BC9">
              <w:rPr>
                <w:w w:val="105"/>
                <w:sz w:val="20"/>
                <w:lang w:val="en-GB"/>
                <w:rPrChange w:id="4037" w:author="Christian PIEDALLU" w:date="2023-02-06T09:53:00Z">
                  <w:rPr>
                    <w:w w:val="105"/>
                    <w:sz w:val="20"/>
                  </w:rPr>
                </w:rPrChange>
              </w:rPr>
              <w:t>Ardenne</w:t>
            </w:r>
            <w:r w:rsidRPr="00814BC9">
              <w:rPr>
                <w:spacing w:val="9"/>
                <w:w w:val="105"/>
                <w:sz w:val="20"/>
                <w:lang w:val="en-GB"/>
                <w:rPrChange w:id="4038" w:author="Christian PIEDALLU" w:date="2023-02-06T09:53:00Z">
                  <w:rPr>
                    <w:spacing w:val="9"/>
                    <w:w w:val="105"/>
                    <w:sz w:val="20"/>
                  </w:rPr>
                </w:rPrChange>
              </w:rPr>
              <w:t xml:space="preserve"> </w:t>
            </w:r>
            <w:r w:rsidRPr="00814BC9">
              <w:rPr>
                <w:w w:val="105"/>
                <w:sz w:val="20"/>
                <w:lang w:val="en-GB"/>
                <w:rPrChange w:id="4039" w:author="Christian PIEDALLU" w:date="2023-02-06T09:53:00Z">
                  <w:rPr>
                    <w:w w:val="105"/>
                    <w:sz w:val="20"/>
                  </w:rPr>
                </w:rPrChange>
              </w:rPr>
              <w:t>and</w:t>
            </w:r>
            <w:r w:rsidRPr="00814BC9">
              <w:rPr>
                <w:spacing w:val="9"/>
                <w:w w:val="105"/>
                <w:sz w:val="20"/>
                <w:lang w:val="en-GB"/>
                <w:rPrChange w:id="4040" w:author="Christian PIEDALLU" w:date="2023-02-06T09:53:00Z">
                  <w:rPr>
                    <w:spacing w:val="9"/>
                    <w:w w:val="105"/>
                    <w:sz w:val="20"/>
                  </w:rPr>
                </w:rPrChange>
              </w:rPr>
              <w:t xml:space="preserve"> </w:t>
            </w:r>
            <w:r w:rsidRPr="00814BC9">
              <w:rPr>
                <w:w w:val="105"/>
                <w:sz w:val="20"/>
                <w:lang w:val="en-GB"/>
                <w:rPrChange w:id="4041" w:author="Christian PIEDALLU" w:date="2023-02-06T09:53:00Z">
                  <w:rPr>
                    <w:w w:val="105"/>
                    <w:sz w:val="20"/>
                  </w:rPr>
                </w:rPrChange>
              </w:rPr>
              <w:t>in</w:t>
            </w:r>
            <w:r w:rsidRPr="00814BC9">
              <w:rPr>
                <w:spacing w:val="10"/>
                <w:w w:val="105"/>
                <w:sz w:val="20"/>
                <w:lang w:val="en-GB"/>
                <w:rPrChange w:id="4042" w:author="Christian PIEDALLU" w:date="2023-02-06T09:53:00Z">
                  <w:rPr>
                    <w:spacing w:val="10"/>
                    <w:w w:val="105"/>
                    <w:sz w:val="20"/>
                  </w:rPr>
                </w:rPrChange>
              </w:rPr>
              <w:t xml:space="preserve"> </w:t>
            </w:r>
            <w:r w:rsidRPr="00814BC9">
              <w:rPr>
                <w:w w:val="105"/>
                <w:sz w:val="20"/>
                <w:lang w:val="en-GB"/>
                <w:rPrChange w:id="4043" w:author="Christian PIEDALLU" w:date="2023-02-06T09:53:00Z">
                  <w:rPr>
                    <w:w w:val="105"/>
                    <w:sz w:val="20"/>
                  </w:rPr>
                </w:rPrChange>
              </w:rPr>
              <w:t>the</w:t>
            </w:r>
            <w:r w:rsidRPr="00814BC9">
              <w:rPr>
                <w:spacing w:val="10"/>
                <w:w w:val="105"/>
                <w:sz w:val="20"/>
                <w:lang w:val="en-GB"/>
                <w:rPrChange w:id="4044" w:author="Christian PIEDALLU" w:date="2023-02-06T09:53:00Z">
                  <w:rPr>
                    <w:spacing w:val="10"/>
                    <w:w w:val="105"/>
                    <w:sz w:val="20"/>
                  </w:rPr>
                </w:rPrChange>
              </w:rPr>
              <w:t xml:space="preserve"> </w:t>
            </w:r>
            <w:r w:rsidRPr="00814BC9">
              <w:rPr>
                <w:w w:val="105"/>
                <w:sz w:val="20"/>
                <w:lang w:val="en-GB"/>
                <w:rPrChange w:id="4045" w:author="Christian PIEDALLU" w:date="2023-02-06T09:53:00Z">
                  <w:rPr>
                    <w:w w:val="105"/>
                    <w:sz w:val="20"/>
                  </w:rPr>
                </w:rPrChange>
              </w:rPr>
              <w:t>Plains,</w:t>
            </w:r>
            <w:r w:rsidRPr="00814BC9">
              <w:rPr>
                <w:spacing w:val="10"/>
                <w:w w:val="105"/>
                <w:sz w:val="20"/>
                <w:lang w:val="en-GB"/>
                <w:rPrChange w:id="4046" w:author="Christian PIEDALLU" w:date="2023-02-06T09:53:00Z">
                  <w:rPr>
                    <w:spacing w:val="10"/>
                    <w:w w:val="105"/>
                    <w:sz w:val="20"/>
                  </w:rPr>
                </w:rPrChange>
              </w:rPr>
              <w:t xml:space="preserve"> </w:t>
            </w:r>
            <w:commentRangeStart w:id="4047"/>
            <w:r w:rsidRPr="00814BC9">
              <w:rPr>
                <w:w w:val="105"/>
                <w:sz w:val="20"/>
                <w:lang w:val="en-GB"/>
                <w:rPrChange w:id="4048" w:author="Christian PIEDALLU" w:date="2023-02-06T09:53:00Z">
                  <w:rPr>
                    <w:w w:val="105"/>
                    <w:sz w:val="20"/>
                  </w:rPr>
                </w:rPrChange>
              </w:rPr>
              <w:t>the</w:t>
            </w:r>
            <w:r w:rsidRPr="00814BC9">
              <w:rPr>
                <w:spacing w:val="10"/>
                <w:w w:val="105"/>
                <w:sz w:val="20"/>
                <w:lang w:val="en-GB"/>
                <w:rPrChange w:id="4049" w:author="Christian PIEDALLU" w:date="2023-02-06T09:53:00Z">
                  <w:rPr>
                    <w:spacing w:val="10"/>
                    <w:w w:val="105"/>
                    <w:sz w:val="20"/>
                  </w:rPr>
                </w:rPrChange>
              </w:rPr>
              <w:t xml:space="preserve"> </w:t>
            </w:r>
            <w:r w:rsidRPr="00814BC9">
              <w:rPr>
                <w:w w:val="105"/>
                <w:sz w:val="20"/>
                <w:lang w:val="en-GB"/>
                <w:rPrChange w:id="4050" w:author="Christian PIEDALLU" w:date="2023-02-06T09:53:00Z">
                  <w:rPr>
                    <w:w w:val="105"/>
                    <w:sz w:val="20"/>
                  </w:rPr>
                </w:rPrChange>
              </w:rPr>
              <w:t>area</w:t>
            </w:r>
            <w:r w:rsidRPr="00814BC9">
              <w:rPr>
                <w:spacing w:val="9"/>
                <w:w w:val="105"/>
                <w:sz w:val="20"/>
                <w:lang w:val="en-GB"/>
                <w:rPrChange w:id="4051" w:author="Christian PIEDALLU" w:date="2023-02-06T09:53:00Z">
                  <w:rPr>
                    <w:spacing w:val="9"/>
                    <w:w w:val="105"/>
                    <w:sz w:val="20"/>
                  </w:rPr>
                </w:rPrChange>
              </w:rPr>
              <w:t xml:space="preserve"> </w:t>
            </w:r>
            <w:r w:rsidRPr="00814BC9">
              <w:rPr>
                <w:w w:val="105"/>
                <w:sz w:val="20"/>
                <w:lang w:val="en-GB"/>
                <w:rPrChange w:id="4052" w:author="Christian PIEDALLU" w:date="2023-02-06T09:53:00Z">
                  <w:rPr>
                    <w:w w:val="105"/>
                    <w:sz w:val="20"/>
                  </w:rPr>
                </w:rPrChange>
              </w:rPr>
              <w:t>is</w:t>
            </w:r>
            <w:r w:rsidRPr="00814BC9">
              <w:rPr>
                <w:spacing w:val="10"/>
                <w:w w:val="105"/>
                <w:sz w:val="20"/>
                <w:lang w:val="en-GB"/>
                <w:rPrChange w:id="4053" w:author="Christian PIEDALLU" w:date="2023-02-06T09:53:00Z">
                  <w:rPr>
                    <w:spacing w:val="10"/>
                    <w:w w:val="105"/>
                    <w:sz w:val="20"/>
                  </w:rPr>
                </w:rPrChange>
              </w:rPr>
              <w:t xml:space="preserve"> </w:t>
            </w:r>
            <w:r w:rsidRPr="00814BC9">
              <w:rPr>
                <w:w w:val="105"/>
                <w:sz w:val="20"/>
                <w:lang w:val="en-GB"/>
                <w:rPrChange w:id="4054" w:author="Christian PIEDALLU" w:date="2023-02-06T09:53:00Z">
                  <w:rPr>
                    <w:w w:val="105"/>
                    <w:sz w:val="20"/>
                  </w:rPr>
                </w:rPrChange>
              </w:rPr>
              <w:t>correctly</w:t>
            </w:r>
            <w:commentRangeEnd w:id="4047"/>
            <w:r w:rsidR="00CA6243">
              <w:rPr>
                <w:rStyle w:val="Marquedecommentaire"/>
              </w:rPr>
              <w:commentReference w:id="4047"/>
            </w:r>
          </w:p>
        </w:tc>
      </w:tr>
      <w:tr w:rsidR="00B177F5" w:rsidRPr="00814BC9" w14:paraId="0D4834C3" w14:textId="77777777" w:rsidTr="00F950A7">
        <w:trPr>
          <w:trHeight w:val="304"/>
          <w:trPrChange w:id="4055" w:author="Christian PIEDALLU" w:date="2023-02-06T16:22:00Z">
            <w:trPr>
              <w:trHeight w:val="239"/>
            </w:trPr>
          </w:trPrChange>
        </w:trPr>
        <w:tc>
          <w:tcPr>
            <w:tcW w:w="320" w:type="dxa"/>
            <w:tcPrChange w:id="4056" w:author="Christian PIEDALLU" w:date="2023-02-06T16:22:00Z">
              <w:tcPr>
                <w:tcW w:w="308" w:type="dxa"/>
              </w:tcPr>
            </w:tcPrChange>
          </w:tcPr>
          <w:p w14:paraId="61EFACE0" w14:textId="77777777" w:rsidR="00B177F5" w:rsidRPr="00814BC9" w:rsidRDefault="00B553DB">
            <w:pPr>
              <w:pStyle w:val="TableParagraph"/>
              <w:spacing w:before="75"/>
              <w:ind w:left="31" w:right="78"/>
              <w:jc w:val="center"/>
              <w:rPr>
                <w:rFonts w:ascii="Trebuchet MS"/>
                <w:sz w:val="10"/>
                <w:lang w:val="en-GB"/>
                <w:rPrChange w:id="4057" w:author="Christian PIEDALLU" w:date="2023-02-06T09:53:00Z">
                  <w:rPr>
                    <w:rFonts w:ascii="Trebuchet MS"/>
                    <w:sz w:val="10"/>
                  </w:rPr>
                </w:rPrChange>
              </w:rPr>
            </w:pPr>
            <w:r w:rsidRPr="00814BC9">
              <w:rPr>
                <w:rFonts w:ascii="Trebuchet MS"/>
                <w:sz w:val="10"/>
                <w:lang w:val="en-GB"/>
                <w:rPrChange w:id="4058" w:author="Christian PIEDALLU" w:date="2023-02-06T09:53:00Z">
                  <w:rPr>
                    <w:rFonts w:ascii="Trebuchet MS"/>
                    <w:sz w:val="10"/>
                  </w:rPr>
                </w:rPrChange>
              </w:rPr>
              <w:t>236</w:t>
            </w:r>
          </w:p>
        </w:tc>
        <w:tc>
          <w:tcPr>
            <w:tcW w:w="9042" w:type="dxa"/>
            <w:tcPrChange w:id="4059" w:author="Christian PIEDALLU" w:date="2023-02-06T16:22:00Z">
              <w:tcPr>
                <w:tcW w:w="8694" w:type="dxa"/>
              </w:tcPr>
            </w:tcPrChange>
          </w:tcPr>
          <w:p w14:paraId="42C7FD2B" w14:textId="77777777" w:rsidR="00B177F5" w:rsidRPr="00814BC9" w:rsidRDefault="00B553DB">
            <w:pPr>
              <w:pStyle w:val="TableParagraph"/>
              <w:spacing w:line="219" w:lineRule="exact"/>
              <w:ind w:right="51"/>
              <w:jc w:val="right"/>
              <w:rPr>
                <w:sz w:val="20"/>
                <w:lang w:val="en-GB"/>
                <w:rPrChange w:id="4060" w:author="Christian PIEDALLU" w:date="2023-02-06T09:53:00Z">
                  <w:rPr>
                    <w:sz w:val="20"/>
                  </w:rPr>
                </w:rPrChange>
              </w:rPr>
            </w:pPr>
            <w:r w:rsidRPr="00814BC9">
              <w:rPr>
                <w:w w:val="105"/>
                <w:sz w:val="20"/>
                <w:lang w:val="en-GB"/>
                <w:rPrChange w:id="4061" w:author="Christian PIEDALLU" w:date="2023-02-06T09:53:00Z">
                  <w:rPr>
                    <w:w w:val="105"/>
                    <w:sz w:val="20"/>
                  </w:rPr>
                </w:rPrChange>
              </w:rPr>
              <w:t>estimated.</w:t>
            </w:r>
            <w:r w:rsidRPr="00814BC9">
              <w:rPr>
                <w:spacing w:val="41"/>
                <w:w w:val="105"/>
                <w:sz w:val="20"/>
                <w:lang w:val="en-GB"/>
                <w:rPrChange w:id="4062" w:author="Christian PIEDALLU" w:date="2023-02-06T09:53:00Z">
                  <w:rPr>
                    <w:spacing w:val="41"/>
                    <w:w w:val="105"/>
                    <w:sz w:val="20"/>
                  </w:rPr>
                </w:rPrChange>
              </w:rPr>
              <w:t xml:space="preserve"> </w:t>
            </w:r>
            <w:r w:rsidRPr="00814BC9">
              <w:rPr>
                <w:w w:val="105"/>
                <w:sz w:val="20"/>
                <w:lang w:val="en-GB"/>
                <w:rPrChange w:id="4063" w:author="Christian PIEDALLU" w:date="2023-02-06T09:53:00Z">
                  <w:rPr>
                    <w:w w:val="105"/>
                    <w:sz w:val="20"/>
                  </w:rPr>
                </w:rPrChange>
              </w:rPr>
              <w:t>However,</w:t>
            </w:r>
            <w:r w:rsidRPr="00814BC9">
              <w:rPr>
                <w:spacing w:val="17"/>
                <w:w w:val="105"/>
                <w:sz w:val="20"/>
                <w:lang w:val="en-GB"/>
                <w:rPrChange w:id="4064" w:author="Christian PIEDALLU" w:date="2023-02-06T09:53:00Z">
                  <w:rPr>
                    <w:spacing w:val="17"/>
                    <w:w w:val="105"/>
                    <w:sz w:val="20"/>
                  </w:rPr>
                </w:rPrChange>
              </w:rPr>
              <w:t xml:space="preserve"> </w:t>
            </w:r>
            <w:r w:rsidRPr="00814BC9">
              <w:rPr>
                <w:w w:val="105"/>
                <w:sz w:val="20"/>
                <w:lang w:val="en-GB"/>
                <w:rPrChange w:id="4065" w:author="Christian PIEDALLU" w:date="2023-02-06T09:53:00Z">
                  <w:rPr>
                    <w:w w:val="105"/>
                    <w:sz w:val="20"/>
                  </w:rPr>
                </w:rPrChange>
              </w:rPr>
              <w:t>in</w:t>
            </w:r>
            <w:r w:rsidRPr="00814BC9">
              <w:rPr>
                <w:spacing w:val="16"/>
                <w:w w:val="105"/>
                <w:sz w:val="20"/>
                <w:lang w:val="en-GB"/>
                <w:rPrChange w:id="4066" w:author="Christian PIEDALLU" w:date="2023-02-06T09:53:00Z">
                  <w:rPr>
                    <w:spacing w:val="16"/>
                    <w:w w:val="105"/>
                    <w:sz w:val="20"/>
                  </w:rPr>
                </w:rPrChange>
              </w:rPr>
              <w:t xml:space="preserve"> </w:t>
            </w:r>
            <w:r w:rsidRPr="00814BC9">
              <w:rPr>
                <w:w w:val="105"/>
                <w:sz w:val="20"/>
                <w:lang w:val="en-GB"/>
                <w:rPrChange w:id="4067" w:author="Christian PIEDALLU" w:date="2023-02-06T09:53:00Z">
                  <w:rPr>
                    <w:w w:val="105"/>
                    <w:sz w:val="20"/>
                  </w:rPr>
                </w:rPrChange>
              </w:rPr>
              <w:t>the</w:t>
            </w:r>
            <w:r w:rsidRPr="00814BC9">
              <w:rPr>
                <w:spacing w:val="15"/>
                <w:w w:val="105"/>
                <w:sz w:val="20"/>
                <w:lang w:val="en-GB"/>
                <w:rPrChange w:id="4068" w:author="Christian PIEDALLU" w:date="2023-02-06T09:53:00Z">
                  <w:rPr>
                    <w:spacing w:val="15"/>
                    <w:w w:val="105"/>
                    <w:sz w:val="20"/>
                  </w:rPr>
                </w:rPrChange>
              </w:rPr>
              <w:t xml:space="preserve"> </w:t>
            </w:r>
            <w:r w:rsidRPr="00814BC9">
              <w:rPr>
                <w:w w:val="105"/>
                <w:sz w:val="20"/>
                <w:lang w:val="en-GB"/>
                <w:rPrChange w:id="4069" w:author="Christian PIEDALLU" w:date="2023-02-06T09:53:00Z">
                  <w:rPr>
                    <w:w w:val="105"/>
                    <w:sz w:val="20"/>
                  </w:rPr>
                </w:rPrChange>
              </w:rPr>
              <w:t>mixed</w:t>
            </w:r>
            <w:r w:rsidRPr="00814BC9">
              <w:rPr>
                <w:spacing w:val="16"/>
                <w:w w:val="105"/>
                <w:sz w:val="20"/>
                <w:lang w:val="en-GB"/>
                <w:rPrChange w:id="4070" w:author="Christian PIEDALLU" w:date="2023-02-06T09:53:00Z">
                  <w:rPr>
                    <w:spacing w:val="16"/>
                    <w:w w:val="105"/>
                    <w:sz w:val="20"/>
                  </w:rPr>
                </w:rPrChange>
              </w:rPr>
              <w:t xml:space="preserve"> </w:t>
            </w:r>
            <w:r w:rsidRPr="00814BC9">
              <w:rPr>
                <w:w w:val="105"/>
                <w:sz w:val="20"/>
                <w:lang w:val="en-GB"/>
                <w:rPrChange w:id="4071" w:author="Christian PIEDALLU" w:date="2023-02-06T09:53:00Z">
                  <w:rPr>
                    <w:w w:val="105"/>
                    <w:sz w:val="20"/>
                  </w:rPr>
                </w:rPrChange>
              </w:rPr>
              <w:t>stands</w:t>
            </w:r>
            <w:r w:rsidRPr="00814BC9">
              <w:rPr>
                <w:spacing w:val="15"/>
                <w:w w:val="105"/>
                <w:sz w:val="20"/>
                <w:lang w:val="en-GB"/>
                <w:rPrChange w:id="4072" w:author="Christian PIEDALLU" w:date="2023-02-06T09:53:00Z">
                  <w:rPr>
                    <w:spacing w:val="15"/>
                    <w:w w:val="105"/>
                    <w:sz w:val="20"/>
                  </w:rPr>
                </w:rPrChange>
              </w:rPr>
              <w:t xml:space="preserve"> </w:t>
            </w:r>
            <w:r w:rsidRPr="00814BC9">
              <w:rPr>
                <w:w w:val="105"/>
                <w:sz w:val="20"/>
                <w:lang w:val="en-GB"/>
                <w:rPrChange w:id="4073" w:author="Christian PIEDALLU" w:date="2023-02-06T09:53:00Z">
                  <w:rPr>
                    <w:w w:val="105"/>
                    <w:sz w:val="20"/>
                  </w:rPr>
                </w:rPrChange>
              </w:rPr>
              <w:t>of</w:t>
            </w:r>
            <w:r w:rsidRPr="00814BC9">
              <w:rPr>
                <w:spacing w:val="16"/>
                <w:w w:val="105"/>
                <w:sz w:val="20"/>
                <w:lang w:val="en-GB"/>
                <w:rPrChange w:id="4074" w:author="Christian PIEDALLU" w:date="2023-02-06T09:53:00Z">
                  <w:rPr>
                    <w:spacing w:val="16"/>
                    <w:w w:val="105"/>
                    <w:sz w:val="20"/>
                  </w:rPr>
                </w:rPrChange>
              </w:rPr>
              <w:t xml:space="preserve"> </w:t>
            </w:r>
            <w:r w:rsidRPr="00814BC9">
              <w:rPr>
                <w:w w:val="105"/>
                <w:sz w:val="20"/>
                <w:lang w:val="en-GB"/>
                <w:rPrChange w:id="4075" w:author="Christian PIEDALLU" w:date="2023-02-06T09:53:00Z">
                  <w:rPr>
                    <w:w w:val="105"/>
                    <w:sz w:val="20"/>
                  </w:rPr>
                </w:rPrChange>
              </w:rPr>
              <w:t>the</w:t>
            </w:r>
            <w:r w:rsidRPr="00814BC9">
              <w:rPr>
                <w:spacing w:val="16"/>
                <w:w w:val="105"/>
                <w:sz w:val="20"/>
                <w:lang w:val="en-GB"/>
                <w:rPrChange w:id="4076" w:author="Christian PIEDALLU" w:date="2023-02-06T09:53:00Z">
                  <w:rPr>
                    <w:spacing w:val="16"/>
                    <w:w w:val="105"/>
                    <w:sz w:val="20"/>
                  </w:rPr>
                </w:rPrChange>
              </w:rPr>
              <w:t xml:space="preserve"> </w:t>
            </w:r>
            <w:r w:rsidRPr="00814BC9">
              <w:rPr>
                <w:w w:val="105"/>
                <w:sz w:val="20"/>
                <w:lang w:val="en-GB"/>
                <w:rPrChange w:id="4077" w:author="Christian PIEDALLU" w:date="2023-02-06T09:53:00Z">
                  <w:rPr>
                    <w:w w:val="105"/>
                    <w:sz w:val="20"/>
                  </w:rPr>
                </w:rPrChange>
              </w:rPr>
              <w:t>Vosges,</w:t>
            </w:r>
            <w:r w:rsidRPr="00814BC9">
              <w:rPr>
                <w:spacing w:val="16"/>
                <w:w w:val="105"/>
                <w:sz w:val="20"/>
                <w:lang w:val="en-GB"/>
                <w:rPrChange w:id="4078" w:author="Christian PIEDALLU" w:date="2023-02-06T09:53:00Z">
                  <w:rPr>
                    <w:spacing w:val="16"/>
                    <w:w w:val="105"/>
                    <w:sz w:val="20"/>
                  </w:rPr>
                </w:rPrChange>
              </w:rPr>
              <w:t xml:space="preserve"> </w:t>
            </w:r>
            <w:r w:rsidRPr="00814BC9">
              <w:rPr>
                <w:w w:val="105"/>
                <w:sz w:val="20"/>
                <w:lang w:val="en-GB"/>
                <w:rPrChange w:id="4079" w:author="Christian PIEDALLU" w:date="2023-02-06T09:53:00Z">
                  <w:rPr>
                    <w:w w:val="105"/>
                    <w:sz w:val="20"/>
                  </w:rPr>
                </w:rPrChange>
              </w:rPr>
              <w:t>the</w:t>
            </w:r>
            <w:r w:rsidRPr="00814BC9">
              <w:rPr>
                <w:spacing w:val="16"/>
                <w:w w:val="105"/>
                <w:sz w:val="20"/>
                <w:lang w:val="en-GB"/>
                <w:rPrChange w:id="4080" w:author="Christian PIEDALLU" w:date="2023-02-06T09:53:00Z">
                  <w:rPr>
                    <w:spacing w:val="16"/>
                    <w:w w:val="105"/>
                    <w:sz w:val="20"/>
                  </w:rPr>
                </w:rPrChange>
              </w:rPr>
              <w:t xml:space="preserve"> </w:t>
            </w:r>
            <w:r w:rsidRPr="00814BC9">
              <w:rPr>
                <w:w w:val="105"/>
                <w:sz w:val="20"/>
                <w:lang w:val="en-GB"/>
                <w:rPrChange w:id="4081" w:author="Christian PIEDALLU" w:date="2023-02-06T09:53:00Z">
                  <w:rPr>
                    <w:w w:val="105"/>
                    <w:sz w:val="20"/>
                  </w:rPr>
                </w:rPrChange>
              </w:rPr>
              <w:t>area</w:t>
            </w:r>
            <w:r w:rsidRPr="00814BC9">
              <w:rPr>
                <w:spacing w:val="15"/>
                <w:w w:val="105"/>
                <w:sz w:val="20"/>
                <w:lang w:val="en-GB"/>
                <w:rPrChange w:id="4082" w:author="Christian PIEDALLU" w:date="2023-02-06T09:53:00Z">
                  <w:rPr>
                    <w:spacing w:val="15"/>
                    <w:w w:val="105"/>
                    <w:sz w:val="20"/>
                  </w:rPr>
                </w:rPrChange>
              </w:rPr>
              <w:t xml:space="preserve"> </w:t>
            </w:r>
            <w:r w:rsidRPr="00814BC9">
              <w:rPr>
                <w:w w:val="105"/>
                <w:sz w:val="20"/>
                <w:lang w:val="en-GB"/>
                <w:rPrChange w:id="4083" w:author="Christian PIEDALLU" w:date="2023-02-06T09:53:00Z">
                  <w:rPr>
                    <w:w w:val="105"/>
                    <w:sz w:val="20"/>
                  </w:rPr>
                </w:rPrChange>
              </w:rPr>
              <w:t>is</w:t>
            </w:r>
            <w:r w:rsidRPr="00814BC9">
              <w:rPr>
                <w:spacing w:val="16"/>
                <w:w w:val="105"/>
                <w:sz w:val="20"/>
                <w:lang w:val="en-GB"/>
                <w:rPrChange w:id="4084" w:author="Christian PIEDALLU" w:date="2023-02-06T09:53:00Z">
                  <w:rPr>
                    <w:spacing w:val="16"/>
                    <w:w w:val="105"/>
                    <w:sz w:val="20"/>
                  </w:rPr>
                </w:rPrChange>
              </w:rPr>
              <w:t xml:space="preserve"> </w:t>
            </w:r>
            <w:r w:rsidRPr="00814BC9">
              <w:rPr>
                <w:w w:val="105"/>
                <w:sz w:val="20"/>
                <w:lang w:val="en-GB"/>
                <w:rPrChange w:id="4085" w:author="Christian PIEDALLU" w:date="2023-02-06T09:53:00Z">
                  <w:rPr>
                    <w:w w:val="105"/>
                    <w:sz w:val="20"/>
                  </w:rPr>
                </w:rPrChange>
              </w:rPr>
              <w:t>more</w:t>
            </w:r>
            <w:r w:rsidRPr="00814BC9">
              <w:rPr>
                <w:spacing w:val="15"/>
                <w:w w:val="105"/>
                <w:sz w:val="20"/>
                <w:lang w:val="en-GB"/>
                <w:rPrChange w:id="4086" w:author="Christian PIEDALLU" w:date="2023-02-06T09:53:00Z">
                  <w:rPr>
                    <w:spacing w:val="15"/>
                    <w:w w:val="105"/>
                    <w:sz w:val="20"/>
                  </w:rPr>
                </w:rPrChange>
              </w:rPr>
              <w:t xml:space="preserve"> </w:t>
            </w:r>
            <w:r w:rsidRPr="00814BC9">
              <w:rPr>
                <w:w w:val="105"/>
                <w:sz w:val="20"/>
                <w:lang w:val="en-GB"/>
                <w:rPrChange w:id="4087" w:author="Christian PIEDALLU" w:date="2023-02-06T09:53:00Z">
                  <w:rPr>
                    <w:w w:val="105"/>
                    <w:sz w:val="20"/>
                  </w:rPr>
                </w:rPrChange>
              </w:rPr>
              <w:t>difficult</w:t>
            </w:r>
            <w:r w:rsidRPr="00814BC9">
              <w:rPr>
                <w:spacing w:val="16"/>
                <w:w w:val="105"/>
                <w:sz w:val="20"/>
                <w:lang w:val="en-GB"/>
                <w:rPrChange w:id="4088" w:author="Christian PIEDALLU" w:date="2023-02-06T09:53:00Z">
                  <w:rPr>
                    <w:spacing w:val="16"/>
                    <w:w w:val="105"/>
                    <w:sz w:val="20"/>
                  </w:rPr>
                </w:rPrChange>
              </w:rPr>
              <w:t xml:space="preserve"> </w:t>
            </w:r>
            <w:r w:rsidRPr="00814BC9">
              <w:rPr>
                <w:w w:val="105"/>
                <w:sz w:val="20"/>
                <w:lang w:val="en-GB"/>
                <w:rPrChange w:id="4089" w:author="Christian PIEDALLU" w:date="2023-02-06T09:53:00Z">
                  <w:rPr>
                    <w:w w:val="105"/>
                    <w:sz w:val="20"/>
                  </w:rPr>
                </w:rPrChange>
              </w:rPr>
              <w:t>to</w:t>
            </w:r>
            <w:r w:rsidRPr="00814BC9">
              <w:rPr>
                <w:spacing w:val="16"/>
                <w:w w:val="105"/>
                <w:sz w:val="20"/>
                <w:lang w:val="en-GB"/>
                <w:rPrChange w:id="4090" w:author="Christian PIEDALLU" w:date="2023-02-06T09:53:00Z">
                  <w:rPr>
                    <w:spacing w:val="16"/>
                    <w:w w:val="105"/>
                    <w:sz w:val="20"/>
                  </w:rPr>
                </w:rPrChange>
              </w:rPr>
              <w:t xml:space="preserve"> </w:t>
            </w:r>
            <w:r w:rsidRPr="00814BC9">
              <w:rPr>
                <w:w w:val="105"/>
                <w:sz w:val="20"/>
                <w:lang w:val="en-GB"/>
                <w:rPrChange w:id="4091" w:author="Christian PIEDALLU" w:date="2023-02-06T09:53:00Z">
                  <w:rPr>
                    <w:w w:val="105"/>
                    <w:sz w:val="20"/>
                  </w:rPr>
                </w:rPrChange>
              </w:rPr>
              <w:t>evaluate.</w:t>
            </w:r>
            <w:r w:rsidRPr="00814BC9">
              <w:rPr>
                <w:spacing w:val="42"/>
                <w:w w:val="105"/>
                <w:sz w:val="20"/>
                <w:lang w:val="en-GB"/>
                <w:rPrChange w:id="4092" w:author="Christian PIEDALLU" w:date="2023-02-06T09:53:00Z">
                  <w:rPr>
                    <w:spacing w:val="42"/>
                    <w:w w:val="105"/>
                    <w:sz w:val="20"/>
                  </w:rPr>
                </w:rPrChange>
              </w:rPr>
              <w:t xml:space="preserve"> </w:t>
            </w:r>
            <w:r w:rsidRPr="00814BC9">
              <w:rPr>
                <w:w w:val="105"/>
                <w:sz w:val="20"/>
                <w:lang w:val="en-GB"/>
                <w:rPrChange w:id="4093" w:author="Christian PIEDALLU" w:date="2023-02-06T09:53:00Z">
                  <w:rPr>
                    <w:w w:val="105"/>
                    <w:sz w:val="20"/>
                  </w:rPr>
                </w:rPrChange>
              </w:rPr>
              <w:t>An</w:t>
            </w:r>
          </w:p>
        </w:tc>
      </w:tr>
      <w:tr w:rsidR="00B177F5" w:rsidRPr="00814BC9" w14:paraId="5405B2B7" w14:textId="77777777" w:rsidTr="00F950A7">
        <w:trPr>
          <w:trHeight w:val="304"/>
          <w:trPrChange w:id="4094" w:author="Christian PIEDALLU" w:date="2023-02-06T16:22:00Z">
            <w:trPr>
              <w:trHeight w:val="239"/>
            </w:trPr>
          </w:trPrChange>
        </w:trPr>
        <w:tc>
          <w:tcPr>
            <w:tcW w:w="320" w:type="dxa"/>
            <w:tcPrChange w:id="4095" w:author="Christian PIEDALLU" w:date="2023-02-06T16:22:00Z">
              <w:tcPr>
                <w:tcW w:w="308" w:type="dxa"/>
              </w:tcPr>
            </w:tcPrChange>
          </w:tcPr>
          <w:p w14:paraId="261CE406" w14:textId="77777777" w:rsidR="00B177F5" w:rsidRPr="00814BC9" w:rsidRDefault="00B553DB">
            <w:pPr>
              <w:pStyle w:val="TableParagraph"/>
              <w:spacing w:before="75"/>
              <w:ind w:left="31" w:right="78"/>
              <w:jc w:val="center"/>
              <w:rPr>
                <w:rFonts w:ascii="Trebuchet MS"/>
                <w:sz w:val="10"/>
                <w:lang w:val="en-GB"/>
                <w:rPrChange w:id="4096" w:author="Christian PIEDALLU" w:date="2023-02-06T09:53:00Z">
                  <w:rPr>
                    <w:rFonts w:ascii="Trebuchet MS"/>
                    <w:sz w:val="10"/>
                  </w:rPr>
                </w:rPrChange>
              </w:rPr>
            </w:pPr>
            <w:r w:rsidRPr="00814BC9">
              <w:rPr>
                <w:rFonts w:ascii="Trebuchet MS"/>
                <w:sz w:val="10"/>
                <w:lang w:val="en-GB"/>
                <w:rPrChange w:id="4097" w:author="Christian PIEDALLU" w:date="2023-02-06T09:53:00Z">
                  <w:rPr>
                    <w:rFonts w:ascii="Trebuchet MS"/>
                    <w:sz w:val="10"/>
                  </w:rPr>
                </w:rPrChange>
              </w:rPr>
              <w:t>237</w:t>
            </w:r>
          </w:p>
        </w:tc>
        <w:tc>
          <w:tcPr>
            <w:tcW w:w="9042" w:type="dxa"/>
            <w:tcPrChange w:id="4098" w:author="Christian PIEDALLU" w:date="2023-02-06T16:22:00Z">
              <w:tcPr>
                <w:tcW w:w="8694" w:type="dxa"/>
              </w:tcPr>
            </w:tcPrChange>
          </w:tcPr>
          <w:p w14:paraId="3D648316" w14:textId="77777777" w:rsidR="00B177F5" w:rsidRPr="00814BC9" w:rsidRDefault="00B553DB">
            <w:pPr>
              <w:pStyle w:val="TableParagraph"/>
              <w:spacing w:line="219" w:lineRule="exact"/>
              <w:ind w:right="49"/>
              <w:jc w:val="right"/>
              <w:rPr>
                <w:sz w:val="20"/>
                <w:lang w:val="en-GB"/>
                <w:rPrChange w:id="4099" w:author="Christian PIEDALLU" w:date="2023-02-06T09:53:00Z">
                  <w:rPr>
                    <w:sz w:val="20"/>
                  </w:rPr>
                </w:rPrChange>
              </w:rPr>
            </w:pPr>
            <w:commentRangeStart w:id="4100"/>
            <w:r w:rsidRPr="00814BC9">
              <w:rPr>
                <w:w w:val="105"/>
                <w:sz w:val="20"/>
                <w:lang w:val="en-GB"/>
                <w:rPrChange w:id="4101" w:author="Christian PIEDALLU" w:date="2023-02-06T09:53:00Z">
                  <w:rPr>
                    <w:w w:val="105"/>
                    <w:sz w:val="20"/>
                  </w:rPr>
                </w:rPrChange>
              </w:rPr>
              <w:t>underestimation</w:t>
            </w:r>
            <w:r w:rsidRPr="00814BC9">
              <w:rPr>
                <w:spacing w:val="20"/>
                <w:w w:val="105"/>
                <w:sz w:val="20"/>
                <w:lang w:val="en-GB"/>
                <w:rPrChange w:id="4102" w:author="Christian PIEDALLU" w:date="2023-02-06T09:53:00Z">
                  <w:rPr>
                    <w:spacing w:val="20"/>
                    <w:w w:val="105"/>
                    <w:sz w:val="20"/>
                  </w:rPr>
                </w:rPrChange>
              </w:rPr>
              <w:t xml:space="preserve"> </w:t>
            </w:r>
            <w:r w:rsidRPr="00814BC9">
              <w:rPr>
                <w:w w:val="105"/>
                <w:sz w:val="20"/>
                <w:lang w:val="en-GB"/>
                <w:rPrChange w:id="4103" w:author="Christian PIEDALLU" w:date="2023-02-06T09:53:00Z">
                  <w:rPr>
                    <w:w w:val="105"/>
                    <w:sz w:val="20"/>
                  </w:rPr>
                </w:rPrChange>
              </w:rPr>
              <w:t>of</w:t>
            </w:r>
            <w:r w:rsidRPr="00814BC9">
              <w:rPr>
                <w:spacing w:val="21"/>
                <w:w w:val="105"/>
                <w:sz w:val="20"/>
                <w:lang w:val="en-GB"/>
                <w:rPrChange w:id="4104" w:author="Christian PIEDALLU" w:date="2023-02-06T09:53:00Z">
                  <w:rPr>
                    <w:spacing w:val="21"/>
                    <w:w w:val="105"/>
                    <w:sz w:val="20"/>
                  </w:rPr>
                </w:rPrChange>
              </w:rPr>
              <w:t xml:space="preserve"> </w:t>
            </w:r>
            <w:r w:rsidRPr="00814BC9">
              <w:rPr>
                <w:w w:val="105"/>
                <w:sz w:val="20"/>
                <w:lang w:val="en-GB"/>
                <w:rPrChange w:id="4105" w:author="Christian PIEDALLU" w:date="2023-02-06T09:53:00Z">
                  <w:rPr>
                    <w:w w:val="105"/>
                    <w:sz w:val="20"/>
                  </w:rPr>
                </w:rPrChange>
              </w:rPr>
              <w:t>dieback</w:t>
            </w:r>
            <w:r w:rsidRPr="00814BC9">
              <w:rPr>
                <w:spacing w:val="20"/>
                <w:w w:val="105"/>
                <w:sz w:val="20"/>
                <w:lang w:val="en-GB"/>
                <w:rPrChange w:id="4106" w:author="Christian PIEDALLU" w:date="2023-02-06T09:53:00Z">
                  <w:rPr>
                    <w:spacing w:val="20"/>
                    <w:w w:val="105"/>
                    <w:sz w:val="20"/>
                  </w:rPr>
                </w:rPrChange>
              </w:rPr>
              <w:t xml:space="preserve"> </w:t>
            </w:r>
            <w:r w:rsidRPr="00814BC9">
              <w:rPr>
                <w:w w:val="105"/>
                <w:sz w:val="20"/>
                <w:lang w:val="en-GB"/>
                <w:rPrChange w:id="4107" w:author="Christian PIEDALLU" w:date="2023-02-06T09:53:00Z">
                  <w:rPr>
                    <w:w w:val="105"/>
                    <w:sz w:val="20"/>
                  </w:rPr>
                </w:rPrChange>
              </w:rPr>
              <w:t>rate</w:t>
            </w:r>
            <w:r w:rsidRPr="00814BC9">
              <w:rPr>
                <w:spacing w:val="21"/>
                <w:w w:val="105"/>
                <w:sz w:val="20"/>
                <w:lang w:val="en-GB"/>
                <w:rPrChange w:id="4108" w:author="Christian PIEDALLU" w:date="2023-02-06T09:53:00Z">
                  <w:rPr>
                    <w:spacing w:val="21"/>
                    <w:w w:val="105"/>
                    <w:sz w:val="20"/>
                  </w:rPr>
                </w:rPrChange>
              </w:rPr>
              <w:t xml:space="preserve"> </w:t>
            </w:r>
            <w:r w:rsidRPr="00814BC9">
              <w:rPr>
                <w:w w:val="105"/>
                <w:sz w:val="20"/>
                <w:lang w:val="en-GB"/>
                <w:rPrChange w:id="4109" w:author="Christian PIEDALLU" w:date="2023-02-06T09:53:00Z">
                  <w:rPr>
                    <w:w w:val="105"/>
                    <w:sz w:val="20"/>
                  </w:rPr>
                </w:rPrChange>
              </w:rPr>
              <w:t>is</w:t>
            </w:r>
            <w:r w:rsidRPr="00814BC9">
              <w:rPr>
                <w:spacing w:val="20"/>
                <w:w w:val="105"/>
                <w:sz w:val="20"/>
                <w:lang w:val="en-GB"/>
                <w:rPrChange w:id="4110" w:author="Christian PIEDALLU" w:date="2023-02-06T09:53:00Z">
                  <w:rPr>
                    <w:spacing w:val="20"/>
                    <w:w w:val="105"/>
                    <w:sz w:val="20"/>
                  </w:rPr>
                </w:rPrChange>
              </w:rPr>
              <w:t xml:space="preserve"> </w:t>
            </w:r>
            <w:commentRangeEnd w:id="4100"/>
            <w:r w:rsidR="00CA6243">
              <w:rPr>
                <w:rStyle w:val="Marquedecommentaire"/>
              </w:rPr>
              <w:commentReference w:id="4100"/>
            </w:r>
            <w:r w:rsidRPr="00814BC9">
              <w:rPr>
                <w:w w:val="105"/>
                <w:sz w:val="20"/>
                <w:lang w:val="en-GB"/>
                <w:rPrChange w:id="4111" w:author="Christian PIEDALLU" w:date="2023-02-06T09:53:00Z">
                  <w:rPr>
                    <w:w w:val="105"/>
                    <w:sz w:val="20"/>
                  </w:rPr>
                </w:rPrChange>
              </w:rPr>
              <w:t>not</w:t>
            </w:r>
            <w:r w:rsidRPr="00814BC9">
              <w:rPr>
                <w:spacing w:val="21"/>
                <w:w w:val="105"/>
                <w:sz w:val="20"/>
                <w:lang w:val="en-GB"/>
                <w:rPrChange w:id="4112" w:author="Christian PIEDALLU" w:date="2023-02-06T09:53:00Z">
                  <w:rPr>
                    <w:spacing w:val="21"/>
                    <w:w w:val="105"/>
                    <w:sz w:val="20"/>
                  </w:rPr>
                </w:rPrChange>
              </w:rPr>
              <w:t xml:space="preserve"> </w:t>
            </w:r>
            <w:r w:rsidRPr="00814BC9">
              <w:rPr>
                <w:w w:val="105"/>
                <w:sz w:val="20"/>
                <w:lang w:val="en-GB"/>
                <w:rPrChange w:id="4113" w:author="Christian PIEDALLU" w:date="2023-02-06T09:53:00Z">
                  <w:rPr>
                    <w:w w:val="105"/>
                    <w:sz w:val="20"/>
                  </w:rPr>
                </w:rPrChange>
              </w:rPr>
              <w:t>excluded.</w:t>
            </w:r>
            <w:r w:rsidRPr="00814BC9">
              <w:rPr>
                <w:spacing w:val="5"/>
                <w:w w:val="105"/>
                <w:sz w:val="20"/>
                <w:lang w:val="en-GB"/>
                <w:rPrChange w:id="4114" w:author="Christian PIEDALLU" w:date="2023-02-06T09:53:00Z">
                  <w:rPr>
                    <w:spacing w:val="5"/>
                    <w:w w:val="105"/>
                    <w:sz w:val="20"/>
                  </w:rPr>
                </w:rPrChange>
              </w:rPr>
              <w:t xml:space="preserve"> </w:t>
            </w:r>
            <w:r w:rsidRPr="00814BC9">
              <w:rPr>
                <w:w w:val="105"/>
                <w:sz w:val="20"/>
                <w:lang w:val="en-GB"/>
                <w:rPrChange w:id="4115" w:author="Christian PIEDALLU" w:date="2023-02-06T09:53:00Z">
                  <w:rPr>
                    <w:w w:val="105"/>
                    <w:sz w:val="20"/>
                  </w:rPr>
                </w:rPrChange>
              </w:rPr>
              <w:t>Another</w:t>
            </w:r>
            <w:r w:rsidRPr="00814BC9">
              <w:rPr>
                <w:spacing w:val="20"/>
                <w:w w:val="105"/>
                <w:sz w:val="20"/>
                <w:lang w:val="en-GB"/>
                <w:rPrChange w:id="4116" w:author="Christian PIEDALLU" w:date="2023-02-06T09:53:00Z">
                  <w:rPr>
                    <w:spacing w:val="20"/>
                    <w:w w:val="105"/>
                    <w:sz w:val="20"/>
                  </w:rPr>
                </w:rPrChange>
              </w:rPr>
              <w:t xml:space="preserve"> </w:t>
            </w:r>
            <w:r w:rsidRPr="00814BC9">
              <w:rPr>
                <w:w w:val="105"/>
                <w:sz w:val="20"/>
                <w:lang w:val="en-GB"/>
                <w:rPrChange w:id="4117" w:author="Christian PIEDALLU" w:date="2023-02-06T09:53:00Z">
                  <w:rPr>
                    <w:w w:val="105"/>
                    <w:sz w:val="20"/>
                  </w:rPr>
                </w:rPrChange>
              </w:rPr>
              <w:t>limitation</w:t>
            </w:r>
            <w:r w:rsidRPr="00814BC9">
              <w:rPr>
                <w:spacing w:val="21"/>
                <w:w w:val="105"/>
                <w:sz w:val="20"/>
                <w:lang w:val="en-GB"/>
                <w:rPrChange w:id="4118" w:author="Christian PIEDALLU" w:date="2023-02-06T09:53:00Z">
                  <w:rPr>
                    <w:spacing w:val="21"/>
                    <w:w w:val="105"/>
                    <w:sz w:val="20"/>
                  </w:rPr>
                </w:rPrChange>
              </w:rPr>
              <w:t xml:space="preserve"> </w:t>
            </w:r>
            <w:r w:rsidRPr="00814BC9">
              <w:rPr>
                <w:w w:val="105"/>
                <w:sz w:val="20"/>
                <w:lang w:val="en-GB"/>
                <w:rPrChange w:id="4119" w:author="Christian PIEDALLU" w:date="2023-02-06T09:53:00Z">
                  <w:rPr>
                    <w:w w:val="105"/>
                    <w:sz w:val="20"/>
                  </w:rPr>
                </w:rPrChange>
              </w:rPr>
              <w:t>of</w:t>
            </w:r>
            <w:r w:rsidRPr="00814BC9">
              <w:rPr>
                <w:spacing w:val="20"/>
                <w:w w:val="105"/>
                <w:sz w:val="20"/>
                <w:lang w:val="en-GB"/>
                <w:rPrChange w:id="4120" w:author="Christian PIEDALLU" w:date="2023-02-06T09:53:00Z">
                  <w:rPr>
                    <w:spacing w:val="20"/>
                    <w:w w:val="105"/>
                    <w:sz w:val="20"/>
                  </w:rPr>
                </w:rPrChange>
              </w:rPr>
              <w:t xml:space="preserve"> </w:t>
            </w:r>
            <w:r w:rsidRPr="00814BC9">
              <w:rPr>
                <w:w w:val="105"/>
                <w:sz w:val="20"/>
                <w:lang w:val="en-GB"/>
                <w:rPrChange w:id="4121" w:author="Christian PIEDALLU" w:date="2023-02-06T09:53:00Z">
                  <w:rPr>
                    <w:w w:val="105"/>
                    <w:sz w:val="20"/>
                  </w:rPr>
                </w:rPrChange>
              </w:rPr>
              <w:t>the</w:t>
            </w:r>
            <w:r w:rsidRPr="00814BC9">
              <w:rPr>
                <w:spacing w:val="21"/>
                <w:w w:val="105"/>
                <w:sz w:val="20"/>
                <w:lang w:val="en-GB"/>
                <w:rPrChange w:id="4122" w:author="Christian PIEDALLU" w:date="2023-02-06T09:53:00Z">
                  <w:rPr>
                    <w:spacing w:val="21"/>
                    <w:w w:val="105"/>
                    <w:sz w:val="20"/>
                  </w:rPr>
                </w:rPrChange>
              </w:rPr>
              <w:t xml:space="preserve"> </w:t>
            </w:r>
            <w:r w:rsidRPr="00814BC9">
              <w:rPr>
                <w:w w:val="105"/>
                <w:sz w:val="20"/>
                <w:lang w:val="en-GB"/>
                <w:rPrChange w:id="4123" w:author="Christian PIEDALLU" w:date="2023-02-06T09:53:00Z">
                  <w:rPr>
                    <w:w w:val="105"/>
                    <w:sz w:val="20"/>
                  </w:rPr>
                </w:rPrChange>
              </w:rPr>
              <w:t>methodology</w:t>
            </w:r>
            <w:r w:rsidRPr="00814BC9">
              <w:rPr>
                <w:spacing w:val="20"/>
                <w:w w:val="105"/>
                <w:sz w:val="20"/>
                <w:lang w:val="en-GB"/>
                <w:rPrChange w:id="4124" w:author="Christian PIEDALLU" w:date="2023-02-06T09:53:00Z">
                  <w:rPr>
                    <w:spacing w:val="20"/>
                    <w:w w:val="105"/>
                    <w:sz w:val="20"/>
                  </w:rPr>
                </w:rPrChange>
              </w:rPr>
              <w:t xml:space="preserve"> </w:t>
            </w:r>
            <w:r w:rsidRPr="00814BC9">
              <w:rPr>
                <w:w w:val="105"/>
                <w:sz w:val="20"/>
                <w:lang w:val="en-GB"/>
                <w:rPrChange w:id="4125" w:author="Christian PIEDALLU" w:date="2023-02-06T09:53:00Z">
                  <w:rPr>
                    <w:w w:val="105"/>
                    <w:sz w:val="20"/>
                  </w:rPr>
                </w:rPrChange>
              </w:rPr>
              <w:t>is</w:t>
            </w:r>
            <w:r w:rsidRPr="00814BC9">
              <w:rPr>
                <w:spacing w:val="21"/>
                <w:w w:val="105"/>
                <w:sz w:val="20"/>
                <w:lang w:val="en-GB"/>
                <w:rPrChange w:id="4126" w:author="Christian PIEDALLU" w:date="2023-02-06T09:53:00Z">
                  <w:rPr>
                    <w:spacing w:val="21"/>
                    <w:w w:val="105"/>
                    <w:sz w:val="20"/>
                  </w:rPr>
                </w:rPrChange>
              </w:rPr>
              <w:t xml:space="preserve"> </w:t>
            </w:r>
            <w:r w:rsidRPr="00814BC9">
              <w:rPr>
                <w:w w:val="105"/>
                <w:sz w:val="20"/>
                <w:lang w:val="en-GB"/>
                <w:rPrChange w:id="4127" w:author="Christian PIEDALLU" w:date="2023-02-06T09:53:00Z">
                  <w:rPr>
                    <w:w w:val="105"/>
                    <w:sz w:val="20"/>
                  </w:rPr>
                </w:rPrChange>
              </w:rPr>
              <w:t>linked</w:t>
            </w:r>
          </w:p>
        </w:tc>
      </w:tr>
      <w:tr w:rsidR="00B177F5" w:rsidRPr="00814BC9" w14:paraId="58210889" w14:textId="77777777" w:rsidTr="00F950A7">
        <w:trPr>
          <w:trHeight w:val="304"/>
          <w:trPrChange w:id="4128" w:author="Christian PIEDALLU" w:date="2023-02-06T16:22:00Z">
            <w:trPr>
              <w:trHeight w:val="239"/>
            </w:trPr>
          </w:trPrChange>
        </w:trPr>
        <w:tc>
          <w:tcPr>
            <w:tcW w:w="320" w:type="dxa"/>
            <w:tcPrChange w:id="4129" w:author="Christian PIEDALLU" w:date="2023-02-06T16:22:00Z">
              <w:tcPr>
                <w:tcW w:w="308" w:type="dxa"/>
              </w:tcPr>
            </w:tcPrChange>
          </w:tcPr>
          <w:p w14:paraId="79A5FA82" w14:textId="77777777" w:rsidR="00B177F5" w:rsidRPr="00814BC9" w:rsidRDefault="00B553DB">
            <w:pPr>
              <w:pStyle w:val="TableParagraph"/>
              <w:spacing w:before="75"/>
              <w:ind w:left="31" w:right="78"/>
              <w:jc w:val="center"/>
              <w:rPr>
                <w:rFonts w:ascii="Trebuchet MS"/>
                <w:sz w:val="10"/>
                <w:lang w:val="en-GB"/>
                <w:rPrChange w:id="4130" w:author="Christian PIEDALLU" w:date="2023-02-06T09:53:00Z">
                  <w:rPr>
                    <w:rFonts w:ascii="Trebuchet MS"/>
                    <w:sz w:val="10"/>
                  </w:rPr>
                </w:rPrChange>
              </w:rPr>
            </w:pPr>
            <w:r w:rsidRPr="00814BC9">
              <w:rPr>
                <w:rFonts w:ascii="Trebuchet MS"/>
                <w:sz w:val="10"/>
                <w:lang w:val="en-GB"/>
                <w:rPrChange w:id="4131" w:author="Christian PIEDALLU" w:date="2023-02-06T09:53:00Z">
                  <w:rPr>
                    <w:rFonts w:ascii="Trebuchet MS"/>
                    <w:sz w:val="10"/>
                  </w:rPr>
                </w:rPrChange>
              </w:rPr>
              <w:t>238</w:t>
            </w:r>
          </w:p>
        </w:tc>
        <w:tc>
          <w:tcPr>
            <w:tcW w:w="9042" w:type="dxa"/>
            <w:tcPrChange w:id="4132" w:author="Christian PIEDALLU" w:date="2023-02-06T16:22:00Z">
              <w:tcPr>
                <w:tcW w:w="8694" w:type="dxa"/>
              </w:tcPr>
            </w:tcPrChange>
          </w:tcPr>
          <w:p w14:paraId="6F8839DF" w14:textId="77777777" w:rsidR="00B177F5" w:rsidRPr="00814BC9" w:rsidRDefault="00B553DB">
            <w:pPr>
              <w:pStyle w:val="TableParagraph"/>
              <w:spacing w:line="219" w:lineRule="exact"/>
              <w:ind w:right="47"/>
              <w:jc w:val="right"/>
              <w:rPr>
                <w:sz w:val="20"/>
                <w:lang w:val="en-GB"/>
                <w:rPrChange w:id="4133" w:author="Christian PIEDALLU" w:date="2023-02-06T09:53:00Z">
                  <w:rPr>
                    <w:sz w:val="20"/>
                  </w:rPr>
                </w:rPrChange>
              </w:rPr>
            </w:pPr>
            <w:r w:rsidRPr="00814BC9">
              <w:rPr>
                <w:w w:val="105"/>
                <w:sz w:val="20"/>
                <w:lang w:val="en-GB"/>
                <w:rPrChange w:id="4134" w:author="Christian PIEDALLU" w:date="2023-02-06T09:53:00Z">
                  <w:rPr>
                    <w:w w:val="105"/>
                    <w:sz w:val="20"/>
                  </w:rPr>
                </w:rPrChange>
              </w:rPr>
              <w:t>to</w:t>
            </w:r>
            <w:r w:rsidRPr="00814BC9">
              <w:rPr>
                <w:spacing w:val="34"/>
                <w:w w:val="105"/>
                <w:sz w:val="20"/>
                <w:lang w:val="en-GB"/>
                <w:rPrChange w:id="4135" w:author="Christian PIEDALLU" w:date="2023-02-06T09:53:00Z">
                  <w:rPr>
                    <w:spacing w:val="34"/>
                    <w:w w:val="105"/>
                    <w:sz w:val="20"/>
                  </w:rPr>
                </w:rPrChange>
              </w:rPr>
              <w:t xml:space="preserve"> </w:t>
            </w:r>
            <w:r w:rsidRPr="00814BC9">
              <w:rPr>
                <w:w w:val="105"/>
                <w:sz w:val="20"/>
                <w:lang w:val="en-GB"/>
                <w:rPrChange w:id="4136" w:author="Christian PIEDALLU" w:date="2023-02-06T09:53:00Z">
                  <w:rPr>
                    <w:w w:val="105"/>
                    <w:sz w:val="20"/>
                  </w:rPr>
                </w:rPrChange>
              </w:rPr>
              <w:t>the</w:t>
            </w:r>
            <w:r w:rsidRPr="00814BC9">
              <w:rPr>
                <w:spacing w:val="34"/>
                <w:w w:val="105"/>
                <w:sz w:val="20"/>
                <w:lang w:val="en-GB"/>
                <w:rPrChange w:id="4137" w:author="Christian PIEDALLU" w:date="2023-02-06T09:53:00Z">
                  <w:rPr>
                    <w:spacing w:val="34"/>
                    <w:w w:val="105"/>
                    <w:sz w:val="20"/>
                  </w:rPr>
                </w:rPrChange>
              </w:rPr>
              <w:t xml:space="preserve"> </w:t>
            </w:r>
            <w:r w:rsidRPr="00814BC9">
              <w:rPr>
                <w:w w:val="105"/>
                <w:sz w:val="20"/>
                <w:lang w:val="en-GB"/>
                <w:rPrChange w:id="4138" w:author="Christian PIEDALLU" w:date="2023-02-06T09:53:00Z">
                  <w:rPr>
                    <w:w w:val="105"/>
                    <w:sz w:val="20"/>
                  </w:rPr>
                </w:rPrChange>
              </w:rPr>
              <w:t>felled</w:t>
            </w:r>
            <w:r w:rsidRPr="00814BC9">
              <w:rPr>
                <w:spacing w:val="34"/>
                <w:w w:val="105"/>
                <w:sz w:val="20"/>
                <w:lang w:val="en-GB"/>
                <w:rPrChange w:id="4139" w:author="Christian PIEDALLU" w:date="2023-02-06T09:53:00Z">
                  <w:rPr>
                    <w:spacing w:val="34"/>
                    <w:w w:val="105"/>
                    <w:sz w:val="20"/>
                  </w:rPr>
                </w:rPrChange>
              </w:rPr>
              <w:t xml:space="preserve"> </w:t>
            </w:r>
            <w:r w:rsidRPr="00814BC9">
              <w:rPr>
                <w:w w:val="105"/>
                <w:sz w:val="20"/>
                <w:lang w:val="en-GB"/>
                <w:rPrChange w:id="4140" w:author="Christian PIEDALLU" w:date="2023-02-06T09:53:00Z">
                  <w:rPr>
                    <w:w w:val="105"/>
                    <w:sz w:val="20"/>
                  </w:rPr>
                </w:rPrChange>
              </w:rPr>
              <w:t xml:space="preserve">trees. </w:t>
            </w:r>
            <w:r w:rsidRPr="00814BC9">
              <w:rPr>
                <w:spacing w:val="2"/>
                <w:w w:val="105"/>
                <w:sz w:val="20"/>
                <w:lang w:val="en-GB"/>
                <w:rPrChange w:id="4141" w:author="Christian PIEDALLU" w:date="2023-02-06T09:53:00Z">
                  <w:rPr>
                    <w:spacing w:val="2"/>
                    <w:w w:val="105"/>
                    <w:sz w:val="20"/>
                  </w:rPr>
                </w:rPrChange>
              </w:rPr>
              <w:t xml:space="preserve"> </w:t>
            </w:r>
            <w:r w:rsidRPr="00814BC9">
              <w:rPr>
                <w:w w:val="105"/>
                <w:sz w:val="20"/>
                <w:lang w:val="en-GB"/>
                <w:rPrChange w:id="4142" w:author="Christian PIEDALLU" w:date="2023-02-06T09:53:00Z">
                  <w:rPr>
                    <w:w w:val="105"/>
                    <w:sz w:val="20"/>
                  </w:rPr>
                </w:rPrChange>
              </w:rPr>
              <w:t>To</w:t>
            </w:r>
            <w:r w:rsidRPr="00814BC9">
              <w:rPr>
                <w:spacing w:val="34"/>
                <w:w w:val="105"/>
                <w:sz w:val="20"/>
                <w:lang w:val="en-GB"/>
                <w:rPrChange w:id="4143" w:author="Christian PIEDALLU" w:date="2023-02-06T09:53:00Z">
                  <w:rPr>
                    <w:spacing w:val="34"/>
                    <w:w w:val="105"/>
                    <w:sz w:val="20"/>
                  </w:rPr>
                </w:rPrChange>
              </w:rPr>
              <w:t xml:space="preserve"> </w:t>
            </w:r>
            <w:r w:rsidRPr="00814BC9">
              <w:rPr>
                <w:w w:val="105"/>
                <w:sz w:val="20"/>
                <w:lang w:val="en-GB"/>
                <w:rPrChange w:id="4144" w:author="Christian PIEDALLU" w:date="2023-02-06T09:53:00Z">
                  <w:rPr>
                    <w:w w:val="105"/>
                    <w:sz w:val="20"/>
                  </w:rPr>
                </w:rPrChange>
              </w:rPr>
              <w:t>limit</w:t>
            </w:r>
            <w:r w:rsidRPr="00814BC9">
              <w:rPr>
                <w:spacing w:val="34"/>
                <w:w w:val="105"/>
                <w:sz w:val="20"/>
                <w:lang w:val="en-GB"/>
                <w:rPrChange w:id="4145" w:author="Christian PIEDALLU" w:date="2023-02-06T09:53:00Z">
                  <w:rPr>
                    <w:spacing w:val="34"/>
                    <w:w w:val="105"/>
                    <w:sz w:val="20"/>
                  </w:rPr>
                </w:rPrChange>
              </w:rPr>
              <w:t xml:space="preserve"> </w:t>
            </w:r>
            <w:r w:rsidRPr="00814BC9">
              <w:rPr>
                <w:w w:val="105"/>
                <w:sz w:val="20"/>
                <w:lang w:val="en-GB"/>
                <w:rPrChange w:id="4146" w:author="Christian PIEDALLU" w:date="2023-02-06T09:53:00Z">
                  <w:rPr>
                    <w:w w:val="105"/>
                    <w:sz w:val="20"/>
                  </w:rPr>
                </w:rPrChange>
              </w:rPr>
              <w:t>the</w:t>
            </w:r>
            <w:r w:rsidRPr="00814BC9">
              <w:rPr>
                <w:spacing w:val="34"/>
                <w:w w:val="105"/>
                <w:sz w:val="20"/>
                <w:lang w:val="en-GB"/>
                <w:rPrChange w:id="4147" w:author="Christian PIEDALLU" w:date="2023-02-06T09:53:00Z">
                  <w:rPr>
                    <w:spacing w:val="34"/>
                    <w:w w:val="105"/>
                    <w:sz w:val="20"/>
                  </w:rPr>
                </w:rPrChange>
              </w:rPr>
              <w:t xml:space="preserve"> </w:t>
            </w:r>
            <w:r w:rsidRPr="00814BC9">
              <w:rPr>
                <w:w w:val="105"/>
                <w:sz w:val="20"/>
                <w:lang w:val="en-GB"/>
                <w:rPrChange w:id="4148" w:author="Christian PIEDALLU" w:date="2023-02-06T09:53:00Z">
                  <w:rPr>
                    <w:w w:val="105"/>
                    <w:sz w:val="20"/>
                  </w:rPr>
                </w:rPrChange>
              </w:rPr>
              <w:t>damage</w:t>
            </w:r>
            <w:r w:rsidRPr="00814BC9">
              <w:rPr>
                <w:spacing w:val="34"/>
                <w:w w:val="105"/>
                <w:sz w:val="20"/>
                <w:lang w:val="en-GB"/>
                <w:rPrChange w:id="4149" w:author="Christian PIEDALLU" w:date="2023-02-06T09:53:00Z">
                  <w:rPr>
                    <w:spacing w:val="34"/>
                    <w:w w:val="105"/>
                    <w:sz w:val="20"/>
                  </w:rPr>
                </w:rPrChange>
              </w:rPr>
              <w:t xml:space="preserve"> </w:t>
            </w:r>
            <w:r w:rsidRPr="00814BC9">
              <w:rPr>
                <w:w w:val="105"/>
                <w:sz w:val="20"/>
                <w:lang w:val="en-GB"/>
                <w:rPrChange w:id="4150" w:author="Christian PIEDALLU" w:date="2023-02-06T09:53:00Z">
                  <w:rPr>
                    <w:w w:val="105"/>
                    <w:sz w:val="20"/>
                  </w:rPr>
                </w:rPrChange>
              </w:rPr>
              <w:t>of</w:t>
            </w:r>
            <w:r w:rsidRPr="00814BC9">
              <w:rPr>
                <w:spacing w:val="34"/>
                <w:w w:val="105"/>
                <w:sz w:val="20"/>
                <w:lang w:val="en-GB"/>
                <w:rPrChange w:id="4151" w:author="Christian PIEDALLU" w:date="2023-02-06T09:53:00Z">
                  <w:rPr>
                    <w:spacing w:val="34"/>
                    <w:w w:val="105"/>
                    <w:sz w:val="20"/>
                  </w:rPr>
                </w:rPrChange>
              </w:rPr>
              <w:t xml:space="preserve"> </w:t>
            </w:r>
            <w:r w:rsidRPr="00814BC9">
              <w:rPr>
                <w:w w:val="105"/>
                <w:sz w:val="20"/>
                <w:lang w:val="en-GB"/>
                <w:rPrChange w:id="4152" w:author="Christian PIEDALLU" w:date="2023-02-06T09:53:00Z">
                  <w:rPr>
                    <w:w w:val="105"/>
                    <w:sz w:val="20"/>
                  </w:rPr>
                </w:rPrChange>
              </w:rPr>
              <w:t>bark</w:t>
            </w:r>
            <w:r w:rsidRPr="00814BC9">
              <w:rPr>
                <w:spacing w:val="34"/>
                <w:w w:val="105"/>
                <w:sz w:val="20"/>
                <w:lang w:val="en-GB"/>
                <w:rPrChange w:id="4153" w:author="Christian PIEDALLU" w:date="2023-02-06T09:53:00Z">
                  <w:rPr>
                    <w:spacing w:val="34"/>
                    <w:w w:val="105"/>
                    <w:sz w:val="20"/>
                  </w:rPr>
                </w:rPrChange>
              </w:rPr>
              <w:t xml:space="preserve"> </w:t>
            </w:r>
            <w:r w:rsidRPr="00814BC9">
              <w:rPr>
                <w:w w:val="105"/>
                <w:sz w:val="20"/>
                <w:lang w:val="en-GB"/>
                <w:rPrChange w:id="4154" w:author="Christian PIEDALLU" w:date="2023-02-06T09:53:00Z">
                  <w:rPr>
                    <w:w w:val="105"/>
                    <w:sz w:val="20"/>
                  </w:rPr>
                </w:rPrChange>
              </w:rPr>
              <w:t>beetles,</w:t>
            </w:r>
            <w:r w:rsidRPr="00814BC9">
              <w:rPr>
                <w:spacing w:val="40"/>
                <w:w w:val="105"/>
                <w:sz w:val="20"/>
                <w:lang w:val="en-GB"/>
                <w:rPrChange w:id="4155" w:author="Christian PIEDALLU" w:date="2023-02-06T09:53:00Z">
                  <w:rPr>
                    <w:spacing w:val="40"/>
                    <w:w w:val="105"/>
                    <w:sz w:val="20"/>
                  </w:rPr>
                </w:rPrChange>
              </w:rPr>
              <w:t xml:space="preserve"> </w:t>
            </w:r>
            <w:r w:rsidRPr="00814BC9">
              <w:rPr>
                <w:w w:val="105"/>
                <w:sz w:val="20"/>
                <w:lang w:val="en-GB"/>
                <w:rPrChange w:id="4156" w:author="Christian PIEDALLU" w:date="2023-02-06T09:53:00Z">
                  <w:rPr>
                    <w:w w:val="105"/>
                    <w:sz w:val="20"/>
                  </w:rPr>
                </w:rPrChange>
              </w:rPr>
              <w:t>it</w:t>
            </w:r>
            <w:r w:rsidRPr="00814BC9">
              <w:rPr>
                <w:spacing w:val="34"/>
                <w:w w:val="105"/>
                <w:sz w:val="20"/>
                <w:lang w:val="en-GB"/>
                <w:rPrChange w:id="4157" w:author="Christian PIEDALLU" w:date="2023-02-06T09:53:00Z">
                  <w:rPr>
                    <w:spacing w:val="34"/>
                    <w:w w:val="105"/>
                    <w:sz w:val="20"/>
                  </w:rPr>
                </w:rPrChange>
              </w:rPr>
              <w:t xml:space="preserve"> </w:t>
            </w:r>
            <w:r w:rsidRPr="00814BC9">
              <w:rPr>
                <w:w w:val="105"/>
                <w:sz w:val="20"/>
                <w:lang w:val="en-GB"/>
                <w:rPrChange w:id="4158" w:author="Christian PIEDALLU" w:date="2023-02-06T09:53:00Z">
                  <w:rPr>
                    <w:w w:val="105"/>
                    <w:sz w:val="20"/>
                  </w:rPr>
                </w:rPrChange>
              </w:rPr>
              <w:t>is</w:t>
            </w:r>
            <w:r w:rsidRPr="00814BC9">
              <w:rPr>
                <w:spacing w:val="34"/>
                <w:w w:val="105"/>
                <w:sz w:val="20"/>
                <w:lang w:val="en-GB"/>
                <w:rPrChange w:id="4159" w:author="Christian PIEDALLU" w:date="2023-02-06T09:53:00Z">
                  <w:rPr>
                    <w:spacing w:val="34"/>
                    <w:w w:val="105"/>
                    <w:sz w:val="20"/>
                  </w:rPr>
                </w:rPrChange>
              </w:rPr>
              <w:t xml:space="preserve"> </w:t>
            </w:r>
            <w:r w:rsidRPr="00814BC9">
              <w:rPr>
                <w:w w:val="105"/>
                <w:sz w:val="20"/>
                <w:lang w:val="en-GB"/>
                <w:rPrChange w:id="4160" w:author="Christian PIEDALLU" w:date="2023-02-06T09:53:00Z">
                  <w:rPr>
                    <w:w w:val="105"/>
                    <w:sz w:val="20"/>
                  </w:rPr>
                </w:rPrChange>
              </w:rPr>
              <w:t>recommended</w:t>
            </w:r>
            <w:r w:rsidRPr="00814BC9">
              <w:rPr>
                <w:spacing w:val="34"/>
                <w:w w:val="105"/>
                <w:sz w:val="20"/>
                <w:lang w:val="en-GB"/>
                <w:rPrChange w:id="4161" w:author="Christian PIEDALLU" w:date="2023-02-06T09:53:00Z">
                  <w:rPr>
                    <w:spacing w:val="34"/>
                    <w:w w:val="105"/>
                    <w:sz w:val="20"/>
                  </w:rPr>
                </w:rPrChange>
              </w:rPr>
              <w:t xml:space="preserve"> </w:t>
            </w:r>
            <w:r w:rsidRPr="00814BC9">
              <w:rPr>
                <w:w w:val="105"/>
                <w:sz w:val="20"/>
                <w:lang w:val="en-GB"/>
                <w:rPrChange w:id="4162" w:author="Christian PIEDALLU" w:date="2023-02-06T09:53:00Z">
                  <w:rPr>
                    <w:w w:val="105"/>
                    <w:sz w:val="20"/>
                  </w:rPr>
                </w:rPrChange>
              </w:rPr>
              <w:t>to</w:t>
            </w:r>
            <w:r w:rsidRPr="00814BC9">
              <w:rPr>
                <w:spacing w:val="34"/>
                <w:w w:val="105"/>
                <w:sz w:val="20"/>
                <w:lang w:val="en-GB"/>
                <w:rPrChange w:id="4163" w:author="Christian PIEDALLU" w:date="2023-02-06T09:53:00Z">
                  <w:rPr>
                    <w:spacing w:val="34"/>
                    <w:w w:val="105"/>
                    <w:sz w:val="20"/>
                  </w:rPr>
                </w:rPrChange>
              </w:rPr>
              <w:t xml:space="preserve"> </w:t>
            </w:r>
            <w:r w:rsidRPr="00814BC9">
              <w:rPr>
                <w:w w:val="105"/>
                <w:sz w:val="20"/>
                <w:lang w:val="en-GB"/>
                <w:rPrChange w:id="4164" w:author="Christian PIEDALLU" w:date="2023-02-06T09:53:00Z">
                  <w:rPr>
                    <w:w w:val="105"/>
                    <w:sz w:val="20"/>
                  </w:rPr>
                </w:rPrChange>
              </w:rPr>
              <w:t>quickly</w:t>
            </w:r>
            <w:r w:rsidRPr="00814BC9">
              <w:rPr>
                <w:spacing w:val="34"/>
                <w:w w:val="105"/>
                <w:sz w:val="20"/>
                <w:lang w:val="en-GB"/>
                <w:rPrChange w:id="4165" w:author="Christian PIEDALLU" w:date="2023-02-06T09:53:00Z">
                  <w:rPr>
                    <w:spacing w:val="34"/>
                    <w:w w:val="105"/>
                    <w:sz w:val="20"/>
                  </w:rPr>
                </w:rPrChange>
              </w:rPr>
              <w:t xml:space="preserve"> </w:t>
            </w:r>
            <w:r w:rsidRPr="00814BC9">
              <w:rPr>
                <w:w w:val="105"/>
                <w:sz w:val="20"/>
                <w:lang w:val="en-GB"/>
                <w:rPrChange w:id="4166" w:author="Christian PIEDALLU" w:date="2023-02-06T09:53:00Z">
                  <w:rPr>
                    <w:w w:val="105"/>
                    <w:sz w:val="20"/>
                  </w:rPr>
                </w:rPrChange>
              </w:rPr>
              <w:t>remove</w:t>
            </w:r>
          </w:p>
        </w:tc>
      </w:tr>
      <w:tr w:rsidR="00B177F5" w:rsidRPr="00814BC9" w14:paraId="6D663E7D" w14:textId="77777777" w:rsidTr="00F950A7">
        <w:trPr>
          <w:trHeight w:val="304"/>
          <w:trPrChange w:id="4167" w:author="Christian PIEDALLU" w:date="2023-02-06T16:22:00Z">
            <w:trPr>
              <w:trHeight w:val="239"/>
            </w:trPr>
          </w:trPrChange>
        </w:trPr>
        <w:tc>
          <w:tcPr>
            <w:tcW w:w="320" w:type="dxa"/>
            <w:tcPrChange w:id="4168" w:author="Christian PIEDALLU" w:date="2023-02-06T16:22:00Z">
              <w:tcPr>
                <w:tcW w:w="308" w:type="dxa"/>
              </w:tcPr>
            </w:tcPrChange>
          </w:tcPr>
          <w:p w14:paraId="06515899" w14:textId="77777777" w:rsidR="00B177F5" w:rsidRPr="00814BC9" w:rsidRDefault="00B553DB">
            <w:pPr>
              <w:pStyle w:val="TableParagraph"/>
              <w:spacing w:before="75"/>
              <w:ind w:left="31" w:right="78"/>
              <w:jc w:val="center"/>
              <w:rPr>
                <w:rFonts w:ascii="Trebuchet MS"/>
                <w:sz w:val="10"/>
                <w:lang w:val="en-GB"/>
                <w:rPrChange w:id="4169" w:author="Christian PIEDALLU" w:date="2023-02-06T09:53:00Z">
                  <w:rPr>
                    <w:rFonts w:ascii="Trebuchet MS"/>
                    <w:sz w:val="10"/>
                  </w:rPr>
                </w:rPrChange>
              </w:rPr>
            </w:pPr>
            <w:r w:rsidRPr="00814BC9">
              <w:rPr>
                <w:rFonts w:ascii="Trebuchet MS"/>
                <w:sz w:val="10"/>
                <w:lang w:val="en-GB"/>
                <w:rPrChange w:id="4170" w:author="Christian PIEDALLU" w:date="2023-02-06T09:53:00Z">
                  <w:rPr>
                    <w:rFonts w:ascii="Trebuchet MS"/>
                    <w:sz w:val="10"/>
                  </w:rPr>
                </w:rPrChange>
              </w:rPr>
              <w:t>239</w:t>
            </w:r>
          </w:p>
        </w:tc>
        <w:tc>
          <w:tcPr>
            <w:tcW w:w="9042" w:type="dxa"/>
            <w:tcPrChange w:id="4171" w:author="Christian PIEDALLU" w:date="2023-02-06T16:22:00Z">
              <w:tcPr>
                <w:tcW w:w="8694" w:type="dxa"/>
              </w:tcPr>
            </w:tcPrChange>
          </w:tcPr>
          <w:p w14:paraId="79C09D7A" w14:textId="7E30B630" w:rsidR="00B177F5" w:rsidRPr="00814BC9" w:rsidRDefault="00B553DB">
            <w:pPr>
              <w:pStyle w:val="TableParagraph"/>
              <w:spacing w:line="219" w:lineRule="exact"/>
              <w:ind w:right="48"/>
              <w:jc w:val="right"/>
              <w:rPr>
                <w:sz w:val="20"/>
                <w:lang w:val="en-GB"/>
                <w:rPrChange w:id="4172" w:author="Christian PIEDALLU" w:date="2023-02-06T09:53:00Z">
                  <w:rPr>
                    <w:sz w:val="20"/>
                  </w:rPr>
                </w:rPrChange>
              </w:rPr>
            </w:pPr>
            <w:r w:rsidRPr="00814BC9">
              <w:rPr>
                <w:sz w:val="20"/>
                <w:lang w:val="en-GB"/>
                <w:rPrChange w:id="4173" w:author="Christian PIEDALLU" w:date="2023-02-06T09:53:00Z">
                  <w:rPr>
                    <w:sz w:val="20"/>
                  </w:rPr>
                </w:rPrChange>
              </w:rPr>
              <w:t>the</w:t>
            </w:r>
            <w:r w:rsidRPr="00814BC9">
              <w:rPr>
                <w:spacing w:val="29"/>
                <w:sz w:val="20"/>
                <w:lang w:val="en-GB"/>
                <w:rPrChange w:id="4174" w:author="Christian PIEDALLU" w:date="2023-02-06T09:53:00Z">
                  <w:rPr>
                    <w:spacing w:val="29"/>
                    <w:sz w:val="20"/>
                  </w:rPr>
                </w:rPrChange>
              </w:rPr>
              <w:t xml:space="preserve"> </w:t>
            </w:r>
            <w:r w:rsidRPr="00814BC9">
              <w:rPr>
                <w:sz w:val="20"/>
                <w:lang w:val="en-GB"/>
                <w:rPrChange w:id="4175" w:author="Christian PIEDALLU" w:date="2023-02-06T09:53:00Z">
                  <w:rPr>
                    <w:sz w:val="20"/>
                  </w:rPr>
                </w:rPrChange>
              </w:rPr>
              <w:t>attacked</w:t>
            </w:r>
            <w:r w:rsidRPr="00814BC9">
              <w:rPr>
                <w:spacing w:val="30"/>
                <w:sz w:val="20"/>
                <w:lang w:val="en-GB"/>
                <w:rPrChange w:id="4176" w:author="Christian PIEDALLU" w:date="2023-02-06T09:53:00Z">
                  <w:rPr>
                    <w:spacing w:val="30"/>
                    <w:sz w:val="20"/>
                  </w:rPr>
                </w:rPrChange>
              </w:rPr>
              <w:t xml:space="preserve"> </w:t>
            </w:r>
            <w:r w:rsidRPr="00814BC9">
              <w:rPr>
                <w:sz w:val="20"/>
                <w:lang w:val="en-GB"/>
                <w:rPrChange w:id="4177" w:author="Christian PIEDALLU" w:date="2023-02-06T09:53:00Z">
                  <w:rPr>
                    <w:sz w:val="20"/>
                  </w:rPr>
                </w:rPrChange>
              </w:rPr>
              <w:t>trees</w:t>
            </w:r>
            <w:r w:rsidRPr="00814BC9">
              <w:rPr>
                <w:spacing w:val="30"/>
                <w:sz w:val="20"/>
                <w:lang w:val="en-GB"/>
                <w:rPrChange w:id="4178" w:author="Christian PIEDALLU" w:date="2023-02-06T09:53:00Z">
                  <w:rPr>
                    <w:spacing w:val="30"/>
                    <w:sz w:val="20"/>
                  </w:rPr>
                </w:rPrChange>
              </w:rPr>
              <w:t xml:space="preserve"> </w:t>
            </w:r>
            <w:r w:rsidRPr="00814BC9">
              <w:rPr>
                <w:sz w:val="20"/>
                <w:lang w:val="en-GB"/>
                <w:rPrChange w:id="4179" w:author="Christian PIEDALLU" w:date="2023-02-06T09:53:00Z">
                  <w:rPr>
                    <w:sz w:val="20"/>
                  </w:rPr>
                </w:rPrChange>
              </w:rPr>
              <w:t>from</w:t>
            </w:r>
            <w:r w:rsidRPr="00814BC9">
              <w:rPr>
                <w:spacing w:val="29"/>
                <w:sz w:val="20"/>
                <w:lang w:val="en-GB"/>
                <w:rPrChange w:id="4180" w:author="Christian PIEDALLU" w:date="2023-02-06T09:53:00Z">
                  <w:rPr>
                    <w:spacing w:val="29"/>
                    <w:sz w:val="20"/>
                  </w:rPr>
                </w:rPrChange>
              </w:rPr>
              <w:t xml:space="preserve"> </w:t>
            </w:r>
            <w:r w:rsidRPr="00814BC9">
              <w:rPr>
                <w:sz w:val="20"/>
                <w:lang w:val="en-GB"/>
                <w:rPrChange w:id="4181" w:author="Christian PIEDALLU" w:date="2023-02-06T09:53:00Z">
                  <w:rPr>
                    <w:sz w:val="20"/>
                  </w:rPr>
                </w:rPrChange>
              </w:rPr>
              <w:t>the</w:t>
            </w:r>
            <w:r w:rsidRPr="00814BC9">
              <w:rPr>
                <w:spacing w:val="30"/>
                <w:sz w:val="20"/>
                <w:lang w:val="en-GB"/>
                <w:rPrChange w:id="4182" w:author="Christian PIEDALLU" w:date="2023-02-06T09:53:00Z">
                  <w:rPr>
                    <w:spacing w:val="30"/>
                    <w:sz w:val="20"/>
                  </w:rPr>
                </w:rPrChange>
              </w:rPr>
              <w:t xml:space="preserve"> </w:t>
            </w:r>
            <w:r w:rsidRPr="00814BC9">
              <w:rPr>
                <w:sz w:val="20"/>
                <w:lang w:val="en-GB"/>
                <w:rPrChange w:id="4183" w:author="Christian PIEDALLU" w:date="2023-02-06T09:53:00Z">
                  <w:rPr>
                    <w:sz w:val="20"/>
                  </w:rPr>
                </w:rPrChange>
              </w:rPr>
              <w:t>forest.</w:t>
            </w:r>
            <w:r w:rsidRPr="00814BC9">
              <w:rPr>
                <w:spacing w:val="17"/>
                <w:sz w:val="20"/>
                <w:lang w:val="en-GB"/>
                <w:rPrChange w:id="4184" w:author="Christian PIEDALLU" w:date="2023-02-06T09:53:00Z">
                  <w:rPr>
                    <w:spacing w:val="17"/>
                    <w:sz w:val="20"/>
                  </w:rPr>
                </w:rPrChange>
              </w:rPr>
              <w:t xml:space="preserve"> </w:t>
            </w:r>
            <w:r w:rsidRPr="00814BC9">
              <w:rPr>
                <w:sz w:val="20"/>
                <w:lang w:val="en-GB"/>
                <w:rPrChange w:id="4185" w:author="Christian PIEDALLU" w:date="2023-02-06T09:53:00Z">
                  <w:rPr>
                    <w:sz w:val="20"/>
                  </w:rPr>
                </w:rPrChange>
              </w:rPr>
              <w:t>However,</w:t>
            </w:r>
            <w:r w:rsidRPr="00814BC9">
              <w:rPr>
                <w:spacing w:val="31"/>
                <w:sz w:val="20"/>
                <w:lang w:val="en-GB"/>
                <w:rPrChange w:id="4186" w:author="Christian PIEDALLU" w:date="2023-02-06T09:53:00Z">
                  <w:rPr>
                    <w:spacing w:val="31"/>
                    <w:sz w:val="20"/>
                  </w:rPr>
                </w:rPrChange>
              </w:rPr>
              <w:t xml:space="preserve"> </w:t>
            </w:r>
            <w:r w:rsidRPr="00814BC9">
              <w:rPr>
                <w:sz w:val="20"/>
                <w:lang w:val="en-GB"/>
                <w:rPrChange w:id="4187" w:author="Christian PIEDALLU" w:date="2023-02-06T09:53:00Z">
                  <w:rPr>
                    <w:sz w:val="20"/>
                  </w:rPr>
                </w:rPrChange>
              </w:rPr>
              <w:t>if</w:t>
            </w:r>
            <w:r w:rsidRPr="00814BC9">
              <w:rPr>
                <w:spacing w:val="30"/>
                <w:sz w:val="20"/>
                <w:lang w:val="en-GB"/>
                <w:rPrChange w:id="4188" w:author="Christian PIEDALLU" w:date="2023-02-06T09:53:00Z">
                  <w:rPr>
                    <w:spacing w:val="30"/>
                    <w:sz w:val="20"/>
                  </w:rPr>
                </w:rPrChange>
              </w:rPr>
              <w:t xml:space="preserve"> </w:t>
            </w:r>
            <w:r w:rsidRPr="00814BC9">
              <w:rPr>
                <w:sz w:val="20"/>
                <w:lang w:val="en-GB"/>
                <w:rPrChange w:id="4189" w:author="Christian PIEDALLU" w:date="2023-02-06T09:53:00Z">
                  <w:rPr>
                    <w:sz w:val="20"/>
                  </w:rPr>
                </w:rPrChange>
              </w:rPr>
              <w:t>the</w:t>
            </w:r>
            <w:r w:rsidRPr="00814BC9">
              <w:rPr>
                <w:spacing w:val="29"/>
                <w:sz w:val="20"/>
                <w:lang w:val="en-GB"/>
                <w:rPrChange w:id="4190" w:author="Christian PIEDALLU" w:date="2023-02-06T09:53:00Z">
                  <w:rPr>
                    <w:spacing w:val="29"/>
                    <w:sz w:val="20"/>
                  </w:rPr>
                </w:rPrChange>
              </w:rPr>
              <w:t xml:space="preserve"> </w:t>
            </w:r>
            <w:r w:rsidRPr="00814BC9">
              <w:rPr>
                <w:sz w:val="20"/>
                <w:lang w:val="en-GB"/>
                <w:rPrChange w:id="4191" w:author="Christian PIEDALLU" w:date="2023-02-06T09:53:00Z">
                  <w:rPr>
                    <w:sz w:val="20"/>
                  </w:rPr>
                </w:rPrChange>
              </w:rPr>
              <w:t>trees</w:t>
            </w:r>
            <w:r w:rsidRPr="00814BC9">
              <w:rPr>
                <w:spacing w:val="30"/>
                <w:sz w:val="20"/>
                <w:lang w:val="en-GB"/>
                <w:rPrChange w:id="4192" w:author="Christian PIEDALLU" w:date="2023-02-06T09:53:00Z">
                  <w:rPr>
                    <w:spacing w:val="30"/>
                    <w:sz w:val="20"/>
                  </w:rPr>
                </w:rPrChange>
              </w:rPr>
              <w:t xml:space="preserve"> </w:t>
            </w:r>
            <w:r w:rsidRPr="00814BC9">
              <w:rPr>
                <w:sz w:val="20"/>
                <w:lang w:val="en-GB"/>
                <w:rPrChange w:id="4193" w:author="Christian PIEDALLU" w:date="2023-02-06T09:53:00Z">
                  <w:rPr>
                    <w:sz w:val="20"/>
                  </w:rPr>
                </w:rPrChange>
              </w:rPr>
              <w:t>are</w:t>
            </w:r>
            <w:r w:rsidRPr="00814BC9">
              <w:rPr>
                <w:spacing w:val="30"/>
                <w:sz w:val="20"/>
                <w:lang w:val="en-GB"/>
                <w:rPrChange w:id="4194" w:author="Christian PIEDALLU" w:date="2023-02-06T09:53:00Z">
                  <w:rPr>
                    <w:spacing w:val="30"/>
                    <w:sz w:val="20"/>
                  </w:rPr>
                </w:rPrChange>
              </w:rPr>
              <w:t xml:space="preserve"> </w:t>
            </w:r>
            <w:r w:rsidRPr="00814BC9">
              <w:rPr>
                <w:sz w:val="20"/>
                <w:lang w:val="en-GB"/>
                <w:rPrChange w:id="4195" w:author="Christian PIEDALLU" w:date="2023-02-06T09:53:00Z">
                  <w:rPr>
                    <w:sz w:val="20"/>
                  </w:rPr>
                </w:rPrChange>
              </w:rPr>
              <w:t>felled</w:t>
            </w:r>
            <w:r w:rsidRPr="00814BC9">
              <w:rPr>
                <w:spacing w:val="30"/>
                <w:sz w:val="20"/>
                <w:lang w:val="en-GB"/>
                <w:rPrChange w:id="4196" w:author="Christian PIEDALLU" w:date="2023-02-06T09:53:00Z">
                  <w:rPr>
                    <w:spacing w:val="30"/>
                    <w:sz w:val="20"/>
                  </w:rPr>
                </w:rPrChange>
              </w:rPr>
              <w:t xml:space="preserve"> </w:t>
            </w:r>
            <w:r w:rsidRPr="00814BC9">
              <w:rPr>
                <w:sz w:val="20"/>
                <w:lang w:val="en-GB"/>
                <w:rPrChange w:id="4197" w:author="Christian PIEDALLU" w:date="2023-02-06T09:53:00Z">
                  <w:rPr>
                    <w:sz w:val="20"/>
                  </w:rPr>
                </w:rPrChange>
              </w:rPr>
              <w:t>before</w:t>
            </w:r>
            <w:r w:rsidRPr="00814BC9">
              <w:rPr>
                <w:spacing w:val="29"/>
                <w:sz w:val="20"/>
                <w:lang w:val="en-GB"/>
                <w:rPrChange w:id="4198" w:author="Christian PIEDALLU" w:date="2023-02-06T09:53:00Z">
                  <w:rPr>
                    <w:spacing w:val="29"/>
                    <w:sz w:val="20"/>
                  </w:rPr>
                </w:rPrChange>
              </w:rPr>
              <w:t xml:space="preserve"> </w:t>
            </w:r>
            <w:r w:rsidRPr="00814BC9">
              <w:rPr>
                <w:sz w:val="20"/>
                <w:lang w:val="en-GB"/>
                <w:rPrChange w:id="4199" w:author="Christian PIEDALLU" w:date="2023-02-06T09:53:00Z">
                  <w:rPr>
                    <w:sz w:val="20"/>
                  </w:rPr>
                </w:rPrChange>
              </w:rPr>
              <w:t>three</w:t>
            </w:r>
            <w:r w:rsidRPr="00814BC9">
              <w:rPr>
                <w:spacing w:val="30"/>
                <w:sz w:val="20"/>
                <w:lang w:val="en-GB"/>
                <w:rPrChange w:id="4200" w:author="Christian PIEDALLU" w:date="2023-02-06T09:53:00Z">
                  <w:rPr>
                    <w:spacing w:val="30"/>
                    <w:sz w:val="20"/>
                  </w:rPr>
                </w:rPrChange>
              </w:rPr>
              <w:t xml:space="preserve"> </w:t>
            </w:r>
            <w:del w:id="4201" w:author="Christian PIEDALLU" w:date="2023-02-06T16:15:00Z">
              <w:r w:rsidRPr="00814BC9" w:rsidDel="00CA6243">
                <w:rPr>
                  <w:sz w:val="20"/>
                  <w:lang w:val="en-GB"/>
                  <w:rPrChange w:id="4202" w:author="Christian PIEDALLU" w:date="2023-02-06T09:53:00Z">
                    <w:rPr>
                      <w:sz w:val="20"/>
                    </w:rPr>
                  </w:rPrChange>
                </w:rPr>
                <w:delText>correct</w:delText>
              </w:r>
              <w:r w:rsidRPr="00814BC9" w:rsidDel="00CA6243">
                <w:rPr>
                  <w:spacing w:val="30"/>
                  <w:sz w:val="20"/>
                  <w:lang w:val="en-GB"/>
                  <w:rPrChange w:id="4203" w:author="Christian PIEDALLU" w:date="2023-02-06T09:53:00Z">
                    <w:rPr>
                      <w:spacing w:val="30"/>
                      <w:sz w:val="20"/>
                    </w:rPr>
                  </w:rPrChange>
                </w:rPr>
                <w:delText xml:space="preserve"> </w:delText>
              </w:r>
            </w:del>
            <w:r w:rsidRPr="00814BC9">
              <w:rPr>
                <w:sz w:val="20"/>
                <w:lang w:val="en-GB"/>
                <w:rPrChange w:id="4204" w:author="Christian PIEDALLU" w:date="2023-02-06T09:53:00Z">
                  <w:rPr>
                    <w:sz w:val="20"/>
                  </w:rPr>
                </w:rPrChange>
              </w:rPr>
              <w:t>images</w:t>
            </w:r>
            <w:r w:rsidRPr="00814BC9">
              <w:rPr>
                <w:spacing w:val="29"/>
                <w:sz w:val="20"/>
                <w:lang w:val="en-GB"/>
                <w:rPrChange w:id="4205" w:author="Christian PIEDALLU" w:date="2023-02-06T09:53:00Z">
                  <w:rPr>
                    <w:spacing w:val="29"/>
                    <w:sz w:val="20"/>
                  </w:rPr>
                </w:rPrChange>
              </w:rPr>
              <w:t xml:space="preserve"> </w:t>
            </w:r>
            <w:r w:rsidRPr="00814BC9">
              <w:rPr>
                <w:sz w:val="20"/>
                <w:lang w:val="en-GB"/>
                <w:rPrChange w:id="4206" w:author="Christian PIEDALLU" w:date="2023-02-06T09:53:00Z">
                  <w:rPr>
                    <w:sz w:val="20"/>
                  </w:rPr>
                </w:rPrChange>
              </w:rPr>
              <w:t>are</w:t>
            </w:r>
          </w:p>
        </w:tc>
      </w:tr>
      <w:tr w:rsidR="00B177F5" w:rsidRPr="00814BC9" w14:paraId="0AE1397B" w14:textId="77777777" w:rsidTr="00F950A7">
        <w:trPr>
          <w:trHeight w:val="304"/>
          <w:trPrChange w:id="4207" w:author="Christian PIEDALLU" w:date="2023-02-06T16:22:00Z">
            <w:trPr>
              <w:trHeight w:val="239"/>
            </w:trPr>
          </w:trPrChange>
        </w:trPr>
        <w:tc>
          <w:tcPr>
            <w:tcW w:w="320" w:type="dxa"/>
            <w:tcPrChange w:id="4208" w:author="Christian PIEDALLU" w:date="2023-02-06T16:22:00Z">
              <w:tcPr>
                <w:tcW w:w="308" w:type="dxa"/>
              </w:tcPr>
            </w:tcPrChange>
          </w:tcPr>
          <w:p w14:paraId="06783447" w14:textId="77777777" w:rsidR="00B177F5" w:rsidRPr="00814BC9" w:rsidRDefault="00B553DB">
            <w:pPr>
              <w:pStyle w:val="TableParagraph"/>
              <w:spacing w:before="75"/>
              <w:ind w:left="31" w:right="78"/>
              <w:jc w:val="center"/>
              <w:rPr>
                <w:rFonts w:ascii="Trebuchet MS"/>
                <w:sz w:val="10"/>
                <w:lang w:val="en-GB"/>
                <w:rPrChange w:id="4209" w:author="Christian PIEDALLU" w:date="2023-02-06T09:53:00Z">
                  <w:rPr>
                    <w:rFonts w:ascii="Trebuchet MS"/>
                    <w:sz w:val="10"/>
                  </w:rPr>
                </w:rPrChange>
              </w:rPr>
            </w:pPr>
            <w:r w:rsidRPr="00814BC9">
              <w:rPr>
                <w:rFonts w:ascii="Trebuchet MS"/>
                <w:sz w:val="10"/>
                <w:lang w:val="en-GB"/>
                <w:rPrChange w:id="4210" w:author="Christian PIEDALLU" w:date="2023-02-06T09:53:00Z">
                  <w:rPr>
                    <w:rFonts w:ascii="Trebuchet MS"/>
                    <w:sz w:val="10"/>
                  </w:rPr>
                </w:rPrChange>
              </w:rPr>
              <w:t>240</w:t>
            </w:r>
          </w:p>
        </w:tc>
        <w:tc>
          <w:tcPr>
            <w:tcW w:w="9042" w:type="dxa"/>
            <w:tcPrChange w:id="4211" w:author="Christian PIEDALLU" w:date="2023-02-06T16:22:00Z">
              <w:tcPr>
                <w:tcW w:w="8694" w:type="dxa"/>
              </w:tcPr>
            </w:tcPrChange>
          </w:tcPr>
          <w:p w14:paraId="4C7A4CCD" w14:textId="77777777" w:rsidR="00B177F5" w:rsidRPr="00814BC9" w:rsidRDefault="00B553DB">
            <w:pPr>
              <w:pStyle w:val="TableParagraph"/>
              <w:spacing w:line="219" w:lineRule="exact"/>
              <w:ind w:right="49"/>
              <w:jc w:val="right"/>
              <w:rPr>
                <w:sz w:val="20"/>
                <w:lang w:val="en-GB"/>
                <w:rPrChange w:id="4212" w:author="Christian PIEDALLU" w:date="2023-02-06T09:53:00Z">
                  <w:rPr>
                    <w:sz w:val="20"/>
                  </w:rPr>
                </w:rPrChange>
              </w:rPr>
            </w:pPr>
            <w:r w:rsidRPr="00814BC9">
              <w:rPr>
                <w:w w:val="105"/>
                <w:sz w:val="20"/>
                <w:lang w:val="en-GB"/>
                <w:rPrChange w:id="4213" w:author="Christian PIEDALLU" w:date="2023-02-06T09:53:00Z">
                  <w:rPr>
                    <w:w w:val="105"/>
                    <w:sz w:val="20"/>
                  </w:rPr>
                </w:rPrChange>
              </w:rPr>
              <w:t>taken</w:t>
            </w:r>
            <w:r w:rsidRPr="00814BC9">
              <w:rPr>
                <w:spacing w:val="18"/>
                <w:w w:val="105"/>
                <w:sz w:val="20"/>
                <w:lang w:val="en-GB"/>
                <w:rPrChange w:id="4214" w:author="Christian PIEDALLU" w:date="2023-02-06T09:53:00Z">
                  <w:rPr>
                    <w:spacing w:val="18"/>
                    <w:w w:val="105"/>
                    <w:sz w:val="20"/>
                  </w:rPr>
                </w:rPrChange>
              </w:rPr>
              <w:t xml:space="preserve"> </w:t>
            </w:r>
            <w:r w:rsidRPr="00814BC9">
              <w:rPr>
                <w:w w:val="105"/>
                <w:sz w:val="20"/>
                <w:lang w:val="en-GB"/>
                <w:rPrChange w:id="4215" w:author="Christian PIEDALLU" w:date="2023-02-06T09:53:00Z">
                  <w:rPr>
                    <w:w w:val="105"/>
                    <w:sz w:val="20"/>
                  </w:rPr>
                </w:rPrChange>
              </w:rPr>
              <w:t>by</w:t>
            </w:r>
            <w:r w:rsidRPr="00814BC9">
              <w:rPr>
                <w:spacing w:val="18"/>
                <w:w w:val="105"/>
                <w:sz w:val="20"/>
                <w:lang w:val="en-GB"/>
                <w:rPrChange w:id="4216" w:author="Christian PIEDALLU" w:date="2023-02-06T09:53:00Z">
                  <w:rPr>
                    <w:spacing w:val="18"/>
                    <w:w w:val="105"/>
                    <w:sz w:val="20"/>
                  </w:rPr>
                </w:rPrChange>
              </w:rPr>
              <w:t xml:space="preserve"> </w:t>
            </w:r>
            <w:r w:rsidRPr="00814BC9">
              <w:rPr>
                <w:w w:val="105"/>
                <w:sz w:val="20"/>
                <w:lang w:val="en-GB"/>
                <w:rPrChange w:id="4217" w:author="Christian PIEDALLU" w:date="2023-02-06T09:53:00Z">
                  <w:rPr>
                    <w:w w:val="105"/>
                    <w:sz w:val="20"/>
                  </w:rPr>
                </w:rPrChange>
              </w:rPr>
              <w:t>the</w:t>
            </w:r>
            <w:r w:rsidRPr="00814BC9">
              <w:rPr>
                <w:spacing w:val="18"/>
                <w:w w:val="105"/>
                <w:sz w:val="20"/>
                <w:lang w:val="en-GB"/>
                <w:rPrChange w:id="4218" w:author="Christian PIEDALLU" w:date="2023-02-06T09:53:00Z">
                  <w:rPr>
                    <w:spacing w:val="18"/>
                    <w:w w:val="105"/>
                    <w:sz w:val="20"/>
                  </w:rPr>
                </w:rPrChange>
              </w:rPr>
              <w:t xml:space="preserve"> </w:t>
            </w:r>
            <w:r w:rsidRPr="00814BC9">
              <w:rPr>
                <w:w w:val="105"/>
                <w:sz w:val="20"/>
                <w:lang w:val="en-GB"/>
                <w:rPrChange w:id="4219" w:author="Christian PIEDALLU" w:date="2023-02-06T09:53:00Z">
                  <w:rPr>
                    <w:w w:val="105"/>
                    <w:sz w:val="20"/>
                  </w:rPr>
                </w:rPrChange>
              </w:rPr>
              <w:t>satellite,</w:t>
            </w:r>
            <w:r w:rsidRPr="00814BC9">
              <w:rPr>
                <w:spacing w:val="19"/>
                <w:w w:val="105"/>
                <w:sz w:val="20"/>
                <w:lang w:val="en-GB"/>
                <w:rPrChange w:id="4220" w:author="Christian PIEDALLU" w:date="2023-02-06T09:53:00Z">
                  <w:rPr>
                    <w:spacing w:val="19"/>
                    <w:w w:val="105"/>
                    <w:sz w:val="20"/>
                  </w:rPr>
                </w:rPrChange>
              </w:rPr>
              <w:t xml:space="preserve"> </w:t>
            </w:r>
            <w:r w:rsidRPr="00814BC9">
              <w:rPr>
                <w:w w:val="105"/>
                <w:sz w:val="20"/>
                <w:lang w:val="en-GB"/>
                <w:rPrChange w:id="4221" w:author="Christian PIEDALLU" w:date="2023-02-06T09:53:00Z">
                  <w:rPr>
                    <w:w w:val="105"/>
                    <w:sz w:val="20"/>
                  </w:rPr>
                </w:rPrChange>
              </w:rPr>
              <w:t>the</w:t>
            </w:r>
            <w:r w:rsidRPr="00814BC9">
              <w:rPr>
                <w:spacing w:val="18"/>
                <w:w w:val="105"/>
                <w:sz w:val="20"/>
                <w:lang w:val="en-GB"/>
                <w:rPrChange w:id="4222" w:author="Christian PIEDALLU" w:date="2023-02-06T09:53:00Z">
                  <w:rPr>
                    <w:spacing w:val="18"/>
                    <w:w w:val="105"/>
                    <w:sz w:val="20"/>
                  </w:rPr>
                </w:rPrChange>
              </w:rPr>
              <w:t xml:space="preserve"> </w:t>
            </w:r>
            <w:r w:rsidRPr="00814BC9">
              <w:rPr>
                <w:w w:val="105"/>
                <w:sz w:val="20"/>
                <w:lang w:val="en-GB"/>
                <w:rPrChange w:id="4223" w:author="Christian PIEDALLU" w:date="2023-02-06T09:53:00Z">
                  <w:rPr>
                    <w:w w:val="105"/>
                    <w:sz w:val="20"/>
                  </w:rPr>
                </w:rPrChange>
              </w:rPr>
              <w:t>area</w:t>
            </w:r>
            <w:r w:rsidRPr="00814BC9">
              <w:rPr>
                <w:spacing w:val="19"/>
                <w:w w:val="105"/>
                <w:sz w:val="20"/>
                <w:lang w:val="en-GB"/>
                <w:rPrChange w:id="4224" w:author="Christian PIEDALLU" w:date="2023-02-06T09:53:00Z">
                  <w:rPr>
                    <w:spacing w:val="19"/>
                    <w:w w:val="105"/>
                    <w:sz w:val="20"/>
                  </w:rPr>
                </w:rPrChange>
              </w:rPr>
              <w:t xml:space="preserve"> </w:t>
            </w:r>
            <w:r w:rsidRPr="00814BC9">
              <w:rPr>
                <w:w w:val="105"/>
                <w:sz w:val="20"/>
                <w:lang w:val="en-GB"/>
                <w:rPrChange w:id="4225" w:author="Christian PIEDALLU" w:date="2023-02-06T09:53:00Z">
                  <w:rPr>
                    <w:w w:val="105"/>
                    <w:sz w:val="20"/>
                  </w:rPr>
                </w:rPrChange>
              </w:rPr>
              <w:t>will</w:t>
            </w:r>
            <w:r w:rsidRPr="00814BC9">
              <w:rPr>
                <w:spacing w:val="18"/>
                <w:w w:val="105"/>
                <w:sz w:val="20"/>
                <w:lang w:val="en-GB"/>
                <w:rPrChange w:id="4226" w:author="Christian PIEDALLU" w:date="2023-02-06T09:53:00Z">
                  <w:rPr>
                    <w:spacing w:val="18"/>
                    <w:w w:val="105"/>
                    <w:sz w:val="20"/>
                  </w:rPr>
                </w:rPrChange>
              </w:rPr>
              <w:t xml:space="preserve"> </w:t>
            </w:r>
            <w:r w:rsidRPr="00814BC9">
              <w:rPr>
                <w:w w:val="105"/>
                <w:sz w:val="20"/>
                <w:lang w:val="en-GB"/>
                <w:rPrChange w:id="4227" w:author="Christian PIEDALLU" w:date="2023-02-06T09:53:00Z">
                  <w:rPr>
                    <w:w w:val="105"/>
                    <w:sz w:val="20"/>
                  </w:rPr>
                </w:rPrChange>
              </w:rPr>
              <w:t>be</w:t>
            </w:r>
            <w:r w:rsidRPr="00814BC9">
              <w:rPr>
                <w:spacing w:val="18"/>
                <w:w w:val="105"/>
                <w:sz w:val="20"/>
                <w:lang w:val="en-GB"/>
                <w:rPrChange w:id="4228" w:author="Christian PIEDALLU" w:date="2023-02-06T09:53:00Z">
                  <w:rPr>
                    <w:spacing w:val="18"/>
                    <w:w w:val="105"/>
                    <w:sz w:val="20"/>
                  </w:rPr>
                </w:rPrChange>
              </w:rPr>
              <w:t xml:space="preserve"> </w:t>
            </w:r>
            <w:r w:rsidRPr="00814BC9">
              <w:rPr>
                <w:w w:val="105"/>
                <w:sz w:val="20"/>
                <w:lang w:val="en-GB"/>
                <w:rPrChange w:id="4229" w:author="Christian PIEDALLU" w:date="2023-02-06T09:53:00Z">
                  <w:rPr>
                    <w:w w:val="105"/>
                    <w:sz w:val="20"/>
                  </w:rPr>
                </w:rPrChange>
              </w:rPr>
              <w:t>considered</w:t>
            </w:r>
            <w:r w:rsidRPr="00814BC9">
              <w:rPr>
                <w:spacing w:val="18"/>
                <w:w w:val="105"/>
                <w:sz w:val="20"/>
                <w:lang w:val="en-GB"/>
                <w:rPrChange w:id="4230" w:author="Christian PIEDALLU" w:date="2023-02-06T09:53:00Z">
                  <w:rPr>
                    <w:spacing w:val="18"/>
                    <w:w w:val="105"/>
                    <w:sz w:val="20"/>
                  </w:rPr>
                </w:rPrChange>
              </w:rPr>
              <w:t xml:space="preserve"> </w:t>
            </w:r>
            <w:r w:rsidRPr="00814BC9">
              <w:rPr>
                <w:w w:val="105"/>
                <w:sz w:val="20"/>
                <w:lang w:val="en-GB"/>
                <w:rPrChange w:id="4231" w:author="Christian PIEDALLU" w:date="2023-02-06T09:53:00Z">
                  <w:rPr>
                    <w:w w:val="105"/>
                    <w:sz w:val="20"/>
                  </w:rPr>
                </w:rPrChange>
              </w:rPr>
              <w:t>as</w:t>
            </w:r>
            <w:r w:rsidRPr="00814BC9">
              <w:rPr>
                <w:spacing w:val="18"/>
                <w:w w:val="105"/>
                <w:sz w:val="20"/>
                <w:lang w:val="en-GB"/>
                <w:rPrChange w:id="4232" w:author="Christian PIEDALLU" w:date="2023-02-06T09:53:00Z">
                  <w:rPr>
                    <w:spacing w:val="18"/>
                    <w:w w:val="105"/>
                    <w:sz w:val="20"/>
                  </w:rPr>
                </w:rPrChange>
              </w:rPr>
              <w:t xml:space="preserve"> </w:t>
            </w:r>
            <w:commentRangeStart w:id="4233"/>
            <w:r w:rsidRPr="00814BC9">
              <w:rPr>
                <w:w w:val="105"/>
                <w:sz w:val="20"/>
                <w:lang w:val="en-GB"/>
                <w:rPrChange w:id="4234" w:author="Christian PIEDALLU" w:date="2023-02-06T09:53:00Z">
                  <w:rPr>
                    <w:w w:val="105"/>
                    <w:sz w:val="20"/>
                  </w:rPr>
                </w:rPrChange>
              </w:rPr>
              <w:t>cutted</w:t>
            </w:r>
            <w:r w:rsidRPr="00814BC9">
              <w:rPr>
                <w:spacing w:val="19"/>
                <w:w w:val="105"/>
                <w:sz w:val="20"/>
                <w:lang w:val="en-GB"/>
                <w:rPrChange w:id="4235" w:author="Christian PIEDALLU" w:date="2023-02-06T09:53:00Z">
                  <w:rPr>
                    <w:spacing w:val="19"/>
                    <w:w w:val="105"/>
                    <w:sz w:val="20"/>
                  </w:rPr>
                </w:rPrChange>
              </w:rPr>
              <w:t xml:space="preserve"> </w:t>
            </w:r>
            <w:r w:rsidRPr="00814BC9">
              <w:rPr>
                <w:w w:val="105"/>
                <w:sz w:val="20"/>
                <w:lang w:val="en-GB"/>
                <w:rPrChange w:id="4236" w:author="Christian PIEDALLU" w:date="2023-02-06T09:53:00Z">
                  <w:rPr>
                    <w:w w:val="105"/>
                    <w:sz w:val="20"/>
                  </w:rPr>
                </w:rPrChange>
              </w:rPr>
              <w:t>for</w:t>
            </w:r>
            <w:r w:rsidRPr="00814BC9">
              <w:rPr>
                <w:spacing w:val="18"/>
                <w:w w:val="105"/>
                <w:sz w:val="20"/>
                <w:lang w:val="en-GB"/>
                <w:rPrChange w:id="4237" w:author="Christian PIEDALLU" w:date="2023-02-06T09:53:00Z">
                  <w:rPr>
                    <w:spacing w:val="18"/>
                    <w:w w:val="105"/>
                    <w:sz w:val="20"/>
                  </w:rPr>
                </w:rPrChange>
              </w:rPr>
              <w:t xml:space="preserve"> </w:t>
            </w:r>
            <w:r w:rsidRPr="00814BC9">
              <w:rPr>
                <w:w w:val="105"/>
                <w:sz w:val="20"/>
                <w:lang w:val="en-GB"/>
                <w:rPrChange w:id="4238" w:author="Christian PIEDALLU" w:date="2023-02-06T09:53:00Z">
                  <w:rPr>
                    <w:w w:val="105"/>
                    <w:sz w:val="20"/>
                  </w:rPr>
                </w:rPrChange>
              </w:rPr>
              <w:t>normal</w:t>
            </w:r>
            <w:r w:rsidRPr="00814BC9">
              <w:rPr>
                <w:spacing w:val="18"/>
                <w:w w:val="105"/>
                <w:sz w:val="20"/>
                <w:lang w:val="en-GB"/>
                <w:rPrChange w:id="4239" w:author="Christian PIEDALLU" w:date="2023-02-06T09:53:00Z">
                  <w:rPr>
                    <w:spacing w:val="18"/>
                    <w:w w:val="105"/>
                    <w:sz w:val="20"/>
                  </w:rPr>
                </w:rPrChange>
              </w:rPr>
              <w:t xml:space="preserve"> </w:t>
            </w:r>
            <w:r w:rsidRPr="00814BC9">
              <w:rPr>
                <w:w w:val="105"/>
                <w:sz w:val="20"/>
                <w:lang w:val="en-GB"/>
                <w:rPrChange w:id="4240" w:author="Christian PIEDALLU" w:date="2023-02-06T09:53:00Z">
                  <w:rPr>
                    <w:w w:val="105"/>
                    <w:sz w:val="20"/>
                  </w:rPr>
                </w:rPrChange>
              </w:rPr>
              <w:t>harvesting</w:t>
            </w:r>
            <w:r w:rsidRPr="00814BC9">
              <w:rPr>
                <w:spacing w:val="18"/>
                <w:w w:val="105"/>
                <w:sz w:val="20"/>
                <w:lang w:val="en-GB"/>
                <w:rPrChange w:id="4241" w:author="Christian PIEDALLU" w:date="2023-02-06T09:53:00Z">
                  <w:rPr>
                    <w:spacing w:val="18"/>
                    <w:w w:val="105"/>
                    <w:sz w:val="20"/>
                  </w:rPr>
                </w:rPrChange>
              </w:rPr>
              <w:t xml:space="preserve"> </w:t>
            </w:r>
            <w:r w:rsidRPr="00814BC9">
              <w:rPr>
                <w:w w:val="105"/>
                <w:sz w:val="20"/>
                <w:lang w:val="en-GB"/>
                <w:rPrChange w:id="4242" w:author="Christian PIEDALLU" w:date="2023-02-06T09:53:00Z">
                  <w:rPr>
                    <w:w w:val="105"/>
                    <w:sz w:val="20"/>
                  </w:rPr>
                </w:rPrChange>
              </w:rPr>
              <w:t>rather</w:t>
            </w:r>
            <w:r w:rsidRPr="00814BC9">
              <w:rPr>
                <w:spacing w:val="18"/>
                <w:w w:val="105"/>
                <w:sz w:val="20"/>
                <w:lang w:val="en-GB"/>
                <w:rPrChange w:id="4243" w:author="Christian PIEDALLU" w:date="2023-02-06T09:53:00Z">
                  <w:rPr>
                    <w:spacing w:val="18"/>
                    <w:w w:val="105"/>
                    <w:sz w:val="20"/>
                  </w:rPr>
                </w:rPrChange>
              </w:rPr>
              <w:t xml:space="preserve"> </w:t>
            </w:r>
            <w:r w:rsidRPr="00814BC9">
              <w:rPr>
                <w:w w:val="105"/>
                <w:sz w:val="20"/>
                <w:lang w:val="en-GB"/>
                <w:rPrChange w:id="4244" w:author="Christian PIEDALLU" w:date="2023-02-06T09:53:00Z">
                  <w:rPr>
                    <w:w w:val="105"/>
                    <w:sz w:val="20"/>
                  </w:rPr>
                </w:rPrChange>
              </w:rPr>
              <w:t>than</w:t>
            </w:r>
            <w:r w:rsidRPr="00814BC9">
              <w:rPr>
                <w:spacing w:val="19"/>
                <w:w w:val="105"/>
                <w:sz w:val="20"/>
                <w:lang w:val="en-GB"/>
                <w:rPrChange w:id="4245" w:author="Christian PIEDALLU" w:date="2023-02-06T09:53:00Z">
                  <w:rPr>
                    <w:spacing w:val="19"/>
                    <w:w w:val="105"/>
                    <w:sz w:val="20"/>
                  </w:rPr>
                </w:rPrChange>
              </w:rPr>
              <w:t xml:space="preserve"> </w:t>
            </w:r>
            <w:r w:rsidRPr="00814BC9">
              <w:rPr>
                <w:w w:val="105"/>
                <w:sz w:val="20"/>
                <w:lang w:val="en-GB"/>
                <w:rPrChange w:id="4246" w:author="Christian PIEDALLU" w:date="2023-02-06T09:53:00Z">
                  <w:rPr>
                    <w:w w:val="105"/>
                    <w:sz w:val="20"/>
                  </w:rPr>
                </w:rPrChange>
              </w:rPr>
              <w:t>for</w:t>
            </w:r>
            <w:commentRangeEnd w:id="4233"/>
            <w:r w:rsidR="00CA6243">
              <w:rPr>
                <w:rStyle w:val="Marquedecommentaire"/>
              </w:rPr>
              <w:commentReference w:id="4233"/>
            </w:r>
          </w:p>
        </w:tc>
      </w:tr>
      <w:tr w:rsidR="00B177F5" w:rsidRPr="00814BC9" w14:paraId="501C5186" w14:textId="77777777" w:rsidTr="00F950A7">
        <w:trPr>
          <w:trHeight w:val="304"/>
          <w:trPrChange w:id="4247" w:author="Christian PIEDALLU" w:date="2023-02-06T16:22:00Z">
            <w:trPr>
              <w:trHeight w:val="239"/>
            </w:trPr>
          </w:trPrChange>
        </w:trPr>
        <w:tc>
          <w:tcPr>
            <w:tcW w:w="320" w:type="dxa"/>
            <w:tcPrChange w:id="4248" w:author="Christian PIEDALLU" w:date="2023-02-06T16:22:00Z">
              <w:tcPr>
                <w:tcW w:w="308" w:type="dxa"/>
              </w:tcPr>
            </w:tcPrChange>
          </w:tcPr>
          <w:p w14:paraId="7D66D176" w14:textId="77777777" w:rsidR="00B177F5" w:rsidRPr="00814BC9" w:rsidRDefault="00B553DB">
            <w:pPr>
              <w:pStyle w:val="TableParagraph"/>
              <w:spacing w:before="75"/>
              <w:ind w:left="31" w:right="78"/>
              <w:jc w:val="center"/>
              <w:rPr>
                <w:rFonts w:ascii="Trebuchet MS"/>
                <w:sz w:val="10"/>
                <w:lang w:val="en-GB"/>
                <w:rPrChange w:id="4249" w:author="Christian PIEDALLU" w:date="2023-02-06T09:53:00Z">
                  <w:rPr>
                    <w:rFonts w:ascii="Trebuchet MS"/>
                    <w:sz w:val="10"/>
                  </w:rPr>
                </w:rPrChange>
              </w:rPr>
            </w:pPr>
            <w:r w:rsidRPr="00814BC9">
              <w:rPr>
                <w:rFonts w:ascii="Trebuchet MS"/>
                <w:sz w:val="10"/>
                <w:lang w:val="en-GB"/>
                <w:rPrChange w:id="4250" w:author="Christian PIEDALLU" w:date="2023-02-06T09:53:00Z">
                  <w:rPr>
                    <w:rFonts w:ascii="Trebuchet MS"/>
                    <w:sz w:val="10"/>
                  </w:rPr>
                </w:rPrChange>
              </w:rPr>
              <w:t>241</w:t>
            </w:r>
          </w:p>
        </w:tc>
        <w:tc>
          <w:tcPr>
            <w:tcW w:w="9042" w:type="dxa"/>
            <w:tcPrChange w:id="4251" w:author="Christian PIEDALLU" w:date="2023-02-06T16:22:00Z">
              <w:tcPr>
                <w:tcW w:w="8694" w:type="dxa"/>
              </w:tcPr>
            </w:tcPrChange>
          </w:tcPr>
          <w:p w14:paraId="6C7E9B65" w14:textId="77777777" w:rsidR="00B177F5" w:rsidRPr="00814BC9" w:rsidRDefault="00B553DB">
            <w:pPr>
              <w:pStyle w:val="TableParagraph"/>
              <w:spacing w:line="219" w:lineRule="exact"/>
              <w:ind w:right="48"/>
              <w:jc w:val="right"/>
              <w:rPr>
                <w:sz w:val="20"/>
                <w:lang w:val="en-GB"/>
                <w:rPrChange w:id="4252" w:author="Christian PIEDALLU" w:date="2023-02-06T09:53:00Z">
                  <w:rPr>
                    <w:sz w:val="20"/>
                  </w:rPr>
                </w:rPrChange>
              </w:rPr>
            </w:pPr>
            <w:r w:rsidRPr="00814BC9">
              <w:rPr>
                <w:w w:val="105"/>
                <w:sz w:val="20"/>
                <w:lang w:val="en-GB"/>
                <w:rPrChange w:id="4253" w:author="Christian PIEDALLU" w:date="2023-02-06T09:53:00Z">
                  <w:rPr>
                    <w:w w:val="105"/>
                    <w:sz w:val="20"/>
                  </w:rPr>
                </w:rPrChange>
              </w:rPr>
              <w:t>a</w:t>
            </w:r>
            <w:r w:rsidRPr="00814BC9">
              <w:rPr>
                <w:spacing w:val="29"/>
                <w:w w:val="105"/>
                <w:sz w:val="20"/>
                <w:lang w:val="en-GB"/>
                <w:rPrChange w:id="4254" w:author="Christian PIEDALLU" w:date="2023-02-06T09:53:00Z">
                  <w:rPr>
                    <w:spacing w:val="29"/>
                    <w:w w:val="105"/>
                    <w:sz w:val="20"/>
                  </w:rPr>
                </w:rPrChange>
              </w:rPr>
              <w:t xml:space="preserve"> </w:t>
            </w:r>
            <w:r w:rsidRPr="00814BC9">
              <w:rPr>
                <w:w w:val="105"/>
                <w:sz w:val="20"/>
                <w:lang w:val="en-GB"/>
                <w:rPrChange w:id="4255" w:author="Christian PIEDALLU" w:date="2023-02-06T09:53:00Z">
                  <w:rPr>
                    <w:w w:val="105"/>
                    <w:sz w:val="20"/>
                  </w:rPr>
                </w:rPrChange>
              </w:rPr>
              <w:t>sanitary</w:t>
            </w:r>
            <w:r w:rsidRPr="00814BC9">
              <w:rPr>
                <w:spacing w:val="30"/>
                <w:w w:val="105"/>
                <w:sz w:val="20"/>
                <w:lang w:val="en-GB"/>
                <w:rPrChange w:id="4256" w:author="Christian PIEDALLU" w:date="2023-02-06T09:53:00Z">
                  <w:rPr>
                    <w:spacing w:val="30"/>
                    <w:w w:val="105"/>
                    <w:sz w:val="20"/>
                  </w:rPr>
                </w:rPrChange>
              </w:rPr>
              <w:t xml:space="preserve"> </w:t>
            </w:r>
            <w:r w:rsidRPr="00814BC9">
              <w:rPr>
                <w:w w:val="105"/>
                <w:sz w:val="20"/>
                <w:lang w:val="en-GB"/>
                <w:rPrChange w:id="4257" w:author="Christian PIEDALLU" w:date="2023-02-06T09:53:00Z">
                  <w:rPr>
                    <w:w w:val="105"/>
                    <w:sz w:val="20"/>
                  </w:rPr>
                </w:rPrChange>
              </w:rPr>
              <w:t>thinning.</w:t>
            </w:r>
            <w:r w:rsidRPr="00814BC9">
              <w:rPr>
                <w:spacing w:val="29"/>
                <w:w w:val="105"/>
                <w:sz w:val="20"/>
                <w:lang w:val="en-GB"/>
                <w:rPrChange w:id="4258" w:author="Christian PIEDALLU" w:date="2023-02-06T09:53:00Z">
                  <w:rPr>
                    <w:spacing w:val="29"/>
                    <w:w w:val="105"/>
                    <w:sz w:val="20"/>
                  </w:rPr>
                </w:rPrChange>
              </w:rPr>
              <w:t xml:space="preserve"> </w:t>
            </w:r>
            <w:r w:rsidRPr="00814BC9">
              <w:rPr>
                <w:w w:val="105"/>
                <w:sz w:val="20"/>
                <w:lang w:val="en-GB"/>
                <w:rPrChange w:id="4259" w:author="Christian PIEDALLU" w:date="2023-02-06T09:53:00Z">
                  <w:rPr>
                    <w:w w:val="105"/>
                    <w:sz w:val="20"/>
                  </w:rPr>
                </w:rPrChange>
              </w:rPr>
              <w:t>On</w:t>
            </w:r>
            <w:r w:rsidRPr="00814BC9">
              <w:rPr>
                <w:spacing w:val="30"/>
                <w:w w:val="105"/>
                <w:sz w:val="20"/>
                <w:lang w:val="en-GB"/>
                <w:rPrChange w:id="4260" w:author="Christian PIEDALLU" w:date="2023-02-06T09:53:00Z">
                  <w:rPr>
                    <w:spacing w:val="30"/>
                    <w:w w:val="105"/>
                    <w:sz w:val="20"/>
                  </w:rPr>
                </w:rPrChange>
              </w:rPr>
              <w:t xml:space="preserve"> </w:t>
            </w:r>
            <w:r w:rsidRPr="00814BC9">
              <w:rPr>
                <w:w w:val="105"/>
                <w:sz w:val="20"/>
                <w:lang w:val="en-GB"/>
                <w:rPrChange w:id="4261" w:author="Christian PIEDALLU" w:date="2023-02-06T09:53:00Z">
                  <w:rPr>
                    <w:w w:val="105"/>
                    <w:sz w:val="20"/>
                  </w:rPr>
                </w:rPrChange>
              </w:rPr>
              <w:t>the</w:t>
            </w:r>
            <w:r w:rsidRPr="00814BC9">
              <w:rPr>
                <w:spacing w:val="29"/>
                <w:w w:val="105"/>
                <w:sz w:val="20"/>
                <w:lang w:val="en-GB"/>
                <w:rPrChange w:id="4262" w:author="Christian PIEDALLU" w:date="2023-02-06T09:53:00Z">
                  <w:rPr>
                    <w:spacing w:val="29"/>
                    <w:w w:val="105"/>
                    <w:sz w:val="20"/>
                  </w:rPr>
                </w:rPrChange>
              </w:rPr>
              <w:t xml:space="preserve"> </w:t>
            </w:r>
            <w:r w:rsidRPr="00814BC9">
              <w:rPr>
                <w:w w:val="105"/>
                <w:sz w:val="20"/>
                <w:lang w:val="en-GB"/>
                <w:rPrChange w:id="4263" w:author="Christian PIEDALLU" w:date="2023-02-06T09:53:00Z">
                  <w:rPr>
                    <w:w w:val="105"/>
                    <w:sz w:val="20"/>
                  </w:rPr>
                </w:rPrChange>
              </w:rPr>
              <w:t>contrary,</w:t>
            </w:r>
            <w:r w:rsidRPr="00814BC9">
              <w:rPr>
                <w:spacing w:val="33"/>
                <w:w w:val="105"/>
                <w:sz w:val="20"/>
                <w:lang w:val="en-GB"/>
                <w:rPrChange w:id="4264" w:author="Christian PIEDALLU" w:date="2023-02-06T09:53:00Z">
                  <w:rPr>
                    <w:spacing w:val="33"/>
                    <w:w w:val="105"/>
                    <w:sz w:val="20"/>
                  </w:rPr>
                </w:rPrChange>
              </w:rPr>
              <w:t xml:space="preserve"> </w:t>
            </w:r>
            <w:r w:rsidRPr="00814BC9">
              <w:rPr>
                <w:w w:val="105"/>
                <w:sz w:val="20"/>
                <w:lang w:val="en-GB"/>
                <w:rPrChange w:id="4265" w:author="Christian PIEDALLU" w:date="2023-02-06T09:53:00Z">
                  <w:rPr>
                    <w:w w:val="105"/>
                    <w:sz w:val="20"/>
                  </w:rPr>
                </w:rPrChange>
              </w:rPr>
              <w:t>some</w:t>
            </w:r>
            <w:r w:rsidRPr="00814BC9">
              <w:rPr>
                <w:spacing w:val="30"/>
                <w:w w:val="105"/>
                <w:sz w:val="20"/>
                <w:lang w:val="en-GB"/>
                <w:rPrChange w:id="4266" w:author="Christian PIEDALLU" w:date="2023-02-06T09:53:00Z">
                  <w:rPr>
                    <w:spacing w:val="30"/>
                    <w:w w:val="105"/>
                    <w:sz w:val="20"/>
                  </w:rPr>
                </w:rPrChange>
              </w:rPr>
              <w:t xml:space="preserve"> </w:t>
            </w:r>
            <w:r w:rsidRPr="00814BC9">
              <w:rPr>
                <w:w w:val="105"/>
                <w:sz w:val="20"/>
                <w:lang w:val="en-GB"/>
                <w:rPrChange w:id="4267" w:author="Christian PIEDALLU" w:date="2023-02-06T09:53:00Z">
                  <w:rPr>
                    <w:w w:val="105"/>
                    <w:sz w:val="20"/>
                  </w:rPr>
                </w:rPrChange>
              </w:rPr>
              <w:t>felled</w:t>
            </w:r>
            <w:r w:rsidRPr="00814BC9">
              <w:rPr>
                <w:spacing w:val="29"/>
                <w:w w:val="105"/>
                <w:sz w:val="20"/>
                <w:lang w:val="en-GB"/>
                <w:rPrChange w:id="4268" w:author="Christian PIEDALLU" w:date="2023-02-06T09:53:00Z">
                  <w:rPr>
                    <w:spacing w:val="29"/>
                    <w:w w:val="105"/>
                    <w:sz w:val="20"/>
                  </w:rPr>
                </w:rPrChange>
              </w:rPr>
              <w:t xml:space="preserve"> </w:t>
            </w:r>
            <w:r w:rsidRPr="00814BC9">
              <w:rPr>
                <w:w w:val="105"/>
                <w:sz w:val="20"/>
                <w:lang w:val="en-GB"/>
                <w:rPrChange w:id="4269" w:author="Christian PIEDALLU" w:date="2023-02-06T09:53:00Z">
                  <w:rPr>
                    <w:w w:val="105"/>
                    <w:sz w:val="20"/>
                  </w:rPr>
                </w:rPrChange>
              </w:rPr>
              <w:t>trees</w:t>
            </w:r>
            <w:r w:rsidRPr="00814BC9">
              <w:rPr>
                <w:spacing w:val="30"/>
                <w:w w:val="105"/>
                <w:sz w:val="20"/>
                <w:lang w:val="en-GB"/>
                <w:rPrChange w:id="4270" w:author="Christian PIEDALLU" w:date="2023-02-06T09:53:00Z">
                  <w:rPr>
                    <w:spacing w:val="30"/>
                    <w:w w:val="105"/>
                    <w:sz w:val="20"/>
                  </w:rPr>
                </w:rPrChange>
              </w:rPr>
              <w:t xml:space="preserve"> </w:t>
            </w:r>
            <w:r w:rsidRPr="00814BC9">
              <w:rPr>
                <w:w w:val="105"/>
                <w:sz w:val="20"/>
                <w:lang w:val="en-GB"/>
                <w:rPrChange w:id="4271" w:author="Christian PIEDALLU" w:date="2023-02-06T09:53:00Z">
                  <w:rPr>
                    <w:w w:val="105"/>
                    <w:sz w:val="20"/>
                  </w:rPr>
                </w:rPrChange>
              </w:rPr>
              <w:t>of</w:t>
            </w:r>
            <w:r w:rsidRPr="00814BC9">
              <w:rPr>
                <w:spacing w:val="30"/>
                <w:w w:val="105"/>
                <w:sz w:val="20"/>
                <w:lang w:val="en-GB"/>
                <w:rPrChange w:id="4272" w:author="Christian PIEDALLU" w:date="2023-02-06T09:53:00Z">
                  <w:rPr>
                    <w:spacing w:val="30"/>
                    <w:w w:val="105"/>
                    <w:sz w:val="20"/>
                  </w:rPr>
                </w:rPrChange>
              </w:rPr>
              <w:t xml:space="preserve"> </w:t>
            </w:r>
            <w:r w:rsidRPr="00814BC9">
              <w:rPr>
                <w:w w:val="105"/>
                <w:sz w:val="20"/>
                <w:lang w:val="en-GB"/>
                <w:rPrChange w:id="4273" w:author="Christian PIEDALLU" w:date="2023-02-06T09:53:00Z">
                  <w:rPr>
                    <w:w w:val="105"/>
                    <w:sz w:val="20"/>
                  </w:rPr>
                </w:rPrChange>
              </w:rPr>
              <w:t>sanitary</w:t>
            </w:r>
            <w:r w:rsidRPr="00814BC9">
              <w:rPr>
                <w:spacing w:val="30"/>
                <w:w w:val="105"/>
                <w:sz w:val="20"/>
                <w:lang w:val="en-GB"/>
                <w:rPrChange w:id="4274" w:author="Christian PIEDALLU" w:date="2023-02-06T09:53:00Z">
                  <w:rPr>
                    <w:spacing w:val="30"/>
                    <w:w w:val="105"/>
                    <w:sz w:val="20"/>
                  </w:rPr>
                </w:rPrChange>
              </w:rPr>
              <w:t xml:space="preserve"> </w:t>
            </w:r>
            <w:r w:rsidRPr="00814BC9">
              <w:rPr>
                <w:w w:val="105"/>
                <w:sz w:val="20"/>
                <w:lang w:val="en-GB"/>
                <w:rPrChange w:id="4275" w:author="Christian PIEDALLU" w:date="2023-02-06T09:53:00Z">
                  <w:rPr>
                    <w:w w:val="105"/>
                    <w:sz w:val="20"/>
                  </w:rPr>
                </w:rPrChange>
              </w:rPr>
              <w:t>thinnings</w:t>
            </w:r>
            <w:r w:rsidRPr="00814BC9">
              <w:rPr>
                <w:spacing w:val="29"/>
                <w:w w:val="105"/>
                <w:sz w:val="20"/>
                <w:lang w:val="en-GB"/>
                <w:rPrChange w:id="4276" w:author="Christian PIEDALLU" w:date="2023-02-06T09:53:00Z">
                  <w:rPr>
                    <w:spacing w:val="29"/>
                    <w:w w:val="105"/>
                    <w:sz w:val="20"/>
                  </w:rPr>
                </w:rPrChange>
              </w:rPr>
              <w:t xml:space="preserve"> </w:t>
            </w:r>
            <w:r w:rsidRPr="00814BC9">
              <w:rPr>
                <w:w w:val="105"/>
                <w:sz w:val="20"/>
                <w:lang w:val="en-GB"/>
                <w:rPrChange w:id="4277" w:author="Christian PIEDALLU" w:date="2023-02-06T09:53:00Z">
                  <w:rPr>
                    <w:w w:val="105"/>
                    <w:sz w:val="20"/>
                  </w:rPr>
                </w:rPrChange>
              </w:rPr>
              <w:t>can</w:t>
            </w:r>
            <w:r w:rsidRPr="00814BC9">
              <w:rPr>
                <w:spacing w:val="30"/>
                <w:w w:val="105"/>
                <w:sz w:val="20"/>
                <w:lang w:val="en-GB"/>
                <w:rPrChange w:id="4278" w:author="Christian PIEDALLU" w:date="2023-02-06T09:53:00Z">
                  <w:rPr>
                    <w:spacing w:val="30"/>
                    <w:w w:val="105"/>
                    <w:sz w:val="20"/>
                  </w:rPr>
                </w:rPrChange>
              </w:rPr>
              <w:t xml:space="preserve"> </w:t>
            </w:r>
            <w:r w:rsidRPr="00814BC9">
              <w:rPr>
                <w:w w:val="105"/>
                <w:sz w:val="20"/>
                <w:lang w:val="en-GB"/>
                <w:rPrChange w:id="4279" w:author="Christian PIEDALLU" w:date="2023-02-06T09:53:00Z">
                  <w:rPr>
                    <w:w w:val="105"/>
                    <w:sz w:val="20"/>
                  </w:rPr>
                </w:rPrChange>
              </w:rPr>
              <w:t>be</w:t>
            </w:r>
            <w:r w:rsidRPr="00814BC9">
              <w:rPr>
                <w:spacing w:val="30"/>
                <w:w w:val="105"/>
                <w:sz w:val="20"/>
                <w:lang w:val="en-GB"/>
                <w:rPrChange w:id="4280" w:author="Christian PIEDALLU" w:date="2023-02-06T09:53:00Z">
                  <w:rPr>
                    <w:spacing w:val="30"/>
                    <w:w w:val="105"/>
                    <w:sz w:val="20"/>
                  </w:rPr>
                </w:rPrChange>
              </w:rPr>
              <w:t xml:space="preserve"> </w:t>
            </w:r>
            <w:r w:rsidRPr="00814BC9">
              <w:rPr>
                <w:w w:val="105"/>
                <w:sz w:val="20"/>
                <w:lang w:val="en-GB"/>
                <w:rPrChange w:id="4281" w:author="Christian PIEDALLU" w:date="2023-02-06T09:53:00Z">
                  <w:rPr>
                    <w:w w:val="105"/>
                    <w:sz w:val="20"/>
                  </w:rPr>
                </w:rPrChange>
              </w:rPr>
              <w:t>healthy</w:t>
            </w:r>
            <w:r w:rsidRPr="00814BC9">
              <w:rPr>
                <w:spacing w:val="29"/>
                <w:w w:val="105"/>
                <w:sz w:val="20"/>
                <w:lang w:val="en-GB"/>
                <w:rPrChange w:id="4282" w:author="Christian PIEDALLU" w:date="2023-02-06T09:53:00Z">
                  <w:rPr>
                    <w:spacing w:val="29"/>
                    <w:w w:val="105"/>
                    <w:sz w:val="20"/>
                  </w:rPr>
                </w:rPrChange>
              </w:rPr>
              <w:t xml:space="preserve"> </w:t>
            </w:r>
            <w:r w:rsidRPr="00814BC9">
              <w:rPr>
                <w:w w:val="105"/>
                <w:sz w:val="20"/>
                <w:lang w:val="en-GB"/>
                <w:rPrChange w:id="4283" w:author="Christian PIEDALLU" w:date="2023-02-06T09:53:00Z">
                  <w:rPr>
                    <w:w w:val="105"/>
                    <w:sz w:val="20"/>
                  </w:rPr>
                </w:rPrChange>
              </w:rPr>
              <w:t>but</w:t>
            </w:r>
          </w:p>
        </w:tc>
      </w:tr>
      <w:tr w:rsidR="00B177F5" w:rsidRPr="00814BC9" w14:paraId="18F46F5F" w14:textId="77777777" w:rsidTr="00F950A7">
        <w:trPr>
          <w:trHeight w:val="456"/>
          <w:trPrChange w:id="4284" w:author="Christian PIEDALLU" w:date="2023-02-06T16:22:00Z">
            <w:trPr>
              <w:trHeight w:val="358"/>
            </w:trPr>
          </w:trPrChange>
        </w:trPr>
        <w:tc>
          <w:tcPr>
            <w:tcW w:w="320" w:type="dxa"/>
            <w:tcPrChange w:id="4285" w:author="Christian PIEDALLU" w:date="2023-02-06T16:22:00Z">
              <w:tcPr>
                <w:tcW w:w="308" w:type="dxa"/>
              </w:tcPr>
            </w:tcPrChange>
          </w:tcPr>
          <w:p w14:paraId="697067CE" w14:textId="77777777" w:rsidR="00B177F5" w:rsidRPr="00814BC9" w:rsidRDefault="00B553DB">
            <w:pPr>
              <w:pStyle w:val="TableParagraph"/>
              <w:spacing w:before="75"/>
              <w:ind w:left="31" w:right="78"/>
              <w:jc w:val="center"/>
              <w:rPr>
                <w:rFonts w:ascii="Trebuchet MS"/>
                <w:sz w:val="10"/>
                <w:lang w:val="en-GB"/>
                <w:rPrChange w:id="4286" w:author="Christian PIEDALLU" w:date="2023-02-06T09:53:00Z">
                  <w:rPr>
                    <w:rFonts w:ascii="Trebuchet MS"/>
                    <w:sz w:val="10"/>
                  </w:rPr>
                </w:rPrChange>
              </w:rPr>
            </w:pPr>
            <w:r w:rsidRPr="00814BC9">
              <w:rPr>
                <w:rFonts w:ascii="Trebuchet MS"/>
                <w:sz w:val="10"/>
                <w:lang w:val="en-GB"/>
                <w:rPrChange w:id="4287" w:author="Christian PIEDALLU" w:date="2023-02-06T09:53:00Z">
                  <w:rPr>
                    <w:rFonts w:ascii="Trebuchet MS"/>
                    <w:sz w:val="10"/>
                  </w:rPr>
                </w:rPrChange>
              </w:rPr>
              <w:t>242</w:t>
            </w:r>
          </w:p>
        </w:tc>
        <w:tc>
          <w:tcPr>
            <w:tcW w:w="9042" w:type="dxa"/>
            <w:tcPrChange w:id="4288" w:author="Christian PIEDALLU" w:date="2023-02-06T16:22:00Z">
              <w:tcPr>
                <w:tcW w:w="8694" w:type="dxa"/>
              </w:tcPr>
            </w:tcPrChange>
          </w:tcPr>
          <w:p w14:paraId="184B39C8" w14:textId="77777777" w:rsidR="00B177F5" w:rsidRPr="00814BC9" w:rsidRDefault="00B553DB">
            <w:pPr>
              <w:pStyle w:val="TableParagraph"/>
              <w:spacing w:line="223" w:lineRule="exact"/>
              <w:ind w:left="100"/>
              <w:rPr>
                <w:sz w:val="20"/>
                <w:lang w:val="en-GB"/>
                <w:rPrChange w:id="4289" w:author="Christian PIEDALLU" w:date="2023-02-06T09:53:00Z">
                  <w:rPr>
                    <w:sz w:val="20"/>
                  </w:rPr>
                </w:rPrChange>
              </w:rPr>
            </w:pPr>
            <w:r w:rsidRPr="00814BC9">
              <w:rPr>
                <w:w w:val="105"/>
                <w:sz w:val="20"/>
                <w:lang w:val="en-GB"/>
                <w:rPrChange w:id="4290" w:author="Christian PIEDALLU" w:date="2023-02-06T09:53:00Z">
                  <w:rPr>
                    <w:w w:val="105"/>
                    <w:sz w:val="20"/>
                  </w:rPr>
                </w:rPrChange>
              </w:rPr>
              <w:t>considered</w:t>
            </w:r>
            <w:r w:rsidRPr="00814BC9">
              <w:rPr>
                <w:spacing w:val="4"/>
                <w:w w:val="105"/>
                <w:sz w:val="20"/>
                <w:lang w:val="en-GB"/>
                <w:rPrChange w:id="4291" w:author="Christian PIEDALLU" w:date="2023-02-06T09:53:00Z">
                  <w:rPr>
                    <w:spacing w:val="4"/>
                    <w:w w:val="105"/>
                    <w:sz w:val="20"/>
                  </w:rPr>
                </w:rPrChange>
              </w:rPr>
              <w:t xml:space="preserve"> </w:t>
            </w:r>
            <w:r w:rsidRPr="00814BC9">
              <w:rPr>
                <w:w w:val="105"/>
                <w:sz w:val="20"/>
                <w:lang w:val="en-GB"/>
                <w:rPrChange w:id="4292" w:author="Christian PIEDALLU" w:date="2023-02-06T09:53:00Z">
                  <w:rPr>
                    <w:w w:val="105"/>
                    <w:sz w:val="20"/>
                  </w:rPr>
                </w:rPrChange>
              </w:rPr>
              <w:t>as</w:t>
            </w:r>
            <w:r w:rsidRPr="00814BC9">
              <w:rPr>
                <w:spacing w:val="4"/>
                <w:w w:val="105"/>
                <w:sz w:val="20"/>
                <w:lang w:val="en-GB"/>
                <w:rPrChange w:id="4293" w:author="Christian PIEDALLU" w:date="2023-02-06T09:53:00Z">
                  <w:rPr>
                    <w:spacing w:val="4"/>
                    <w:w w:val="105"/>
                    <w:sz w:val="20"/>
                  </w:rPr>
                </w:rPrChange>
              </w:rPr>
              <w:t xml:space="preserve"> </w:t>
            </w:r>
            <w:r w:rsidRPr="00814BC9">
              <w:rPr>
                <w:w w:val="105"/>
                <w:sz w:val="20"/>
                <w:lang w:val="en-GB"/>
                <w:rPrChange w:id="4294" w:author="Christian PIEDALLU" w:date="2023-02-06T09:53:00Z">
                  <w:rPr>
                    <w:w w:val="105"/>
                    <w:sz w:val="20"/>
                  </w:rPr>
                </w:rPrChange>
              </w:rPr>
              <w:t>attacked.</w:t>
            </w:r>
          </w:p>
        </w:tc>
      </w:tr>
      <w:tr w:rsidR="00B177F5" w:rsidRPr="00814BC9" w14:paraId="238F0170" w14:textId="77777777" w:rsidTr="00F950A7">
        <w:trPr>
          <w:trHeight w:val="494"/>
          <w:trPrChange w:id="4295" w:author="Christian PIEDALLU" w:date="2023-02-06T16:22:00Z">
            <w:trPr>
              <w:trHeight w:val="388"/>
            </w:trPr>
          </w:trPrChange>
        </w:trPr>
        <w:tc>
          <w:tcPr>
            <w:tcW w:w="320" w:type="dxa"/>
            <w:tcPrChange w:id="4296" w:author="Christian PIEDALLU" w:date="2023-02-06T16:22:00Z">
              <w:tcPr>
                <w:tcW w:w="308" w:type="dxa"/>
              </w:tcPr>
            </w:tcPrChange>
          </w:tcPr>
          <w:p w14:paraId="74614E73" w14:textId="77777777" w:rsidR="00B177F5" w:rsidRPr="00814BC9" w:rsidRDefault="00B177F5">
            <w:pPr>
              <w:pStyle w:val="TableParagraph"/>
              <w:rPr>
                <w:sz w:val="10"/>
                <w:lang w:val="en-GB"/>
                <w:rPrChange w:id="4297" w:author="Christian PIEDALLU" w:date="2023-02-06T09:53:00Z">
                  <w:rPr>
                    <w:sz w:val="10"/>
                  </w:rPr>
                </w:rPrChange>
              </w:rPr>
            </w:pPr>
          </w:p>
          <w:p w14:paraId="540B81CB" w14:textId="77777777" w:rsidR="00B177F5" w:rsidRPr="00814BC9" w:rsidRDefault="00B553DB">
            <w:pPr>
              <w:pStyle w:val="TableParagraph"/>
              <w:spacing w:before="73"/>
              <w:ind w:left="31" w:right="78"/>
              <w:jc w:val="center"/>
              <w:rPr>
                <w:rFonts w:ascii="Trebuchet MS"/>
                <w:sz w:val="10"/>
                <w:lang w:val="en-GB"/>
                <w:rPrChange w:id="4298" w:author="Christian PIEDALLU" w:date="2023-02-06T09:53:00Z">
                  <w:rPr>
                    <w:rFonts w:ascii="Trebuchet MS"/>
                    <w:sz w:val="10"/>
                  </w:rPr>
                </w:rPrChange>
              </w:rPr>
            </w:pPr>
            <w:r w:rsidRPr="00814BC9">
              <w:rPr>
                <w:rFonts w:ascii="Trebuchet MS"/>
                <w:sz w:val="10"/>
                <w:lang w:val="en-GB"/>
                <w:rPrChange w:id="4299" w:author="Christian PIEDALLU" w:date="2023-02-06T09:53:00Z">
                  <w:rPr>
                    <w:rFonts w:ascii="Trebuchet MS"/>
                    <w:sz w:val="10"/>
                  </w:rPr>
                </w:rPrChange>
              </w:rPr>
              <w:t>243</w:t>
            </w:r>
          </w:p>
        </w:tc>
        <w:tc>
          <w:tcPr>
            <w:tcW w:w="9042" w:type="dxa"/>
            <w:tcPrChange w:id="4300" w:author="Christian PIEDALLU" w:date="2023-02-06T16:22:00Z">
              <w:tcPr>
                <w:tcW w:w="8694" w:type="dxa"/>
              </w:tcPr>
            </w:tcPrChange>
          </w:tcPr>
          <w:p w14:paraId="587F37DD" w14:textId="77777777" w:rsidR="00B177F5" w:rsidRPr="00814BC9" w:rsidRDefault="00B553DB">
            <w:pPr>
              <w:pStyle w:val="TableParagraph"/>
              <w:spacing w:before="98"/>
              <w:ind w:left="100"/>
              <w:rPr>
                <w:i/>
                <w:sz w:val="20"/>
                <w:lang w:val="en-GB"/>
                <w:rPrChange w:id="4301" w:author="Christian PIEDALLU" w:date="2023-02-06T09:53:00Z">
                  <w:rPr>
                    <w:i/>
                    <w:sz w:val="20"/>
                  </w:rPr>
                </w:rPrChange>
              </w:rPr>
            </w:pPr>
            <w:bookmarkStart w:id="4302" w:name="Dynamic_of_the_dieback"/>
            <w:bookmarkEnd w:id="4302"/>
            <w:r w:rsidRPr="00814BC9">
              <w:rPr>
                <w:i/>
                <w:w w:val="105"/>
                <w:sz w:val="20"/>
                <w:lang w:val="en-GB"/>
                <w:rPrChange w:id="4303" w:author="Christian PIEDALLU" w:date="2023-02-06T09:53:00Z">
                  <w:rPr>
                    <w:i/>
                    <w:w w:val="105"/>
                    <w:sz w:val="20"/>
                  </w:rPr>
                </w:rPrChange>
              </w:rPr>
              <w:t>4.2.</w:t>
            </w:r>
            <w:r w:rsidRPr="00814BC9">
              <w:rPr>
                <w:i/>
                <w:spacing w:val="47"/>
                <w:w w:val="105"/>
                <w:sz w:val="20"/>
                <w:lang w:val="en-GB"/>
                <w:rPrChange w:id="4304" w:author="Christian PIEDALLU" w:date="2023-02-06T09:53:00Z">
                  <w:rPr>
                    <w:i/>
                    <w:spacing w:val="47"/>
                    <w:w w:val="105"/>
                    <w:sz w:val="20"/>
                  </w:rPr>
                </w:rPrChange>
              </w:rPr>
              <w:t xml:space="preserve"> </w:t>
            </w:r>
            <w:r w:rsidRPr="00814BC9">
              <w:rPr>
                <w:i/>
                <w:w w:val="105"/>
                <w:sz w:val="20"/>
                <w:lang w:val="en-GB"/>
                <w:rPrChange w:id="4305" w:author="Christian PIEDALLU" w:date="2023-02-06T09:53:00Z">
                  <w:rPr>
                    <w:i/>
                    <w:w w:val="105"/>
                    <w:sz w:val="20"/>
                  </w:rPr>
                </w:rPrChange>
              </w:rPr>
              <w:t>Dynamic</w:t>
            </w:r>
            <w:r w:rsidRPr="00814BC9">
              <w:rPr>
                <w:i/>
                <w:spacing w:val="18"/>
                <w:w w:val="105"/>
                <w:sz w:val="20"/>
                <w:lang w:val="en-GB"/>
                <w:rPrChange w:id="4306" w:author="Christian PIEDALLU" w:date="2023-02-06T09:53:00Z">
                  <w:rPr>
                    <w:i/>
                    <w:spacing w:val="18"/>
                    <w:w w:val="105"/>
                    <w:sz w:val="20"/>
                  </w:rPr>
                </w:rPrChange>
              </w:rPr>
              <w:t xml:space="preserve"> </w:t>
            </w:r>
            <w:r w:rsidRPr="00814BC9">
              <w:rPr>
                <w:i/>
                <w:w w:val="105"/>
                <w:sz w:val="20"/>
                <w:lang w:val="en-GB"/>
                <w:rPrChange w:id="4307" w:author="Christian PIEDALLU" w:date="2023-02-06T09:53:00Z">
                  <w:rPr>
                    <w:i/>
                    <w:w w:val="105"/>
                    <w:sz w:val="20"/>
                  </w:rPr>
                </w:rPrChange>
              </w:rPr>
              <w:t>of</w:t>
            </w:r>
            <w:r w:rsidRPr="00814BC9">
              <w:rPr>
                <w:i/>
                <w:spacing w:val="18"/>
                <w:w w:val="105"/>
                <w:sz w:val="20"/>
                <w:lang w:val="en-GB"/>
                <w:rPrChange w:id="4308" w:author="Christian PIEDALLU" w:date="2023-02-06T09:53:00Z">
                  <w:rPr>
                    <w:i/>
                    <w:spacing w:val="18"/>
                    <w:w w:val="105"/>
                    <w:sz w:val="20"/>
                  </w:rPr>
                </w:rPrChange>
              </w:rPr>
              <w:t xml:space="preserve"> </w:t>
            </w:r>
            <w:r w:rsidRPr="00814BC9">
              <w:rPr>
                <w:i/>
                <w:w w:val="105"/>
                <w:sz w:val="20"/>
                <w:lang w:val="en-GB"/>
                <w:rPrChange w:id="4309" w:author="Christian PIEDALLU" w:date="2023-02-06T09:53:00Z">
                  <w:rPr>
                    <w:i/>
                    <w:w w:val="105"/>
                    <w:sz w:val="20"/>
                  </w:rPr>
                </w:rPrChange>
              </w:rPr>
              <w:t>the</w:t>
            </w:r>
            <w:r w:rsidRPr="00814BC9">
              <w:rPr>
                <w:i/>
                <w:spacing w:val="19"/>
                <w:w w:val="105"/>
                <w:sz w:val="20"/>
                <w:lang w:val="en-GB"/>
                <w:rPrChange w:id="4310" w:author="Christian PIEDALLU" w:date="2023-02-06T09:53:00Z">
                  <w:rPr>
                    <w:i/>
                    <w:spacing w:val="19"/>
                    <w:w w:val="105"/>
                    <w:sz w:val="20"/>
                  </w:rPr>
                </w:rPrChange>
              </w:rPr>
              <w:t xml:space="preserve"> </w:t>
            </w:r>
            <w:r w:rsidRPr="00814BC9">
              <w:rPr>
                <w:i/>
                <w:w w:val="105"/>
                <w:sz w:val="20"/>
                <w:lang w:val="en-GB"/>
                <w:rPrChange w:id="4311" w:author="Christian PIEDALLU" w:date="2023-02-06T09:53:00Z">
                  <w:rPr>
                    <w:i/>
                    <w:w w:val="105"/>
                    <w:sz w:val="20"/>
                  </w:rPr>
                </w:rPrChange>
              </w:rPr>
              <w:t>dieback</w:t>
            </w:r>
          </w:p>
        </w:tc>
      </w:tr>
      <w:tr w:rsidR="00B177F5" w:rsidRPr="00814BC9" w14:paraId="11DB5B4E" w14:textId="77777777" w:rsidTr="00F950A7">
        <w:trPr>
          <w:trHeight w:val="341"/>
          <w:trPrChange w:id="4312" w:author="Christian PIEDALLU" w:date="2023-02-06T16:22:00Z">
            <w:trPr>
              <w:trHeight w:val="268"/>
            </w:trPr>
          </w:trPrChange>
        </w:trPr>
        <w:tc>
          <w:tcPr>
            <w:tcW w:w="320" w:type="dxa"/>
            <w:tcPrChange w:id="4313" w:author="Christian PIEDALLU" w:date="2023-02-06T16:22:00Z">
              <w:tcPr>
                <w:tcW w:w="308" w:type="dxa"/>
              </w:tcPr>
            </w:tcPrChange>
          </w:tcPr>
          <w:p w14:paraId="4036EB99" w14:textId="77777777" w:rsidR="00B177F5" w:rsidRPr="00814BC9" w:rsidRDefault="00B177F5">
            <w:pPr>
              <w:pStyle w:val="TableParagraph"/>
              <w:spacing w:before="7"/>
              <w:rPr>
                <w:sz w:val="8"/>
                <w:lang w:val="en-GB"/>
                <w:rPrChange w:id="4314" w:author="Christian PIEDALLU" w:date="2023-02-06T09:53:00Z">
                  <w:rPr>
                    <w:sz w:val="8"/>
                  </w:rPr>
                </w:rPrChange>
              </w:rPr>
            </w:pPr>
          </w:p>
          <w:p w14:paraId="15F9121E" w14:textId="77777777" w:rsidR="00B177F5" w:rsidRPr="00814BC9" w:rsidRDefault="00B553DB">
            <w:pPr>
              <w:pStyle w:val="TableParagraph"/>
              <w:ind w:left="31" w:right="78"/>
              <w:jc w:val="center"/>
              <w:rPr>
                <w:rFonts w:ascii="Trebuchet MS"/>
                <w:sz w:val="10"/>
                <w:lang w:val="en-GB"/>
                <w:rPrChange w:id="4315" w:author="Christian PIEDALLU" w:date="2023-02-06T09:53:00Z">
                  <w:rPr>
                    <w:rFonts w:ascii="Trebuchet MS"/>
                    <w:sz w:val="10"/>
                  </w:rPr>
                </w:rPrChange>
              </w:rPr>
            </w:pPr>
            <w:r w:rsidRPr="00814BC9">
              <w:rPr>
                <w:rFonts w:ascii="Trebuchet MS"/>
                <w:sz w:val="10"/>
                <w:lang w:val="en-GB"/>
                <w:rPrChange w:id="4316" w:author="Christian PIEDALLU" w:date="2023-02-06T09:53:00Z">
                  <w:rPr>
                    <w:rFonts w:ascii="Trebuchet MS"/>
                    <w:sz w:val="10"/>
                  </w:rPr>
                </w:rPrChange>
              </w:rPr>
              <w:t>244</w:t>
            </w:r>
          </w:p>
        </w:tc>
        <w:tc>
          <w:tcPr>
            <w:tcW w:w="9042" w:type="dxa"/>
            <w:tcPrChange w:id="4317" w:author="Christian PIEDALLU" w:date="2023-02-06T16:22:00Z">
              <w:tcPr>
                <w:tcW w:w="8694" w:type="dxa"/>
              </w:tcPr>
            </w:tcPrChange>
          </w:tcPr>
          <w:p w14:paraId="0F38D1F5" w14:textId="77777777" w:rsidR="00B177F5" w:rsidRPr="00814BC9" w:rsidRDefault="00B553DB">
            <w:pPr>
              <w:pStyle w:val="TableParagraph"/>
              <w:spacing w:before="9" w:line="240" w:lineRule="exact"/>
              <w:ind w:right="50"/>
              <w:jc w:val="right"/>
              <w:rPr>
                <w:sz w:val="20"/>
                <w:lang w:val="en-GB"/>
                <w:rPrChange w:id="4318" w:author="Christian PIEDALLU" w:date="2023-02-06T09:53:00Z">
                  <w:rPr>
                    <w:sz w:val="20"/>
                  </w:rPr>
                </w:rPrChange>
              </w:rPr>
            </w:pPr>
            <w:r w:rsidRPr="00814BC9">
              <w:rPr>
                <w:w w:val="105"/>
                <w:sz w:val="20"/>
                <w:lang w:val="en-GB"/>
                <w:rPrChange w:id="4319" w:author="Christian PIEDALLU" w:date="2023-02-06T09:53:00Z">
                  <w:rPr>
                    <w:w w:val="105"/>
                    <w:sz w:val="20"/>
                  </w:rPr>
                </w:rPrChange>
              </w:rPr>
              <w:t>In</w:t>
            </w:r>
            <w:r w:rsidRPr="00814BC9">
              <w:rPr>
                <w:spacing w:val="14"/>
                <w:w w:val="105"/>
                <w:sz w:val="20"/>
                <w:lang w:val="en-GB"/>
                <w:rPrChange w:id="4320" w:author="Christian PIEDALLU" w:date="2023-02-06T09:53:00Z">
                  <w:rPr>
                    <w:spacing w:val="14"/>
                    <w:w w:val="105"/>
                    <w:sz w:val="20"/>
                  </w:rPr>
                </w:rPrChange>
              </w:rPr>
              <w:t xml:space="preserve"> </w:t>
            </w:r>
            <w:r w:rsidRPr="00814BC9">
              <w:rPr>
                <w:w w:val="105"/>
                <w:sz w:val="20"/>
                <w:lang w:val="en-GB"/>
                <w:rPrChange w:id="4321" w:author="Christian PIEDALLU" w:date="2023-02-06T09:53:00Z">
                  <w:rPr>
                    <w:w w:val="105"/>
                    <w:sz w:val="20"/>
                  </w:rPr>
                </w:rPrChange>
              </w:rPr>
              <w:t>forest,</w:t>
            </w:r>
            <w:r w:rsidRPr="00814BC9">
              <w:rPr>
                <w:spacing w:val="15"/>
                <w:w w:val="105"/>
                <w:sz w:val="20"/>
                <w:lang w:val="en-GB"/>
                <w:rPrChange w:id="4322" w:author="Christian PIEDALLU" w:date="2023-02-06T09:53:00Z">
                  <w:rPr>
                    <w:spacing w:val="15"/>
                    <w:w w:val="105"/>
                    <w:sz w:val="20"/>
                  </w:rPr>
                </w:rPrChange>
              </w:rPr>
              <w:t xml:space="preserve"> </w:t>
            </w:r>
            <w:r w:rsidRPr="00814BC9">
              <w:rPr>
                <w:w w:val="105"/>
                <w:sz w:val="20"/>
                <w:lang w:val="en-GB"/>
                <w:rPrChange w:id="4323" w:author="Christian PIEDALLU" w:date="2023-02-06T09:53:00Z">
                  <w:rPr>
                    <w:w w:val="105"/>
                    <w:sz w:val="20"/>
                  </w:rPr>
                </w:rPrChange>
              </w:rPr>
              <w:t>sanitary</w:t>
            </w:r>
            <w:r w:rsidRPr="00814BC9">
              <w:rPr>
                <w:spacing w:val="14"/>
                <w:w w:val="105"/>
                <w:sz w:val="20"/>
                <w:lang w:val="en-GB"/>
                <w:rPrChange w:id="4324" w:author="Christian PIEDALLU" w:date="2023-02-06T09:53:00Z">
                  <w:rPr>
                    <w:spacing w:val="14"/>
                    <w:w w:val="105"/>
                    <w:sz w:val="20"/>
                  </w:rPr>
                </w:rPrChange>
              </w:rPr>
              <w:t xml:space="preserve"> </w:t>
            </w:r>
            <w:r w:rsidRPr="00814BC9">
              <w:rPr>
                <w:w w:val="105"/>
                <w:sz w:val="20"/>
                <w:lang w:val="en-GB"/>
                <w:rPrChange w:id="4325" w:author="Christian PIEDALLU" w:date="2023-02-06T09:53:00Z">
                  <w:rPr>
                    <w:w w:val="105"/>
                    <w:sz w:val="20"/>
                  </w:rPr>
                </w:rPrChange>
              </w:rPr>
              <w:t>crisis</w:t>
            </w:r>
            <w:r w:rsidRPr="00814BC9">
              <w:rPr>
                <w:spacing w:val="14"/>
                <w:w w:val="105"/>
                <w:sz w:val="20"/>
                <w:lang w:val="en-GB"/>
                <w:rPrChange w:id="4326" w:author="Christian PIEDALLU" w:date="2023-02-06T09:53:00Z">
                  <w:rPr>
                    <w:spacing w:val="14"/>
                    <w:w w:val="105"/>
                    <w:sz w:val="20"/>
                  </w:rPr>
                </w:rPrChange>
              </w:rPr>
              <w:t xml:space="preserve"> </w:t>
            </w:r>
            <w:r w:rsidRPr="00814BC9">
              <w:rPr>
                <w:w w:val="105"/>
                <w:sz w:val="20"/>
                <w:lang w:val="en-GB"/>
                <w:rPrChange w:id="4327" w:author="Christian PIEDALLU" w:date="2023-02-06T09:53:00Z">
                  <w:rPr>
                    <w:w w:val="105"/>
                    <w:sz w:val="20"/>
                  </w:rPr>
                </w:rPrChange>
              </w:rPr>
              <w:t>lasts</w:t>
            </w:r>
            <w:r w:rsidRPr="00814BC9">
              <w:rPr>
                <w:spacing w:val="14"/>
                <w:w w:val="105"/>
                <w:sz w:val="20"/>
                <w:lang w:val="en-GB"/>
                <w:rPrChange w:id="4328" w:author="Christian PIEDALLU" w:date="2023-02-06T09:53:00Z">
                  <w:rPr>
                    <w:spacing w:val="14"/>
                    <w:w w:val="105"/>
                    <w:sz w:val="20"/>
                  </w:rPr>
                </w:rPrChange>
              </w:rPr>
              <w:t xml:space="preserve"> </w:t>
            </w:r>
            <w:r w:rsidRPr="00814BC9">
              <w:rPr>
                <w:w w:val="105"/>
                <w:sz w:val="20"/>
                <w:lang w:val="en-GB"/>
                <w:rPrChange w:id="4329" w:author="Christian PIEDALLU" w:date="2023-02-06T09:53:00Z">
                  <w:rPr>
                    <w:w w:val="105"/>
                    <w:sz w:val="20"/>
                  </w:rPr>
                </w:rPrChange>
              </w:rPr>
              <w:t>on</w:t>
            </w:r>
            <w:r w:rsidRPr="00814BC9">
              <w:rPr>
                <w:spacing w:val="14"/>
                <w:w w:val="105"/>
                <w:sz w:val="20"/>
                <w:lang w:val="en-GB"/>
                <w:rPrChange w:id="4330" w:author="Christian PIEDALLU" w:date="2023-02-06T09:53:00Z">
                  <w:rPr>
                    <w:spacing w:val="14"/>
                    <w:w w:val="105"/>
                    <w:sz w:val="20"/>
                  </w:rPr>
                </w:rPrChange>
              </w:rPr>
              <w:t xml:space="preserve"> </w:t>
            </w:r>
            <w:r w:rsidRPr="00814BC9">
              <w:rPr>
                <w:w w:val="105"/>
                <w:sz w:val="20"/>
                <w:lang w:val="en-GB"/>
                <w:rPrChange w:id="4331" w:author="Christian PIEDALLU" w:date="2023-02-06T09:53:00Z">
                  <w:rPr>
                    <w:w w:val="105"/>
                    <w:sz w:val="20"/>
                  </w:rPr>
                </w:rPrChange>
              </w:rPr>
              <w:t>average</w:t>
            </w:r>
            <w:r w:rsidRPr="00814BC9">
              <w:rPr>
                <w:spacing w:val="14"/>
                <w:w w:val="105"/>
                <w:sz w:val="20"/>
                <w:lang w:val="en-GB"/>
                <w:rPrChange w:id="4332" w:author="Christian PIEDALLU" w:date="2023-02-06T09:53:00Z">
                  <w:rPr>
                    <w:spacing w:val="14"/>
                    <w:w w:val="105"/>
                    <w:sz w:val="20"/>
                  </w:rPr>
                </w:rPrChange>
              </w:rPr>
              <w:t xml:space="preserve"> </w:t>
            </w:r>
            <w:r w:rsidRPr="00814BC9">
              <w:rPr>
                <w:w w:val="105"/>
                <w:sz w:val="20"/>
                <w:lang w:val="en-GB"/>
                <w:rPrChange w:id="4333" w:author="Christian PIEDALLU" w:date="2023-02-06T09:53:00Z">
                  <w:rPr>
                    <w:w w:val="105"/>
                    <w:sz w:val="20"/>
                  </w:rPr>
                </w:rPrChange>
              </w:rPr>
              <w:t>between</w:t>
            </w:r>
            <w:r w:rsidRPr="00814BC9">
              <w:rPr>
                <w:spacing w:val="14"/>
                <w:w w:val="105"/>
                <w:sz w:val="20"/>
                <w:lang w:val="en-GB"/>
                <w:rPrChange w:id="4334" w:author="Christian PIEDALLU" w:date="2023-02-06T09:53:00Z">
                  <w:rPr>
                    <w:spacing w:val="14"/>
                    <w:w w:val="105"/>
                    <w:sz w:val="20"/>
                  </w:rPr>
                </w:rPrChange>
              </w:rPr>
              <w:t xml:space="preserve"> </w:t>
            </w:r>
            <w:r w:rsidRPr="00814BC9">
              <w:rPr>
                <w:w w:val="105"/>
                <w:sz w:val="20"/>
                <w:lang w:val="en-GB"/>
                <w:rPrChange w:id="4335" w:author="Christian PIEDALLU" w:date="2023-02-06T09:53:00Z">
                  <w:rPr>
                    <w:w w:val="105"/>
                    <w:sz w:val="20"/>
                  </w:rPr>
                </w:rPrChange>
              </w:rPr>
              <w:t>three</w:t>
            </w:r>
            <w:r w:rsidRPr="00814BC9">
              <w:rPr>
                <w:spacing w:val="14"/>
                <w:w w:val="105"/>
                <w:sz w:val="20"/>
                <w:lang w:val="en-GB"/>
                <w:rPrChange w:id="4336" w:author="Christian PIEDALLU" w:date="2023-02-06T09:53:00Z">
                  <w:rPr>
                    <w:spacing w:val="14"/>
                    <w:w w:val="105"/>
                    <w:sz w:val="20"/>
                  </w:rPr>
                </w:rPrChange>
              </w:rPr>
              <w:t xml:space="preserve"> </w:t>
            </w:r>
            <w:r w:rsidRPr="00814BC9">
              <w:rPr>
                <w:w w:val="105"/>
                <w:sz w:val="20"/>
                <w:lang w:val="en-GB"/>
                <w:rPrChange w:id="4337" w:author="Christian PIEDALLU" w:date="2023-02-06T09:53:00Z">
                  <w:rPr>
                    <w:w w:val="105"/>
                    <w:sz w:val="20"/>
                  </w:rPr>
                </w:rPrChange>
              </w:rPr>
              <w:t>and</w:t>
            </w:r>
            <w:r w:rsidRPr="00814BC9">
              <w:rPr>
                <w:spacing w:val="14"/>
                <w:w w:val="105"/>
                <w:sz w:val="20"/>
                <w:lang w:val="en-GB"/>
                <w:rPrChange w:id="4338" w:author="Christian PIEDALLU" w:date="2023-02-06T09:53:00Z">
                  <w:rPr>
                    <w:spacing w:val="14"/>
                    <w:w w:val="105"/>
                    <w:sz w:val="20"/>
                  </w:rPr>
                </w:rPrChange>
              </w:rPr>
              <w:t xml:space="preserve"> </w:t>
            </w:r>
            <w:r w:rsidRPr="00814BC9">
              <w:rPr>
                <w:w w:val="105"/>
                <w:sz w:val="20"/>
                <w:lang w:val="en-GB"/>
                <w:rPrChange w:id="4339" w:author="Christian PIEDALLU" w:date="2023-02-06T09:53:00Z">
                  <w:rPr>
                    <w:w w:val="105"/>
                    <w:sz w:val="20"/>
                  </w:rPr>
                </w:rPrChange>
              </w:rPr>
              <w:t>ten</w:t>
            </w:r>
            <w:r w:rsidRPr="00814BC9">
              <w:rPr>
                <w:spacing w:val="14"/>
                <w:w w:val="105"/>
                <w:sz w:val="20"/>
                <w:lang w:val="en-GB"/>
                <w:rPrChange w:id="4340" w:author="Christian PIEDALLU" w:date="2023-02-06T09:53:00Z">
                  <w:rPr>
                    <w:spacing w:val="14"/>
                    <w:w w:val="105"/>
                    <w:sz w:val="20"/>
                  </w:rPr>
                </w:rPrChange>
              </w:rPr>
              <w:t xml:space="preserve"> </w:t>
            </w:r>
            <w:r w:rsidRPr="00814BC9">
              <w:rPr>
                <w:w w:val="105"/>
                <w:sz w:val="20"/>
                <w:lang w:val="en-GB"/>
                <w:rPrChange w:id="4341" w:author="Christian PIEDALLU" w:date="2023-02-06T09:53:00Z">
                  <w:rPr>
                    <w:w w:val="105"/>
                    <w:sz w:val="20"/>
                  </w:rPr>
                </w:rPrChange>
              </w:rPr>
              <w:t>years</w:t>
            </w:r>
            <w:r w:rsidRPr="00814BC9">
              <w:rPr>
                <w:spacing w:val="14"/>
                <w:w w:val="105"/>
                <w:sz w:val="20"/>
                <w:lang w:val="en-GB"/>
                <w:rPrChange w:id="4342" w:author="Christian PIEDALLU" w:date="2023-02-06T09:53:00Z">
                  <w:rPr>
                    <w:spacing w:val="14"/>
                    <w:w w:val="105"/>
                    <w:sz w:val="20"/>
                  </w:rPr>
                </w:rPrChange>
              </w:rPr>
              <w:t xml:space="preserve"> </w:t>
            </w:r>
            <w:r w:rsidR="00F312A1" w:rsidRPr="00814BC9">
              <w:rPr>
                <w:lang w:val="en-GB"/>
                <w:rPrChange w:id="4343" w:author="Christian PIEDALLU" w:date="2023-02-06T09:53:00Z">
                  <w:rPr/>
                </w:rPrChange>
              </w:rPr>
              <w:fldChar w:fldCharType="begin"/>
            </w:r>
            <w:r w:rsidR="00F312A1" w:rsidRPr="00814BC9">
              <w:rPr>
                <w:lang w:val="en-GB"/>
                <w:rPrChange w:id="4344" w:author="Christian PIEDALLU" w:date="2023-02-06T09:53:00Z">
                  <w:rPr/>
                </w:rPrChange>
              </w:rPr>
              <w:instrText xml:space="preserve"> HYPERLINK \l "_bookmark16" </w:instrText>
            </w:r>
            <w:r w:rsidR="00F312A1" w:rsidRPr="00814BC9">
              <w:rPr>
                <w:lang w:val="en-GB"/>
                <w:rPrChange w:id="4345" w:author="Christian PIEDALLU" w:date="2023-02-06T09:53:00Z">
                  <w:rPr>
                    <w:spacing w:val="14"/>
                    <w:w w:val="105"/>
                    <w:sz w:val="20"/>
                  </w:rPr>
                </w:rPrChange>
              </w:rPr>
              <w:fldChar w:fldCharType="separate"/>
            </w:r>
            <w:r w:rsidRPr="00814BC9">
              <w:rPr>
                <w:w w:val="105"/>
                <w:sz w:val="20"/>
                <w:lang w:val="en-GB"/>
                <w:rPrChange w:id="4346" w:author="Christian PIEDALLU" w:date="2023-02-06T09:53:00Z">
                  <w:rPr>
                    <w:w w:val="105"/>
                    <w:sz w:val="20"/>
                  </w:rPr>
                </w:rPrChange>
              </w:rPr>
              <w:t>(Brunier</w:t>
            </w:r>
            <w:r w:rsidRPr="00814BC9">
              <w:rPr>
                <w:spacing w:val="14"/>
                <w:w w:val="105"/>
                <w:sz w:val="20"/>
                <w:lang w:val="en-GB"/>
                <w:rPrChange w:id="4347" w:author="Christian PIEDALLU" w:date="2023-02-06T09:53:00Z">
                  <w:rPr>
                    <w:spacing w:val="14"/>
                    <w:w w:val="105"/>
                    <w:sz w:val="20"/>
                  </w:rPr>
                </w:rPrChange>
              </w:rPr>
              <w:t xml:space="preserve"> </w:t>
            </w:r>
            <w:r w:rsidRPr="00814BC9">
              <w:rPr>
                <w:w w:val="105"/>
                <w:sz w:val="20"/>
                <w:lang w:val="en-GB"/>
                <w:rPrChange w:id="4348" w:author="Christian PIEDALLU" w:date="2023-02-06T09:53:00Z">
                  <w:rPr>
                    <w:w w:val="105"/>
                    <w:sz w:val="20"/>
                  </w:rPr>
                </w:rPrChange>
              </w:rPr>
              <w:t>et</w:t>
            </w:r>
            <w:r w:rsidRPr="00814BC9">
              <w:rPr>
                <w:spacing w:val="15"/>
                <w:w w:val="105"/>
                <w:sz w:val="20"/>
                <w:lang w:val="en-GB"/>
                <w:rPrChange w:id="4349" w:author="Christian PIEDALLU" w:date="2023-02-06T09:53:00Z">
                  <w:rPr>
                    <w:spacing w:val="15"/>
                    <w:w w:val="105"/>
                    <w:sz w:val="20"/>
                  </w:rPr>
                </w:rPrChange>
              </w:rPr>
              <w:t xml:space="preserve"> </w:t>
            </w:r>
            <w:r w:rsidRPr="00814BC9">
              <w:rPr>
                <w:w w:val="105"/>
                <w:sz w:val="20"/>
                <w:lang w:val="en-GB"/>
                <w:rPrChange w:id="4350" w:author="Christian PIEDALLU" w:date="2023-02-06T09:53:00Z">
                  <w:rPr>
                    <w:w w:val="105"/>
                    <w:sz w:val="20"/>
                  </w:rPr>
                </w:rPrChange>
              </w:rPr>
              <w:t>al.,</w:t>
            </w:r>
            <w:r w:rsidRPr="00814BC9">
              <w:rPr>
                <w:spacing w:val="14"/>
                <w:w w:val="105"/>
                <w:sz w:val="20"/>
                <w:lang w:val="en-GB"/>
                <w:rPrChange w:id="4351" w:author="Christian PIEDALLU" w:date="2023-02-06T09:53:00Z">
                  <w:rPr>
                    <w:spacing w:val="14"/>
                    <w:w w:val="105"/>
                    <w:sz w:val="20"/>
                  </w:rPr>
                </w:rPrChange>
              </w:rPr>
              <w:t xml:space="preserve"> </w:t>
            </w:r>
            <w:r w:rsidR="00F312A1" w:rsidRPr="00814BC9">
              <w:rPr>
                <w:spacing w:val="14"/>
                <w:w w:val="105"/>
                <w:sz w:val="20"/>
                <w:lang w:val="en-GB"/>
                <w:rPrChange w:id="4352" w:author="Christian PIEDALLU" w:date="2023-02-06T09:53:00Z">
                  <w:rPr>
                    <w:spacing w:val="14"/>
                    <w:w w:val="105"/>
                    <w:sz w:val="20"/>
                  </w:rPr>
                </w:rPrChange>
              </w:rPr>
              <w:fldChar w:fldCharType="end"/>
            </w:r>
            <w:r w:rsidR="00F312A1" w:rsidRPr="00814BC9">
              <w:rPr>
                <w:lang w:val="en-GB"/>
                <w:rPrChange w:id="4353" w:author="Christian PIEDALLU" w:date="2023-02-06T09:53:00Z">
                  <w:rPr/>
                </w:rPrChange>
              </w:rPr>
              <w:fldChar w:fldCharType="begin"/>
            </w:r>
            <w:r w:rsidR="00F312A1" w:rsidRPr="00814BC9">
              <w:rPr>
                <w:lang w:val="en-GB"/>
                <w:rPrChange w:id="4354" w:author="Christian PIEDALLU" w:date="2023-02-06T09:53:00Z">
                  <w:rPr/>
                </w:rPrChange>
              </w:rPr>
              <w:instrText xml:space="preserve"> HYPERLINK \l "_bookmark16" </w:instrText>
            </w:r>
            <w:r w:rsidR="00F312A1" w:rsidRPr="00814BC9">
              <w:rPr>
                <w:lang w:val="en-GB"/>
                <w:rPrChange w:id="4355" w:author="Christian PIEDALLU" w:date="2023-02-06T09:53:00Z">
                  <w:rPr>
                    <w:w w:val="105"/>
                    <w:sz w:val="20"/>
                  </w:rPr>
                </w:rPrChange>
              </w:rPr>
              <w:fldChar w:fldCharType="separate"/>
            </w:r>
            <w:r w:rsidRPr="00814BC9">
              <w:rPr>
                <w:w w:val="105"/>
                <w:sz w:val="20"/>
                <w:lang w:val="en-GB"/>
                <w:rPrChange w:id="4356" w:author="Christian PIEDALLU" w:date="2023-02-06T09:53:00Z">
                  <w:rPr>
                    <w:w w:val="105"/>
                    <w:sz w:val="20"/>
                  </w:rPr>
                </w:rPrChange>
              </w:rPr>
              <w:t>2020).</w:t>
            </w:r>
            <w:r w:rsidR="00F312A1" w:rsidRPr="00814BC9">
              <w:rPr>
                <w:w w:val="105"/>
                <w:sz w:val="20"/>
                <w:lang w:val="en-GB"/>
                <w:rPrChange w:id="4357" w:author="Christian PIEDALLU" w:date="2023-02-06T09:53:00Z">
                  <w:rPr>
                    <w:w w:val="105"/>
                    <w:sz w:val="20"/>
                  </w:rPr>
                </w:rPrChange>
              </w:rPr>
              <w:fldChar w:fldCharType="end"/>
            </w:r>
            <w:r w:rsidRPr="00814BC9">
              <w:rPr>
                <w:spacing w:val="36"/>
                <w:w w:val="105"/>
                <w:sz w:val="20"/>
                <w:lang w:val="en-GB"/>
                <w:rPrChange w:id="4358" w:author="Christian PIEDALLU" w:date="2023-02-06T09:53:00Z">
                  <w:rPr>
                    <w:spacing w:val="36"/>
                    <w:w w:val="105"/>
                    <w:sz w:val="20"/>
                  </w:rPr>
                </w:rPrChange>
              </w:rPr>
              <w:t xml:space="preserve"> </w:t>
            </w:r>
            <w:r w:rsidRPr="00814BC9">
              <w:rPr>
                <w:w w:val="105"/>
                <w:sz w:val="20"/>
                <w:lang w:val="en-GB"/>
                <w:rPrChange w:id="4359" w:author="Christian PIEDALLU" w:date="2023-02-06T09:53:00Z">
                  <w:rPr>
                    <w:w w:val="105"/>
                    <w:sz w:val="20"/>
                  </w:rPr>
                </w:rPrChange>
              </w:rPr>
              <w:t>In</w:t>
            </w:r>
          </w:p>
        </w:tc>
      </w:tr>
      <w:tr w:rsidR="00B177F5" w:rsidRPr="00814BC9" w14:paraId="12630359" w14:textId="77777777" w:rsidTr="00F950A7">
        <w:trPr>
          <w:trHeight w:val="304"/>
          <w:trPrChange w:id="4360" w:author="Christian PIEDALLU" w:date="2023-02-06T16:22:00Z">
            <w:trPr>
              <w:trHeight w:val="239"/>
            </w:trPr>
          </w:trPrChange>
        </w:trPr>
        <w:tc>
          <w:tcPr>
            <w:tcW w:w="320" w:type="dxa"/>
            <w:tcPrChange w:id="4361" w:author="Christian PIEDALLU" w:date="2023-02-06T16:22:00Z">
              <w:tcPr>
                <w:tcW w:w="308" w:type="dxa"/>
              </w:tcPr>
            </w:tcPrChange>
          </w:tcPr>
          <w:p w14:paraId="274A74C3" w14:textId="77777777" w:rsidR="00B177F5" w:rsidRPr="00814BC9" w:rsidRDefault="00B553DB">
            <w:pPr>
              <w:pStyle w:val="TableParagraph"/>
              <w:spacing w:before="75"/>
              <w:ind w:left="31" w:right="78"/>
              <w:jc w:val="center"/>
              <w:rPr>
                <w:rFonts w:ascii="Trebuchet MS"/>
                <w:sz w:val="10"/>
                <w:lang w:val="en-GB"/>
                <w:rPrChange w:id="4362" w:author="Christian PIEDALLU" w:date="2023-02-06T09:53:00Z">
                  <w:rPr>
                    <w:rFonts w:ascii="Trebuchet MS"/>
                    <w:sz w:val="10"/>
                  </w:rPr>
                </w:rPrChange>
              </w:rPr>
            </w:pPr>
            <w:r w:rsidRPr="00814BC9">
              <w:rPr>
                <w:rFonts w:ascii="Trebuchet MS"/>
                <w:sz w:val="10"/>
                <w:lang w:val="en-GB"/>
                <w:rPrChange w:id="4363" w:author="Christian PIEDALLU" w:date="2023-02-06T09:53:00Z">
                  <w:rPr>
                    <w:rFonts w:ascii="Trebuchet MS"/>
                    <w:sz w:val="10"/>
                  </w:rPr>
                </w:rPrChange>
              </w:rPr>
              <w:t>245</w:t>
            </w:r>
          </w:p>
        </w:tc>
        <w:tc>
          <w:tcPr>
            <w:tcW w:w="9042" w:type="dxa"/>
            <w:tcPrChange w:id="4364" w:author="Christian PIEDALLU" w:date="2023-02-06T16:22:00Z">
              <w:tcPr>
                <w:tcW w:w="8694" w:type="dxa"/>
              </w:tcPr>
            </w:tcPrChange>
          </w:tcPr>
          <w:p w14:paraId="6E6E23DF" w14:textId="3CA04B57" w:rsidR="00B177F5" w:rsidRPr="00814BC9" w:rsidRDefault="00B553DB">
            <w:pPr>
              <w:pStyle w:val="TableParagraph"/>
              <w:spacing w:line="219" w:lineRule="exact"/>
              <w:ind w:right="49"/>
              <w:jc w:val="right"/>
              <w:rPr>
                <w:sz w:val="20"/>
                <w:lang w:val="en-GB"/>
                <w:rPrChange w:id="4365" w:author="Christian PIEDALLU" w:date="2023-02-06T09:53:00Z">
                  <w:rPr>
                    <w:sz w:val="20"/>
                  </w:rPr>
                </w:rPrChange>
              </w:rPr>
            </w:pPr>
            <w:r w:rsidRPr="00814BC9">
              <w:rPr>
                <w:w w:val="105"/>
                <w:sz w:val="20"/>
                <w:lang w:val="en-GB"/>
                <w:rPrChange w:id="4366" w:author="Christian PIEDALLU" w:date="2023-02-06T09:53:00Z">
                  <w:rPr>
                    <w:w w:val="105"/>
                    <w:sz w:val="20"/>
                  </w:rPr>
                </w:rPrChange>
              </w:rPr>
              <w:t>our</w:t>
            </w:r>
            <w:r w:rsidRPr="00814BC9">
              <w:rPr>
                <w:spacing w:val="22"/>
                <w:w w:val="105"/>
                <w:sz w:val="20"/>
                <w:lang w:val="en-GB"/>
                <w:rPrChange w:id="4367" w:author="Christian PIEDALLU" w:date="2023-02-06T09:53:00Z">
                  <w:rPr>
                    <w:spacing w:val="22"/>
                    <w:w w:val="105"/>
                    <w:sz w:val="20"/>
                  </w:rPr>
                </w:rPrChange>
              </w:rPr>
              <w:t xml:space="preserve"> </w:t>
            </w:r>
            <w:r w:rsidRPr="00814BC9">
              <w:rPr>
                <w:w w:val="105"/>
                <w:sz w:val="20"/>
                <w:lang w:val="en-GB"/>
                <w:rPrChange w:id="4368" w:author="Christian PIEDALLU" w:date="2023-02-06T09:53:00Z">
                  <w:rPr>
                    <w:w w:val="105"/>
                    <w:sz w:val="20"/>
                  </w:rPr>
                </w:rPrChange>
              </w:rPr>
              <w:t>study,</w:t>
            </w:r>
            <w:r w:rsidRPr="00814BC9">
              <w:rPr>
                <w:spacing w:val="26"/>
                <w:w w:val="105"/>
                <w:sz w:val="20"/>
                <w:lang w:val="en-GB"/>
                <w:rPrChange w:id="4369" w:author="Christian PIEDALLU" w:date="2023-02-06T09:53:00Z">
                  <w:rPr>
                    <w:spacing w:val="26"/>
                    <w:w w:val="105"/>
                    <w:sz w:val="20"/>
                  </w:rPr>
                </w:rPrChange>
              </w:rPr>
              <w:t xml:space="preserve"> </w:t>
            </w:r>
            <w:r w:rsidRPr="00814BC9">
              <w:rPr>
                <w:w w:val="105"/>
                <w:sz w:val="20"/>
                <w:lang w:val="en-GB"/>
                <w:rPrChange w:id="4370" w:author="Christian PIEDALLU" w:date="2023-02-06T09:53:00Z">
                  <w:rPr>
                    <w:w w:val="105"/>
                    <w:sz w:val="20"/>
                  </w:rPr>
                </w:rPrChange>
              </w:rPr>
              <w:t>the</w:t>
            </w:r>
            <w:r w:rsidRPr="00814BC9">
              <w:rPr>
                <w:spacing w:val="23"/>
                <w:w w:val="105"/>
                <w:sz w:val="20"/>
                <w:lang w:val="en-GB"/>
                <w:rPrChange w:id="4371" w:author="Christian PIEDALLU" w:date="2023-02-06T09:53:00Z">
                  <w:rPr>
                    <w:spacing w:val="23"/>
                    <w:w w:val="105"/>
                    <w:sz w:val="20"/>
                  </w:rPr>
                </w:rPrChange>
              </w:rPr>
              <w:t xml:space="preserve"> </w:t>
            </w:r>
            <w:r w:rsidRPr="00814BC9">
              <w:rPr>
                <w:w w:val="105"/>
                <w:sz w:val="20"/>
                <w:lang w:val="en-GB"/>
                <w:rPrChange w:id="4372" w:author="Christian PIEDALLU" w:date="2023-02-06T09:53:00Z">
                  <w:rPr>
                    <w:w w:val="105"/>
                    <w:sz w:val="20"/>
                  </w:rPr>
                </w:rPrChange>
              </w:rPr>
              <w:t>spruce</w:t>
            </w:r>
            <w:r w:rsidRPr="00814BC9">
              <w:rPr>
                <w:spacing w:val="23"/>
                <w:w w:val="105"/>
                <w:sz w:val="20"/>
                <w:lang w:val="en-GB"/>
                <w:rPrChange w:id="4373" w:author="Christian PIEDALLU" w:date="2023-02-06T09:53:00Z">
                  <w:rPr>
                    <w:spacing w:val="23"/>
                    <w:w w:val="105"/>
                    <w:sz w:val="20"/>
                  </w:rPr>
                </w:rPrChange>
              </w:rPr>
              <w:t xml:space="preserve"> </w:t>
            </w:r>
            <w:r w:rsidRPr="00814BC9">
              <w:rPr>
                <w:w w:val="105"/>
                <w:sz w:val="20"/>
                <w:lang w:val="en-GB"/>
                <w:rPrChange w:id="4374" w:author="Christian PIEDALLU" w:date="2023-02-06T09:53:00Z">
                  <w:rPr>
                    <w:w w:val="105"/>
                    <w:sz w:val="20"/>
                  </w:rPr>
                </w:rPrChange>
              </w:rPr>
              <w:t>dieback</w:t>
            </w:r>
            <w:r w:rsidRPr="00814BC9">
              <w:rPr>
                <w:spacing w:val="23"/>
                <w:w w:val="105"/>
                <w:sz w:val="20"/>
                <w:lang w:val="en-GB"/>
                <w:rPrChange w:id="4375" w:author="Christian PIEDALLU" w:date="2023-02-06T09:53:00Z">
                  <w:rPr>
                    <w:spacing w:val="23"/>
                    <w:w w:val="105"/>
                    <w:sz w:val="20"/>
                  </w:rPr>
                </w:rPrChange>
              </w:rPr>
              <w:t xml:space="preserve"> </w:t>
            </w:r>
            <w:r w:rsidRPr="00814BC9">
              <w:rPr>
                <w:w w:val="105"/>
                <w:sz w:val="20"/>
                <w:lang w:val="en-GB"/>
                <w:rPrChange w:id="4376" w:author="Christian PIEDALLU" w:date="2023-02-06T09:53:00Z">
                  <w:rPr>
                    <w:w w:val="105"/>
                    <w:sz w:val="20"/>
                  </w:rPr>
                </w:rPrChange>
              </w:rPr>
              <w:t>have</w:t>
            </w:r>
            <w:r w:rsidRPr="00814BC9">
              <w:rPr>
                <w:spacing w:val="23"/>
                <w:w w:val="105"/>
                <w:sz w:val="20"/>
                <w:lang w:val="en-GB"/>
                <w:rPrChange w:id="4377" w:author="Christian PIEDALLU" w:date="2023-02-06T09:53:00Z">
                  <w:rPr>
                    <w:spacing w:val="23"/>
                    <w:w w:val="105"/>
                    <w:sz w:val="20"/>
                  </w:rPr>
                </w:rPrChange>
              </w:rPr>
              <w:t xml:space="preserve"> </w:t>
            </w:r>
            <w:r w:rsidRPr="00814BC9">
              <w:rPr>
                <w:w w:val="105"/>
                <w:sz w:val="20"/>
                <w:lang w:val="en-GB"/>
                <w:rPrChange w:id="4378" w:author="Christian PIEDALLU" w:date="2023-02-06T09:53:00Z">
                  <w:rPr>
                    <w:w w:val="105"/>
                    <w:sz w:val="20"/>
                  </w:rPr>
                </w:rPrChange>
              </w:rPr>
              <w:t>begun</w:t>
            </w:r>
            <w:r w:rsidRPr="00814BC9">
              <w:rPr>
                <w:spacing w:val="22"/>
                <w:w w:val="105"/>
                <w:sz w:val="20"/>
                <w:lang w:val="en-GB"/>
                <w:rPrChange w:id="4379" w:author="Christian PIEDALLU" w:date="2023-02-06T09:53:00Z">
                  <w:rPr>
                    <w:spacing w:val="22"/>
                    <w:w w:val="105"/>
                    <w:sz w:val="20"/>
                  </w:rPr>
                </w:rPrChange>
              </w:rPr>
              <w:t xml:space="preserve"> </w:t>
            </w:r>
            <w:r w:rsidRPr="00814BC9">
              <w:rPr>
                <w:w w:val="105"/>
                <w:sz w:val="20"/>
                <w:lang w:val="en-GB"/>
                <w:rPrChange w:id="4380" w:author="Christian PIEDALLU" w:date="2023-02-06T09:53:00Z">
                  <w:rPr>
                    <w:w w:val="105"/>
                    <w:sz w:val="20"/>
                  </w:rPr>
                </w:rPrChange>
              </w:rPr>
              <w:t>in</w:t>
            </w:r>
            <w:r w:rsidRPr="00814BC9">
              <w:rPr>
                <w:spacing w:val="23"/>
                <w:w w:val="105"/>
                <w:sz w:val="20"/>
                <w:lang w:val="en-GB"/>
                <w:rPrChange w:id="4381" w:author="Christian PIEDALLU" w:date="2023-02-06T09:53:00Z">
                  <w:rPr>
                    <w:spacing w:val="23"/>
                    <w:w w:val="105"/>
                    <w:sz w:val="20"/>
                  </w:rPr>
                </w:rPrChange>
              </w:rPr>
              <w:t xml:space="preserve"> </w:t>
            </w:r>
            <w:r w:rsidRPr="00814BC9">
              <w:rPr>
                <w:w w:val="105"/>
                <w:sz w:val="20"/>
                <w:lang w:val="en-GB"/>
                <w:rPrChange w:id="4382" w:author="Christian PIEDALLU" w:date="2023-02-06T09:53:00Z">
                  <w:rPr>
                    <w:w w:val="105"/>
                    <w:sz w:val="20"/>
                  </w:rPr>
                </w:rPrChange>
              </w:rPr>
              <w:t>2018</w:t>
            </w:r>
            <w:r w:rsidRPr="00814BC9">
              <w:rPr>
                <w:spacing w:val="23"/>
                <w:w w:val="105"/>
                <w:sz w:val="20"/>
                <w:lang w:val="en-GB"/>
                <w:rPrChange w:id="4383" w:author="Christian PIEDALLU" w:date="2023-02-06T09:53:00Z">
                  <w:rPr>
                    <w:spacing w:val="23"/>
                    <w:w w:val="105"/>
                    <w:sz w:val="20"/>
                  </w:rPr>
                </w:rPrChange>
              </w:rPr>
              <w:t xml:space="preserve"> </w:t>
            </w:r>
            <w:r w:rsidRPr="00814BC9">
              <w:rPr>
                <w:w w:val="105"/>
                <w:sz w:val="20"/>
                <w:lang w:val="en-GB"/>
                <w:rPrChange w:id="4384" w:author="Christian PIEDALLU" w:date="2023-02-06T09:53:00Z">
                  <w:rPr>
                    <w:w w:val="105"/>
                    <w:sz w:val="20"/>
                  </w:rPr>
                </w:rPrChange>
              </w:rPr>
              <w:t>and</w:t>
            </w:r>
            <w:r w:rsidRPr="00814BC9">
              <w:rPr>
                <w:spacing w:val="23"/>
                <w:w w:val="105"/>
                <w:sz w:val="20"/>
                <w:lang w:val="en-GB"/>
                <w:rPrChange w:id="4385" w:author="Christian PIEDALLU" w:date="2023-02-06T09:53:00Z">
                  <w:rPr>
                    <w:spacing w:val="23"/>
                    <w:w w:val="105"/>
                    <w:sz w:val="20"/>
                  </w:rPr>
                </w:rPrChange>
              </w:rPr>
              <w:t xml:space="preserve"> </w:t>
            </w:r>
            <w:del w:id="4386" w:author="Christian PIEDALLU" w:date="2023-02-06T16:18:00Z">
              <w:r w:rsidRPr="00814BC9" w:rsidDel="00F950A7">
                <w:rPr>
                  <w:w w:val="105"/>
                  <w:sz w:val="20"/>
                  <w:lang w:val="en-GB"/>
                  <w:rPrChange w:id="4387" w:author="Christian PIEDALLU" w:date="2023-02-06T09:53:00Z">
                    <w:rPr>
                      <w:w w:val="105"/>
                      <w:sz w:val="20"/>
                    </w:rPr>
                  </w:rPrChange>
                </w:rPr>
                <w:delText>seems</w:delText>
              </w:r>
              <w:r w:rsidRPr="00814BC9" w:rsidDel="00F950A7">
                <w:rPr>
                  <w:spacing w:val="23"/>
                  <w:w w:val="105"/>
                  <w:sz w:val="20"/>
                  <w:lang w:val="en-GB"/>
                  <w:rPrChange w:id="4388" w:author="Christian PIEDALLU" w:date="2023-02-06T09:53:00Z">
                    <w:rPr>
                      <w:spacing w:val="23"/>
                      <w:w w:val="105"/>
                      <w:sz w:val="20"/>
                    </w:rPr>
                  </w:rPrChange>
                </w:rPr>
                <w:delText xml:space="preserve"> </w:delText>
              </w:r>
              <w:r w:rsidRPr="00814BC9" w:rsidDel="00F950A7">
                <w:rPr>
                  <w:w w:val="105"/>
                  <w:sz w:val="20"/>
                  <w:lang w:val="en-GB"/>
                  <w:rPrChange w:id="4389" w:author="Christian PIEDALLU" w:date="2023-02-06T09:53:00Z">
                    <w:rPr>
                      <w:w w:val="105"/>
                      <w:sz w:val="20"/>
                    </w:rPr>
                  </w:rPrChange>
                </w:rPr>
                <w:delText>to</w:delText>
              </w:r>
              <w:r w:rsidRPr="00814BC9" w:rsidDel="00F950A7">
                <w:rPr>
                  <w:spacing w:val="23"/>
                  <w:w w:val="105"/>
                  <w:sz w:val="20"/>
                  <w:lang w:val="en-GB"/>
                  <w:rPrChange w:id="4390" w:author="Christian PIEDALLU" w:date="2023-02-06T09:53:00Z">
                    <w:rPr>
                      <w:spacing w:val="23"/>
                      <w:w w:val="105"/>
                      <w:sz w:val="20"/>
                    </w:rPr>
                  </w:rPrChange>
                </w:rPr>
                <w:delText xml:space="preserve"> </w:delText>
              </w:r>
              <w:commentRangeStart w:id="4391"/>
              <w:r w:rsidRPr="00814BC9" w:rsidDel="00F950A7">
                <w:rPr>
                  <w:w w:val="105"/>
                  <w:sz w:val="20"/>
                  <w:lang w:val="en-GB"/>
                  <w:rPrChange w:id="4392" w:author="Christian PIEDALLU" w:date="2023-02-06T09:53:00Z">
                    <w:rPr>
                      <w:w w:val="105"/>
                      <w:sz w:val="20"/>
                    </w:rPr>
                  </w:rPrChange>
                </w:rPr>
                <w:delText>finish</w:delText>
              </w:r>
              <w:r w:rsidRPr="00814BC9" w:rsidDel="00F950A7">
                <w:rPr>
                  <w:spacing w:val="23"/>
                  <w:w w:val="105"/>
                  <w:sz w:val="20"/>
                  <w:lang w:val="en-GB"/>
                  <w:rPrChange w:id="4393" w:author="Christian PIEDALLU" w:date="2023-02-06T09:53:00Z">
                    <w:rPr>
                      <w:spacing w:val="23"/>
                      <w:w w:val="105"/>
                      <w:sz w:val="20"/>
                    </w:rPr>
                  </w:rPrChange>
                </w:rPr>
                <w:delText xml:space="preserve"> </w:delText>
              </w:r>
            </w:del>
            <w:ins w:id="4394" w:author="Christian PIEDALLU" w:date="2023-02-06T16:18:00Z">
              <w:r w:rsidR="00F950A7">
                <w:rPr>
                  <w:w w:val="105"/>
                  <w:sz w:val="20"/>
                  <w:lang w:val="en-GB"/>
                </w:rPr>
                <w:t xml:space="preserve">decrease </w:t>
              </w:r>
            </w:ins>
            <w:r w:rsidRPr="00814BC9">
              <w:rPr>
                <w:w w:val="105"/>
                <w:sz w:val="20"/>
                <w:lang w:val="en-GB"/>
                <w:rPrChange w:id="4395" w:author="Christian PIEDALLU" w:date="2023-02-06T09:53:00Z">
                  <w:rPr>
                    <w:w w:val="105"/>
                    <w:sz w:val="20"/>
                  </w:rPr>
                </w:rPrChange>
              </w:rPr>
              <w:t>in</w:t>
            </w:r>
            <w:r w:rsidRPr="00814BC9">
              <w:rPr>
                <w:spacing w:val="23"/>
                <w:w w:val="105"/>
                <w:sz w:val="20"/>
                <w:lang w:val="en-GB"/>
                <w:rPrChange w:id="4396" w:author="Christian PIEDALLU" w:date="2023-02-06T09:53:00Z">
                  <w:rPr>
                    <w:spacing w:val="23"/>
                    <w:w w:val="105"/>
                    <w:sz w:val="20"/>
                  </w:rPr>
                </w:rPrChange>
              </w:rPr>
              <w:t xml:space="preserve"> </w:t>
            </w:r>
            <w:r w:rsidRPr="00814BC9">
              <w:rPr>
                <w:w w:val="105"/>
                <w:sz w:val="20"/>
                <w:lang w:val="en-GB"/>
                <w:rPrChange w:id="4397" w:author="Christian PIEDALLU" w:date="2023-02-06T09:53:00Z">
                  <w:rPr>
                    <w:w w:val="105"/>
                    <w:sz w:val="20"/>
                  </w:rPr>
                </w:rPrChange>
              </w:rPr>
              <w:t>2022</w:t>
            </w:r>
            <w:r w:rsidRPr="00814BC9">
              <w:rPr>
                <w:spacing w:val="23"/>
                <w:w w:val="105"/>
                <w:sz w:val="20"/>
                <w:lang w:val="en-GB"/>
                <w:rPrChange w:id="4398" w:author="Christian PIEDALLU" w:date="2023-02-06T09:53:00Z">
                  <w:rPr>
                    <w:spacing w:val="23"/>
                    <w:w w:val="105"/>
                    <w:sz w:val="20"/>
                  </w:rPr>
                </w:rPrChange>
              </w:rPr>
              <w:t xml:space="preserve"> </w:t>
            </w:r>
            <w:r w:rsidRPr="00814BC9">
              <w:rPr>
                <w:w w:val="105"/>
                <w:sz w:val="20"/>
                <w:lang w:val="en-GB"/>
                <w:rPrChange w:id="4399" w:author="Christian PIEDALLU" w:date="2023-02-06T09:53:00Z">
                  <w:rPr>
                    <w:w w:val="105"/>
                    <w:sz w:val="20"/>
                  </w:rPr>
                </w:rPrChange>
              </w:rPr>
              <w:t>in</w:t>
            </w:r>
            <w:r w:rsidRPr="00814BC9">
              <w:rPr>
                <w:spacing w:val="22"/>
                <w:w w:val="105"/>
                <w:sz w:val="20"/>
                <w:lang w:val="en-GB"/>
                <w:rPrChange w:id="4400" w:author="Christian PIEDALLU" w:date="2023-02-06T09:53:00Z">
                  <w:rPr>
                    <w:spacing w:val="22"/>
                    <w:w w:val="105"/>
                    <w:sz w:val="20"/>
                  </w:rPr>
                </w:rPrChange>
              </w:rPr>
              <w:t xml:space="preserve"> </w:t>
            </w:r>
            <w:commentRangeEnd w:id="4391"/>
            <w:r w:rsidR="00F950A7">
              <w:rPr>
                <w:rStyle w:val="Marquedecommentaire"/>
              </w:rPr>
              <w:commentReference w:id="4391"/>
            </w:r>
            <w:r w:rsidRPr="00814BC9">
              <w:rPr>
                <w:w w:val="105"/>
                <w:sz w:val="20"/>
                <w:lang w:val="en-GB"/>
                <w:rPrChange w:id="4401" w:author="Christian PIEDALLU" w:date="2023-02-06T09:53:00Z">
                  <w:rPr>
                    <w:w w:val="105"/>
                    <w:sz w:val="20"/>
                  </w:rPr>
                </w:rPrChange>
              </w:rPr>
              <w:t>all</w:t>
            </w:r>
            <w:r w:rsidRPr="00814BC9">
              <w:rPr>
                <w:spacing w:val="23"/>
                <w:w w:val="105"/>
                <w:sz w:val="20"/>
                <w:lang w:val="en-GB"/>
                <w:rPrChange w:id="4402" w:author="Christian PIEDALLU" w:date="2023-02-06T09:53:00Z">
                  <w:rPr>
                    <w:spacing w:val="23"/>
                    <w:w w:val="105"/>
                    <w:sz w:val="20"/>
                  </w:rPr>
                </w:rPrChange>
              </w:rPr>
              <w:t xml:space="preserve"> </w:t>
            </w:r>
            <w:r w:rsidRPr="00814BC9">
              <w:rPr>
                <w:w w:val="105"/>
                <w:sz w:val="20"/>
                <w:lang w:val="en-GB"/>
                <w:rPrChange w:id="4403" w:author="Christian PIEDALLU" w:date="2023-02-06T09:53:00Z">
                  <w:rPr>
                    <w:w w:val="105"/>
                    <w:sz w:val="20"/>
                  </w:rPr>
                </w:rPrChange>
              </w:rPr>
              <w:t>the</w:t>
            </w:r>
            <w:r w:rsidRPr="00814BC9">
              <w:rPr>
                <w:spacing w:val="23"/>
                <w:w w:val="105"/>
                <w:sz w:val="20"/>
                <w:lang w:val="en-GB"/>
                <w:rPrChange w:id="4404" w:author="Christian PIEDALLU" w:date="2023-02-06T09:53:00Z">
                  <w:rPr>
                    <w:spacing w:val="23"/>
                    <w:w w:val="105"/>
                    <w:sz w:val="20"/>
                  </w:rPr>
                </w:rPrChange>
              </w:rPr>
              <w:t xml:space="preserve"> </w:t>
            </w:r>
            <w:r w:rsidRPr="00814BC9">
              <w:rPr>
                <w:w w:val="105"/>
                <w:sz w:val="20"/>
                <w:lang w:val="en-GB"/>
                <w:rPrChange w:id="4405" w:author="Christian PIEDALLU" w:date="2023-02-06T09:53:00Z">
                  <w:rPr>
                    <w:w w:val="105"/>
                    <w:sz w:val="20"/>
                  </w:rPr>
                </w:rPrChange>
              </w:rPr>
              <w:t>regions.</w:t>
            </w:r>
          </w:p>
        </w:tc>
      </w:tr>
      <w:tr w:rsidR="00B177F5" w:rsidRPr="00814BC9" w14:paraId="0BA2352E" w14:textId="77777777" w:rsidTr="00F950A7">
        <w:trPr>
          <w:trHeight w:val="304"/>
          <w:trPrChange w:id="4406" w:author="Christian PIEDALLU" w:date="2023-02-06T16:22:00Z">
            <w:trPr>
              <w:trHeight w:val="239"/>
            </w:trPr>
          </w:trPrChange>
        </w:trPr>
        <w:tc>
          <w:tcPr>
            <w:tcW w:w="320" w:type="dxa"/>
            <w:tcPrChange w:id="4407" w:author="Christian PIEDALLU" w:date="2023-02-06T16:22:00Z">
              <w:tcPr>
                <w:tcW w:w="308" w:type="dxa"/>
              </w:tcPr>
            </w:tcPrChange>
          </w:tcPr>
          <w:p w14:paraId="7B841F02" w14:textId="77777777" w:rsidR="00B177F5" w:rsidRPr="00814BC9" w:rsidRDefault="00B553DB">
            <w:pPr>
              <w:pStyle w:val="TableParagraph"/>
              <w:spacing w:before="75"/>
              <w:ind w:left="31" w:right="78"/>
              <w:jc w:val="center"/>
              <w:rPr>
                <w:rFonts w:ascii="Trebuchet MS"/>
                <w:sz w:val="10"/>
                <w:lang w:val="en-GB"/>
                <w:rPrChange w:id="4408" w:author="Christian PIEDALLU" w:date="2023-02-06T09:53:00Z">
                  <w:rPr>
                    <w:rFonts w:ascii="Trebuchet MS"/>
                    <w:sz w:val="10"/>
                  </w:rPr>
                </w:rPrChange>
              </w:rPr>
            </w:pPr>
            <w:commentRangeStart w:id="4409"/>
            <w:r w:rsidRPr="00814BC9">
              <w:rPr>
                <w:rFonts w:ascii="Trebuchet MS"/>
                <w:sz w:val="10"/>
                <w:lang w:val="en-GB"/>
                <w:rPrChange w:id="4410" w:author="Christian PIEDALLU" w:date="2023-02-06T09:53:00Z">
                  <w:rPr>
                    <w:rFonts w:ascii="Trebuchet MS"/>
                    <w:sz w:val="10"/>
                  </w:rPr>
                </w:rPrChange>
              </w:rPr>
              <w:t>246</w:t>
            </w:r>
          </w:p>
        </w:tc>
        <w:tc>
          <w:tcPr>
            <w:tcW w:w="9042" w:type="dxa"/>
            <w:tcPrChange w:id="4411" w:author="Christian PIEDALLU" w:date="2023-02-06T16:22:00Z">
              <w:tcPr>
                <w:tcW w:w="8694" w:type="dxa"/>
              </w:tcPr>
            </w:tcPrChange>
          </w:tcPr>
          <w:p w14:paraId="16A679FA" w14:textId="5C97A4DD" w:rsidR="00B177F5" w:rsidRPr="00814BC9" w:rsidRDefault="00B553DB">
            <w:pPr>
              <w:pStyle w:val="TableParagraph"/>
              <w:spacing w:line="219" w:lineRule="exact"/>
              <w:ind w:right="48"/>
              <w:jc w:val="right"/>
              <w:rPr>
                <w:sz w:val="20"/>
                <w:lang w:val="en-GB"/>
                <w:rPrChange w:id="4412" w:author="Christian PIEDALLU" w:date="2023-02-06T09:53:00Z">
                  <w:rPr>
                    <w:sz w:val="20"/>
                  </w:rPr>
                </w:rPrChange>
              </w:rPr>
            </w:pPr>
            <w:r w:rsidRPr="00814BC9">
              <w:rPr>
                <w:w w:val="105"/>
                <w:sz w:val="20"/>
                <w:lang w:val="en-GB"/>
                <w:rPrChange w:id="4413" w:author="Christian PIEDALLU" w:date="2023-02-06T09:53:00Z">
                  <w:rPr>
                    <w:w w:val="105"/>
                    <w:sz w:val="20"/>
                  </w:rPr>
                </w:rPrChange>
              </w:rPr>
              <w:t>The</w:t>
            </w:r>
            <w:r w:rsidRPr="00814BC9">
              <w:rPr>
                <w:spacing w:val="10"/>
                <w:w w:val="105"/>
                <w:sz w:val="20"/>
                <w:lang w:val="en-GB"/>
                <w:rPrChange w:id="4414" w:author="Christian PIEDALLU" w:date="2023-02-06T09:53:00Z">
                  <w:rPr>
                    <w:spacing w:val="10"/>
                    <w:w w:val="105"/>
                    <w:sz w:val="20"/>
                  </w:rPr>
                </w:rPrChange>
              </w:rPr>
              <w:t xml:space="preserve"> </w:t>
            </w:r>
            <w:del w:id="4415" w:author="Christian PIEDALLU" w:date="2023-02-06T16:21:00Z">
              <w:r w:rsidRPr="00814BC9" w:rsidDel="00F950A7">
                <w:rPr>
                  <w:w w:val="105"/>
                  <w:sz w:val="20"/>
                  <w:lang w:val="en-GB"/>
                  <w:rPrChange w:id="4416" w:author="Christian PIEDALLU" w:date="2023-02-06T09:53:00Z">
                    <w:rPr>
                      <w:w w:val="105"/>
                      <w:sz w:val="20"/>
                    </w:rPr>
                  </w:rPrChange>
                </w:rPr>
                <w:delText>new</w:delText>
              </w:r>
              <w:r w:rsidRPr="00814BC9" w:rsidDel="00F950A7">
                <w:rPr>
                  <w:spacing w:val="11"/>
                  <w:w w:val="105"/>
                  <w:sz w:val="20"/>
                  <w:lang w:val="en-GB"/>
                  <w:rPrChange w:id="4417" w:author="Christian PIEDALLU" w:date="2023-02-06T09:53:00Z">
                    <w:rPr>
                      <w:spacing w:val="11"/>
                      <w:w w:val="105"/>
                      <w:sz w:val="20"/>
                    </w:rPr>
                  </w:rPrChange>
                </w:rPr>
                <w:delText xml:space="preserve"> </w:delText>
              </w:r>
            </w:del>
            <w:ins w:id="4418" w:author="Christian PIEDALLU" w:date="2023-02-06T16:21:00Z">
              <w:r w:rsidR="00F950A7">
                <w:rPr>
                  <w:w w:val="105"/>
                  <w:sz w:val="20"/>
                  <w:lang w:val="en-GB"/>
                </w:rPr>
                <w:t>annual</w:t>
              </w:r>
              <w:r w:rsidR="00F950A7" w:rsidRPr="00814BC9">
                <w:rPr>
                  <w:spacing w:val="11"/>
                  <w:w w:val="105"/>
                  <w:sz w:val="20"/>
                  <w:lang w:val="en-GB"/>
                  <w:rPrChange w:id="4419" w:author="Christian PIEDALLU" w:date="2023-02-06T09:53:00Z">
                    <w:rPr>
                      <w:spacing w:val="11"/>
                      <w:w w:val="105"/>
                      <w:sz w:val="20"/>
                    </w:rPr>
                  </w:rPrChange>
                </w:rPr>
                <w:t xml:space="preserve"> </w:t>
              </w:r>
            </w:ins>
            <w:r w:rsidRPr="00814BC9">
              <w:rPr>
                <w:w w:val="105"/>
                <w:sz w:val="20"/>
                <w:lang w:val="en-GB"/>
                <w:rPrChange w:id="4420" w:author="Christian PIEDALLU" w:date="2023-02-06T09:53:00Z">
                  <w:rPr>
                    <w:w w:val="105"/>
                    <w:sz w:val="20"/>
                  </w:rPr>
                </w:rPrChange>
              </w:rPr>
              <w:t>dieback</w:t>
            </w:r>
            <w:r w:rsidRPr="00814BC9">
              <w:rPr>
                <w:spacing w:val="11"/>
                <w:w w:val="105"/>
                <w:sz w:val="20"/>
                <w:lang w:val="en-GB"/>
                <w:rPrChange w:id="4421" w:author="Christian PIEDALLU" w:date="2023-02-06T09:53:00Z">
                  <w:rPr>
                    <w:spacing w:val="11"/>
                    <w:w w:val="105"/>
                    <w:sz w:val="20"/>
                  </w:rPr>
                </w:rPrChange>
              </w:rPr>
              <w:t xml:space="preserve"> </w:t>
            </w:r>
            <w:r w:rsidRPr="00814BC9">
              <w:rPr>
                <w:w w:val="105"/>
                <w:sz w:val="20"/>
                <w:lang w:val="en-GB"/>
                <w:rPrChange w:id="4422" w:author="Christian PIEDALLU" w:date="2023-02-06T09:53:00Z">
                  <w:rPr>
                    <w:w w:val="105"/>
                    <w:sz w:val="20"/>
                  </w:rPr>
                </w:rPrChange>
              </w:rPr>
              <w:t>rate</w:t>
            </w:r>
            <w:r w:rsidRPr="00814BC9">
              <w:rPr>
                <w:spacing w:val="11"/>
                <w:w w:val="105"/>
                <w:sz w:val="20"/>
                <w:lang w:val="en-GB"/>
                <w:rPrChange w:id="4423" w:author="Christian PIEDALLU" w:date="2023-02-06T09:53:00Z">
                  <w:rPr>
                    <w:spacing w:val="11"/>
                    <w:w w:val="105"/>
                    <w:sz w:val="20"/>
                  </w:rPr>
                </w:rPrChange>
              </w:rPr>
              <w:t xml:space="preserve"> </w:t>
            </w:r>
            <w:r w:rsidRPr="00814BC9">
              <w:rPr>
                <w:w w:val="105"/>
                <w:sz w:val="20"/>
                <w:lang w:val="en-GB"/>
                <w:rPrChange w:id="4424" w:author="Christian PIEDALLU" w:date="2023-02-06T09:53:00Z">
                  <w:rPr>
                    <w:w w:val="105"/>
                    <w:sz w:val="20"/>
                  </w:rPr>
                </w:rPrChange>
              </w:rPr>
              <w:t>has</w:t>
            </w:r>
            <w:r w:rsidRPr="00814BC9">
              <w:rPr>
                <w:spacing w:val="10"/>
                <w:w w:val="105"/>
                <w:sz w:val="20"/>
                <w:lang w:val="en-GB"/>
                <w:rPrChange w:id="4425" w:author="Christian PIEDALLU" w:date="2023-02-06T09:53:00Z">
                  <w:rPr>
                    <w:spacing w:val="10"/>
                    <w:w w:val="105"/>
                    <w:sz w:val="20"/>
                  </w:rPr>
                </w:rPrChange>
              </w:rPr>
              <w:t xml:space="preserve"> </w:t>
            </w:r>
            <w:r w:rsidRPr="00814BC9">
              <w:rPr>
                <w:w w:val="105"/>
                <w:sz w:val="20"/>
                <w:lang w:val="en-GB"/>
                <w:rPrChange w:id="4426" w:author="Christian PIEDALLU" w:date="2023-02-06T09:53:00Z">
                  <w:rPr>
                    <w:w w:val="105"/>
                    <w:sz w:val="20"/>
                  </w:rPr>
                </w:rPrChange>
              </w:rPr>
              <w:t>recover</w:t>
            </w:r>
            <w:r w:rsidRPr="00814BC9">
              <w:rPr>
                <w:spacing w:val="11"/>
                <w:w w:val="105"/>
                <w:sz w:val="20"/>
                <w:lang w:val="en-GB"/>
                <w:rPrChange w:id="4427" w:author="Christian PIEDALLU" w:date="2023-02-06T09:53:00Z">
                  <w:rPr>
                    <w:spacing w:val="11"/>
                    <w:w w:val="105"/>
                    <w:sz w:val="20"/>
                  </w:rPr>
                </w:rPrChange>
              </w:rPr>
              <w:t xml:space="preserve"> </w:t>
            </w:r>
            <w:ins w:id="4428" w:author="Christian PIEDALLU" w:date="2023-02-06T16:22:00Z">
              <w:r w:rsidR="00F950A7">
                <w:rPr>
                  <w:spacing w:val="11"/>
                  <w:w w:val="105"/>
                  <w:sz w:val="20"/>
                  <w:lang w:val="en-GB"/>
                </w:rPr>
                <w:t xml:space="preserve">in 2022 </w:t>
              </w:r>
            </w:ins>
            <w:r w:rsidRPr="00814BC9">
              <w:rPr>
                <w:w w:val="105"/>
                <w:sz w:val="20"/>
                <w:lang w:val="en-GB"/>
                <w:rPrChange w:id="4429" w:author="Christian PIEDALLU" w:date="2023-02-06T09:53:00Z">
                  <w:rPr>
                    <w:w w:val="105"/>
                    <w:sz w:val="20"/>
                  </w:rPr>
                </w:rPrChange>
              </w:rPr>
              <w:t>the</w:t>
            </w:r>
            <w:r w:rsidRPr="00814BC9">
              <w:rPr>
                <w:spacing w:val="11"/>
                <w:w w:val="105"/>
                <w:sz w:val="20"/>
                <w:lang w:val="en-GB"/>
                <w:rPrChange w:id="4430" w:author="Christian PIEDALLU" w:date="2023-02-06T09:53:00Z">
                  <w:rPr>
                    <w:spacing w:val="11"/>
                    <w:w w:val="105"/>
                    <w:sz w:val="20"/>
                  </w:rPr>
                </w:rPrChange>
              </w:rPr>
              <w:t xml:space="preserve"> </w:t>
            </w:r>
            <w:r w:rsidRPr="00814BC9">
              <w:rPr>
                <w:w w:val="105"/>
                <w:sz w:val="20"/>
                <w:lang w:val="en-GB"/>
                <w:rPrChange w:id="4431" w:author="Christian PIEDALLU" w:date="2023-02-06T09:53:00Z">
                  <w:rPr>
                    <w:w w:val="105"/>
                    <w:sz w:val="20"/>
                  </w:rPr>
                </w:rPrChange>
              </w:rPr>
              <w:t>same</w:t>
            </w:r>
            <w:r w:rsidRPr="00814BC9">
              <w:rPr>
                <w:spacing w:val="11"/>
                <w:w w:val="105"/>
                <w:sz w:val="20"/>
                <w:lang w:val="en-GB"/>
                <w:rPrChange w:id="4432" w:author="Christian PIEDALLU" w:date="2023-02-06T09:53:00Z">
                  <w:rPr>
                    <w:spacing w:val="11"/>
                    <w:w w:val="105"/>
                    <w:sz w:val="20"/>
                  </w:rPr>
                </w:rPrChange>
              </w:rPr>
              <w:t xml:space="preserve"> </w:t>
            </w:r>
            <w:r w:rsidRPr="00814BC9">
              <w:rPr>
                <w:w w:val="105"/>
                <w:sz w:val="20"/>
                <w:lang w:val="en-GB"/>
                <w:rPrChange w:id="4433" w:author="Christian PIEDALLU" w:date="2023-02-06T09:53:00Z">
                  <w:rPr>
                    <w:w w:val="105"/>
                    <w:sz w:val="20"/>
                  </w:rPr>
                </w:rPrChange>
              </w:rPr>
              <w:t>level</w:t>
            </w:r>
            <w:r w:rsidRPr="00814BC9">
              <w:rPr>
                <w:spacing w:val="11"/>
                <w:w w:val="105"/>
                <w:sz w:val="20"/>
                <w:lang w:val="en-GB"/>
                <w:rPrChange w:id="4434" w:author="Christian PIEDALLU" w:date="2023-02-06T09:53:00Z">
                  <w:rPr>
                    <w:spacing w:val="11"/>
                    <w:w w:val="105"/>
                    <w:sz w:val="20"/>
                  </w:rPr>
                </w:rPrChange>
              </w:rPr>
              <w:t xml:space="preserve"> </w:t>
            </w:r>
            <w:r w:rsidRPr="00814BC9">
              <w:rPr>
                <w:w w:val="105"/>
                <w:sz w:val="20"/>
                <w:lang w:val="en-GB"/>
                <w:rPrChange w:id="4435" w:author="Christian PIEDALLU" w:date="2023-02-06T09:53:00Z">
                  <w:rPr>
                    <w:w w:val="105"/>
                    <w:sz w:val="20"/>
                  </w:rPr>
                </w:rPrChange>
              </w:rPr>
              <w:t>than</w:t>
            </w:r>
            <w:r w:rsidRPr="00814BC9">
              <w:rPr>
                <w:spacing w:val="10"/>
                <w:w w:val="105"/>
                <w:sz w:val="20"/>
                <w:lang w:val="en-GB"/>
                <w:rPrChange w:id="4436" w:author="Christian PIEDALLU" w:date="2023-02-06T09:53:00Z">
                  <w:rPr>
                    <w:spacing w:val="10"/>
                    <w:w w:val="105"/>
                    <w:sz w:val="20"/>
                  </w:rPr>
                </w:rPrChange>
              </w:rPr>
              <w:t xml:space="preserve"> </w:t>
            </w:r>
            <w:r w:rsidRPr="00814BC9">
              <w:rPr>
                <w:w w:val="105"/>
                <w:sz w:val="20"/>
                <w:lang w:val="en-GB"/>
                <w:rPrChange w:id="4437" w:author="Christian PIEDALLU" w:date="2023-02-06T09:53:00Z">
                  <w:rPr>
                    <w:w w:val="105"/>
                    <w:sz w:val="20"/>
                  </w:rPr>
                </w:rPrChange>
              </w:rPr>
              <w:t>in</w:t>
            </w:r>
            <w:r w:rsidRPr="00814BC9">
              <w:rPr>
                <w:spacing w:val="11"/>
                <w:w w:val="105"/>
                <w:sz w:val="20"/>
                <w:lang w:val="en-GB"/>
                <w:rPrChange w:id="4438" w:author="Christian PIEDALLU" w:date="2023-02-06T09:53:00Z">
                  <w:rPr>
                    <w:spacing w:val="11"/>
                    <w:w w:val="105"/>
                    <w:sz w:val="20"/>
                  </w:rPr>
                </w:rPrChange>
              </w:rPr>
              <w:t xml:space="preserve"> </w:t>
            </w:r>
            <w:r w:rsidRPr="00814BC9">
              <w:rPr>
                <w:w w:val="105"/>
                <w:sz w:val="20"/>
                <w:lang w:val="en-GB"/>
                <w:rPrChange w:id="4439" w:author="Christian PIEDALLU" w:date="2023-02-06T09:53:00Z">
                  <w:rPr>
                    <w:w w:val="105"/>
                    <w:sz w:val="20"/>
                  </w:rPr>
                </w:rPrChange>
              </w:rPr>
              <w:t>2017.</w:t>
            </w:r>
            <w:r w:rsidRPr="00814BC9">
              <w:rPr>
                <w:spacing w:val="36"/>
                <w:w w:val="105"/>
                <w:sz w:val="20"/>
                <w:lang w:val="en-GB"/>
                <w:rPrChange w:id="4440" w:author="Christian PIEDALLU" w:date="2023-02-06T09:53:00Z">
                  <w:rPr>
                    <w:spacing w:val="36"/>
                    <w:w w:val="105"/>
                    <w:sz w:val="20"/>
                  </w:rPr>
                </w:rPrChange>
              </w:rPr>
              <w:t xml:space="preserve"> </w:t>
            </w:r>
            <w:r w:rsidRPr="00814BC9">
              <w:rPr>
                <w:w w:val="105"/>
                <w:sz w:val="20"/>
                <w:lang w:val="en-GB"/>
                <w:rPrChange w:id="4441" w:author="Christian PIEDALLU" w:date="2023-02-06T09:53:00Z">
                  <w:rPr>
                    <w:w w:val="105"/>
                    <w:sz w:val="20"/>
                  </w:rPr>
                </w:rPrChange>
              </w:rPr>
              <w:t>The</w:t>
            </w:r>
            <w:r w:rsidRPr="00814BC9">
              <w:rPr>
                <w:spacing w:val="11"/>
                <w:w w:val="105"/>
                <w:sz w:val="20"/>
                <w:lang w:val="en-GB"/>
                <w:rPrChange w:id="4442" w:author="Christian PIEDALLU" w:date="2023-02-06T09:53:00Z">
                  <w:rPr>
                    <w:spacing w:val="11"/>
                    <w:w w:val="105"/>
                    <w:sz w:val="20"/>
                  </w:rPr>
                </w:rPrChange>
              </w:rPr>
              <w:t xml:space="preserve"> </w:t>
            </w:r>
            <w:r w:rsidRPr="00814BC9">
              <w:rPr>
                <w:w w:val="105"/>
                <w:sz w:val="20"/>
                <w:lang w:val="en-GB"/>
                <w:rPrChange w:id="4443" w:author="Christian PIEDALLU" w:date="2023-02-06T09:53:00Z">
                  <w:rPr>
                    <w:w w:val="105"/>
                    <w:sz w:val="20"/>
                  </w:rPr>
                </w:rPrChange>
              </w:rPr>
              <w:t>Plains</w:t>
            </w:r>
            <w:r w:rsidRPr="00814BC9">
              <w:rPr>
                <w:spacing w:val="11"/>
                <w:w w:val="105"/>
                <w:sz w:val="20"/>
                <w:lang w:val="en-GB"/>
                <w:rPrChange w:id="4444" w:author="Christian PIEDALLU" w:date="2023-02-06T09:53:00Z">
                  <w:rPr>
                    <w:spacing w:val="11"/>
                    <w:w w:val="105"/>
                    <w:sz w:val="20"/>
                  </w:rPr>
                </w:rPrChange>
              </w:rPr>
              <w:t xml:space="preserve"> </w:t>
            </w:r>
            <w:r w:rsidRPr="00814BC9">
              <w:rPr>
                <w:w w:val="105"/>
                <w:sz w:val="20"/>
                <w:lang w:val="en-GB"/>
                <w:rPrChange w:id="4445" w:author="Christian PIEDALLU" w:date="2023-02-06T09:53:00Z">
                  <w:rPr>
                    <w:w w:val="105"/>
                    <w:sz w:val="20"/>
                  </w:rPr>
                </w:rPrChange>
              </w:rPr>
              <w:t>bioclimatic</w:t>
            </w:r>
            <w:r w:rsidRPr="00814BC9">
              <w:rPr>
                <w:spacing w:val="11"/>
                <w:w w:val="105"/>
                <w:sz w:val="20"/>
                <w:lang w:val="en-GB"/>
                <w:rPrChange w:id="4446" w:author="Christian PIEDALLU" w:date="2023-02-06T09:53:00Z">
                  <w:rPr>
                    <w:spacing w:val="11"/>
                    <w:w w:val="105"/>
                    <w:sz w:val="20"/>
                  </w:rPr>
                </w:rPrChange>
              </w:rPr>
              <w:t xml:space="preserve"> </w:t>
            </w:r>
            <w:r w:rsidRPr="00814BC9">
              <w:rPr>
                <w:w w:val="105"/>
                <w:sz w:val="20"/>
                <w:lang w:val="en-GB"/>
                <w:rPrChange w:id="4447" w:author="Christian PIEDALLU" w:date="2023-02-06T09:53:00Z">
                  <w:rPr>
                    <w:w w:val="105"/>
                    <w:sz w:val="20"/>
                  </w:rPr>
                </w:rPrChange>
              </w:rPr>
              <w:t>region</w:t>
            </w:r>
            <w:r w:rsidRPr="00814BC9">
              <w:rPr>
                <w:spacing w:val="10"/>
                <w:w w:val="105"/>
                <w:sz w:val="20"/>
                <w:lang w:val="en-GB"/>
                <w:rPrChange w:id="4448" w:author="Christian PIEDALLU" w:date="2023-02-06T09:53:00Z">
                  <w:rPr>
                    <w:spacing w:val="10"/>
                    <w:w w:val="105"/>
                    <w:sz w:val="20"/>
                  </w:rPr>
                </w:rPrChange>
              </w:rPr>
              <w:t xml:space="preserve"> </w:t>
            </w:r>
            <w:r w:rsidRPr="00814BC9">
              <w:rPr>
                <w:w w:val="105"/>
                <w:sz w:val="20"/>
                <w:lang w:val="en-GB"/>
                <w:rPrChange w:id="4449" w:author="Christian PIEDALLU" w:date="2023-02-06T09:53:00Z">
                  <w:rPr>
                    <w:w w:val="105"/>
                    <w:sz w:val="20"/>
                  </w:rPr>
                </w:rPrChange>
              </w:rPr>
              <w:t>is</w:t>
            </w:r>
            <w:r w:rsidRPr="00814BC9">
              <w:rPr>
                <w:spacing w:val="11"/>
                <w:w w:val="105"/>
                <w:sz w:val="20"/>
                <w:lang w:val="en-GB"/>
                <w:rPrChange w:id="4450" w:author="Christian PIEDALLU" w:date="2023-02-06T09:53:00Z">
                  <w:rPr>
                    <w:spacing w:val="11"/>
                    <w:w w:val="105"/>
                    <w:sz w:val="20"/>
                  </w:rPr>
                </w:rPrChange>
              </w:rPr>
              <w:t xml:space="preserve"> </w:t>
            </w:r>
            <w:r w:rsidRPr="00814BC9">
              <w:rPr>
                <w:w w:val="105"/>
                <w:sz w:val="20"/>
                <w:lang w:val="en-GB"/>
                <w:rPrChange w:id="4451" w:author="Christian PIEDALLU" w:date="2023-02-06T09:53:00Z">
                  <w:rPr>
                    <w:w w:val="105"/>
                    <w:sz w:val="20"/>
                  </w:rPr>
                </w:rPrChange>
              </w:rPr>
              <w:t>the</w:t>
            </w:r>
          </w:p>
        </w:tc>
      </w:tr>
      <w:tr w:rsidR="00B177F5" w:rsidRPr="00814BC9" w14:paraId="577AB34B" w14:textId="77777777" w:rsidTr="00F950A7">
        <w:trPr>
          <w:trHeight w:val="304"/>
          <w:trPrChange w:id="4452" w:author="Christian PIEDALLU" w:date="2023-02-06T16:22:00Z">
            <w:trPr>
              <w:trHeight w:val="239"/>
            </w:trPr>
          </w:trPrChange>
        </w:trPr>
        <w:tc>
          <w:tcPr>
            <w:tcW w:w="320" w:type="dxa"/>
            <w:tcPrChange w:id="4453" w:author="Christian PIEDALLU" w:date="2023-02-06T16:22:00Z">
              <w:tcPr>
                <w:tcW w:w="308" w:type="dxa"/>
              </w:tcPr>
            </w:tcPrChange>
          </w:tcPr>
          <w:p w14:paraId="68DED284" w14:textId="77777777" w:rsidR="00B177F5" w:rsidRPr="00814BC9" w:rsidRDefault="00B553DB">
            <w:pPr>
              <w:pStyle w:val="TableParagraph"/>
              <w:spacing w:before="75"/>
              <w:ind w:left="31" w:right="78"/>
              <w:jc w:val="center"/>
              <w:rPr>
                <w:rFonts w:ascii="Trebuchet MS"/>
                <w:sz w:val="10"/>
                <w:lang w:val="en-GB"/>
                <w:rPrChange w:id="4454" w:author="Christian PIEDALLU" w:date="2023-02-06T09:53:00Z">
                  <w:rPr>
                    <w:rFonts w:ascii="Trebuchet MS"/>
                    <w:sz w:val="10"/>
                  </w:rPr>
                </w:rPrChange>
              </w:rPr>
            </w:pPr>
            <w:r w:rsidRPr="00814BC9">
              <w:rPr>
                <w:rFonts w:ascii="Trebuchet MS"/>
                <w:sz w:val="10"/>
                <w:lang w:val="en-GB"/>
                <w:rPrChange w:id="4455" w:author="Christian PIEDALLU" w:date="2023-02-06T09:53:00Z">
                  <w:rPr>
                    <w:rFonts w:ascii="Trebuchet MS"/>
                    <w:sz w:val="10"/>
                  </w:rPr>
                </w:rPrChange>
              </w:rPr>
              <w:t>247</w:t>
            </w:r>
          </w:p>
        </w:tc>
        <w:tc>
          <w:tcPr>
            <w:tcW w:w="9042" w:type="dxa"/>
            <w:tcPrChange w:id="4456" w:author="Christian PIEDALLU" w:date="2023-02-06T16:22:00Z">
              <w:tcPr>
                <w:tcW w:w="8694" w:type="dxa"/>
              </w:tcPr>
            </w:tcPrChange>
          </w:tcPr>
          <w:p w14:paraId="473F039F" w14:textId="77777777" w:rsidR="00B177F5" w:rsidRPr="00814BC9" w:rsidRDefault="00B553DB">
            <w:pPr>
              <w:pStyle w:val="TableParagraph"/>
              <w:spacing w:line="219" w:lineRule="exact"/>
              <w:ind w:right="47"/>
              <w:jc w:val="right"/>
              <w:rPr>
                <w:sz w:val="20"/>
                <w:lang w:val="en-GB"/>
                <w:rPrChange w:id="4457" w:author="Christian PIEDALLU" w:date="2023-02-06T09:53:00Z">
                  <w:rPr>
                    <w:sz w:val="20"/>
                  </w:rPr>
                </w:rPrChange>
              </w:rPr>
            </w:pPr>
            <w:r w:rsidRPr="00814BC9">
              <w:rPr>
                <w:w w:val="105"/>
                <w:sz w:val="20"/>
                <w:lang w:val="en-GB"/>
                <w:rPrChange w:id="4458" w:author="Christian PIEDALLU" w:date="2023-02-06T09:53:00Z">
                  <w:rPr>
                    <w:w w:val="105"/>
                    <w:sz w:val="20"/>
                  </w:rPr>
                </w:rPrChange>
              </w:rPr>
              <w:t>most</w:t>
            </w:r>
            <w:r w:rsidRPr="00814BC9">
              <w:rPr>
                <w:spacing w:val="19"/>
                <w:w w:val="105"/>
                <w:sz w:val="20"/>
                <w:lang w:val="en-GB"/>
                <w:rPrChange w:id="4459" w:author="Christian PIEDALLU" w:date="2023-02-06T09:53:00Z">
                  <w:rPr>
                    <w:spacing w:val="19"/>
                    <w:w w:val="105"/>
                    <w:sz w:val="20"/>
                  </w:rPr>
                </w:rPrChange>
              </w:rPr>
              <w:t xml:space="preserve"> </w:t>
            </w:r>
            <w:r w:rsidRPr="00814BC9">
              <w:rPr>
                <w:w w:val="105"/>
                <w:sz w:val="20"/>
                <w:lang w:val="en-GB"/>
                <w:rPrChange w:id="4460" w:author="Christian PIEDALLU" w:date="2023-02-06T09:53:00Z">
                  <w:rPr>
                    <w:w w:val="105"/>
                    <w:sz w:val="20"/>
                  </w:rPr>
                </w:rPrChange>
              </w:rPr>
              <w:t>impacted</w:t>
            </w:r>
            <w:r w:rsidRPr="00814BC9">
              <w:rPr>
                <w:spacing w:val="21"/>
                <w:w w:val="105"/>
                <w:sz w:val="20"/>
                <w:lang w:val="en-GB"/>
                <w:rPrChange w:id="4461" w:author="Christian PIEDALLU" w:date="2023-02-06T09:53:00Z">
                  <w:rPr>
                    <w:spacing w:val="21"/>
                    <w:w w:val="105"/>
                    <w:sz w:val="20"/>
                  </w:rPr>
                </w:rPrChange>
              </w:rPr>
              <w:t xml:space="preserve"> </w:t>
            </w:r>
            <w:r w:rsidRPr="00814BC9">
              <w:rPr>
                <w:w w:val="105"/>
                <w:sz w:val="20"/>
                <w:lang w:val="en-GB"/>
                <w:rPrChange w:id="4462" w:author="Christian PIEDALLU" w:date="2023-02-06T09:53:00Z">
                  <w:rPr>
                    <w:w w:val="105"/>
                    <w:sz w:val="20"/>
                  </w:rPr>
                </w:rPrChange>
              </w:rPr>
              <w:t>region.</w:t>
            </w:r>
            <w:r w:rsidRPr="00814BC9">
              <w:rPr>
                <w:spacing w:val="8"/>
                <w:w w:val="105"/>
                <w:sz w:val="20"/>
                <w:lang w:val="en-GB"/>
                <w:rPrChange w:id="4463" w:author="Christian PIEDALLU" w:date="2023-02-06T09:53:00Z">
                  <w:rPr>
                    <w:spacing w:val="8"/>
                    <w:w w:val="105"/>
                    <w:sz w:val="20"/>
                  </w:rPr>
                </w:rPrChange>
              </w:rPr>
              <w:t xml:space="preserve"> </w:t>
            </w:r>
            <w:r w:rsidRPr="00814BC9">
              <w:rPr>
                <w:w w:val="105"/>
                <w:sz w:val="20"/>
                <w:lang w:val="en-GB"/>
                <w:rPrChange w:id="4464" w:author="Christian PIEDALLU" w:date="2023-02-06T09:53:00Z">
                  <w:rPr>
                    <w:w w:val="105"/>
                    <w:sz w:val="20"/>
                  </w:rPr>
                </w:rPrChange>
              </w:rPr>
              <w:t>Since</w:t>
            </w:r>
            <w:r w:rsidRPr="00814BC9">
              <w:rPr>
                <w:spacing w:val="20"/>
                <w:w w:val="105"/>
                <w:sz w:val="20"/>
                <w:lang w:val="en-GB"/>
                <w:rPrChange w:id="4465" w:author="Christian PIEDALLU" w:date="2023-02-06T09:53:00Z">
                  <w:rPr>
                    <w:spacing w:val="20"/>
                    <w:w w:val="105"/>
                    <w:sz w:val="20"/>
                  </w:rPr>
                </w:rPrChange>
              </w:rPr>
              <w:t xml:space="preserve"> </w:t>
            </w:r>
            <w:r w:rsidRPr="00814BC9">
              <w:rPr>
                <w:w w:val="105"/>
                <w:sz w:val="20"/>
                <w:lang w:val="en-GB"/>
                <w:rPrChange w:id="4466" w:author="Christian PIEDALLU" w:date="2023-02-06T09:53:00Z">
                  <w:rPr>
                    <w:w w:val="105"/>
                    <w:sz w:val="20"/>
                  </w:rPr>
                </w:rPrChange>
              </w:rPr>
              <w:t>the</w:t>
            </w:r>
            <w:r w:rsidRPr="00814BC9">
              <w:rPr>
                <w:spacing w:val="21"/>
                <w:w w:val="105"/>
                <w:sz w:val="20"/>
                <w:lang w:val="en-GB"/>
                <w:rPrChange w:id="4467" w:author="Christian PIEDALLU" w:date="2023-02-06T09:53:00Z">
                  <w:rPr>
                    <w:spacing w:val="21"/>
                    <w:w w:val="105"/>
                    <w:sz w:val="20"/>
                  </w:rPr>
                </w:rPrChange>
              </w:rPr>
              <w:t xml:space="preserve"> </w:t>
            </w:r>
            <w:r w:rsidRPr="00814BC9">
              <w:rPr>
                <w:w w:val="105"/>
                <w:sz w:val="20"/>
                <w:lang w:val="en-GB"/>
                <w:rPrChange w:id="4468" w:author="Christian PIEDALLU" w:date="2023-02-06T09:53:00Z">
                  <w:rPr>
                    <w:w w:val="105"/>
                    <w:sz w:val="20"/>
                  </w:rPr>
                </w:rPrChange>
              </w:rPr>
              <w:t>first</w:t>
            </w:r>
            <w:r w:rsidRPr="00814BC9">
              <w:rPr>
                <w:spacing w:val="19"/>
                <w:w w:val="105"/>
                <w:sz w:val="20"/>
                <w:lang w:val="en-GB"/>
                <w:rPrChange w:id="4469" w:author="Christian PIEDALLU" w:date="2023-02-06T09:53:00Z">
                  <w:rPr>
                    <w:spacing w:val="19"/>
                    <w:w w:val="105"/>
                    <w:sz w:val="20"/>
                  </w:rPr>
                </w:rPrChange>
              </w:rPr>
              <w:t xml:space="preserve"> </w:t>
            </w:r>
            <w:r w:rsidRPr="00814BC9">
              <w:rPr>
                <w:w w:val="105"/>
                <w:sz w:val="20"/>
                <w:lang w:val="en-GB"/>
                <w:rPrChange w:id="4470" w:author="Christian PIEDALLU" w:date="2023-02-06T09:53:00Z">
                  <w:rPr>
                    <w:w w:val="105"/>
                    <w:sz w:val="20"/>
                  </w:rPr>
                </w:rPrChange>
              </w:rPr>
              <w:t>year</w:t>
            </w:r>
            <w:r w:rsidRPr="00814BC9">
              <w:rPr>
                <w:spacing w:val="20"/>
                <w:w w:val="105"/>
                <w:sz w:val="20"/>
                <w:lang w:val="en-GB"/>
                <w:rPrChange w:id="4471" w:author="Christian PIEDALLU" w:date="2023-02-06T09:53:00Z">
                  <w:rPr>
                    <w:spacing w:val="20"/>
                    <w:w w:val="105"/>
                    <w:sz w:val="20"/>
                  </w:rPr>
                </w:rPrChange>
              </w:rPr>
              <w:t xml:space="preserve"> </w:t>
            </w:r>
            <w:r w:rsidRPr="00814BC9">
              <w:rPr>
                <w:w w:val="105"/>
                <w:sz w:val="20"/>
                <w:lang w:val="en-GB"/>
                <w:rPrChange w:id="4472" w:author="Christian PIEDALLU" w:date="2023-02-06T09:53:00Z">
                  <w:rPr>
                    <w:w w:val="105"/>
                    <w:sz w:val="20"/>
                  </w:rPr>
                </w:rPrChange>
              </w:rPr>
              <w:t>of</w:t>
            </w:r>
            <w:r w:rsidRPr="00814BC9">
              <w:rPr>
                <w:spacing w:val="19"/>
                <w:w w:val="105"/>
                <w:sz w:val="20"/>
                <w:lang w:val="en-GB"/>
                <w:rPrChange w:id="4473" w:author="Christian PIEDALLU" w:date="2023-02-06T09:53:00Z">
                  <w:rPr>
                    <w:spacing w:val="19"/>
                    <w:w w:val="105"/>
                    <w:sz w:val="20"/>
                  </w:rPr>
                </w:rPrChange>
              </w:rPr>
              <w:t xml:space="preserve"> </w:t>
            </w:r>
            <w:r w:rsidRPr="00814BC9">
              <w:rPr>
                <w:w w:val="105"/>
                <w:sz w:val="20"/>
                <w:lang w:val="en-GB"/>
                <w:rPrChange w:id="4474" w:author="Christian PIEDALLU" w:date="2023-02-06T09:53:00Z">
                  <w:rPr>
                    <w:w w:val="105"/>
                    <w:sz w:val="20"/>
                  </w:rPr>
                </w:rPrChange>
              </w:rPr>
              <w:t>the</w:t>
            </w:r>
            <w:r w:rsidRPr="00814BC9">
              <w:rPr>
                <w:spacing w:val="21"/>
                <w:w w:val="105"/>
                <w:sz w:val="20"/>
                <w:lang w:val="en-GB"/>
                <w:rPrChange w:id="4475" w:author="Christian PIEDALLU" w:date="2023-02-06T09:53:00Z">
                  <w:rPr>
                    <w:spacing w:val="21"/>
                    <w:w w:val="105"/>
                    <w:sz w:val="20"/>
                  </w:rPr>
                </w:rPrChange>
              </w:rPr>
              <w:t xml:space="preserve"> </w:t>
            </w:r>
            <w:r w:rsidRPr="00814BC9">
              <w:rPr>
                <w:w w:val="105"/>
                <w:sz w:val="20"/>
                <w:lang w:val="en-GB"/>
                <w:rPrChange w:id="4476" w:author="Christian PIEDALLU" w:date="2023-02-06T09:53:00Z">
                  <w:rPr>
                    <w:w w:val="105"/>
                    <w:sz w:val="20"/>
                  </w:rPr>
                </w:rPrChange>
              </w:rPr>
              <w:t>study,</w:t>
            </w:r>
            <w:r w:rsidRPr="00814BC9">
              <w:rPr>
                <w:spacing w:val="22"/>
                <w:w w:val="105"/>
                <w:sz w:val="20"/>
                <w:lang w:val="en-GB"/>
                <w:rPrChange w:id="4477" w:author="Christian PIEDALLU" w:date="2023-02-06T09:53:00Z">
                  <w:rPr>
                    <w:spacing w:val="22"/>
                    <w:w w:val="105"/>
                    <w:sz w:val="20"/>
                  </w:rPr>
                </w:rPrChange>
              </w:rPr>
              <w:t xml:space="preserve"> </w:t>
            </w:r>
            <w:r w:rsidRPr="00814BC9">
              <w:rPr>
                <w:w w:val="105"/>
                <w:sz w:val="20"/>
                <w:lang w:val="en-GB"/>
                <w:rPrChange w:id="4478" w:author="Christian PIEDALLU" w:date="2023-02-06T09:53:00Z">
                  <w:rPr>
                    <w:w w:val="105"/>
                    <w:sz w:val="20"/>
                  </w:rPr>
                </w:rPrChange>
              </w:rPr>
              <w:t>the</w:t>
            </w:r>
            <w:r w:rsidRPr="00814BC9">
              <w:rPr>
                <w:spacing w:val="21"/>
                <w:w w:val="105"/>
                <w:sz w:val="20"/>
                <w:lang w:val="en-GB"/>
                <w:rPrChange w:id="4479" w:author="Christian PIEDALLU" w:date="2023-02-06T09:53:00Z">
                  <w:rPr>
                    <w:spacing w:val="21"/>
                    <w:w w:val="105"/>
                    <w:sz w:val="20"/>
                  </w:rPr>
                </w:rPrChange>
              </w:rPr>
              <w:t xml:space="preserve"> </w:t>
            </w:r>
            <w:r w:rsidRPr="00814BC9">
              <w:rPr>
                <w:w w:val="105"/>
                <w:sz w:val="20"/>
                <w:lang w:val="en-GB"/>
                <w:rPrChange w:id="4480" w:author="Christian PIEDALLU" w:date="2023-02-06T09:53:00Z">
                  <w:rPr>
                    <w:w w:val="105"/>
                    <w:sz w:val="20"/>
                  </w:rPr>
                </w:rPrChange>
              </w:rPr>
              <w:t>new</w:t>
            </w:r>
            <w:r w:rsidRPr="00814BC9">
              <w:rPr>
                <w:spacing w:val="19"/>
                <w:w w:val="105"/>
                <w:sz w:val="20"/>
                <w:lang w:val="en-GB"/>
                <w:rPrChange w:id="4481" w:author="Christian PIEDALLU" w:date="2023-02-06T09:53:00Z">
                  <w:rPr>
                    <w:spacing w:val="19"/>
                    <w:w w:val="105"/>
                    <w:sz w:val="20"/>
                  </w:rPr>
                </w:rPrChange>
              </w:rPr>
              <w:t xml:space="preserve"> </w:t>
            </w:r>
            <w:r w:rsidRPr="00814BC9">
              <w:rPr>
                <w:w w:val="105"/>
                <w:sz w:val="20"/>
                <w:lang w:val="en-GB"/>
                <w:rPrChange w:id="4482" w:author="Christian PIEDALLU" w:date="2023-02-06T09:53:00Z">
                  <w:rPr>
                    <w:w w:val="105"/>
                    <w:sz w:val="20"/>
                  </w:rPr>
                </w:rPrChange>
              </w:rPr>
              <w:t>dieback</w:t>
            </w:r>
            <w:r w:rsidRPr="00814BC9">
              <w:rPr>
                <w:spacing w:val="20"/>
                <w:w w:val="105"/>
                <w:sz w:val="20"/>
                <w:lang w:val="en-GB"/>
                <w:rPrChange w:id="4483" w:author="Christian PIEDALLU" w:date="2023-02-06T09:53:00Z">
                  <w:rPr>
                    <w:spacing w:val="20"/>
                    <w:w w:val="105"/>
                    <w:sz w:val="20"/>
                  </w:rPr>
                </w:rPrChange>
              </w:rPr>
              <w:t xml:space="preserve"> </w:t>
            </w:r>
            <w:r w:rsidRPr="00814BC9">
              <w:rPr>
                <w:w w:val="105"/>
                <w:sz w:val="20"/>
                <w:lang w:val="en-GB"/>
                <w:rPrChange w:id="4484" w:author="Christian PIEDALLU" w:date="2023-02-06T09:53:00Z">
                  <w:rPr>
                    <w:w w:val="105"/>
                    <w:sz w:val="20"/>
                  </w:rPr>
                </w:rPrChange>
              </w:rPr>
              <w:t>rate</w:t>
            </w:r>
            <w:r w:rsidRPr="00814BC9">
              <w:rPr>
                <w:spacing w:val="20"/>
                <w:w w:val="105"/>
                <w:sz w:val="20"/>
                <w:lang w:val="en-GB"/>
                <w:rPrChange w:id="4485" w:author="Christian PIEDALLU" w:date="2023-02-06T09:53:00Z">
                  <w:rPr>
                    <w:spacing w:val="20"/>
                    <w:w w:val="105"/>
                    <w:sz w:val="20"/>
                  </w:rPr>
                </w:rPrChange>
              </w:rPr>
              <w:t xml:space="preserve"> </w:t>
            </w:r>
            <w:r w:rsidRPr="00814BC9">
              <w:rPr>
                <w:w w:val="105"/>
                <w:sz w:val="20"/>
                <w:lang w:val="en-GB"/>
                <w:rPrChange w:id="4486" w:author="Christian PIEDALLU" w:date="2023-02-06T09:53:00Z">
                  <w:rPr>
                    <w:w w:val="105"/>
                    <w:sz w:val="20"/>
                  </w:rPr>
                </w:rPrChange>
              </w:rPr>
              <w:t>has</w:t>
            </w:r>
            <w:r w:rsidRPr="00814BC9">
              <w:rPr>
                <w:spacing w:val="21"/>
                <w:w w:val="105"/>
                <w:sz w:val="20"/>
                <w:lang w:val="en-GB"/>
                <w:rPrChange w:id="4487" w:author="Christian PIEDALLU" w:date="2023-02-06T09:53:00Z">
                  <w:rPr>
                    <w:spacing w:val="21"/>
                    <w:w w:val="105"/>
                    <w:sz w:val="20"/>
                  </w:rPr>
                </w:rPrChange>
              </w:rPr>
              <w:t xml:space="preserve"> </w:t>
            </w:r>
            <w:r w:rsidRPr="00814BC9">
              <w:rPr>
                <w:w w:val="105"/>
                <w:sz w:val="20"/>
                <w:lang w:val="en-GB"/>
                <w:rPrChange w:id="4488" w:author="Christian PIEDALLU" w:date="2023-02-06T09:53:00Z">
                  <w:rPr>
                    <w:w w:val="105"/>
                    <w:sz w:val="20"/>
                  </w:rPr>
                </w:rPrChange>
              </w:rPr>
              <w:t>increased</w:t>
            </w:r>
            <w:r w:rsidRPr="00814BC9">
              <w:rPr>
                <w:spacing w:val="20"/>
                <w:w w:val="105"/>
                <w:sz w:val="20"/>
                <w:lang w:val="en-GB"/>
                <w:rPrChange w:id="4489" w:author="Christian PIEDALLU" w:date="2023-02-06T09:53:00Z">
                  <w:rPr>
                    <w:spacing w:val="20"/>
                    <w:w w:val="105"/>
                    <w:sz w:val="20"/>
                  </w:rPr>
                </w:rPrChange>
              </w:rPr>
              <w:t xml:space="preserve"> </w:t>
            </w:r>
            <w:r w:rsidRPr="00814BC9">
              <w:rPr>
                <w:w w:val="105"/>
                <w:sz w:val="20"/>
                <w:lang w:val="en-GB"/>
                <w:rPrChange w:id="4490" w:author="Christian PIEDALLU" w:date="2023-02-06T09:53:00Z">
                  <w:rPr>
                    <w:w w:val="105"/>
                    <w:sz w:val="20"/>
                  </w:rPr>
                </w:rPrChange>
              </w:rPr>
              <w:t>until</w:t>
            </w:r>
          </w:p>
        </w:tc>
      </w:tr>
      <w:tr w:rsidR="00B177F5" w:rsidRPr="00814BC9" w14:paraId="3E3D03C5" w14:textId="77777777" w:rsidTr="00F950A7">
        <w:trPr>
          <w:trHeight w:val="279"/>
          <w:trPrChange w:id="4491" w:author="Christian PIEDALLU" w:date="2023-02-06T16:22:00Z">
            <w:trPr>
              <w:trHeight w:val="219"/>
            </w:trPr>
          </w:trPrChange>
        </w:trPr>
        <w:tc>
          <w:tcPr>
            <w:tcW w:w="320" w:type="dxa"/>
            <w:tcPrChange w:id="4492" w:author="Christian PIEDALLU" w:date="2023-02-06T16:22:00Z">
              <w:tcPr>
                <w:tcW w:w="308" w:type="dxa"/>
              </w:tcPr>
            </w:tcPrChange>
          </w:tcPr>
          <w:p w14:paraId="193D177E" w14:textId="77777777" w:rsidR="00B177F5" w:rsidRPr="00814BC9" w:rsidRDefault="00B553DB">
            <w:pPr>
              <w:pStyle w:val="TableParagraph"/>
              <w:spacing w:before="75"/>
              <w:ind w:left="31" w:right="78"/>
              <w:jc w:val="center"/>
              <w:rPr>
                <w:rFonts w:ascii="Trebuchet MS"/>
                <w:sz w:val="10"/>
                <w:lang w:val="en-GB"/>
                <w:rPrChange w:id="4493" w:author="Christian PIEDALLU" w:date="2023-02-06T09:53:00Z">
                  <w:rPr>
                    <w:rFonts w:ascii="Trebuchet MS"/>
                    <w:sz w:val="10"/>
                  </w:rPr>
                </w:rPrChange>
              </w:rPr>
            </w:pPr>
            <w:r w:rsidRPr="00814BC9">
              <w:rPr>
                <w:rFonts w:ascii="Trebuchet MS"/>
                <w:sz w:val="10"/>
                <w:lang w:val="en-GB"/>
                <w:rPrChange w:id="4494" w:author="Christian PIEDALLU" w:date="2023-02-06T09:53:00Z">
                  <w:rPr>
                    <w:rFonts w:ascii="Trebuchet MS"/>
                    <w:sz w:val="10"/>
                  </w:rPr>
                </w:rPrChange>
              </w:rPr>
              <w:t>248</w:t>
            </w:r>
          </w:p>
        </w:tc>
        <w:tc>
          <w:tcPr>
            <w:tcW w:w="9042" w:type="dxa"/>
            <w:tcPrChange w:id="4495" w:author="Christian PIEDALLU" w:date="2023-02-06T16:22:00Z">
              <w:tcPr>
                <w:tcW w:w="8694" w:type="dxa"/>
              </w:tcPr>
            </w:tcPrChange>
          </w:tcPr>
          <w:p w14:paraId="57BB0F0B" w14:textId="77777777" w:rsidR="00B177F5" w:rsidRPr="00814BC9" w:rsidRDefault="00B553DB">
            <w:pPr>
              <w:pStyle w:val="TableParagraph"/>
              <w:spacing w:line="199" w:lineRule="exact"/>
              <w:ind w:right="49"/>
              <w:jc w:val="right"/>
              <w:rPr>
                <w:sz w:val="20"/>
                <w:lang w:val="en-GB"/>
                <w:rPrChange w:id="4496" w:author="Christian PIEDALLU" w:date="2023-02-06T09:53:00Z">
                  <w:rPr>
                    <w:sz w:val="20"/>
                  </w:rPr>
                </w:rPrChange>
              </w:rPr>
            </w:pPr>
            <w:r w:rsidRPr="00814BC9">
              <w:rPr>
                <w:w w:val="105"/>
                <w:sz w:val="20"/>
                <w:lang w:val="en-GB"/>
                <w:rPrChange w:id="4497" w:author="Christian PIEDALLU" w:date="2023-02-06T09:53:00Z">
                  <w:rPr>
                    <w:w w:val="105"/>
                    <w:sz w:val="20"/>
                  </w:rPr>
                </w:rPrChange>
              </w:rPr>
              <w:t>it</w:t>
            </w:r>
            <w:r w:rsidRPr="00814BC9">
              <w:rPr>
                <w:spacing w:val="28"/>
                <w:w w:val="105"/>
                <w:sz w:val="20"/>
                <w:lang w:val="en-GB"/>
                <w:rPrChange w:id="4498" w:author="Christian PIEDALLU" w:date="2023-02-06T09:53:00Z">
                  <w:rPr>
                    <w:spacing w:val="28"/>
                    <w:w w:val="105"/>
                    <w:sz w:val="20"/>
                  </w:rPr>
                </w:rPrChange>
              </w:rPr>
              <w:t xml:space="preserve"> </w:t>
            </w:r>
            <w:r w:rsidRPr="00814BC9">
              <w:rPr>
                <w:w w:val="105"/>
                <w:sz w:val="20"/>
                <w:lang w:val="en-GB"/>
                <w:rPrChange w:id="4499" w:author="Christian PIEDALLU" w:date="2023-02-06T09:53:00Z">
                  <w:rPr>
                    <w:w w:val="105"/>
                    <w:sz w:val="20"/>
                  </w:rPr>
                </w:rPrChange>
              </w:rPr>
              <w:t>reached</w:t>
            </w:r>
            <w:r w:rsidRPr="00814BC9">
              <w:rPr>
                <w:spacing w:val="29"/>
                <w:w w:val="105"/>
                <w:sz w:val="20"/>
                <w:lang w:val="en-GB"/>
                <w:rPrChange w:id="4500" w:author="Christian PIEDALLU" w:date="2023-02-06T09:53:00Z">
                  <w:rPr>
                    <w:spacing w:val="29"/>
                    <w:w w:val="105"/>
                    <w:sz w:val="20"/>
                  </w:rPr>
                </w:rPrChange>
              </w:rPr>
              <w:t xml:space="preserve"> </w:t>
            </w:r>
            <w:r w:rsidRPr="00814BC9">
              <w:rPr>
                <w:w w:val="105"/>
                <w:sz w:val="20"/>
                <w:lang w:val="en-GB"/>
                <w:rPrChange w:id="4501" w:author="Christian PIEDALLU" w:date="2023-02-06T09:53:00Z">
                  <w:rPr>
                    <w:w w:val="105"/>
                    <w:sz w:val="20"/>
                  </w:rPr>
                </w:rPrChange>
              </w:rPr>
              <w:t>its</w:t>
            </w:r>
            <w:r w:rsidRPr="00814BC9">
              <w:rPr>
                <w:spacing w:val="30"/>
                <w:w w:val="105"/>
                <w:sz w:val="20"/>
                <w:lang w:val="en-GB"/>
                <w:rPrChange w:id="4502" w:author="Christian PIEDALLU" w:date="2023-02-06T09:53:00Z">
                  <w:rPr>
                    <w:spacing w:val="30"/>
                    <w:w w:val="105"/>
                    <w:sz w:val="20"/>
                  </w:rPr>
                </w:rPrChange>
              </w:rPr>
              <w:t xml:space="preserve"> </w:t>
            </w:r>
            <w:r w:rsidRPr="00814BC9">
              <w:rPr>
                <w:w w:val="105"/>
                <w:sz w:val="20"/>
                <w:lang w:val="en-GB"/>
                <w:rPrChange w:id="4503" w:author="Christian PIEDALLU" w:date="2023-02-06T09:53:00Z">
                  <w:rPr>
                    <w:w w:val="105"/>
                    <w:sz w:val="20"/>
                  </w:rPr>
                </w:rPrChange>
              </w:rPr>
              <w:t>peak</w:t>
            </w:r>
            <w:r w:rsidRPr="00814BC9">
              <w:rPr>
                <w:spacing w:val="29"/>
                <w:w w:val="105"/>
                <w:sz w:val="20"/>
                <w:lang w:val="en-GB"/>
                <w:rPrChange w:id="4504" w:author="Christian PIEDALLU" w:date="2023-02-06T09:53:00Z">
                  <w:rPr>
                    <w:spacing w:val="29"/>
                    <w:w w:val="105"/>
                    <w:sz w:val="20"/>
                  </w:rPr>
                </w:rPrChange>
              </w:rPr>
              <w:t xml:space="preserve"> </w:t>
            </w:r>
            <w:r w:rsidRPr="00814BC9">
              <w:rPr>
                <w:w w:val="105"/>
                <w:sz w:val="20"/>
                <w:lang w:val="en-GB"/>
                <w:rPrChange w:id="4505" w:author="Christian PIEDALLU" w:date="2023-02-06T09:53:00Z">
                  <w:rPr>
                    <w:w w:val="105"/>
                    <w:sz w:val="20"/>
                  </w:rPr>
                </w:rPrChange>
              </w:rPr>
              <w:t>in</w:t>
            </w:r>
            <w:r w:rsidRPr="00814BC9">
              <w:rPr>
                <w:spacing w:val="28"/>
                <w:w w:val="105"/>
                <w:sz w:val="20"/>
                <w:lang w:val="en-GB"/>
                <w:rPrChange w:id="4506" w:author="Christian PIEDALLU" w:date="2023-02-06T09:53:00Z">
                  <w:rPr>
                    <w:spacing w:val="28"/>
                    <w:w w:val="105"/>
                    <w:sz w:val="20"/>
                  </w:rPr>
                </w:rPrChange>
              </w:rPr>
              <w:t xml:space="preserve"> </w:t>
            </w:r>
            <w:r w:rsidRPr="00814BC9">
              <w:rPr>
                <w:w w:val="105"/>
                <w:sz w:val="20"/>
                <w:lang w:val="en-GB"/>
                <w:rPrChange w:id="4507" w:author="Christian PIEDALLU" w:date="2023-02-06T09:53:00Z">
                  <w:rPr>
                    <w:w w:val="105"/>
                    <w:sz w:val="20"/>
                  </w:rPr>
                </w:rPrChange>
              </w:rPr>
              <w:t>2020.</w:t>
            </w:r>
            <w:r w:rsidRPr="00814BC9">
              <w:rPr>
                <w:spacing w:val="33"/>
                <w:w w:val="105"/>
                <w:sz w:val="20"/>
                <w:lang w:val="en-GB"/>
                <w:rPrChange w:id="4508" w:author="Christian PIEDALLU" w:date="2023-02-06T09:53:00Z">
                  <w:rPr>
                    <w:spacing w:val="33"/>
                    <w:w w:val="105"/>
                    <w:sz w:val="20"/>
                  </w:rPr>
                </w:rPrChange>
              </w:rPr>
              <w:t xml:space="preserve"> </w:t>
            </w:r>
            <w:r w:rsidRPr="00814BC9">
              <w:rPr>
                <w:w w:val="105"/>
                <w:sz w:val="20"/>
                <w:lang w:val="en-GB"/>
                <w:rPrChange w:id="4509" w:author="Christian PIEDALLU" w:date="2023-02-06T09:53:00Z">
                  <w:rPr>
                    <w:w w:val="105"/>
                    <w:sz w:val="20"/>
                  </w:rPr>
                </w:rPrChange>
              </w:rPr>
              <w:t>In</w:t>
            </w:r>
            <w:r w:rsidRPr="00814BC9">
              <w:rPr>
                <w:spacing w:val="29"/>
                <w:w w:val="105"/>
                <w:sz w:val="20"/>
                <w:lang w:val="en-GB"/>
                <w:rPrChange w:id="4510" w:author="Christian PIEDALLU" w:date="2023-02-06T09:53:00Z">
                  <w:rPr>
                    <w:spacing w:val="29"/>
                    <w:w w:val="105"/>
                    <w:sz w:val="20"/>
                  </w:rPr>
                </w:rPrChange>
              </w:rPr>
              <w:t xml:space="preserve"> </w:t>
            </w:r>
            <w:r w:rsidRPr="00814BC9">
              <w:rPr>
                <w:w w:val="105"/>
                <w:sz w:val="20"/>
                <w:lang w:val="en-GB"/>
                <w:rPrChange w:id="4511" w:author="Christian PIEDALLU" w:date="2023-02-06T09:53:00Z">
                  <w:rPr>
                    <w:w w:val="105"/>
                    <w:sz w:val="20"/>
                  </w:rPr>
                </w:rPrChange>
              </w:rPr>
              <w:t>the</w:t>
            </w:r>
            <w:r w:rsidRPr="00814BC9">
              <w:rPr>
                <w:spacing w:val="29"/>
                <w:w w:val="105"/>
                <w:sz w:val="20"/>
                <w:lang w:val="en-GB"/>
                <w:rPrChange w:id="4512" w:author="Christian PIEDALLU" w:date="2023-02-06T09:53:00Z">
                  <w:rPr>
                    <w:spacing w:val="29"/>
                    <w:w w:val="105"/>
                    <w:sz w:val="20"/>
                  </w:rPr>
                </w:rPrChange>
              </w:rPr>
              <w:t xml:space="preserve"> </w:t>
            </w:r>
            <w:r w:rsidRPr="00814BC9">
              <w:rPr>
                <w:w w:val="105"/>
                <w:sz w:val="20"/>
                <w:lang w:val="en-GB"/>
                <w:rPrChange w:id="4513" w:author="Christian PIEDALLU" w:date="2023-02-06T09:53:00Z">
                  <w:rPr>
                    <w:w w:val="105"/>
                    <w:sz w:val="20"/>
                  </w:rPr>
                </w:rPrChange>
              </w:rPr>
              <w:t>Ardenne,</w:t>
            </w:r>
            <w:r w:rsidRPr="00814BC9">
              <w:rPr>
                <w:spacing w:val="32"/>
                <w:w w:val="105"/>
                <w:sz w:val="20"/>
                <w:lang w:val="en-GB"/>
                <w:rPrChange w:id="4514" w:author="Christian PIEDALLU" w:date="2023-02-06T09:53:00Z">
                  <w:rPr>
                    <w:spacing w:val="32"/>
                    <w:w w:val="105"/>
                    <w:sz w:val="20"/>
                  </w:rPr>
                </w:rPrChange>
              </w:rPr>
              <w:t xml:space="preserve"> </w:t>
            </w:r>
            <w:r w:rsidRPr="00814BC9">
              <w:rPr>
                <w:w w:val="105"/>
                <w:sz w:val="20"/>
                <w:lang w:val="en-GB"/>
                <w:rPrChange w:id="4515" w:author="Christian PIEDALLU" w:date="2023-02-06T09:53:00Z">
                  <w:rPr>
                    <w:w w:val="105"/>
                    <w:sz w:val="20"/>
                  </w:rPr>
                </w:rPrChange>
              </w:rPr>
              <w:t>the</w:t>
            </w:r>
            <w:r w:rsidRPr="00814BC9">
              <w:rPr>
                <w:spacing w:val="29"/>
                <w:w w:val="105"/>
                <w:sz w:val="20"/>
                <w:lang w:val="en-GB"/>
                <w:rPrChange w:id="4516" w:author="Christian PIEDALLU" w:date="2023-02-06T09:53:00Z">
                  <w:rPr>
                    <w:spacing w:val="29"/>
                    <w:w w:val="105"/>
                    <w:sz w:val="20"/>
                  </w:rPr>
                </w:rPrChange>
              </w:rPr>
              <w:t xml:space="preserve"> </w:t>
            </w:r>
            <w:r w:rsidRPr="00814BC9">
              <w:rPr>
                <w:w w:val="105"/>
                <w:sz w:val="20"/>
                <w:lang w:val="en-GB"/>
                <w:rPrChange w:id="4517" w:author="Christian PIEDALLU" w:date="2023-02-06T09:53:00Z">
                  <w:rPr>
                    <w:w w:val="105"/>
                    <w:sz w:val="20"/>
                  </w:rPr>
                </w:rPrChange>
              </w:rPr>
              <w:t>peak</w:t>
            </w:r>
            <w:r w:rsidRPr="00814BC9">
              <w:rPr>
                <w:spacing w:val="29"/>
                <w:w w:val="105"/>
                <w:sz w:val="20"/>
                <w:lang w:val="en-GB"/>
                <w:rPrChange w:id="4518" w:author="Christian PIEDALLU" w:date="2023-02-06T09:53:00Z">
                  <w:rPr>
                    <w:spacing w:val="29"/>
                    <w:w w:val="105"/>
                    <w:sz w:val="20"/>
                  </w:rPr>
                </w:rPrChange>
              </w:rPr>
              <w:t xml:space="preserve"> </w:t>
            </w:r>
            <w:r w:rsidRPr="00814BC9">
              <w:rPr>
                <w:w w:val="105"/>
                <w:sz w:val="20"/>
                <w:lang w:val="en-GB"/>
                <w:rPrChange w:id="4519" w:author="Christian PIEDALLU" w:date="2023-02-06T09:53:00Z">
                  <w:rPr>
                    <w:w w:val="105"/>
                    <w:sz w:val="20"/>
                  </w:rPr>
                </w:rPrChange>
              </w:rPr>
              <w:t>were</w:t>
            </w:r>
            <w:r w:rsidRPr="00814BC9">
              <w:rPr>
                <w:spacing w:val="29"/>
                <w:w w:val="105"/>
                <w:sz w:val="20"/>
                <w:lang w:val="en-GB"/>
                <w:rPrChange w:id="4520" w:author="Christian PIEDALLU" w:date="2023-02-06T09:53:00Z">
                  <w:rPr>
                    <w:spacing w:val="29"/>
                    <w:w w:val="105"/>
                    <w:sz w:val="20"/>
                  </w:rPr>
                </w:rPrChange>
              </w:rPr>
              <w:t xml:space="preserve"> </w:t>
            </w:r>
            <w:r w:rsidRPr="00814BC9">
              <w:rPr>
                <w:w w:val="105"/>
                <w:sz w:val="20"/>
                <w:lang w:val="en-GB"/>
                <w:rPrChange w:id="4521" w:author="Christian PIEDALLU" w:date="2023-02-06T09:53:00Z">
                  <w:rPr>
                    <w:w w:val="105"/>
                    <w:sz w:val="20"/>
                  </w:rPr>
                </w:rPrChange>
              </w:rPr>
              <w:t>reached</w:t>
            </w:r>
            <w:r w:rsidRPr="00814BC9">
              <w:rPr>
                <w:spacing w:val="29"/>
                <w:w w:val="105"/>
                <w:sz w:val="20"/>
                <w:lang w:val="en-GB"/>
                <w:rPrChange w:id="4522" w:author="Christian PIEDALLU" w:date="2023-02-06T09:53:00Z">
                  <w:rPr>
                    <w:spacing w:val="29"/>
                    <w:w w:val="105"/>
                    <w:sz w:val="20"/>
                  </w:rPr>
                </w:rPrChange>
              </w:rPr>
              <w:t xml:space="preserve"> </w:t>
            </w:r>
            <w:r w:rsidRPr="00814BC9">
              <w:rPr>
                <w:w w:val="105"/>
                <w:sz w:val="20"/>
                <w:lang w:val="en-GB"/>
                <w:rPrChange w:id="4523" w:author="Christian PIEDALLU" w:date="2023-02-06T09:53:00Z">
                  <w:rPr>
                    <w:w w:val="105"/>
                    <w:sz w:val="20"/>
                  </w:rPr>
                </w:rPrChange>
              </w:rPr>
              <w:t>directly</w:t>
            </w:r>
            <w:r w:rsidRPr="00814BC9">
              <w:rPr>
                <w:spacing w:val="28"/>
                <w:w w:val="105"/>
                <w:sz w:val="20"/>
                <w:lang w:val="en-GB"/>
                <w:rPrChange w:id="4524" w:author="Christian PIEDALLU" w:date="2023-02-06T09:53:00Z">
                  <w:rPr>
                    <w:spacing w:val="28"/>
                    <w:w w:val="105"/>
                    <w:sz w:val="20"/>
                  </w:rPr>
                </w:rPrChange>
              </w:rPr>
              <w:t xml:space="preserve"> </w:t>
            </w:r>
            <w:r w:rsidRPr="00814BC9">
              <w:rPr>
                <w:w w:val="105"/>
                <w:sz w:val="20"/>
                <w:lang w:val="en-GB"/>
                <w:rPrChange w:id="4525" w:author="Christian PIEDALLU" w:date="2023-02-06T09:53:00Z">
                  <w:rPr>
                    <w:w w:val="105"/>
                    <w:sz w:val="20"/>
                  </w:rPr>
                </w:rPrChange>
              </w:rPr>
              <w:t>in</w:t>
            </w:r>
            <w:r w:rsidRPr="00814BC9">
              <w:rPr>
                <w:spacing w:val="29"/>
                <w:w w:val="105"/>
                <w:sz w:val="20"/>
                <w:lang w:val="en-GB"/>
                <w:rPrChange w:id="4526" w:author="Christian PIEDALLU" w:date="2023-02-06T09:53:00Z">
                  <w:rPr>
                    <w:spacing w:val="29"/>
                    <w:w w:val="105"/>
                    <w:sz w:val="20"/>
                  </w:rPr>
                </w:rPrChange>
              </w:rPr>
              <w:t xml:space="preserve"> </w:t>
            </w:r>
            <w:r w:rsidRPr="00814BC9">
              <w:rPr>
                <w:w w:val="105"/>
                <w:sz w:val="20"/>
                <w:lang w:val="en-GB"/>
                <w:rPrChange w:id="4527" w:author="Christian PIEDALLU" w:date="2023-02-06T09:53:00Z">
                  <w:rPr>
                    <w:w w:val="105"/>
                    <w:sz w:val="20"/>
                  </w:rPr>
                </w:rPrChange>
              </w:rPr>
              <w:t>2018</w:t>
            </w:r>
            <w:r w:rsidRPr="00814BC9">
              <w:rPr>
                <w:spacing w:val="29"/>
                <w:w w:val="105"/>
                <w:sz w:val="20"/>
                <w:lang w:val="en-GB"/>
                <w:rPrChange w:id="4528" w:author="Christian PIEDALLU" w:date="2023-02-06T09:53:00Z">
                  <w:rPr>
                    <w:spacing w:val="29"/>
                    <w:w w:val="105"/>
                    <w:sz w:val="20"/>
                  </w:rPr>
                </w:rPrChange>
              </w:rPr>
              <w:t xml:space="preserve"> </w:t>
            </w:r>
            <w:r w:rsidRPr="00814BC9">
              <w:rPr>
                <w:w w:val="105"/>
                <w:sz w:val="20"/>
                <w:lang w:val="en-GB"/>
                <w:rPrChange w:id="4529" w:author="Christian PIEDALLU" w:date="2023-02-06T09:53:00Z">
                  <w:rPr>
                    <w:w w:val="105"/>
                    <w:sz w:val="20"/>
                  </w:rPr>
                </w:rPrChange>
              </w:rPr>
              <w:t>during</w:t>
            </w:r>
            <w:r w:rsidRPr="00814BC9">
              <w:rPr>
                <w:spacing w:val="29"/>
                <w:w w:val="105"/>
                <w:sz w:val="20"/>
                <w:lang w:val="en-GB"/>
                <w:rPrChange w:id="4530" w:author="Christian PIEDALLU" w:date="2023-02-06T09:53:00Z">
                  <w:rPr>
                    <w:spacing w:val="29"/>
                    <w:w w:val="105"/>
                    <w:sz w:val="20"/>
                  </w:rPr>
                </w:rPrChange>
              </w:rPr>
              <w:t xml:space="preserve"> </w:t>
            </w:r>
            <w:r w:rsidRPr="00814BC9">
              <w:rPr>
                <w:w w:val="105"/>
                <w:sz w:val="20"/>
                <w:lang w:val="en-GB"/>
                <w:rPrChange w:id="4531" w:author="Christian PIEDALLU" w:date="2023-02-06T09:53:00Z">
                  <w:rPr>
                    <w:w w:val="105"/>
                    <w:sz w:val="20"/>
                  </w:rPr>
                </w:rPrChange>
              </w:rPr>
              <w:t>the</w:t>
            </w:r>
          </w:p>
        </w:tc>
      </w:tr>
    </w:tbl>
    <w:p w14:paraId="45C67030" w14:textId="77777777" w:rsidR="00B177F5" w:rsidRPr="00814BC9" w:rsidRDefault="00B177F5">
      <w:pPr>
        <w:spacing w:line="199" w:lineRule="exact"/>
        <w:jc w:val="right"/>
        <w:rPr>
          <w:sz w:val="20"/>
          <w:lang w:val="en-GB"/>
          <w:rPrChange w:id="4532" w:author="Christian PIEDALLU" w:date="2023-02-06T09:53:00Z">
            <w:rPr>
              <w:sz w:val="20"/>
            </w:rPr>
          </w:rPrChange>
        </w:rPr>
        <w:sectPr w:rsidR="00B177F5" w:rsidRPr="00814BC9">
          <w:pgSz w:w="11910" w:h="16840"/>
          <w:pgMar w:top="2000" w:right="1480" w:bottom="280" w:left="1160" w:header="1813" w:footer="0" w:gutter="0"/>
          <w:cols w:space="720"/>
        </w:sectPr>
      </w:pPr>
    </w:p>
    <w:p w14:paraId="68CAB02F" w14:textId="77777777" w:rsidR="00B177F5" w:rsidRPr="00814BC9" w:rsidRDefault="00B177F5">
      <w:pPr>
        <w:pStyle w:val="Corpsdetexte"/>
        <w:spacing w:line="240" w:lineRule="auto"/>
        <w:rPr>
          <w:sz w:val="13"/>
          <w:lang w:val="en-GB"/>
          <w:rPrChange w:id="4533" w:author="Christian PIEDALLU" w:date="2023-02-06T09:53:00Z">
            <w:rPr>
              <w:sz w:val="13"/>
            </w:rPr>
          </w:rPrChange>
        </w:rPr>
      </w:pPr>
    </w:p>
    <w:p w14:paraId="42D5F79B" w14:textId="77777777" w:rsidR="00B177F5" w:rsidRPr="00814BC9" w:rsidRDefault="00B553DB">
      <w:pPr>
        <w:pStyle w:val="Corpsdetexte"/>
        <w:spacing w:before="59" w:line="242" w:lineRule="exact"/>
        <w:ind w:left="163"/>
        <w:rPr>
          <w:lang w:val="en-GB"/>
          <w:rPrChange w:id="4534" w:author="Christian PIEDALLU" w:date="2023-02-06T09:53:00Z">
            <w:rPr/>
          </w:rPrChange>
        </w:rPr>
      </w:pPr>
      <w:r w:rsidRPr="00814BC9">
        <w:rPr>
          <w:rFonts w:ascii="Trebuchet MS"/>
          <w:sz w:val="10"/>
          <w:lang w:val="en-GB"/>
          <w:rPrChange w:id="4535" w:author="Christian PIEDALLU" w:date="2023-02-06T09:53:00Z">
            <w:rPr>
              <w:rFonts w:ascii="Trebuchet MS"/>
              <w:sz w:val="10"/>
            </w:rPr>
          </w:rPrChange>
        </w:rPr>
        <w:t xml:space="preserve">249     </w:t>
      </w:r>
      <w:r w:rsidRPr="00814BC9">
        <w:rPr>
          <w:rFonts w:ascii="Trebuchet MS"/>
          <w:spacing w:val="19"/>
          <w:sz w:val="10"/>
          <w:lang w:val="en-GB"/>
          <w:rPrChange w:id="4536" w:author="Christian PIEDALLU" w:date="2023-02-06T09:53:00Z">
            <w:rPr>
              <w:rFonts w:ascii="Trebuchet MS"/>
              <w:spacing w:val="19"/>
              <w:sz w:val="10"/>
            </w:rPr>
          </w:rPrChange>
        </w:rPr>
        <w:t xml:space="preserve"> </w:t>
      </w:r>
      <w:r w:rsidRPr="00814BC9">
        <w:rPr>
          <w:w w:val="105"/>
          <w:lang w:val="en-GB"/>
          <w:rPrChange w:id="4537" w:author="Christian PIEDALLU" w:date="2023-02-06T09:53:00Z">
            <w:rPr>
              <w:w w:val="105"/>
            </w:rPr>
          </w:rPrChange>
        </w:rPr>
        <w:t>first</w:t>
      </w:r>
      <w:r w:rsidRPr="00814BC9">
        <w:rPr>
          <w:spacing w:val="13"/>
          <w:w w:val="105"/>
          <w:lang w:val="en-GB"/>
          <w:rPrChange w:id="4538" w:author="Christian PIEDALLU" w:date="2023-02-06T09:53:00Z">
            <w:rPr>
              <w:spacing w:val="13"/>
              <w:w w:val="105"/>
            </w:rPr>
          </w:rPrChange>
        </w:rPr>
        <w:t xml:space="preserve"> </w:t>
      </w:r>
      <w:r w:rsidRPr="00814BC9">
        <w:rPr>
          <w:w w:val="105"/>
          <w:lang w:val="en-GB"/>
          <w:rPrChange w:id="4539" w:author="Christian PIEDALLU" w:date="2023-02-06T09:53:00Z">
            <w:rPr>
              <w:w w:val="105"/>
            </w:rPr>
          </w:rPrChange>
        </w:rPr>
        <w:t>drought</w:t>
      </w:r>
      <w:r w:rsidRPr="00814BC9">
        <w:rPr>
          <w:spacing w:val="13"/>
          <w:w w:val="105"/>
          <w:lang w:val="en-GB"/>
          <w:rPrChange w:id="4540" w:author="Christian PIEDALLU" w:date="2023-02-06T09:53:00Z">
            <w:rPr>
              <w:spacing w:val="13"/>
              <w:w w:val="105"/>
            </w:rPr>
          </w:rPrChange>
        </w:rPr>
        <w:t xml:space="preserve"> </w:t>
      </w:r>
      <w:r w:rsidRPr="00814BC9">
        <w:rPr>
          <w:w w:val="105"/>
          <w:lang w:val="en-GB"/>
          <w:rPrChange w:id="4541" w:author="Christian PIEDALLU" w:date="2023-02-06T09:53:00Z">
            <w:rPr>
              <w:w w:val="105"/>
            </w:rPr>
          </w:rPrChange>
        </w:rPr>
        <w:t>period.</w:t>
      </w:r>
      <w:r w:rsidRPr="00814BC9">
        <w:rPr>
          <w:spacing w:val="35"/>
          <w:w w:val="105"/>
          <w:lang w:val="en-GB"/>
          <w:rPrChange w:id="4542" w:author="Christian PIEDALLU" w:date="2023-02-06T09:53:00Z">
            <w:rPr>
              <w:spacing w:val="35"/>
              <w:w w:val="105"/>
            </w:rPr>
          </w:rPrChange>
        </w:rPr>
        <w:t xml:space="preserve"> </w:t>
      </w:r>
      <w:r w:rsidRPr="00814BC9">
        <w:rPr>
          <w:w w:val="105"/>
          <w:lang w:val="en-GB"/>
          <w:rPrChange w:id="4543" w:author="Christian PIEDALLU" w:date="2023-02-06T09:53:00Z">
            <w:rPr>
              <w:w w:val="105"/>
            </w:rPr>
          </w:rPrChange>
        </w:rPr>
        <w:t>A</w:t>
      </w:r>
      <w:r w:rsidRPr="00814BC9">
        <w:rPr>
          <w:spacing w:val="13"/>
          <w:w w:val="105"/>
          <w:lang w:val="en-GB"/>
          <w:rPrChange w:id="4544" w:author="Christian PIEDALLU" w:date="2023-02-06T09:53:00Z">
            <w:rPr>
              <w:spacing w:val="13"/>
              <w:w w:val="105"/>
            </w:rPr>
          </w:rPrChange>
        </w:rPr>
        <w:t xml:space="preserve"> </w:t>
      </w:r>
      <w:r w:rsidRPr="00814BC9">
        <w:rPr>
          <w:w w:val="105"/>
          <w:lang w:val="en-GB"/>
          <w:rPrChange w:id="4545" w:author="Christian PIEDALLU" w:date="2023-02-06T09:53:00Z">
            <w:rPr>
              <w:w w:val="105"/>
            </w:rPr>
          </w:rPrChange>
        </w:rPr>
        <w:t>decrease</w:t>
      </w:r>
      <w:r w:rsidRPr="00814BC9">
        <w:rPr>
          <w:spacing w:val="14"/>
          <w:w w:val="105"/>
          <w:lang w:val="en-GB"/>
          <w:rPrChange w:id="4546" w:author="Christian PIEDALLU" w:date="2023-02-06T09:53:00Z">
            <w:rPr>
              <w:spacing w:val="14"/>
              <w:w w:val="105"/>
            </w:rPr>
          </w:rPrChange>
        </w:rPr>
        <w:t xml:space="preserve"> </w:t>
      </w:r>
      <w:r w:rsidRPr="00814BC9">
        <w:rPr>
          <w:w w:val="105"/>
          <w:lang w:val="en-GB"/>
          <w:rPrChange w:id="4547" w:author="Christian PIEDALLU" w:date="2023-02-06T09:53:00Z">
            <w:rPr>
              <w:w w:val="105"/>
            </w:rPr>
          </w:rPrChange>
        </w:rPr>
        <w:t>of</w:t>
      </w:r>
      <w:r w:rsidRPr="00814BC9">
        <w:rPr>
          <w:spacing w:val="14"/>
          <w:w w:val="105"/>
          <w:lang w:val="en-GB"/>
          <w:rPrChange w:id="4548" w:author="Christian PIEDALLU" w:date="2023-02-06T09:53:00Z">
            <w:rPr>
              <w:spacing w:val="14"/>
              <w:w w:val="105"/>
            </w:rPr>
          </w:rPrChange>
        </w:rPr>
        <w:t xml:space="preserve"> </w:t>
      </w:r>
      <w:r w:rsidRPr="00814BC9">
        <w:rPr>
          <w:w w:val="105"/>
          <w:lang w:val="en-GB"/>
          <w:rPrChange w:id="4549" w:author="Christian PIEDALLU" w:date="2023-02-06T09:53:00Z">
            <w:rPr>
              <w:w w:val="105"/>
            </w:rPr>
          </w:rPrChange>
        </w:rPr>
        <w:t>the</w:t>
      </w:r>
      <w:r w:rsidRPr="00814BC9">
        <w:rPr>
          <w:spacing w:val="13"/>
          <w:w w:val="105"/>
          <w:lang w:val="en-GB"/>
          <w:rPrChange w:id="4550" w:author="Christian PIEDALLU" w:date="2023-02-06T09:53:00Z">
            <w:rPr>
              <w:spacing w:val="13"/>
              <w:w w:val="105"/>
            </w:rPr>
          </w:rPrChange>
        </w:rPr>
        <w:t xml:space="preserve"> </w:t>
      </w:r>
      <w:r w:rsidRPr="00814BC9">
        <w:rPr>
          <w:w w:val="105"/>
          <w:lang w:val="en-GB"/>
          <w:rPrChange w:id="4551" w:author="Christian PIEDALLU" w:date="2023-02-06T09:53:00Z">
            <w:rPr>
              <w:w w:val="105"/>
            </w:rPr>
          </w:rPrChange>
        </w:rPr>
        <w:t>dieback</w:t>
      </w:r>
      <w:r w:rsidRPr="00814BC9">
        <w:rPr>
          <w:spacing w:val="14"/>
          <w:w w:val="105"/>
          <w:lang w:val="en-GB"/>
          <w:rPrChange w:id="4552" w:author="Christian PIEDALLU" w:date="2023-02-06T09:53:00Z">
            <w:rPr>
              <w:spacing w:val="14"/>
              <w:w w:val="105"/>
            </w:rPr>
          </w:rPrChange>
        </w:rPr>
        <w:t xml:space="preserve"> </w:t>
      </w:r>
      <w:r w:rsidRPr="00814BC9">
        <w:rPr>
          <w:w w:val="105"/>
          <w:lang w:val="en-GB"/>
          <w:rPrChange w:id="4553" w:author="Christian PIEDALLU" w:date="2023-02-06T09:53:00Z">
            <w:rPr>
              <w:w w:val="105"/>
            </w:rPr>
          </w:rPrChange>
        </w:rPr>
        <w:t>occurred</w:t>
      </w:r>
      <w:r w:rsidRPr="00814BC9">
        <w:rPr>
          <w:spacing w:val="14"/>
          <w:w w:val="105"/>
          <w:lang w:val="en-GB"/>
          <w:rPrChange w:id="4554" w:author="Christian PIEDALLU" w:date="2023-02-06T09:53:00Z">
            <w:rPr>
              <w:spacing w:val="14"/>
              <w:w w:val="105"/>
            </w:rPr>
          </w:rPrChange>
        </w:rPr>
        <w:t xml:space="preserve"> </w:t>
      </w:r>
      <w:r w:rsidRPr="00814BC9">
        <w:rPr>
          <w:w w:val="105"/>
          <w:lang w:val="en-GB"/>
          <w:rPrChange w:id="4555" w:author="Christian PIEDALLU" w:date="2023-02-06T09:53:00Z">
            <w:rPr>
              <w:w w:val="105"/>
            </w:rPr>
          </w:rPrChange>
        </w:rPr>
        <w:t>during</w:t>
      </w:r>
      <w:r w:rsidRPr="00814BC9">
        <w:rPr>
          <w:spacing w:val="14"/>
          <w:w w:val="105"/>
          <w:lang w:val="en-GB"/>
          <w:rPrChange w:id="4556" w:author="Christian PIEDALLU" w:date="2023-02-06T09:53:00Z">
            <w:rPr>
              <w:spacing w:val="14"/>
              <w:w w:val="105"/>
            </w:rPr>
          </w:rPrChange>
        </w:rPr>
        <w:t xml:space="preserve"> </w:t>
      </w:r>
      <w:r w:rsidRPr="00814BC9">
        <w:rPr>
          <w:w w:val="105"/>
          <w:lang w:val="en-GB"/>
          <w:rPrChange w:id="4557" w:author="Christian PIEDALLU" w:date="2023-02-06T09:53:00Z">
            <w:rPr>
              <w:w w:val="105"/>
            </w:rPr>
          </w:rPrChange>
        </w:rPr>
        <w:t>the</w:t>
      </w:r>
      <w:r w:rsidRPr="00814BC9">
        <w:rPr>
          <w:spacing w:val="14"/>
          <w:w w:val="105"/>
          <w:lang w:val="en-GB"/>
          <w:rPrChange w:id="4558" w:author="Christian PIEDALLU" w:date="2023-02-06T09:53:00Z">
            <w:rPr>
              <w:spacing w:val="14"/>
              <w:w w:val="105"/>
            </w:rPr>
          </w:rPrChange>
        </w:rPr>
        <w:t xml:space="preserve"> </w:t>
      </w:r>
      <w:r w:rsidRPr="00814BC9">
        <w:rPr>
          <w:w w:val="105"/>
          <w:lang w:val="en-GB"/>
          <w:rPrChange w:id="4559" w:author="Christian PIEDALLU" w:date="2023-02-06T09:53:00Z">
            <w:rPr>
              <w:w w:val="105"/>
            </w:rPr>
          </w:rPrChange>
        </w:rPr>
        <w:t>year</w:t>
      </w:r>
      <w:r w:rsidRPr="00814BC9">
        <w:rPr>
          <w:spacing w:val="13"/>
          <w:w w:val="105"/>
          <w:lang w:val="en-GB"/>
          <w:rPrChange w:id="4560" w:author="Christian PIEDALLU" w:date="2023-02-06T09:53:00Z">
            <w:rPr>
              <w:spacing w:val="13"/>
              <w:w w:val="105"/>
            </w:rPr>
          </w:rPrChange>
        </w:rPr>
        <w:t xml:space="preserve"> </w:t>
      </w:r>
      <w:r w:rsidRPr="00814BC9">
        <w:rPr>
          <w:w w:val="105"/>
          <w:lang w:val="en-GB"/>
          <w:rPrChange w:id="4561" w:author="Christian PIEDALLU" w:date="2023-02-06T09:53:00Z">
            <w:rPr>
              <w:w w:val="105"/>
            </w:rPr>
          </w:rPrChange>
        </w:rPr>
        <w:t>2019.</w:t>
      </w:r>
      <w:r w:rsidRPr="00814BC9">
        <w:rPr>
          <w:spacing w:val="34"/>
          <w:w w:val="105"/>
          <w:lang w:val="en-GB"/>
          <w:rPrChange w:id="4562" w:author="Christian PIEDALLU" w:date="2023-02-06T09:53:00Z">
            <w:rPr>
              <w:spacing w:val="34"/>
              <w:w w:val="105"/>
            </w:rPr>
          </w:rPrChange>
        </w:rPr>
        <w:t xml:space="preserve"> </w:t>
      </w:r>
      <w:r w:rsidRPr="00814BC9">
        <w:rPr>
          <w:w w:val="105"/>
          <w:lang w:val="en-GB"/>
          <w:rPrChange w:id="4563" w:author="Christian PIEDALLU" w:date="2023-02-06T09:53:00Z">
            <w:rPr>
              <w:w w:val="105"/>
            </w:rPr>
          </w:rPrChange>
        </w:rPr>
        <w:t>After</w:t>
      </w:r>
      <w:r w:rsidRPr="00814BC9">
        <w:rPr>
          <w:spacing w:val="13"/>
          <w:w w:val="105"/>
          <w:lang w:val="en-GB"/>
          <w:rPrChange w:id="4564" w:author="Christian PIEDALLU" w:date="2023-02-06T09:53:00Z">
            <w:rPr>
              <w:spacing w:val="13"/>
              <w:w w:val="105"/>
            </w:rPr>
          </w:rPrChange>
        </w:rPr>
        <w:t xml:space="preserve"> </w:t>
      </w:r>
      <w:r w:rsidRPr="00814BC9">
        <w:rPr>
          <w:w w:val="105"/>
          <w:lang w:val="en-GB"/>
          <w:rPrChange w:id="4565" w:author="Christian PIEDALLU" w:date="2023-02-06T09:53:00Z">
            <w:rPr>
              <w:w w:val="105"/>
            </w:rPr>
          </w:rPrChange>
        </w:rPr>
        <w:t>the</w:t>
      </w:r>
      <w:r w:rsidRPr="00814BC9">
        <w:rPr>
          <w:spacing w:val="14"/>
          <w:w w:val="105"/>
          <w:lang w:val="en-GB"/>
          <w:rPrChange w:id="4566" w:author="Christian PIEDALLU" w:date="2023-02-06T09:53:00Z">
            <w:rPr>
              <w:spacing w:val="14"/>
              <w:w w:val="105"/>
            </w:rPr>
          </w:rPrChange>
        </w:rPr>
        <w:t xml:space="preserve"> </w:t>
      </w:r>
      <w:r w:rsidRPr="00814BC9">
        <w:rPr>
          <w:w w:val="105"/>
          <w:lang w:val="en-GB"/>
          <w:rPrChange w:id="4567" w:author="Christian PIEDALLU" w:date="2023-02-06T09:53:00Z">
            <w:rPr>
              <w:w w:val="105"/>
            </w:rPr>
          </w:rPrChange>
        </w:rPr>
        <w:t>peak</w:t>
      </w:r>
      <w:r w:rsidRPr="00814BC9">
        <w:rPr>
          <w:spacing w:val="13"/>
          <w:w w:val="105"/>
          <w:lang w:val="en-GB"/>
          <w:rPrChange w:id="4568" w:author="Christian PIEDALLU" w:date="2023-02-06T09:53:00Z">
            <w:rPr>
              <w:spacing w:val="13"/>
              <w:w w:val="105"/>
            </w:rPr>
          </w:rPrChange>
        </w:rPr>
        <w:t xml:space="preserve"> </w:t>
      </w:r>
      <w:r w:rsidRPr="00814BC9">
        <w:rPr>
          <w:w w:val="105"/>
          <w:lang w:val="en-GB"/>
          <w:rPrChange w:id="4569" w:author="Christian PIEDALLU" w:date="2023-02-06T09:53:00Z">
            <w:rPr>
              <w:w w:val="105"/>
            </w:rPr>
          </w:rPrChange>
        </w:rPr>
        <w:t>the</w:t>
      </w:r>
    </w:p>
    <w:p w14:paraId="2588CACE" w14:textId="77777777" w:rsidR="00B177F5" w:rsidRPr="00814BC9" w:rsidRDefault="00B553DB">
      <w:pPr>
        <w:pStyle w:val="Corpsdetexte"/>
        <w:ind w:left="163"/>
        <w:rPr>
          <w:lang w:val="en-GB"/>
          <w:rPrChange w:id="4570" w:author="Christian PIEDALLU" w:date="2023-02-06T09:53:00Z">
            <w:rPr/>
          </w:rPrChange>
        </w:rPr>
      </w:pPr>
      <w:r w:rsidRPr="00814BC9">
        <w:rPr>
          <w:rFonts w:ascii="Trebuchet MS"/>
          <w:sz w:val="10"/>
          <w:lang w:val="en-GB"/>
          <w:rPrChange w:id="4571" w:author="Christian PIEDALLU" w:date="2023-02-06T09:53:00Z">
            <w:rPr>
              <w:rFonts w:ascii="Trebuchet MS"/>
              <w:sz w:val="10"/>
            </w:rPr>
          </w:rPrChange>
        </w:rPr>
        <w:t xml:space="preserve">250     </w:t>
      </w:r>
      <w:r w:rsidRPr="00814BC9">
        <w:rPr>
          <w:rFonts w:ascii="Trebuchet MS"/>
          <w:spacing w:val="19"/>
          <w:sz w:val="10"/>
          <w:lang w:val="en-GB"/>
          <w:rPrChange w:id="4572" w:author="Christian PIEDALLU" w:date="2023-02-06T09:53:00Z">
            <w:rPr>
              <w:rFonts w:ascii="Trebuchet MS"/>
              <w:spacing w:val="19"/>
              <w:sz w:val="10"/>
            </w:rPr>
          </w:rPrChange>
        </w:rPr>
        <w:t xml:space="preserve"> </w:t>
      </w:r>
      <w:r w:rsidRPr="00814BC9">
        <w:rPr>
          <w:w w:val="105"/>
          <w:lang w:val="en-GB"/>
          <w:rPrChange w:id="4573" w:author="Christian PIEDALLU" w:date="2023-02-06T09:53:00Z">
            <w:rPr>
              <w:w w:val="105"/>
            </w:rPr>
          </w:rPrChange>
        </w:rPr>
        <w:t>dieback</w:t>
      </w:r>
      <w:r w:rsidRPr="00814BC9">
        <w:rPr>
          <w:spacing w:val="25"/>
          <w:w w:val="105"/>
          <w:lang w:val="en-GB"/>
          <w:rPrChange w:id="4574" w:author="Christian PIEDALLU" w:date="2023-02-06T09:53:00Z">
            <w:rPr>
              <w:spacing w:val="25"/>
              <w:w w:val="105"/>
            </w:rPr>
          </w:rPrChange>
        </w:rPr>
        <w:t xml:space="preserve"> </w:t>
      </w:r>
      <w:r w:rsidRPr="00814BC9">
        <w:rPr>
          <w:w w:val="105"/>
          <w:lang w:val="en-GB"/>
          <w:rPrChange w:id="4575" w:author="Christian PIEDALLU" w:date="2023-02-06T09:53:00Z">
            <w:rPr>
              <w:w w:val="105"/>
            </w:rPr>
          </w:rPrChange>
        </w:rPr>
        <w:t>rate</w:t>
      </w:r>
      <w:r w:rsidRPr="00814BC9">
        <w:rPr>
          <w:spacing w:val="24"/>
          <w:w w:val="105"/>
          <w:lang w:val="en-GB"/>
          <w:rPrChange w:id="4576" w:author="Christian PIEDALLU" w:date="2023-02-06T09:53:00Z">
            <w:rPr>
              <w:spacing w:val="24"/>
              <w:w w:val="105"/>
            </w:rPr>
          </w:rPrChange>
        </w:rPr>
        <w:t xml:space="preserve"> </w:t>
      </w:r>
      <w:r w:rsidRPr="00814BC9">
        <w:rPr>
          <w:w w:val="105"/>
          <w:lang w:val="en-GB"/>
          <w:rPrChange w:id="4577" w:author="Christian PIEDALLU" w:date="2023-02-06T09:53:00Z">
            <w:rPr>
              <w:w w:val="105"/>
            </w:rPr>
          </w:rPrChange>
        </w:rPr>
        <w:t>has</w:t>
      </w:r>
      <w:r w:rsidRPr="00814BC9">
        <w:rPr>
          <w:spacing w:val="25"/>
          <w:w w:val="105"/>
          <w:lang w:val="en-GB"/>
          <w:rPrChange w:id="4578" w:author="Christian PIEDALLU" w:date="2023-02-06T09:53:00Z">
            <w:rPr>
              <w:spacing w:val="25"/>
              <w:w w:val="105"/>
            </w:rPr>
          </w:rPrChange>
        </w:rPr>
        <w:t xml:space="preserve"> </w:t>
      </w:r>
      <w:r w:rsidRPr="00814BC9">
        <w:rPr>
          <w:w w:val="105"/>
          <w:lang w:val="en-GB"/>
          <w:rPrChange w:id="4579" w:author="Christian PIEDALLU" w:date="2023-02-06T09:53:00Z">
            <w:rPr>
              <w:w w:val="105"/>
            </w:rPr>
          </w:rPrChange>
        </w:rPr>
        <w:t>stabilised</w:t>
      </w:r>
      <w:r w:rsidRPr="00814BC9">
        <w:rPr>
          <w:spacing w:val="25"/>
          <w:w w:val="105"/>
          <w:lang w:val="en-GB"/>
          <w:rPrChange w:id="4580" w:author="Christian PIEDALLU" w:date="2023-02-06T09:53:00Z">
            <w:rPr>
              <w:spacing w:val="25"/>
              <w:w w:val="105"/>
            </w:rPr>
          </w:rPrChange>
        </w:rPr>
        <w:t xml:space="preserve"> </w:t>
      </w:r>
      <w:r w:rsidRPr="00814BC9">
        <w:rPr>
          <w:w w:val="105"/>
          <w:lang w:val="en-GB"/>
          <w:rPrChange w:id="4581" w:author="Christian PIEDALLU" w:date="2023-02-06T09:53:00Z">
            <w:rPr>
              <w:w w:val="105"/>
            </w:rPr>
          </w:rPrChange>
        </w:rPr>
        <w:t>below</w:t>
      </w:r>
      <w:r w:rsidRPr="00814BC9">
        <w:rPr>
          <w:spacing w:val="25"/>
          <w:w w:val="105"/>
          <w:lang w:val="en-GB"/>
          <w:rPrChange w:id="4582" w:author="Christian PIEDALLU" w:date="2023-02-06T09:53:00Z">
            <w:rPr>
              <w:spacing w:val="25"/>
              <w:w w:val="105"/>
            </w:rPr>
          </w:rPrChange>
        </w:rPr>
        <w:t xml:space="preserve"> </w:t>
      </w:r>
      <w:r w:rsidRPr="00814BC9">
        <w:rPr>
          <w:w w:val="105"/>
          <w:lang w:val="en-GB"/>
          <w:rPrChange w:id="4583" w:author="Christian PIEDALLU" w:date="2023-02-06T09:53:00Z">
            <w:rPr>
              <w:w w:val="105"/>
            </w:rPr>
          </w:rPrChange>
        </w:rPr>
        <w:t>3</w:t>
      </w:r>
      <w:r w:rsidRPr="00814BC9">
        <w:rPr>
          <w:spacing w:val="24"/>
          <w:w w:val="105"/>
          <w:lang w:val="en-GB"/>
          <w:rPrChange w:id="4584" w:author="Christian PIEDALLU" w:date="2023-02-06T09:53:00Z">
            <w:rPr>
              <w:spacing w:val="24"/>
              <w:w w:val="105"/>
            </w:rPr>
          </w:rPrChange>
        </w:rPr>
        <w:t xml:space="preserve"> </w:t>
      </w:r>
      <w:r w:rsidRPr="00814BC9">
        <w:rPr>
          <w:w w:val="105"/>
          <w:lang w:val="en-GB"/>
          <w:rPrChange w:id="4585" w:author="Christian PIEDALLU" w:date="2023-02-06T09:53:00Z">
            <w:rPr>
              <w:w w:val="105"/>
            </w:rPr>
          </w:rPrChange>
        </w:rPr>
        <w:t xml:space="preserve">%. </w:t>
      </w:r>
      <w:r w:rsidRPr="00814BC9">
        <w:rPr>
          <w:spacing w:val="16"/>
          <w:w w:val="105"/>
          <w:lang w:val="en-GB"/>
          <w:rPrChange w:id="4586" w:author="Christian PIEDALLU" w:date="2023-02-06T09:53:00Z">
            <w:rPr>
              <w:spacing w:val="16"/>
              <w:w w:val="105"/>
            </w:rPr>
          </w:rPrChange>
        </w:rPr>
        <w:t xml:space="preserve"> </w:t>
      </w:r>
      <w:r w:rsidRPr="00814BC9">
        <w:rPr>
          <w:w w:val="105"/>
          <w:lang w:val="en-GB"/>
          <w:rPrChange w:id="4587" w:author="Christian PIEDALLU" w:date="2023-02-06T09:53:00Z">
            <w:rPr>
              <w:w w:val="105"/>
            </w:rPr>
          </w:rPrChange>
        </w:rPr>
        <w:t>The</w:t>
      </w:r>
      <w:r w:rsidRPr="00814BC9">
        <w:rPr>
          <w:spacing w:val="25"/>
          <w:w w:val="105"/>
          <w:lang w:val="en-GB"/>
          <w:rPrChange w:id="4588" w:author="Christian PIEDALLU" w:date="2023-02-06T09:53:00Z">
            <w:rPr>
              <w:spacing w:val="25"/>
              <w:w w:val="105"/>
            </w:rPr>
          </w:rPrChange>
        </w:rPr>
        <w:t xml:space="preserve"> </w:t>
      </w:r>
      <w:r w:rsidRPr="00814BC9">
        <w:rPr>
          <w:w w:val="105"/>
          <w:lang w:val="en-GB"/>
          <w:rPrChange w:id="4589" w:author="Christian PIEDALLU" w:date="2023-02-06T09:53:00Z">
            <w:rPr>
              <w:w w:val="105"/>
            </w:rPr>
          </w:rPrChange>
        </w:rPr>
        <w:t>Vosges</w:t>
      </w:r>
      <w:r w:rsidRPr="00814BC9">
        <w:rPr>
          <w:spacing w:val="24"/>
          <w:w w:val="105"/>
          <w:lang w:val="en-GB"/>
          <w:rPrChange w:id="4590" w:author="Christian PIEDALLU" w:date="2023-02-06T09:53:00Z">
            <w:rPr>
              <w:spacing w:val="24"/>
              <w:w w:val="105"/>
            </w:rPr>
          </w:rPrChange>
        </w:rPr>
        <w:t xml:space="preserve"> </w:t>
      </w:r>
      <w:r w:rsidRPr="00814BC9">
        <w:rPr>
          <w:w w:val="105"/>
          <w:lang w:val="en-GB"/>
          <w:rPrChange w:id="4591" w:author="Christian PIEDALLU" w:date="2023-02-06T09:53:00Z">
            <w:rPr>
              <w:w w:val="105"/>
            </w:rPr>
          </w:rPrChange>
        </w:rPr>
        <w:t>were</w:t>
      </w:r>
      <w:r w:rsidRPr="00814BC9">
        <w:rPr>
          <w:spacing w:val="25"/>
          <w:w w:val="105"/>
          <w:lang w:val="en-GB"/>
          <w:rPrChange w:id="4592" w:author="Christian PIEDALLU" w:date="2023-02-06T09:53:00Z">
            <w:rPr>
              <w:spacing w:val="25"/>
              <w:w w:val="105"/>
            </w:rPr>
          </w:rPrChange>
        </w:rPr>
        <w:t xml:space="preserve"> </w:t>
      </w:r>
      <w:r w:rsidRPr="00814BC9">
        <w:rPr>
          <w:w w:val="105"/>
          <w:lang w:val="en-GB"/>
          <w:rPrChange w:id="4593" w:author="Christian PIEDALLU" w:date="2023-02-06T09:53:00Z">
            <w:rPr>
              <w:w w:val="105"/>
            </w:rPr>
          </w:rPrChange>
        </w:rPr>
        <w:t>the</w:t>
      </w:r>
      <w:r w:rsidRPr="00814BC9">
        <w:rPr>
          <w:spacing w:val="25"/>
          <w:w w:val="105"/>
          <w:lang w:val="en-GB"/>
          <w:rPrChange w:id="4594" w:author="Christian PIEDALLU" w:date="2023-02-06T09:53:00Z">
            <w:rPr>
              <w:spacing w:val="25"/>
              <w:w w:val="105"/>
            </w:rPr>
          </w:rPrChange>
        </w:rPr>
        <w:t xml:space="preserve"> </w:t>
      </w:r>
      <w:r w:rsidRPr="00814BC9">
        <w:rPr>
          <w:w w:val="105"/>
          <w:lang w:val="en-GB"/>
          <w:rPrChange w:id="4595" w:author="Christian PIEDALLU" w:date="2023-02-06T09:53:00Z">
            <w:rPr>
              <w:w w:val="105"/>
            </w:rPr>
          </w:rPrChange>
        </w:rPr>
        <w:t>less</w:t>
      </w:r>
      <w:r w:rsidRPr="00814BC9">
        <w:rPr>
          <w:spacing w:val="25"/>
          <w:w w:val="105"/>
          <w:lang w:val="en-GB"/>
          <w:rPrChange w:id="4596" w:author="Christian PIEDALLU" w:date="2023-02-06T09:53:00Z">
            <w:rPr>
              <w:spacing w:val="25"/>
              <w:w w:val="105"/>
            </w:rPr>
          </w:rPrChange>
        </w:rPr>
        <w:t xml:space="preserve"> </w:t>
      </w:r>
      <w:r w:rsidRPr="00814BC9">
        <w:rPr>
          <w:w w:val="105"/>
          <w:lang w:val="en-GB"/>
          <w:rPrChange w:id="4597" w:author="Christian PIEDALLU" w:date="2023-02-06T09:53:00Z">
            <w:rPr>
              <w:w w:val="105"/>
            </w:rPr>
          </w:rPrChange>
        </w:rPr>
        <w:t>impacted</w:t>
      </w:r>
      <w:r w:rsidRPr="00814BC9">
        <w:rPr>
          <w:spacing w:val="24"/>
          <w:w w:val="105"/>
          <w:lang w:val="en-GB"/>
          <w:rPrChange w:id="4598" w:author="Christian PIEDALLU" w:date="2023-02-06T09:53:00Z">
            <w:rPr>
              <w:spacing w:val="24"/>
              <w:w w:val="105"/>
            </w:rPr>
          </w:rPrChange>
        </w:rPr>
        <w:t xml:space="preserve"> </w:t>
      </w:r>
      <w:r w:rsidRPr="00814BC9">
        <w:rPr>
          <w:w w:val="105"/>
          <w:lang w:val="en-GB"/>
          <w:rPrChange w:id="4599" w:author="Christian PIEDALLU" w:date="2023-02-06T09:53:00Z">
            <w:rPr>
              <w:w w:val="105"/>
            </w:rPr>
          </w:rPrChange>
        </w:rPr>
        <w:t>bioclimatic</w:t>
      </w:r>
      <w:r w:rsidRPr="00814BC9">
        <w:rPr>
          <w:spacing w:val="25"/>
          <w:w w:val="105"/>
          <w:lang w:val="en-GB"/>
          <w:rPrChange w:id="4600" w:author="Christian PIEDALLU" w:date="2023-02-06T09:53:00Z">
            <w:rPr>
              <w:spacing w:val="25"/>
              <w:w w:val="105"/>
            </w:rPr>
          </w:rPrChange>
        </w:rPr>
        <w:t xml:space="preserve"> </w:t>
      </w:r>
      <w:r w:rsidRPr="00814BC9">
        <w:rPr>
          <w:w w:val="105"/>
          <w:lang w:val="en-GB"/>
          <w:rPrChange w:id="4601" w:author="Christian PIEDALLU" w:date="2023-02-06T09:53:00Z">
            <w:rPr>
              <w:w w:val="105"/>
            </w:rPr>
          </w:rPrChange>
        </w:rPr>
        <w:t xml:space="preserve">area. </w:t>
      </w:r>
      <w:r w:rsidRPr="00814BC9">
        <w:rPr>
          <w:spacing w:val="16"/>
          <w:w w:val="105"/>
          <w:lang w:val="en-GB"/>
          <w:rPrChange w:id="4602" w:author="Christian PIEDALLU" w:date="2023-02-06T09:53:00Z">
            <w:rPr>
              <w:spacing w:val="16"/>
              <w:w w:val="105"/>
            </w:rPr>
          </w:rPrChange>
        </w:rPr>
        <w:t xml:space="preserve"> </w:t>
      </w:r>
      <w:r w:rsidRPr="00814BC9">
        <w:rPr>
          <w:w w:val="105"/>
          <w:lang w:val="en-GB"/>
          <w:rPrChange w:id="4603" w:author="Christian PIEDALLU" w:date="2023-02-06T09:53:00Z">
            <w:rPr>
              <w:w w:val="105"/>
            </w:rPr>
          </w:rPrChange>
        </w:rPr>
        <w:t>The</w:t>
      </w:r>
    </w:p>
    <w:p w14:paraId="0BD8FDFB" w14:textId="77777777" w:rsidR="00B177F5" w:rsidRPr="00814BC9" w:rsidRDefault="00B553DB">
      <w:pPr>
        <w:pStyle w:val="Corpsdetexte"/>
        <w:ind w:left="163"/>
        <w:rPr>
          <w:lang w:val="en-GB"/>
          <w:rPrChange w:id="4604" w:author="Christian PIEDALLU" w:date="2023-02-06T09:53:00Z">
            <w:rPr/>
          </w:rPrChange>
        </w:rPr>
      </w:pPr>
      <w:r w:rsidRPr="00814BC9">
        <w:rPr>
          <w:rFonts w:ascii="Trebuchet MS"/>
          <w:sz w:val="10"/>
          <w:lang w:val="en-GB"/>
          <w:rPrChange w:id="4605" w:author="Christian PIEDALLU" w:date="2023-02-06T09:53:00Z">
            <w:rPr>
              <w:rFonts w:ascii="Trebuchet MS"/>
              <w:sz w:val="10"/>
            </w:rPr>
          </w:rPrChange>
        </w:rPr>
        <w:t xml:space="preserve">251     </w:t>
      </w:r>
      <w:r w:rsidRPr="00814BC9">
        <w:rPr>
          <w:rFonts w:ascii="Trebuchet MS"/>
          <w:spacing w:val="19"/>
          <w:sz w:val="10"/>
          <w:lang w:val="en-GB"/>
          <w:rPrChange w:id="4606" w:author="Christian PIEDALLU" w:date="2023-02-06T09:53:00Z">
            <w:rPr>
              <w:rFonts w:ascii="Trebuchet MS"/>
              <w:spacing w:val="19"/>
              <w:sz w:val="10"/>
            </w:rPr>
          </w:rPrChange>
        </w:rPr>
        <w:t xml:space="preserve"> </w:t>
      </w:r>
      <w:r w:rsidRPr="00814BC9">
        <w:rPr>
          <w:w w:val="105"/>
          <w:lang w:val="en-GB"/>
          <w:rPrChange w:id="4607" w:author="Christian PIEDALLU" w:date="2023-02-06T09:53:00Z">
            <w:rPr>
              <w:w w:val="105"/>
            </w:rPr>
          </w:rPrChange>
        </w:rPr>
        <w:t>peak</w:t>
      </w:r>
      <w:r w:rsidRPr="00814BC9">
        <w:rPr>
          <w:spacing w:val="16"/>
          <w:w w:val="105"/>
          <w:lang w:val="en-GB"/>
          <w:rPrChange w:id="4608" w:author="Christian PIEDALLU" w:date="2023-02-06T09:53:00Z">
            <w:rPr>
              <w:spacing w:val="16"/>
              <w:w w:val="105"/>
            </w:rPr>
          </w:rPrChange>
        </w:rPr>
        <w:t xml:space="preserve"> </w:t>
      </w:r>
      <w:r w:rsidRPr="00814BC9">
        <w:rPr>
          <w:w w:val="105"/>
          <w:lang w:val="en-GB"/>
          <w:rPrChange w:id="4609" w:author="Christian PIEDALLU" w:date="2023-02-06T09:53:00Z">
            <w:rPr>
              <w:w w:val="105"/>
            </w:rPr>
          </w:rPrChange>
        </w:rPr>
        <w:t>of</w:t>
      </w:r>
      <w:r w:rsidRPr="00814BC9">
        <w:rPr>
          <w:spacing w:val="16"/>
          <w:w w:val="105"/>
          <w:lang w:val="en-GB"/>
          <w:rPrChange w:id="4610" w:author="Christian PIEDALLU" w:date="2023-02-06T09:53:00Z">
            <w:rPr>
              <w:spacing w:val="16"/>
              <w:w w:val="105"/>
            </w:rPr>
          </w:rPrChange>
        </w:rPr>
        <w:t xml:space="preserve"> </w:t>
      </w:r>
      <w:r w:rsidRPr="00814BC9">
        <w:rPr>
          <w:w w:val="105"/>
          <w:lang w:val="en-GB"/>
          <w:rPrChange w:id="4611" w:author="Christian PIEDALLU" w:date="2023-02-06T09:53:00Z">
            <w:rPr>
              <w:w w:val="105"/>
            </w:rPr>
          </w:rPrChange>
        </w:rPr>
        <w:t>the</w:t>
      </w:r>
      <w:r w:rsidRPr="00814BC9">
        <w:rPr>
          <w:spacing w:val="16"/>
          <w:w w:val="105"/>
          <w:lang w:val="en-GB"/>
          <w:rPrChange w:id="4612" w:author="Christian PIEDALLU" w:date="2023-02-06T09:53:00Z">
            <w:rPr>
              <w:spacing w:val="16"/>
              <w:w w:val="105"/>
            </w:rPr>
          </w:rPrChange>
        </w:rPr>
        <w:t xml:space="preserve"> </w:t>
      </w:r>
      <w:r w:rsidRPr="00814BC9">
        <w:rPr>
          <w:w w:val="105"/>
          <w:lang w:val="en-GB"/>
          <w:rPrChange w:id="4613" w:author="Christian PIEDALLU" w:date="2023-02-06T09:53:00Z">
            <w:rPr>
              <w:w w:val="105"/>
            </w:rPr>
          </w:rPrChange>
        </w:rPr>
        <w:t>crisis</w:t>
      </w:r>
      <w:r w:rsidRPr="00814BC9">
        <w:rPr>
          <w:spacing w:val="16"/>
          <w:w w:val="105"/>
          <w:lang w:val="en-GB"/>
          <w:rPrChange w:id="4614" w:author="Christian PIEDALLU" w:date="2023-02-06T09:53:00Z">
            <w:rPr>
              <w:spacing w:val="16"/>
              <w:w w:val="105"/>
            </w:rPr>
          </w:rPrChange>
        </w:rPr>
        <w:t xml:space="preserve"> </w:t>
      </w:r>
      <w:r w:rsidRPr="00814BC9">
        <w:rPr>
          <w:w w:val="105"/>
          <w:lang w:val="en-GB"/>
          <w:rPrChange w:id="4615" w:author="Christian PIEDALLU" w:date="2023-02-06T09:53:00Z">
            <w:rPr>
              <w:w w:val="105"/>
            </w:rPr>
          </w:rPrChange>
        </w:rPr>
        <w:t>was</w:t>
      </w:r>
      <w:r w:rsidRPr="00814BC9">
        <w:rPr>
          <w:spacing w:val="16"/>
          <w:w w:val="105"/>
          <w:lang w:val="en-GB"/>
          <w:rPrChange w:id="4616" w:author="Christian PIEDALLU" w:date="2023-02-06T09:53:00Z">
            <w:rPr>
              <w:spacing w:val="16"/>
              <w:w w:val="105"/>
            </w:rPr>
          </w:rPrChange>
        </w:rPr>
        <w:t xml:space="preserve"> </w:t>
      </w:r>
      <w:r w:rsidRPr="00814BC9">
        <w:rPr>
          <w:w w:val="105"/>
          <w:lang w:val="en-GB"/>
          <w:rPrChange w:id="4617" w:author="Christian PIEDALLU" w:date="2023-02-06T09:53:00Z">
            <w:rPr>
              <w:w w:val="105"/>
            </w:rPr>
          </w:rPrChange>
        </w:rPr>
        <w:t>reached</w:t>
      </w:r>
      <w:r w:rsidRPr="00814BC9">
        <w:rPr>
          <w:spacing w:val="16"/>
          <w:w w:val="105"/>
          <w:lang w:val="en-GB"/>
          <w:rPrChange w:id="4618" w:author="Christian PIEDALLU" w:date="2023-02-06T09:53:00Z">
            <w:rPr>
              <w:spacing w:val="16"/>
              <w:w w:val="105"/>
            </w:rPr>
          </w:rPrChange>
        </w:rPr>
        <w:t xml:space="preserve"> </w:t>
      </w:r>
      <w:r w:rsidRPr="00814BC9">
        <w:rPr>
          <w:w w:val="105"/>
          <w:lang w:val="en-GB"/>
          <w:rPrChange w:id="4619" w:author="Christian PIEDALLU" w:date="2023-02-06T09:53:00Z">
            <w:rPr>
              <w:w w:val="105"/>
            </w:rPr>
          </w:rPrChange>
        </w:rPr>
        <w:t>in</w:t>
      </w:r>
      <w:r w:rsidRPr="00814BC9">
        <w:rPr>
          <w:spacing w:val="17"/>
          <w:w w:val="105"/>
          <w:lang w:val="en-GB"/>
          <w:rPrChange w:id="4620" w:author="Christian PIEDALLU" w:date="2023-02-06T09:53:00Z">
            <w:rPr>
              <w:spacing w:val="17"/>
              <w:w w:val="105"/>
            </w:rPr>
          </w:rPrChange>
        </w:rPr>
        <w:t xml:space="preserve"> </w:t>
      </w:r>
      <w:r w:rsidRPr="00814BC9">
        <w:rPr>
          <w:w w:val="105"/>
          <w:lang w:val="en-GB"/>
          <w:rPrChange w:id="4621" w:author="Christian PIEDALLU" w:date="2023-02-06T09:53:00Z">
            <w:rPr>
              <w:w w:val="105"/>
            </w:rPr>
          </w:rPrChange>
        </w:rPr>
        <w:t>2020</w:t>
      </w:r>
      <w:r w:rsidRPr="00814BC9">
        <w:rPr>
          <w:spacing w:val="16"/>
          <w:w w:val="105"/>
          <w:lang w:val="en-GB"/>
          <w:rPrChange w:id="4622" w:author="Christian PIEDALLU" w:date="2023-02-06T09:53:00Z">
            <w:rPr>
              <w:spacing w:val="16"/>
              <w:w w:val="105"/>
            </w:rPr>
          </w:rPrChange>
        </w:rPr>
        <w:t xml:space="preserve"> </w:t>
      </w:r>
      <w:r w:rsidRPr="00814BC9">
        <w:rPr>
          <w:w w:val="105"/>
          <w:lang w:val="en-GB"/>
          <w:rPrChange w:id="4623" w:author="Christian PIEDALLU" w:date="2023-02-06T09:53:00Z">
            <w:rPr>
              <w:w w:val="105"/>
            </w:rPr>
          </w:rPrChange>
        </w:rPr>
        <w:t>with</w:t>
      </w:r>
      <w:r w:rsidRPr="00814BC9">
        <w:rPr>
          <w:spacing w:val="16"/>
          <w:w w:val="105"/>
          <w:lang w:val="en-GB"/>
          <w:rPrChange w:id="4624" w:author="Christian PIEDALLU" w:date="2023-02-06T09:53:00Z">
            <w:rPr>
              <w:spacing w:val="16"/>
              <w:w w:val="105"/>
            </w:rPr>
          </w:rPrChange>
        </w:rPr>
        <w:t xml:space="preserve"> </w:t>
      </w:r>
      <w:r w:rsidRPr="00814BC9">
        <w:rPr>
          <w:w w:val="105"/>
          <w:lang w:val="en-GB"/>
          <w:rPrChange w:id="4625" w:author="Christian PIEDALLU" w:date="2023-02-06T09:53:00Z">
            <w:rPr>
              <w:w w:val="105"/>
            </w:rPr>
          </w:rPrChange>
        </w:rPr>
        <w:t>2.8</w:t>
      </w:r>
      <w:r w:rsidRPr="00814BC9">
        <w:rPr>
          <w:spacing w:val="15"/>
          <w:w w:val="105"/>
          <w:lang w:val="en-GB"/>
          <w:rPrChange w:id="4626" w:author="Christian PIEDALLU" w:date="2023-02-06T09:53:00Z">
            <w:rPr>
              <w:spacing w:val="15"/>
              <w:w w:val="105"/>
            </w:rPr>
          </w:rPrChange>
        </w:rPr>
        <w:t xml:space="preserve"> </w:t>
      </w:r>
      <w:r w:rsidRPr="00814BC9">
        <w:rPr>
          <w:w w:val="105"/>
          <w:lang w:val="en-GB"/>
          <w:rPrChange w:id="4627" w:author="Christian PIEDALLU" w:date="2023-02-06T09:53:00Z">
            <w:rPr>
              <w:w w:val="105"/>
            </w:rPr>
          </w:rPrChange>
        </w:rPr>
        <w:t>%</w:t>
      </w:r>
      <w:r w:rsidRPr="00814BC9">
        <w:rPr>
          <w:spacing w:val="16"/>
          <w:w w:val="105"/>
          <w:lang w:val="en-GB"/>
          <w:rPrChange w:id="4628" w:author="Christian PIEDALLU" w:date="2023-02-06T09:53:00Z">
            <w:rPr>
              <w:spacing w:val="16"/>
              <w:w w:val="105"/>
            </w:rPr>
          </w:rPrChange>
        </w:rPr>
        <w:t xml:space="preserve"> </w:t>
      </w:r>
      <w:r w:rsidRPr="00814BC9">
        <w:rPr>
          <w:w w:val="105"/>
          <w:lang w:val="en-GB"/>
          <w:rPrChange w:id="4629" w:author="Christian PIEDALLU" w:date="2023-02-06T09:53:00Z">
            <w:rPr>
              <w:w w:val="105"/>
            </w:rPr>
          </w:rPrChange>
        </w:rPr>
        <w:t>of</w:t>
      </w:r>
      <w:r w:rsidRPr="00814BC9">
        <w:rPr>
          <w:spacing w:val="16"/>
          <w:w w:val="105"/>
          <w:lang w:val="en-GB"/>
          <w:rPrChange w:id="4630" w:author="Christian PIEDALLU" w:date="2023-02-06T09:53:00Z">
            <w:rPr>
              <w:spacing w:val="16"/>
              <w:w w:val="105"/>
            </w:rPr>
          </w:rPrChange>
        </w:rPr>
        <w:t xml:space="preserve"> </w:t>
      </w:r>
      <w:r w:rsidRPr="00814BC9">
        <w:rPr>
          <w:w w:val="105"/>
          <w:lang w:val="en-GB"/>
          <w:rPrChange w:id="4631" w:author="Christian PIEDALLU" w:date="2023-02-06T09:53:00Z">
            <w:rPr>
              <w:w w:val="105"/>
            </w:rPr>
          </w:rPrChange>
        </w:rPr>
        <w:t>affected</w:t>
      </w:r>
      <w:r w:rsidRPr="00814BC9">
        <w:rPr>
          <w:spacing w:val="16"/>
          <w:w w:val="105"/>
          <w:lang w:val="en-GB"/>
          <w:rPrChange w:id="4632" w:author="Christian PIEDALLU" w:date="2023-02-06T09:53:00Z">
            <w:rPr>
              <w:spacing w:val="16"/>
              <w:w w:val="105"/>
            </w:rPr>
          </w:rPrChange>
        </w:rPr>
        <w:t xml:space="preserve"> </w:t>
      </w:r>
      <w:r w:rsidRPr="00814BC9">
        <w:rPr>
          <w:w w:val="105"/>
          <w:lang w:val="en-GB"/>
          <w:rPrChange w:id="4633" w:author="Christian PIEDALLU" w:date="2023-02-06T09:53:00Z">
            <w:rPr>
              <w:w w:val="105"/>
            </w:rPr>
          </w:rPrChange>
        </w:rPr>
        <w:t>spruce.</w:t>
      </w:r>
      <w:r w:rsidRPr="00814BC9">
        <w:rPr>
          <w:spacing w:val="46"/>
          <w:w w:val="105"/>
          <w:lang w:val="en-GB"/>
          <w:rPrChange w:id="4634" w:author="Christian PIEDALLU" w:date="2023-02-06T09:53:00Z">
            <w:rPr>
              <w:spacing w:val="46"/>
              <w:w w:val="105"/>
            </w:rPr>
          </w:rPrChange>
        </w:rPr>
        <w:t xml:space="preserve"> </w:t>
      </w:r>
      <w:r w:rsidRPr="00814BC9">
        <w:rPr>
          <w:w w:val="105"/>
          <w:lang w:val="en-GB"/>
          <w:rPrChange w:id="4635" w:author="Christian PIEDALLU" w:date="2023-02-06T09:53:00Z">
            <w:rPr>
              <w:w w:val="105"/>
            </w:rPr>
          </w:rPrChange>
        </w:rPr>
        <w:t>During</w:t>
      </w:r>
      <w:r w:rsidRPr="00814BC9">
        <w:rPr>
          <w:spacing w:val="16"/>
          <w:w w:val="105"/>
          <w:lang w:val="en-GB"/>
          <w:rPrChange w:id="4636" w:author="Christian PIEDALLU" w:date="2023-02-06T09:53:00Z">
            <w:rPr>
              <w:spacing w:val="16"/>
              <w:w w:val="105"/>
            </w:rPr>
          </w:rPrChange>
        </w:rPr>
        <w:t xml:space="preserve"> </w:t>
      </w:r>
      <w:r w:rsidRPr="00814BC9">
        <w:rPr>
          <w:w w:val="105"/>
          <w:lang w:val="en-GB"/>
          <w:rPrChange w:id="4637" w:author="Christian PIEDALLU" w:date="2023-02-06T09:53:00Z">
            <w:rPr>
              <w:w w:val="105"/>
            </w:rPr>
          </w:rPrChange>
        </w:rPr>
        <w:t>the</w:t>
      </w:r>
      <w:r w:rsidRPr="00814BC9">
        <w:rPr>
          <w:spacing w:val="17"/>
          <w:w w:val="105"/>
          <w:lang w:val="en-GB"/>
          <w:rPrChange w:id="4638" w:author="Christian PIEDALLU" w:date="2023-02-06T09:53:00Z">
            <w:rPr>
              <w:spacing w:val="17"/>
              <w:w w:val="105"/>
            </w:rPr>
          </w:rPrChange>
        </w:rPr>
        <w:t xml:space="preserve"> </w:t>
      </w:r>
      <w:r w:rsidRPr="00814BC9">
        <w:rPr>
          <w:w w:val="105"/>
          <w:lang w:val="en-GB"/>
          <w:rPrChange w:id="4639" w:author="Christian PIEDALLU" w:date="2023-02-06T09:53:00Z">
            <w:rPr>
              <w:w w:val="105"/>
            </w:rPr>
          </w:rPrChange>
        </w:rPr>
        <w:t>five</w:t>
      </w:r>
      <w:r w:rsidRPr="00814BC9">
        <w:rPr>
          <w:spacing w:val="16"/>
          <w:w w:val="105"/>
          <w:lang w:val="en-GB"/>
          <w:rPrChange w:id="4640" w:author="Christian PIEDALLU" w:date="2023-02-06T09:53:00Z">
            <w:rPr>
              <w:spacing w:val="16"/>
              <w:w w:val="105"/>
            </w:rPr>
          </w:rPrChange>
        </w:rPr>
        <w:t xml:space="preserve"> </w:t>
      </w:r>
      <w:r w:rsidRPr="00814BC9">
        <w:rPr>
          <w:w w:val="105"/>
          <w:lang w:val="en-GB"/>
          <w:rPrChange w:id="4641" w:author="Christian PIEDALLU" w:date="2023-02-06T09:53:00Z">
            <w:rPr>
              <w:w w:val="105"/>
            </w:rPr>
          </w:rPrChange>
        </w:rPr>
        <w:t>years</w:t>
      </w:r>
      <w:r w:rsidRPr="00814BC9">
        <w:rPr>
          <w:spacing w:val="16"/>
          <w:w w:val="105"/>
          <w:lang w:val="en-GB"/>
          <w:rPrChange w:id="4642" w:author="Christian PIEDALLU" w:date="2023-02-06T09:53:00Z">
            <w:rPr>
              <w:spacing w:val="16"/>
              <w:w w:val="105"/>
            </w:rPr>
          </w:rPrChange>
        </w:rPr>
        <w:t xml:space="preserve"> </w:t>
      </w:r>
      <w:r w:rsidRPr="00814BC9">
        <w:rPr>
          <w:w w:val="105"/>
          <w:lang w:val="en-GB"/>
          <w:rPrChange w:id="4643" w:author="Christian PIEDALLU" w:date="2023-02-06T09:53:00Z">
            <w:rPr>
              <w:w w:val="105"/>
            </w:rPr>
          </w:rPrChange>
        </w:rPr>
        <w:t>of</w:t>
      </w:r>
      <w:r w:rsidRPr="00814BC9">
        <w:rPr>
          <w:spacing w:val="15"/>
          <w:w w:val="105"/>
          <w:lang w:val="en-GB"/>
          <w:rPrChange w:id="4644" w:author="Christian PIEDALLU" w:date="2023-02-06T09:53:00Z">
            <w:rPr>
              <w:spacing w:val="15"/>
              <w:w w:val="105"/>
            </w:rPr>
          </w:rPrChange>
        </w:rPr>
        <w:t xml:space="preserve"> </w:t>
      </w:r>
      <w:r w:rsidRPr="00814BC9">
        <w:rPr>
          <w:w w:val="105"/>
          <w:lang w:val="en-GB"/>
          <w:rPrChange w:id="4645" w:author="Christian PIEDALLU" w:date="2023-02-06T09:53:00Z">
            <w:rPr>
              <w:w w:val="105"/>
            </w:rPr>
          </w:rPrChange>
        </w:rPr>
        <w:t>the</w:t>
      </w:r>
    </w:p>
    <w:p w14:paraId="1E94420E" w14:textId="77777777" w:rsidR="00B177F5" w:rsidRPr="00814BC9" w:rsidRDefault="00B553DB">
      <w:pPr>
        <w:pStyle w:val="Corpsdetexte"/>
        <w:spacing w:line="242" w:lineRule="exact"/>
        <w:ind w:left="163"/>
        <w:rPr>
          <w:lang w:val="en-GB"/>
          <w:rPrChange w:id="4646" w:author="Christian PIEDALLU" w:date="2023-02-06T09:53:00Z">
            <w:rPr/>
          </w:rPrChange>
        </w:rPr>
      </w:pPr>
      <w:r w:rsidRPr="00814BC9">
        <w:rPr>
          <w:rFonts w:ascii="Trebuchet MS"/>
          <w:sz w:val="10"/>
          <w:lang w:val="en-GB"/>
          <w:rPrChange w:id="4647" w:author="Christian PIEDALLU" w:date="2023-02-06T09:53:00Z">
            <w:rPr>
              <w:rFonts w:ascii="Trebuchet MS"/>
              <w:sz w:val="10"/>
            </w:rPr>
          </w:rPrChange>
        </w:rPr>
        <w:t xml:space="preserve">252     </w:t>
      </w:r>
      <w:r w:rsidRPr="00814BC9">
        <w:rPr>
          <w:rFonts w:ascii="Trebuchet MS"/>
          <w:spacing w:val="19"/>
          <w:sz w:val="10"/>
          <w:lang w:val="en-GB"/>
          <w:rPrChange w:id="4648" w:author="Christian PIEDALLU" w:date="2023-02-06T09:53:00Z">
            <w:rPr>
              <w:rFonts w:ascii="Trebuchet MS"/>
              <w:spacing w:val="19"/>
              <w:sz w:val="10"/>
            </w:rPr>
          </w:rPrChange>
        </w:rPr>
        <w:t xml:space="preserve"> </w:t>
      </w:r>
      <w:r w:rsidRPr="00814BC9">
        <w:rPr>
          <w:lang w:val="en-GB"/>
          <w:rPrChange w:id="4649" w:author="Christian PIEDALLU" w:date="2023-02-06T09:53:00Z">
            <w:rPr/>
          </w:rPrChange>
        </w:rPr>
        <w:t>crisis,</w:t>
      </w:r>
      <w:r w:rsidRPr="00814BC9">
        <w:rPr>
          <w:spacing w:val="34"/>
          <w:lang w:val="en-GB"/>
          <w:rPrChange w:id="4650" w:author="Christian PIEDALLU" w:date="2023-02-06T09:53:00Z">
            <w:rPr>
              <w:spacing w:val="34"/>
            </w:rPr>
          </w:rPrChange>
        </w:rPr>
        <w:t xml:space="preserve"> </w:t>
      </w:r>
      <w:r w:rsidRPr="00814BC9">
        <w:rPr>
          <w:lang w:val="en-GB"/>
          <w:rPrChange w:id="4651" w:author="Christian PIEDALLU" w:date="2023-02-06T09:53:00Z">
            <w:rPr/>
          </w:rPrChange>
        </w:rPr>
        <w:t>the</w:t>
      </w:r>
      <w:r w:rsidRPr="00814BC9">
        <w:rPr>
          <w:spacing w:val="35"/>
          <w:lang w:val="en-GB"/>
          <w:rPrChange w:id="4652" w:author="Christian PIEDALLU" w:date="2023-02-06T09:53:00Z">
            <w:rPr>
              <w:spacing w:val="35"/>
            </w:rPr>
          </w:rPrChange>
        </w:rPr>
        <w:t xml:space="preserve"> </w:t>
      </w:r>
      <w:r w:rsidRPr="00814BC9">
        <w:rPr>
          <w:lang w:val="en-GB"/>
          <w:rPrChange w:id="4653" w:author="Christian PIEDALLU" w:date="2023-02-06T09:53:00Z">
            <w:rPr/>
          </w:rPrChange>
        </w:rPr>
        <w:t>new</w:t>
      </w:r>
      <w:r w:rsidRPr="00814BC9">
        <w:rPr>
          <w:spacing w:val="34"/>
          <w:lang w:val="en-GB"/>
          <w:rPrChange w:id="4654" w:author="Christian PIEDALLU" w:date="2023-02-06T09:53:00Z">
            <w:rPr>
              <w:spacing w:val="34"/>
            </w:rPr>
          </w:rPrChange>
        </w:rPr>
        <w:t xml:space="preserve"> </w:t>
      </w:r>
      <w:r w:rsidRPr="00814BC9">
        <w:rPr>
          <w:lang w:val="en-GB"/>
          <w:rPrChange w:id="4655" w:author="Christian PIEDALLU" w:date="2023-02-06T09:53:00Z">
            <w:rPr/>
          </w:rPrChange>
        </w:rPr>
        <w:t>dieback</w:t>
      </w:r>
      <w:r w:rsidRPr="00814BC9">
        <w:rPr>
          <w:spacing w:val="34"/>
          <w:lang w:val="en-GB"/>
          <w:rPrChange w:id="4656" w:author="Christian PIEDALLU" w:date="2023-02-06T09:53:00Z">
            <w:rPr>
              <w:spacing w:val="34"/>
            </w:rPr>
          </w:rPrChange>
        </w:rPr>
        <w:t xml:space="preserve"> </w:t>
      </w:r>
      <w:r w:rsidRPr="00814BC9">
        <w:rPr>
          <w:lang w:val="en-GB"/>
          <w:rPrChange w:id="4657" w:author="Christian PIEDALLU" w:date="2023-02-06T09:53:00Z">
            <w:rPr/>
          </w:rPrChange>
        </w:rPr>
        <w:t>rate</w:t>
      </w:r>
      <w:r w:rsidRPr="00814BC9">
        <w:rPr>
          <w:spacing w:val="35"/>
          <w:lang w:val="en-GB"/>
          <w:rPrChange w:id="4658" w:author="Christian PIEDALLU" w:date="2023-02-06T09:53:00Z">
            <w:rPr>
              <w:spacing w:val="35"/>
            </w:rPr>
          </w:rPrChange>
        </w:rPr>
        <w:t xml:space="preserve"> </w:t>
      </w:r>
      <w:r w:rsidRPr="00814BC9">
        <w:rPr>
          <w:lang w:val="en-GB"/>
          <w:rPrChange w:id="4659" w:author="Christian PIEDALLU" w:date="2023-02-06T09:53:00Z">
            <w:rPr/>
          </w:rPrChange>
        </w:rPr>
        <w:t>remained</w:t>
      </w:r>
      <w:r w:rsidRPr="00814BC9">
        <w:rPr>
          <w:spacing w:val="34"/>
          <w:lang w:val="en-GB"/>
          <w:rPrChange w:id="4660" w:author="Christian PIEDALLU" w:date="2023-02-06T09:53:00Z">
            <w:rPr>
              <w:spacing w:val="34"/>
            </w:rPr>
          </w:rPrChange>
        </w:rPr>
        <w:t xml:space="preserve"> </w:t>
      </w:r>
      <w:r w:rsidRPr="00814BC9">
        <w:rPr>
          <w:lang w:val="en-GB"/>
          <w:rPrChange w:id="4661" w:author="Christian PIEDALLU" w:date="2023-02-06T09:53:00Z">
            <w:rPr/>
          </w:rPrChange>
        </w:rPr>
        <w:t>below</w:t>
      </w:r>
      <w:r w:rsidRPr="00814BC9">
        <w:rPr>
          <w:spacing w:val="34"/>
          <w:lang w:val="en-GB"/>
          <w:rPrChange w:id="4662" w:author="Christian PIEDALLU" w:date="2023-02-06T09:53:00Z">
            <w:rPr>
              <w:spacing w:val="34"/>
            </w:rPr>
          </w:rPrChange>
        </w:rPr>
        <w:t xml:space="preserve"> </w:t>
      </w:r>
      <w:r w:rsidRPr="00814BC9">
        <w:rPr>
          <w:lang w:val="en-GB"/>
          <w:rPrChange w:id="4663" w:author="Christian PIEDALLU" w:date="2023-02-06T09:53:00Z">
            <w:rPr/>
          </w:rPrChange>
        </w:rPr>
        <w:t>3</w:t>
      </w:r>
      <w:r w:rsidRPr="00814BC9">
        <w:rPr>
          <w:spacing w:val="35"/>
          <w:lang w:val="en-GB"/>
          <w:rPrChange w:id="4664" w:author="Christian PIEDALLU" w:date="2023-02-06T09:53:00Z">
            <w:rPr>
              <w:spacing w:val="35"/>
            </w:rPr>
          </w:rPrChange>
        </w:rPr>
        <w:t xml:space="preserve"> </w:t>
      </w:r>
      <w:r w:rsidRPr="00814BC9">
        <w:rPr>
          <w:lang w:val="en-GB"/>
          <w:rPrChange w:id="4665" w:author="Christian PIEDALLU" w:date="2023-02-06T09:53:00Z">
            <w:rPr/>
          </w:rPrChange>
        </w:rPr>
        <w:t>%.</w:t>
      </w:r>
      <w:commentRangeEnd w:id="4409"/>
      <w:r w:rsidR="00F950A7">
        <w:rPr>
          <w:rStyle w:val="Marquedecommentaire"/>
        </w:rPr>
        <w:commentReference w:id="4409"/>
      </w:r>
    </w:p>
    <w:p w14:paraId="38B6CB95" w14:textId="77777777" w:rsidR="00B177F5" w:rsidRPr="00814BC9" w:rsidRDefault="00B177F5">
      <w:pPr>
        <w:pStyle w:val="Corpsdetexte"/>
        <w:spacing w:before="4" w:line="240" w:lineRule="auto"/>
        <w:rPr>
          <w:sz w:val="14"/>
          <w:lang w:val="en-GB"/>
          <w:rPrChange w:id="4666" w:author="Christian PIEDALLU" w:date="2023-02-06T09:53:00Z">
            <w:rPr>
              <w:sz w:val="14"/>
            </w:rPr>
          </w:rPrChange>
        </w:rPr>
      </w:pPr>
    </w:p>
    <w:p w14:paraId="57ACEB52" w14:textId="77777777" w:rsidR="00B177F5" w:rsidRPr="00814BC9" w:rsidRDefault="00B553DB">
      <w:pPr>
        <w:spacing w:before="59"/>
        <w:ind w:left="163"/>
        <w:rPr>
          <w:i/>
          <w:sz w:val="20"/>
          <w:lang w:val="en-GB"/>
          <w:rPrChange w:id="4667" w:author="Christian PIEDALLU" w:date="2023-02-06T09:53:00Z">
            <w:rPr>
              <w:i/>
              <w:sz w:val="20"/>
            </w:rPr>
          </w:rPrChange>
        </w:rPr>
      </w:pPr>
      <w:r w:rsidRPr="00814BC9">
        <w:rPr>
          <w:rFonts w:ascii="Trebuchet MS"/>
          <w:sz w:val="10"/>
          <w:lang w:val="en-GB"/>
          <w:rPrChange w:id="4668" w:author="Christian PIEDALLU" w:date="2023-02-06T09:53:00Z">
            <w:rPr>
              <w:rFonts w:ascii="Trebuchet MS"/>
              <w:sz w:val="10"/>
            </w:rPr>
          </w:rPrChange>
        </w:rPr>
        <w:t xml:space="preserve">253     </w:t>
      </w:r>
      <w:r w:rsidRPr="00814BC9">
        <w:rPr>
          <w:rFonts w:ascii="Trebuchet MS"/>
          <w:spacing w:val="19"/>
          <w:sz w:val="10"/>
          <w:lang w:val="en-GB"/>
          <w:rPrChange w:id="4669" w:author="Christian PIEDALLU" w:date="2023-02-06T09:53:00Z">
            <w:rPr>
              <w:rFonts w:ascii="Trebuchet MS"/>
              <w:spacing w:val="19"/>
              <w:sz w:val="10"/>
            </w:rPr>
          </w:rPrChange>
        </w:rPr>
        <w:t xml:space="preserve"> </w:t>
      </w:r>
      <w:bookmarkStart w:id="4670" w:name="Regional_impact_of_the_bark_beetle_attac"/>
      <w:bookmarkEnd w:id="4670"/>
      <w:r w:rsidRPr="00814BC9">
        <w:rPr>
          <w:i/>
          <w:sz w:val="20"/>
          <w:lang w:val="en-GB"/>
          <w:rPrChange w:id="4671" w:author="Christian PIEDALLU" w:date="2023-02-06T09:53:00Z">
            <w:rPr>
              <w:i/>
              <w:sz w:val="20"/>
            </w:rPr>
          </w:rPrChange>
        </w:rPr>
        <w:t>4.3.</w:t>
      </w:r>
      <w:r w:rsidRPr="00814BC9">
        <w:rPr>
          <w:i/>
          <w:spacing w:val="59"/>
          <w:sz w:val="20"/>
          <w:lang w:val="en-GB"/>
          <w:rPrChange w:id="4672" w:author="Christian PIEDALLU" w:date="2023-02-06T09:53:00Z">
            <w:rPr>
              <w:i/>
              <w:spacing w:val="59"/>
              <w:sz w:val="20"/>
            </w:rPr>
          </w:rPrChange>
        </w:rPr>
        <w:t xml:space="preserve"> </w:t>
      </w:r>
      <w:r w:rsidRPr="00814BC9">
        <w:rPr>
          <w:i/>
          <w:sz w:val="20"/>
          <w:lang w:val="en-GB"/>
          <w:rPrChange w:id="4673" w:author="Christian PIEDALLU" w:date="2023-02-06T09:53:00Z">
            <w:rPr>
              <w:i/>
              <w:sz w:val="20"/>
            </w:rPr>
          </w:rPrChange>
        </w:rPr>
        <w:t>Regional</w:t>
      </w:r>
      <w:r w:rsidRPr="00814BC9">
        <w:rPr>
          <w:i/>
          <w:spacing w:val="28"/>
          <w:sz w:val="20"/>
          <w:lang w:val="en-GB"/>
          <w:rPrChange w:id="4674" w:author="Christian PIEDALLU" w:date="2023-02-06T09:53:00Z">
            <w:rPr>
              <w:i/>
              <w:spacing w:val="28"/>
              <w:sz w:val="20"/>
            </w:rPr>
          </w:rPrChange>
        </w:rPr>
        <w:t xml:space="preserve"> </w:t>
      </w:r>
      <w:r w:rsidRPr="00814BC9">
        <w:rPr>
          <w:i/>
          <w:sz w:val="20"/>
          <w:lang w:val="en-GB"/>
          <w:rPrChange w:id="4675" w:author="Christian PIEDALLU" w:date="2023-02-06T09:53:00Z">
            <w:rPr>
              <w:i/>
              <w:sz w:val="20"/>
            </w:rPr>
          </w:rPrChange>
        </w:rPr>
        <w:t>impact</w:t>
      </w:r>
      <w:r w:rsidRPr="00814BC9">
        <w:rPr>
          <w:i/>
          <w:spacing w:val="27"/>
          <w:sz w:val="20"/>
          <w:lang w:val="en-GB"/>
          <w:rPrChange w:id="4676" w:author="Christian PIEDALLU" w:date="2023-02-06T09:53:00Z">
            <w:rPr>
              <w:i/>
              <w:spacing w:val="27"/>
              <w:sz w:val="20"/>
            </w:rPr>
          </w:rPrChange>
        </w:rPr>
        <w:t xml:space="preserve"> </w:t>
      </w:r>
      <w:r w:rsidRPr="00814BC9">
        <w:rPr>
          <w:i/>
          <w:sz w:val="20"/>
          <w:lang w:val="en-GB"/>
          <w:rPrChange w:id="4677" w:author="Christian PIEDALLU" w:date="2023-02-06T09:53:00Z">
            <w:rPr>
              <w:i/>
              <w:sz w:val="20"/>
            </w:rPr>
          </w:rPrChange>
        </w:rPr>
        <w:t>of</w:t>
      </w:r>
      <w:r w:rsidRPr="00814BC9">
        <w:rPr>
          <w:i/>
          <w:spacing w:val="28"/>
          <w:sz w:val="20"/>
          <w:lang w:val="en-GB"/>
          <w:rPrChange w:id="4678" w:author="Christian PIEDALLU" w:date="2023-02-06T09:53:00Z">
            <w:rPr>
              <w:i/>
              <w:spacing w:val="28"/>
              <w:sz w:val="20"/>
            </w:rPr>
          </w:rPrChange>
        </w:rPr>
        <w:t xml:space="preserve"> </w:t>
      </w:r>
      <w:r w:rsidRPr="00814BC9">
        <w:rPr>
          <w:i/>
          <w:sz w:val="20"/>
          <w:lang w:val="en-GB"/>
          <w:rPrChange w:id="4679" w:author="Christian PIEDALLU" w:date="2023-02-06T09:53:00Z">
            <w:rPr>
              <w:i/>
              <w:sz w:val="20"/>
            </w:rPr>
          </w:rPrChange>
        </w:rPr>
        <w:t>the</w:t>
      </w:r>
      <w:r w:rsidRPr="00814BC9">
        <w:rPr>
          <w:i/>
          <w:spacing w:val="27"/>
          <w:sz w:val="20"/>
          <w:lang w:val="en-GB"/>
          <w:rPrChange w:id="4680" w:author="Christian PIEDALLU" w:date="2023-02-06T09:53:00Z">
            <w:rPr>
              <w:i/>
              <w:spacing w:val="27"/>
              <w:sz w:val="20"/>
            </w:rPr>
          </w:rPrChange>
        </w:rPr>
        <w:t xml:space="preserve"> </w:t>
      </w:r>
      <w:r w:rsidRPr="00814BC9">
        <w:rPr>
          <w:i/>
          <w:sz w:val="20"/>
          <w:lang w:val="en-GB"/>
          <w:rPrChange w:id="4681" w:author="Christian PIEDALLU" w:date="2023-02-06T09:53:00Z">
            <w:rPr>
              <w:i/>
              <w:sz w:val="20"/>
            </w:rPr>
          </w:rPrChange>
        </w:rPr>
        <w:t>bark</w:t>
      </w:r>
      <w:r w:rsidRPr="00814BC9">
        <w:rPr>
          <w:i/>
          <w:spacing w:val="28"/>
          <w:sz w:val="20"/>
          <w:lang w:val="en-GB"/>
          <w:rPrChange w:id="4682" w:author="Christian PIEDALLU" w:date="2023-02-06T09:53:00Z">
            <w:rPr>
              <w:i/>
              <w:spacing w:val="28"/>
              <w:sz w:val="20"/>
            </w:rPr>
          </w:rPrChange>
        </w:rPr>
        <w:t xml:space="preserve"> </w:t>
      </w:r>
      <w:r w:rsidRPr="00814BC9">
        <w:rPr>
          <w:i/>
          <w:sz w:val="20"/>
          <w:lang w:val="en-GB"/>
          <w:rPrChange w:id="4683" w:author="Christian PIEDALLU" w:date="2023-02-06T09:53:00Z">
            <w:rPr>
              <w:i/>
              <w:sz w:val="20"/>
            </w:rPr>
          </w:rPrChange>
        </w:rPr>
        <w:t>beetle</w:t>
      </w:r>
      <w:r w:rsidRPr="00814BC9">
        <w:rPr>
          <w:i/>
          <w:spacing w:val="27"/>
          <w:sz w:val="20"/>
          <w:lang w:val="en-GB"/>
          <w:rPrChange w:id="4684" w:author="Christian PIEDALLU" w:date="2023-02-06T09:53:00Z">
            <w:rPr>
              <w:i/>
              <w:spacing w:val="27"/>
              <w:sz w:val="20"/>
            </w:rPr>
          </w:rPrChange>
        </w:rPr>
        <w:t xml:space="preserve"> </w:t>
      </w:r>
      <w:r w:rsidRPr="00814BC9">
        <w:rPr>
          <w:i/>
          <w:sz w:val="20"/>
          <w:lang w:val="en-GB"/>
          <w:rPrChange w:id="4685" w:author="Christian PIEDALLU" w:date="2023-02-06T09:53:00Z">
            <w:rPr>
              <w:i/>
              <w:sz w:val="20"/>
            </w:rPr>
          </w:rPrChange>
        </w:rPr>
        <w:t>attacks</w:t>
      </w:r>
    </w:p>
    <w:p w14:paraId="1FCC7A9D" w14:textId="77777777" w:rsidR="00B177F5" w:rsidRPr="00814BC9" w:rsidRDefault="00B553DB">
      <w:pPr>
        <w:pStyle w:val="Corpsdetexte"/>
        <w:tabs>
          <w:tab w:val="left" w:pos="820"/>
        </w:tabs>
        <w:spacing w:before="55" w:line="242" w:lineRule="exact"/>
        <w:ind w:left="163"/>
        <w:rPr>
          <w:lang w:val="en-GB"/>
          <w:rPrChange w:id="4686" w:author="Christian PIEDALLU" w:date="2023-02-06T09:53:00Z">
            <w:rPr/>
          </w:rPrChange>
        </w:rPr>
      </w:pPr>
      <w:r w:rsidRPr="00814BC9">
        <w:rPr>
          <w:rFonts w:ascii="Trebuchet MS"/>
          <w:w w:val="105"/>
          <w:sz w:val="10"/>
          <w:lang w:val="en-GB"/>
          <w:rPrChange w:id="4687" w:author="Christian PIEDALLU" w:date="2023-02-06T09:53:00Z">
            <w:rPr>
              <w:rFonts w:ascii="Trebuchet MS"/>
              <w:w w:val="105"/>
              <w:sz w:val="10"/>
            </w:rPr>
          </w:rPrChange>
        </w:rPr>
        <w:t>254</w:t>
      </w:r>
      <w:r w:rsidRPr="00814BC9">
        <w:rPr>
          <w:rFonts w:ascii="Trebuchet MS"/>
          <w:w w:val="105"/>
          <w:sz w:val="10"/>
          <w:lang w:val="en-GB"/>
          <w:rPrChange w:id="4688" w:author="Christian PIEDALLU" w:date="2023-02-06T09:53:00Z">
            <w:rPr>
              <w:rFonts w:ascii="Trebuchet MS"/>
              <w:w w:val="105"/>
              <w:sz w:val="10"/>
            </w:rPr>
          </w:rPrChange>
        </w:rPr>
        <w:tab/>
      </w:r>
      <w:r w:rsidRPr="00814BC9">
        <w:rPr>
          <w:w w:val="105"/>
          <w:lang w:val="en-GB"/>
          <w:rPrChange w:id="4689" w:author="Christian PIEDALLU" w:date="2023-02-06T09:53:00Z">
            <w:rPr>
              <w:w w:val="105"/>
            </w:rPr>
          </w:rPrChange>
        </w:rPr>
        <w:t>The</w:t>
      </w:r>
      <w:r w:rsidRPr="00814BC9">
        <w:rPr>
          <w:spacing w:val="15"/>
          <w:w w:val="105"/>
          <w:lang w:val="en-GB"/>
          <w:rPrChange w:id="4690" w:author="Christian PIEDALLU" w:date="2023-02-06T09:53:00Z">
            <w:rPr>
              <w:spacing w:val="15"/>
              <w:w w:val="105"/>
            </w:rPr>
          </w:rPrChange>
        </w:rPr>
        <w:t xml:space="preserve"> </w:t>
      </w:r>
      <w:r w:rsidRPr="00814BC9">
        <w:rPr>
          <w:w w:val="105"/>
          <w:lang w:val="en-GB"/>
          <w:rPrChange w:id="4691" w:author="Christian PIEDALLU" w:date="2023-02-06T09:53:00Z">
            <w:rPr>
              <w:w w:val="105"/>
            </w:rPr>
          </w:rPrChange>
        </w:rPr>
        <w:t>impact</w:t>
      </w:r>
      <w:r w:rsidRPr="00814BC9">
        <w:rPr>
          <w:spacing w:val="16"/>
          <w:w w:val="105"/>
          <w:lang w:val="en-GB"/>
          <w:rPrChange w:id="4692" w:author="Christian PIEDALLU" w:date="2023-02-06T09:53:00Z">
            <w:rPr>
              <w:spacing w:val="16"/>
              <w:w w:val="105"/>
            </w:rPr>
          </w:rPrChange>
        </w:rPr>
        <w:t xml:space="preserve"> </w:t>
      </w:r>
      <w:r w:rsidRPr="00814BC9">
        <w:rPr>
          <w:w w:val="105"/>
          <w:lang w:val="en-GB"/>
          <w:rPrChange w:id="4693" w:author="Christian PIEDALLU" w:date="2023-02-06T09:53:00Z">
            <w:rPr>
              <w:w w:val="105"/>
            </w:rPr>
          </w:rPrChange>
        </w:rPr>
        <w:t>of</w:t>
      </w:r>
      <w:r w:rsidRPr="00814BC9">
        <w:rPr>
          <w:spacing w:val="16"/>
          <w:w w:val="105"/>
          <w:lang w:val="en-GB"/>
          <w:rPrChange w:id="4694" w:author="Christian PIEDALLU" w:date="2023-02-06T09:53:00Z">
            <w:rPr>
              <w:spacing w:val="16"/>
              <w:w w:val="105"/>
            </w:rPr>
          </w:rPrChange>
        </w:rPr>
        <w:t xml:space="preserve"> </w:t>
      </w:r>
      <w:r w:rsidRPr="00814BC9">
        <w:rPr>
          <w:w w:val="105"/>
          <w:lang w:val="en-GB"/>
          <w:rPrChange w:id="4695" w:author="Christian PIEDALLU" w:date="2023-02-06T09:53:00Z">
            <w:rPr>
              <w:w w:val="105"/>
            </w:rPr>
          </w:rPrChange>
        </w:rPr>
        <w:t>the</w:t>
      </w:r>
      <w:r w:rsidRPr="00814BC9">
        <w:rPr>
          <w:spacing w:val="16"/>
          <w:w w:val="105"/>
          <w:lang w:val="en-GB"/>
          <w:rPrChange w:id="4696" w:author="Christian PIEDALLU" w:date="2023-02-06T09:53:00Z">
            <w:rPr>
              <w:spacing w:val="16"/>
              <w:w w:val="105"/>
            </w:rPr>
          </w:rPrChange>
        </w:rPr>
        <w:t xml:space="preserve"> </w:t>
      </w:r>
      <w:r w:rsidRPr="00814BC9">
        <w:rPr>
          <w:w w:val="105"/>
          <w:lang w:val="en-GB"/>
          <w:rPrChange w:id="4697" w:author="Christian PIEDALLU" w:date="2023-02-06T09:53:00Z">
            <w:rPr>
              <w:w w:val="105"/>
            </w:rPr>
          </w:rPrChange>
        </w:rPr>
        <w:t>bark</w:t>
      </w:r>
      <w:r w:rsidRPr="00814BC9">
        <w:rPr>
          <w:spacing w:val="16"/>
          <w:w w:val="105"/>
          <w:lang w:val="en-GB"/>
          <w:rPrChange w:id="4698" w:author="Christian PIEDALLU" w:date="2023-02-06T09:53:00Z">
            <w:rPr>
              <w:spacing w:val="16"/>
              <w:w w:val="105"/>
            </w:rPr>
          </w:rPrChange>
        </w:rPr>
        <w:t xml:space="preserve"> </w:t>
      </w:r>
      <w:r w:rsidRPr="00814BC9">
        <w:rPr>
          <w:w w:val="105"/>
          <w:lang w:val="en-GB"/>
          <w:rPrChange w:id="4699" w:author="Christian PIEDALLU" w:date="2023-02-06T09:53:00Z">
            <w:rPr>
              <w:w w:val="105"/>
            </w:rPr>
          </w:rPrChange>
        </w:rPr>
        <w:t>beetle</w:t>
      </w:r>
      <w:r w:rsidRPr="00814BC9">
        <w:rPr>
          <w:spacing w:val="16"/>
          <w:w w:val="105"/>
          <w:lang w:val="en-GB"/>
          <w:rPrChange w:id="4700" w:author="Christian PIEDALLU" w:date="2023-02-06T09:53:00Z">
            <w:rPr>
              <w:spacing w:val="16"/>
              <w:w w:val="105"/>
            </w:rPr>
          </w:rPrChange>
        </w:rPr>
        <w:t xml:space="preserve"> </w:t>
      </w:r>
      <w:r w:rsidRPr="00814BC9">
        <w:rPr>
          <w:w w:val="105"/>
          <w:lang w:val="en-GB"/>
          <w:rPrChange w:id="4701" w:author="Christian PIEDALLU" w:date="2023-02-06T09:53:00Z">
            <w:rPr>
              <w:w w:val="105"/>
            </w:rPr>
          </w:rPrChange>
        </w:rPr>
        <w:t>attacks</w:t>
      </w:r>
      <w:r w:rsidRPr="00814BC9">
        <w:rPr>
          <w:spacing w:val="15"/>
          <w:w w:val="105"/>
          <w:lang w:val="en-GB"/>
          <w:rPrChange w:id="4702" w:author="Christian PIEDALLU" w:date="2023-02-06T09:53:00Z">
            <w:rPr>
              <w:spacing w:val="15"/>
              <w:w w:val="105"/>
            </w:rPr>
          </w:rPrChange>
        </w:rPr>
        <w:t xml:space="preserve"> </w:t>
      </w:r>
      <w:r w:rsidRPr="00814BC9">
        <w:rPr>
          <w:w w:val="105"/>
          <w:lang w:val="en-GB"/>
          <w:rPrChange w:id="4703" w:author="Christian PIEDALLU" w:date="2023-02-06T09:53:00Z">
            <w:rPr>
              <w:w w:val="105"/>
            </w:rPr>
          </w:rPrChange>
        </w:rPr>
        <w:t>is</w:t>
      </w:r>
      <w:r w:rsidRPr="00814BC9">
        <w:rPr>
          <w:spacing w:val="16"/>
          <w:w w:val="105"/>
          <w:lang w:val="en-GB"/>
          <w:rPrChange w:id="4704" w:author="Christian PIEDALLU" w:date="2023-02-06T09:53:00Z">
            <w:rPr>
              <w:spacing w:val="16"/>
              <w:w w:val="105"/>
            </w:rPr>
          </w:rPrChange>
        </w:rPr>
        <w:t xml:space="preserve"> </w:t>
      </w:r>
      <w:r w:rsidRPr="00814BC9">
        <w:rPr>
          <w:w w:val="105"/>
          <w:lang w:val="en-GB"/>
          <w:rPrChange w:id="4705" w:author="Christian PIEDALLU" w:date="2023-02-06T09:53:00Z">
            <w:rPr>
              <w:w w:val="105"/>
            </w:rPr>
          </w:rPrChange>
        </w:rPr>
        <w:t>different</w:t>
      </w:r>
      <w:r w:rsidRPr="00814BC9">
        <w:rPr>
          <w:spacing w:val="16"/>
          <w:w w:val="105"/>
          <w:lang w:val="en-GB"/>
          <w:rPrChange w:id="4706" w:author="Christian PIEDALLU" w:date="2023-02-06T09:53:00Z">
            <w:rPr>
              <w:spacing w:val="16"/>
              <w:w w:val="105"/>
            </w:rPr>
          </w:rPrChange>
        </w:rPr>
        <w:t xml:space="preserve"> </w:t>
      </w:r>
      <w:r w:rsidRPr="00814BC9">
        <w:rPr>
          <w:w w:val="105"/>
          <w:lang w:val="en-GB"/>
          <w:rPrChange w:id="4707" w:author="Christian PIEDALLU" w:date="2023-02-06T09:53:00Z">
            <w:rPr>
              <w:w w:val="105"/>
            </w:rPr>
          </w:rPrChange>
        </w:rPr>
        <w:t>between</w:t>
      </w:r>
      <w:r w:rsidRPr="00814BC9">
        <w:rPr>
          <w:spacing w:val="16"/>
          <w:w w:val="105"/>
          <w:lang w:val="en-GB"/>
          <w:rPrChange w:id="4708" w:author="Christian PIEDALLU" w:date="2023-02-06T09:53:00Z">
            <w:rPr>
              <w:spacing w:val="16"/>
              <w:w w:val="105"/>
            </w:rPr>
          </w:rPrChange>
        </w:rPr>
        <w:t xml:space="preserve"> </w:t>
      </w:r>
      <w:r w:rsidRPr="00814BC9">
        <w:rPr>
          <w:w w:val="105"/>
          <w:lang w:val="en-GB"/>
          <w:rPrChange w:id="4709" w:author="Christian PIEDALLU" w:date="2023-02-06T09:53:00Z">
            <w:rPr>
              <w:w w:val="105"/>
            </w:rPr>
          </w:rPrChange>
        </w:rPr>
        <w:t>the</w:t>
      </w:r>
      <w:r w:rsidRPr="00814BC9">
        <w:rPr>
          <w:spacing w:val="16"/>
          <w:w w:val="105"/>
          <w:lang w:val="en-GB"/>
          <w:rPrChange w:id="4710" w:author="Christian PIEDALLU" w:date="2023-02-06T09:53:00Z">
            <w:rPr>
              <w:spacing w:val="16"/>
              <w:w w:val="105"/>
            </w:rPr>
          </w:rPrChange>
        </w:rPr>
        <w:t xml:space="preserve"> </w:t>
      </w:r>
      <w:r w:rsidRPr="00814BC9">
        <w:rPr>
          <w:w w:val="105"/>
          <w:lang w:val="en-GB"/>
          <w:rPrChange w:id="4711" w:author="Christian PIEDALLU" w:date="2023-02-06T09:53:00Z">
            <w:rPr>
              <w:w w:val="105"/>
            </w:rPr>
          </w:rPrChange>
        </w:rPr>
        <w:t>three</w:t>
      </w:r>
      <w:r w:rsidRPr="00814BC9">
        <w:rPr>
          <w:spacing w:val="16"/>
          <w:w w:val="105"/>
          <w:lang w:val="en-GB"/>
          <w:rPrChange w:id="4712" w:author="Christian PIEDALLU" w:date="2023-02-06T09:53:00Z">
            <w:rPr>
              <w:spacing w:val="16"/>
              <w:w w:val="105"/>
            </w:rPr>
          </w:rPrChange>
        </w:rPr>
        <w:t xml:space="preserve"> </w:t>
      </w:r>
      <w:r w:rsidRPr="00814BC9">
        <w:rPr>
          <w:w w:val="105"/>
          <w:lang w:val="en-GB"/>
          <w:rPrChange w:id="4713" w:author="Christian PIEDALLU" w:date="2023-02-06T09:53:00Z">
            <w:rPr>
              <w:w w:val="105"/>
            </w:rPr>
          </w:rPrChange>
        </w:rPr>
        <w:t>main</w:t>
      </w:r>
      <w:r w:rsidRPr="00814BC9">
        <w:rPr>
          <w:spacing w:val="15"/>
          <w:w w:val="105"/>
          <w:lang w:val="en-GB"/>
          <w:rPrChange w:id="4714" w:author="Christian PIEDALLU" w:date="2023-02-06T09:53:00Z">
            <w:rPr>
              <w:spacing w:val="15"/>
              <w:w w:val="105"/>
            </w:rPr>
          </w:rPrChange>
        </w:rPr>
        <w:t xml:space="preserve"> </w:t>
      </w:r>
      <w:r w:rsidRPr="00814BC9">
        <w:rPr>
          <w:w w:val="105"/>
          <w:lang w:val="en-GB"/>
          <w:rPrChange w:id="4715" w:author="Christian PIEDALLU" w:date="2023-02-06T09:53:00Z">
            <w:rPr>
              <w:w w:val="105"/>
            </w:rPr>
          </w:rPrChange>
        </w:rPr>
        <w:t>regions.</w:t>
      </w:r>
      <w:r w:rsidRPr="00814BC9">
        <w:rPr>
          <w:spacing w:val="42"/>
          <w:w w:val="105"/>
          <w:lang w:val="en-GB"/>
          <w:rPrChange w:id="4716" w:author="Christian PIEDALLU" w:date="2023-02-06T09:53:00Z">
            <w:rPr>
              <w:spacing w:val="42"/>
              <w:w w:val="105"/>
            </w:rPr>
          </w:rPrChange>
        </w:rPr>
        <w:t xml:space="preserve"> </w:t>
      </w:r>
      <w:r w:rsidRPr="00814BC9">
        <w:rPr>
          <w:w w:val="105"/>
          <w:lang w:val="en-GB"/>
          <w:rPrChange w:id="4717" w:author="Christian PIEDALLU" w:date="2023-02-06T09:53:00Z">
            <w:rPr>
              <w:w w:val="105"/>
            </w:rPr>
          </w:rPrChange>
        </w:rPr>
        <w:t>It</w:t>
      </w:r>
      <w:r w:rsidRPr="00814BC9">
        <w:rPr>
          <w:spacing w:val="16"/>
          <w:w w:val="105"/>
          <w:lang w:val="en-GB"/>
          <w:rPrChange w:id="4718" w:author="Christian PIEDALLU" w:date="2023-02-06T09:53:00Z">
            <w:rPr>
              <w:spacing w:val="16"/>
              <w:w w:val="105"/>
            </w:rPr>
          </w:rPrChange>
        </w:rPr>
        <w:t xml:space="preserve"> </w:t>
      </w:r>
      <w:r w:rsidRPr="00814BC9">
        <w:rPr>
          <w:w w:val="105"/>
          <w:lang w:val="en-GB"/>
          <w:rPrChange w:id="4719" w:author="Christian PIEDALLU" w:date="2023-02-06T09:53:00Z">
            <w:rPr>
              <w:w w:val="105"/>
            </w:rPr>
          </w:rPrChange>
        </w:rPr>
        <w:t>could</w:t>
      </w:r>
      <w:r w:rsidRPr="00814BC9">
        <w:rPr>
          <w:spacing w:val="15"/>
          <w:w w:val="105"/>
          <w:lang w:val="en-GB"/>
          <w:rPrChange w:id="4720" w:author="Christian PIEDALLU" w:date="2023-02-06T09:53:00Z">
            <w:rPr>
              <w:spacing w:val="15"/>
              <w:w w:val="105"/>
            </w:rPr>
          </w:rPrChange>
        </w:rPr>
        <w:t xml:space="preserve"> </w:t>
      </w:r>
      <w:r w:rsidRPr="00814BC9">
        <w:rPr>
          <w:w w:val="105"/>
          <w:lang w:val="en-GB"/>
          <w:rPrChange w:id="4721" w:author="Christian PIEDALLU" w:date="2023-02-06T09:53:00Z">
            <w:rPr>
              <w:w w:val="105"/>
            </w:rPr>
          </w:rPrChange>
        </w:rPr>
        <w:t>be</w:t>
      </w:r>
    </w:p>
    <w:p w14:paraId="02889A01" w14:textId="4764714C" w:rsidR="00B177F5" w:rsidRPr="00814BC9" w:rsidRDefault="00B553DB">
      <w:pPr>
        <w:pStyle w:val="Corpsdetexte"/>
        <w:ind w:left="163"/>
        <w:rPr>
          <w:lang w:val="en-GB"/>
          <w:rPrChange w:id="4722" w:author="Christian PIEDALLU" w:date="2023-02-06T09:53:00Z">
            <w:rPr/>
          </w:rPrChange>
        </w:rPr>
      </w:pPr>
      <w:r w:rsidRPr="00814BC9">
        <w:rPr>
          <w:rFonts w:ascii="Trebuchet MS"/>
          <w:sz w:val="10"/>
          <w:lang w:val="en-GB"/>
          <w:rPrChange w:id="4723" w:author="Christian PIEDALLU" w:date="2023-02-06T09:53:00Z">
            <w:rPr>
              <w:rFonts w:ascii="Trebuchet MS"/>
              <w:sz w:val="10"/>
            </w:rPr>
          </w:rPrChange>
        </w:rPr>
        <w:t xml:space="preserve">255     </w:t>
      </w:r>
      <w:r w:rsidRPr="00814BC9">
        <w:rPr>
          <w:rFonts w:ascii="Trebuchet MS"/>
          <w:spacing w:val="19"/>
          <w:sz w:val="10"/>
          <w:lang w:val="en-GB"/>
          <w:rPrChange w:id="4724" w:author="Christian PIEDALLU" w:date="2023-02-06T09:53:00Z">
            <w:rPr>
              <w:rFonts w:ascii="Trebuchet MS"/>
              <w:spacing w:val="19"/>
              <w:sz w:val="10"/>
            </w:rPr>
          </w:rPrChange>
        </w:rPr>
        <w:t xml:space="preserve"> </w:t>
      </w:r>
      <w:r w:rsidRPr="00814BC9">
        <w:rPr>
          <w:w w:val="105"/>
          <w:lang w:val="en-GB"/>
          <w:rPrChange w:id="4725" w:author="Christian PIEDALLU" w:date="2023-02-06T09:53:00Z">
            <w:rPr>
              <w:w w:val="105"/>
            </w:rPr>
          </w:rPrChange>
        </w:rPr>
        <w:t>explain</w:t>
      </w:r>
      <w:ins w:id="4726" w:author="Christian PIEDALLU" w:date="2023-02-06T16:30:00Z">
        <w:r w:rsidR="004329CE">
          <w:rPr>
            <w:w w:val="105"/>
            <w:lang w:val="en-GB"/>
          </w:rPr>
          <w:t>ed</w:t>
        </w:r>
      </w:ins>
      <w:r w:rsidRPr="00814BC9">
        <w:rPr>
          <w:spacing w:val="22"/>
          <w:w w:val="105"/>
          <w:lang w:val="en-GB"/>
          <w:rPrChange w:id="4727" w:author="Christian PIEDALLU" w:date="2023-02-06T09:53:00Z">
            <w:rPr>
              <w:spacing w:val="22"/>
              <w:w w:val="105"/>
            </w:rPr>
          </w:rPrChange>
        </w:rPr>
        <w:t xml:space="preserve"> </w:t>
      </w:r>
      <w:r w:rsidRPr="00814BC9">
        <w:rPr>
          <w:w w:val="105"/>
          <w:lang w:val="en-GB"/>
          <w:rPrChange w:id="4728" w:author="Christian PIEDALLU" w:date="2023-02-06T09:53:00Z">
            <w:rPr>
              <w:w w:val="105"/>
            </w:rPr>
          </w:rPrChange>
        </w:rPr>
        <w:t>through</w:t>
      </w:r>
      <w:r w:rsidRPr="00814BC9">
        <w:rPr>
          <w:spacing w:val="22"/>
          <w:w w:val="105"/>
          <w:lang w:val="en-GB"/>
          <w:rPrChange w:id="4729" w:author="Christian PIEDALLU" w:date="2023-02-06T09:53:00Z">
            <w:rPr>
              <w:spacing w:val="22"/>
              <w:w w:val="105"/>
            </w:rPr>
          </w:rPrChange>
        </w:rPr>
        <w:t xml:space="preserve"> </w:t>
      </w:r>
      <w:r w:rsidRPr="00814BC9">
        <w:rPr>
          <w:w w:val="105"/>
          <w:lang w:val="en-GB"/>
          <w:rPrChange w:id="4730" w:author="Christian PIEDALLU" w:date="2023-02-06T09:53:00Z">
            <w:rPr>
              <w:w w:val="105"/>
            </w:rPr>
          </w:rPrChange>
        </w:rPr>
        <w:t>three</w:t>
      </w:r>
      <w:r w:rsidRPr="00814BC9">
        <w:rPr>
          <w:spacing w:val="22"/>
          <w:w w:val="105"/>
          <w:lang w:val="en-GB"/>
          <w:rPrChange w:id="4731" w:author="Christian PIEDALLU" w:date="2023-02-06T09:53:00Z">
            <w:rPr>
              <w:spacing w:val="22"/>
              <w:w w:val="105"/>
            </w:rPr>
          </w:rPrChange>
        </w:rPr>
        <w:t xml:space="preserve"> </w:t>
      </w:r>
      <w:r w:rsidRPr="00814BC9">
        <w:rPr>
          <w:w w:val="105"/>
          <w:lang w:val="en-GB"/>
          <w:rPrChange w:id="4732" w:author="Christian PIEDALLU" w:date="2023-02-06T09:53:00Z">
            <w:rPr>
              <w:w w:val="105"/>
            </w:rPr>
          </w:rPrChange>
        </w:rPr>
        <w:t>parameters</w:t>
      </w:r>
      <w:r w:rsidRPr="00814BC9">
        <w:rPr>
          <w:spacing w:val="22"/>
          <w:w w:val="105"/>
          <w:lang w:val="en-GB"/>
          <w:rPrChange w:id="4733" w:author="Christian PIEDALLU" w:date="2023-02-06T09:53:00Z">
            <w:rPr>
              <w:spacing w:val="22"/>
              <w:w w:val="105"/>
            </w:rPr>
          </w:rPrChange>
        </w:rPr>
        <w:t xml:space="preserve"> </w:t>
      </w:r>
      <w:r w:rsidRPr="00814BC9">
        <w:rPr>
          <w:w w:val="105"/>
          <w:lang w:val="en-GB"/>
          <w:rPrChange w:id="4734" w:author="Christian PIEDALLU" w:date="2023-02-06T09:53:00Z">
            <w:rPr>
              <w:w w:val="105"/>
            </w:rPr>
          </w:rPrChange>
        </w:rPr>
        <w:t>which</w:t>
      </w:r>
      <w:r w:rsidRPr="00814BC9">
        <w:rPr>
          <w:spacing w:val="22"/>
          <w:w w:val="105"/>
          <w:lang w:val="en-GB"/>
          <w:rPrChange w:id="4735" w:author="Christian PIEDALLU" w:date="2023-02-06T09:53:00Z">
            <w:rPr>
              <w:spacing w:val="22"/>
              <w:w w:val="105"/>
            </w:rPr>
          </w:rPrChange>
        </w:rPr>
        <w:t xml:space="preserve"> </w:t>
      </w:r>
      <w:r w:rsidRPr="00814BC9">
        <w:rPr>
          <w:w w:val="105"/>
          <w:lang w:val="en-GB"/>
          <w:rPrChange w:id="4736" w:author="Christian PIEDALLU" w:date="2023-02-06T09:53:00Z">
            <w:rPr>
              <w:w w:val="105"/>
            </w:rPr>
          </w:rPrChange>
        </w:rPr>
        <w:t>differentiate</w:t>
      </w:r>
      <w:r w:rsidRPr="00814BC9">
        <w:rPr>
          <w:spacing w:val="22"/>
          <w:w w:val="105"/>
          <w:lang w:val="en-GB"/>
          <w:rPrChange w:id="4737" w:author="Christian PIEDALLU" w:date="2023-02-06T09:53:00Z">
            <w:rPr>
              <w:spacing w:val="22"/>
              <w:w w:val="105"/>
            </w:rPr>
          </w:rPrChange>
        </w:rPr>
        <w:t xml:space="preserve"> </w:t>
      </w:r>
      <w:r w:rsidRPr="00814BC9">
        <w:rPr>
          <w:w w:val="105"/>
          <w:lang w:val="en-GB"/>
          <w:rPrChange w:id="4738" w:author="Christian PIEDALLU" w:date="2023-02-06T09:53:00Z">
            <w:rPr>
              <w:w w:val="105"/>
            </w:rPr>
          </w:rPrChange>
        </w:rPr>
        <w:t>them</w:t>
      </w:r>
      <w:r w:rsidRPr="00814BC9">
        <w:rPr>
          <w:spacing w:val="22"/>
          <w:w w:val="105"/>
          <w:lang w:val="en-GB"/>
          <w:rPrChange w:id="4739" w:author="Christian PIEDALLU" w:date="2023-02-06T09:53:00Z">
            <w:rPr>
              <w:spacing w:val="22"/>
              <w:w w:val="105"/>
            </w:rPr>
          </w:rPrChange>
        </w:rPr>
        <w:t xml:space="preserve"> </w:t>
      </w:r>
      <w:r w:rsidRPr="00814BC9">
        <w:rPr>
          <w:w w:val="105"/>
          <w:lang w:val="en-GB"/>
          <w:rPrChange w:id="4740" w:author="Christian PIEDALLU" w:date="2023-02-06T09:53:00Z">
            <w:rPr>
              <w:w w:val="105"/>
            </w:rPr>
          </w:rPrChange>
        </w:rPr>
        <w:t xml:space="preserve">: </w:t>
      </w:r>
      <w:r w:rsidRPr="00814BC9">
        <w:rPr>
          <w:spacing w:val="4"/>
          <w:w w:val="105"/>
          <w:lang w:val="en-GB"/>
          <w:rPrChange w:id="4741" w:author="Christian PIEDALLU" w:date="2023-02-06T09:53:00Z">
            <w:rPr>
              <w:spacing w:val="4"/>
              <w:w w:val="105"/>
            </w:rPr>
          </w:rPrChange>
        </w:rPr>
        <w:t xml:space="preserve"> </w:t>
      </w:r>
      <w:r w:rsidRPr="00814BC9">
        <w:rPr>
          <w:w w:val="105"/>
          <w:lang w:val="en-GB"/>
          <w:rPrChange w:id="4742" w:author="Christian PIEDALLU" w:date="2023-02-06T09:53:00Z">
            <w:rPr>
              <w:w w:val="105"/>
            </w:rPr>
          </w:rPrChange>
        </w:rPr>
        <w:t>the</w:t>
      </w:r>
      <w:r w:rsidRPr="00814BC9">
        <w:rPr>
          <w:spacing w:val="22"/>
          <w:w w:val="105"/>
          <w:lang w:val="en-GB"/>
          <w:rPrChange w:id="4743" w:author="Christian PIEDALLU" w:date="2023-02-06T09:53:00Z">
            <w:rPr>
              <w:spacing w:val="22"/>
              <w:w w:val="105"/>
            </w:rPr>
          </w:rPrChange>
        </w:rPr>
        <w:t xml:space="preserve"> </w:t>
      </w:r>
      <w:r w:rsidRPr="00814BC9">
        <w:rPr>
          <w:w w:val="105"/>
          <w:lang w:val="en-GB"/>
          <w:rPrChange w:id="4744" w:author="Christian PIEDALLU" w:date="2023-02-06T09:53:00Z">
            <w:rPr>
              <w:w w:val="105"/>
            </w:rPr>
          </w:rPrChange>
        </w:rPr>
        <w:t>climate,</w:t>
      </w:r>
      <w:r w:rsidRPr="00814BC9">
        <w:rPr>
          <w:spacing w:val="24"/>
          <w:w w:val="105"/>
          <w:lang w:val="en-GB"/>
          <w:rPrChange w:id="4745" w:author="Christian PIEDALLU" w:date="2023-02-06T09:53:00Z">
            <w:rPr>
              <w:spacing w:val="24"/>
              <w:w w:val="105"/>
            </w:rPr>
          </w:rPrChange>
        </w:rPr>
        <w:t xml:space="preserve"> </w:t>
      </w:r>
      <w:del w:id="4746" w:author="Christian PIEDALLU" w:date="2023-02-06T16:30:00Z">
        <w:r w:rsidRPr="00814BC9" w:rsidDel="004329CE">
          <w:rPr>
            <w:w w:val="105"/>
            <w:lang w:val="en-GB"/>
            <w:rPrChange w:id="4747" w:author="Christian PIEDALLU" w:date="2023-02-06T09:53:00Z">
              <w:rPr>
                <w:w w:val="105"/>
              </w:rPr>
            </w:rPrChange>
          </w:rPr>
          <w:delText>de</w:delText>
        </w:r>
        <w:r w:rsidRPr="00814BC9" w:rsidDel="004329CE">
          <w:rPr>
            <w:spacing w:val="22"/>
            <w:w w:val="105"/>
            <w:lang w:val="en-GB"/>
            <w:rPrChange w:id="4748" w:author="Christian PIEDALLU" w:date="2023-02-06T09:53:00Z">
              <w:rPr>
                <w:spacing w:val="22"/>
                <w:w w:val="105"/>
              </w:rPr>
            </w:rPrChange>
          </w:rPr>
          <w:delText xml:space="preserve"> </w:delText>
        </w:r>
      </w:del>
      <w:ins w:id="4749" w:author="Christian PIEDALLU" w:date="2023-02-06T16:30:00Z">
        <w:r w:rsidR="004329CE">
          <w:rPr>
            <w:w w:val="105"/>
            <w:lang w:val="en-GB"/>
          </w:rPr>
          <w:t>the</w:t>
        </w:r>
        <w:r w:rsidR="004329CE" w:rsidRPr="00814BC9">
          <w:rPr>
            <w:spacing w:val="22"/>
            <w:w w:val="105"/>
            <w:lang w:val="en-GB"/>
            <w:rPrChange w:id="4750" w:author="Christian PIEDALLU" w:date="2023-02-06T09:53:00Z">
              <w:rPr>
                <w:spacing w:val="22"/>
                <w:w w:val="105"/>
              </w:rPr>
            </w:rPrChange>
          </w:rPr>
          <w:t xml:space="preserve"> </w:t>
        </w:r>
      </w:ins>
      <w:r w:rsidRPr="00814BC9">
        <w:rPr>
          <w:w w:val="105"/>
          <w:lang w:val="en-GB"/>
          <w:rPrChange w:id="4751" w:author="Christian PIEDALLU" w:date="2023-02-06T09:53:00Z">
            <w:rPr>
              <w:w w:val="105"/>
            </w:rPr>
          </w:rPrChange>
        </w:rPr>
        <w:t>stand</w:t>
      </w:r>
      <w:r w:rsidRPr="00814BC9">
        <w:rPr>
          <w:spacing w:val="22"/>
          <w:w w:val="105"/>
          <w:lang w:val="en-GB"/>
          <w:rPrChange w:id="4752" w:author="Christian PIEDALLU" w:date="2023-02-06T09:53:00Z">
            <w:rPr>
              <w:spacing w:val="22"/>
              <w:w w:val="105"/>
            </w:rPr>
          </w:rPrChange>
        </w:rPr>
        <w:t xml:space="preserve"> </w:t>
      </w:r>
      <w:r w:rsidRPr="00814BC9">
        <w:rPr>
          <w:w w:val="105"/>
          <w:lang w:val="en-GB"/>
          <w:rPrChange w:id="4753" w:author="Christian PIEDALLU" w:date="2023-02-06T09:53:00Z">
            <w:rPr>
              <w:w w:val="105"/>
            </w:rPr>
          </w:rPrChange>
        </w:rPr>
        <w:t>structure</w:t>
      </w:r>
      <w:r w:rsidRPr="00814BC9">
        <w:rPr>
          <w:spacing w:val="22"/>
          <w:w w:val="105"/>
          <w:lang w:val="en-GB"/>
          <w:rPrChange w:id="4754" w:author="Christian PIEDALLU" w:date="2023-02-06T09:53:00Z">
            <w:rPr>
              <w:spacing w:val="22"/>
              <w:w w:val="105"/>
            </w:rPr>
          </w:rPrChange>
        </w:rPr>
        <w:t xml:space="preserve"> </w:t>
      </w:r>
      <w:r w:rsidRPr="00814BC9">
        <w:rPr>
          <w:w w:val="105"/>
          <w:lang w:val="en-GB"/>
          <w:rPrChange w:id="4755" w:author="Christian PIEDALLU" w:date="2023-02-06T09:53:00Z">
            <w:rPr>
              <w:w w:val="105"/>
            </w:rPr>
          </w:rPrChange>
        </w:rPr>
        <w:t>and</w:t>
      </w:r>
    </w:p>
    <w:p w14:paraId="4D88B7FC" w14:textId="77777777" w:rsidR="00B177F5" w:rsidRPr="00814BC9" w:rsidRDefault="00B553DB">
      <w:pPr>
        <w:pStyle w:val="Corpsdetexte"/>
        <w:ind w:left="163"/>
        <w:rPr>
          <w:lang w:val="en-GB"/>
          <w:rPrChange w:id="4756" w:author="Christian PIEDALLU" w:date="2023-02-06T09:53:00Z">
            <w:rPr/>
          </w:rPrChange>
        </w:rPr>
      </w:pPr>
      <w:r w:rsidRPr="00814BC9">
        <w:rPr>
          <w:rFonts w:ascii="Trebuchet MS"/>
          <w:sz w:val="10"/>
          <w:lang w:val="en-GB"/>
          <w:rPrChange w:id="4757" w:author="Christian PIEDALLU" w:date="2023-02-06T09:53:00Z">
            <w:rPr>
              <w:rFonts w:ascii="Trebuchet MS"/>
              <w:sz w:val="10"/>
            </w:rPr>
          </w:rPrChange>
        </w:rPr>
        <w:t xml:space="preserve">256     </w:t>
      </w:r>
      <w:r w:rsidRPr="00814BC9">
        <w:rPr>
          <w:rFonts w:ascii="Trebuchet MS"/>
          <w:spacing w:val="19"/>
          <w:sz w:val="10"/>
          <w:lang w:val="en-GB"/>
          <w:rPrChange w:id="4758" w:author="Christian PIEDALLU" w:date="2023-02-06T09:53:00Z">
            <w:rPr>
              <w:rFonts w:ascii="Trebuchet MS"/>
              <w:spacing w:val="19"/>
              <w:sz w:val="10"/>
            </w:rPr>
          </w:rPrChange>
        </w:rPr>
        <w:t xml:space="preserve"> </w:t>
      </w:r>
      <w:r w:rsidRPr="00814BC9">
        <w:rPr>
          <w:w w:val="105"/>
          <w:lang w:val="en-GB"/>
          <w:rPrChange w:id="4759" w:author="Christian PIEDALLU" w:date="2023-02-06T09:53:00Z">
            <w:rPr>
              <w:w w:val="105"/>
            </w:rPr>
          </w:rPrChange>
        </w:rPr>
        <w:t>composition,</w:t>
      </w:r>
      <w:r w:rsidRPr="00814BC9">
        <w:rPr>
          <w:spacing w:val="17"/>
          <w:w w:val="105"/>
          <w:lang w:val="en-GB"/>
          <w:rPrChange w:id="4760" w:author="Christian PIEDALLU" w:date="2023-02-06T09:53:00Z">
            <w:rPr>
              <w:spacing w:val="17"/>
              <w:w w:val="105"/>
            </w:rPr>
          </w:rPrChange>
        </w:rPr>
        <w:t xml:space="preserve"> </w:t>
      </w:r>
      <w:r w:rsidRPr="00814BC9">
        <w:rPr>
          <w:w w:val="105"/>
          <w:lang w:val="en-GB"/>
          <w:rPrChange w:id="4761" w:author="Christian PIEDALLU" w:date="2023-02-06T09:53:00Z">
            <w:rPr>
              <w:w w:val="105"/>
            </w:rPr>
          </w:rPrChange>
        </w:rPr>
        <w:t>and</w:t>
      </w:r>
      <w:r w:rsidRPr="00814BC9">
        <w:rPr>
          <w:spacing w:val="17"/>
          <w:w w:val="105"/>
          <w:lang w:val="en-GB"/>
          <w:rPrChange w:id="4762" w:author="Christian PIEDALLU" w:date="2023-02-06T09:53:00Z">
            <w:rPr>
              <w:spacing w:val="17"/>
              <w:w w:val="105"/>
            </w:rPr>
          </w:rPrChange>
        </w:rPr>
        <w:t xml:space="preserve"> </w:t>
      </w:r>
      <w:r w:rsidRPr="00814BC9">
        <w:rPr>
          <w:w w:val="105"/>
          <w:lang w:val="en-GB"/>
          <w:rPrChange w:id="4763" w:author="Christian PIEDALLU" w:date="2023-02-06T09:53:00Z">
            <w:rPr>
              <w:w w:val="105"/>
            </w:rPr>
          </w:rPrChange>
        </w:rPr>
        <w:t>the</w:t>
      </w:r>
      <w:r w:rsidRPr="00814BC9">
        <w:rPr>
          <w:spacing w:val="18"/>
          <w:w w:val="105"/>
          <w:lang w:val="en-GB"/>
          <w:rPrChange w:id="4764" w:author="Christian PIEDALLU" w:date="2023-02-06T09:53:00Z">
            <w:rPr>
              <w:spacing w:val="18"/>
              <w:w w:val="105"/>
            </w:rPr>
          </w:rPrChange>
        </w:rPr>
        <w:t xml:space="preserve"> </w:t>
      </w:r>
      <w:r w:rsidRPr="00814BC9">
        <w:rPr>
          <w:w w:val="105"/>
          <w:lang w:val="en-GB"/>
          <w:rPrChange w:id="4765" w:author="Christian PIEDALLU" w:date="2023-02-06T09:53:00Z">
            <w:rPr>
              <w:w w:val="105"/>
            </w:rPr>
          </w:rPrChange>
        </w:rPr>
        <w:t>current</w:t>
      </w:r>
      <w:r w:rsidRPr="00814BC9">
        <w:rPr>
          <w:spacing w:val="17"/>
          <w:w w:val="105"/>
          <w:lang w:val="en-GB"/>
          <w:rPrChange w:id="4766" w:author="Christian PIEDALLU" w:date="2023-02-06T09:53:00Z">
            <w:rPr>
              <w:spacing w:val="17"/>
              <w:w w:val="105"/>
            </w:rPr>
          </w:rPrChange>
        </w:rPr>
        <w:t xml:space="preserve"> </w:t>
      </w:r>
      <w:r w:rsidRPr="00814BC9">
        <w:rPr>
          <w:w w:val="105"/>
          <w:lang w:val="en-GB"/>
          <w:rPrChange w:id="4767" w:author="Christian PIEDALLU" w:date="2023-02-06T09:53:00Z">
            <w:rPr>
              <w:w w:val="105"/>
            </w:rPr>
          </w:rPrChange>
        </w:rPr>
        <w:t>spruce</w:t>
      </w:r>
      <w:r w:rsidRPr="00814BC9">
        <w:rPr>
          <w:spacing w:val="17"/>
          <w:w w:val="105"/>
          <w:lang w:val="en-GB"/>
          <w:rPrChange w:id="4768" w:author="Christian PIEDALLU" w:date="2023-02-06T09:53:00Z">
            <w:rPr>
              <w:spacing w:val="17"/>
              <w:w w:val="105"/>
            </w:rPr>
          </w:rPrChange>
        </w:rPr>
        <w:t xml:space="preserve"> </w:t>
      </w:r>
      <w:r w:rsidRPr="00814BC9">
        <w:rPr>
          <w:w w:val="105"/>
          <w:lang w:val="en-GB"/>
          <w:rPrChange w:id="4769" w:author="Christian PIEDALLU" w:date="2023-02-06T09:53:00Z">
            <w:rPr>
              <w:w w:val="105"/>
            </w:rPr>
          </w:rPrChange>
        </w:rPr>
        <w:t>forest</w:t>
      </w:r>
      <w:r w:rsidRPr="00814BC9">
        <w:rPr>
          <w:spacing w:val="17"/>
          <w:w w:val="105"/>
          <w:lang w:val="en-GB"/>
          <w:rPrChange w:id="4770" w:author="Christian PIEDALLU" w:date="2023-02-06T09:53:00Z">
            <w:rPr>
              <w:spacing w:val="17"/>
              <w:w w:val="105"/>
            </w:rPr>
          </w:rPrChange>
        </w:rPr>
        <w:t xml:space="preserve"> </w:t>
      </w:r>
      <w:r w:rsidRPr="00814BC9">
        <w:rPr>
          <w:w w:val="105"/>
          <w:lang w:val="en-GB"/>
          <w:rPrChange w:id="4771" w:author="Christian PIEDALLU" w:date="2023-02-06T09:53:00Z">
            <w:rPr>
              <w:w w:val="105"/>
            </w:rPr>
          </w:rPrChange>
        </w:rPr>
        <w:t>management.</w:t>
      </w:r>
      <w:r w:rsidRPr="00814BC9">
        <w:rPr>
          <w:spacing w:val="41"/>
          <w:w w:val="105"/>
          <w:lang w:val="en-GB"/>
          <w:rPrChange w:id="4772" w:author="Christian PIEDALLU" w:date="2023-02-06T09:53:00Z">
            <w:rPr>
              <w:spacing w:val="41"/>
              <w:w w:val="105"/>
            </w:rPr>
          </w:rPrChange>
        </w:rPr>
        <w:t xml:space="preserve"> </w:t>
      </w:r>
      <w:r w:rsidRPr="00814BC9">
        <w:rPr>
          <w:w w:val="105"/>
          <w:lang w:val="en-GB"/>
          <w:rPrChange w:id="4773" w:author="Christian PIEDALLU" w:date="2023-02-06T09:53:00Z">
            <w:rPr>
              <w:w w:val="105"/>
            </w:rPr>
          </w:rPrChange>
        </w:rPr>
        <w:t>Warm</w:t>
      </w:r>
      <w:r w:rsidRPr="00814BC9">
        <w:rPr>
          <w:spacing w:val="18"/>
          <w:w w:val="105"/>
          <w:lang w:val="en-GB"/>
          <w:rPrChange w:id="4774" w:author="Christian PIEDALLU" w:date="2023-02-06T09:53:00Z">
            <w:rPr>
              <w:spacing w:val="18"/>
              <w:w w:val="105"/>
            </w:rPr>
          </w:rPrChange>
        </w:rPr>
        <w:t xml:space="preserve"> </w:t>
      </w:r>
      <w:r w:rsidRPr="00814BC9">
        <w:rPr>
          <w:w w:val="105"/>
          <w:lang w:val="en-GB"/>
          <w:rPrChange w:id="4775" w:author="Christian PIEDALLU" w:date="2023-02-06T09:53:00Z">
            <w:rPr>
              <w:w w:val="105"/>
            </w:rPr>
          </w:rPrChange>
        </w:rPr>
        <w:t>and</w:t>
      </w:r>
      <w:r w:rsidRPr="00814BC9">
        <w:rPr>
          <w:spacing w:val="17"/>
          <w:w w:val="105"/>
          <w:lang w:val="en-GB"/>
          <w:rPrChange w:id="4776" w:author="Christian PIEDALLU" w:date="2023-02-06T09:53:00Z">
            <w:rPr>
              <w:spacing w:val="17"/>
              <w:w w:val="105"/>
            </w:rPr>
          </w:rPrChange>
        </w:rPr>
        <w:t xml:space="preserve"> </w:t>
      </w:r>
      <w:r w:rsidRPr="00814BC9">
        <w:rPr>
          <w:w w:val="105"/>
          <w:lang w:val="en-GB"/>
          <w:rPrChange w:id="4777" w:author="Christian PIEDALLU" w:date="2023-02-06T09:53:00Z">
            <w:rPr>
              <w:w w:val="105"/>
            </w:rPr>
          </w:rPrChange>
        </w:rPr>
        <w:t>dry</w:t>
      </w:r>
      <w:r w:rsidRPr="00814BC9">
        <w:rPr>
          <w:spacing w:val="17"/>
          <w:w w:val="105"/>
          <w:lang w:val="en-GB"/>
          <w:rPrChange w:id="4778" w:author="Christian PIEDALLU" w:date="2023-02-06T09:53:00Z">
            <w:rPr>
              <w:spacing w:val="17"/>
              <w:w w:val="105"/>
            </w:rPr>
          </w:rPrChange>
        </w:rPr>
        <w:t xml:space="preserve"> </w:t>
      </w:r>
      <w:r w:rsidRPr="00814BC9">
        <w:rPr>
          <w:w w:val="105"/>
          <w:lang w:val="en-GB"/>
          <w:rPrChange w:id="4779" w:author="Christian PIEDALLU" w:date="2023-02-06T09:53:00Z">
            <w:rPr>
              <w:w w:val="105"/>
            </w:rPr>
          </w:rPrChange>
        </w:rPr>
        <w:t>climate,</w:t>
      </w:r>
      <w:r w:rsidRPr="00814BC9">
        <w:rPr>
          <w:spacing w:val="17"/>
          <w:w w:val="105"/>
          <w:lang w:val="en-GB"/>
          <w:rPrChange w:id="4780" w:author="Christian PIEDALLU" w:date="2023-02-06T09:53:00Z">
            <w:rPr>
              <w:spacing w:val="17"/>
              <w:w w:val="105"/>
            </w:rPr>
          </w:rPrChange>
        </w:rPr>
        <w:t xml:space="preserve"> </w:t>
      </w:r>
      <w:r w:rsidRPr="00814BC9">
        <w:rPr>
          <w:w w:val="105"/>
          <w:lang w:val="en-GB"/>
          <w:rPrChange w:id="4781" w:author="Christian PIEDALLU" w:date="2023-02-06T09:53:00Z">
            <w:rPr>
              <w:w w:val="105"/>
            </w:rPr>
          </w:rPrChange>
        </w:rPr>
        <w:t>as</w:t>
      </w:r>
      <w:r w:rsidRPr="00814BC9">
        <w:rPr>
          <w:spacing w:val="17"/>
          <w:w w:val="105"/>
          <w:lang w:val="en-GB"/>
          <w:rPrChange w:id="4782" w:author="Christian PIEDALLU" w:date="2023-02-06T09:53:00Z">
            <w:rPr>
              <w:spacing w:val="17"/>
              <w:w w:val="105"/>
            </w:rPr>
          </w:rPrChange>
        </w:rPr>
        <w:t xml:space="preserve"> </w:t>
      </w:r>
      <w:r w:rsidRPr="00814BC9">
        <w:rPr>
          <w:w w:val="105"/>
          <w:lang w:val="en-GB"/>
          <w:rPrChange w:id="4783" w:author="Christian PIEDALLU" w:date="2023-02-06T09:53:00Z">
            <w:rPr>
              <w:w w:val="105"/>
            </w:rPr>
          </w:rPrChange>
        </w:rPr>
        <w:t>in</w:t>
      </w:r>
      <w:r w:rsidRPr="00814BC9">
        <w:rPr>
          <w:spacing w:val="17"/>
          <w:w w:val="105"/>
          <w:lang w:val="en-GB"/>
          <w:rPrChange w:id="4784" w:author="Christian PIEDALLU" w:date="2023-02-06T09:53:00Z">
            <w:rPr>
              <w:spacing w:val="17"/>
              <w:w w:val="105"/>
            </w:rPr>
          </w:rPrChange>
        </w:rPr>
        <w:t xml:space="preserve"> </w:t>
      </w:r>
      <w:r w:rsidRPr="00814BC9">
        <w:rPr>
          <w:w w:val="105"/>
          <w:lang w:val="en-GB"/>
          <w:rPrChange w:id="4785" w:author="Christian PIEDALLU" w:date="2023-02-06T09:53:00Z">
            <w:rPr>
              <w:w w:val="105"/>
            </w:rPr>
          </w:rPrChange>
        </w:rPr>
        <w:t>the</w:t>
      </w:r>
      <w:r w:rsidRPr="00814BC9">
        <w:rPr>
          <w:spacing w:val="18"/>
          <w:w w:val="105"/>
          <w:lang w:val="en-GB"/>
          <w:rPrChange w:id="4786" w:author="Christian PIEDALLU" w:date="2023-02-06T09:53:00Z">
            <w:rPr>
              <w:spacing w:val="18"/>
              <w:w w:val="105"/>
            </w:rPr>
          </w:rPrChange>
        </w:rPr>
        <w:t xml:space="preserve"> </w:t>
      </w:r>
      <w:r w:rsidRPr="00814BC9">
        <w:rPr>
          <w:w w:val="105"/>
          <w:lang w:val="en-GB"/>
          <w:rPrChange w:id="4787" w:author="Christian PIEDALLU" w:date="2023-02-06T09:53:00Z">
            <w:rPr>
              <w:w w:val="105"/>
            </w:rPr>
          </w:rPrChange>
        </w:rPr>
        <w:t>Plains,</w:t>
      </w:r>
    </w:p>
    <w:p w14:paraId="11070B0E" w14:textId="77777777" w:rsidR="00B177F5" w:rsidRPr="00814BC9" w:rsidRDefault="00B553DB">
      <w:pPr>
        <w:pStyle w:val="Corpsdetexte"/>
        <w:ind w:left="163"/>
        <w:rPr>
          <w:lang w:val="en-GB"/>
          <w:rPrChange w:id="4788" w:author="Christian PIEDALLU" w:date="2023-02-06T09:53:00Z">
            <w:rPr/>
          </w:rPrChange>
        </w:rPr>
      </w:pPr>
      <w:r w:rsidRPr="00814BC9">
        <w:rPr>
          <w:rFonts w:ascii="Trebuchet MS"/>
          <w:sz w:val="10"/>
          <w:lang w:val="en-GB"/>
          <w:rPrChange w:id="4789" w:author="Christian PIEDALLU" w:date="2023-02-06T09:53:00Z">
            <w:rPr>
              <w:rFonts w:ascii="Trebuchet MS"/>
              <w:sz w:val="10"/>
            </w:rPr>
          </w:rPrChange>
        </w:rPr>
        <w:t xml:space="preserve">257     </w:t>
      </w:r>
      <w:r w:rsidRPr="00814BC9">
        <w:rPr>
          <w:rFonts w:ascii="Trebuchet MS"/>
          <w:spacing w:val="19"/>
          <w:sz w:val="10"/>
          <w:lang w:val="en-GB"/>
          <w:rPrChange w:id="4790" w:author="Christian PIEDALLU" w:date="2023-02-06T09:53:00Z">
            <w:rPr>
              <w:rFonts w:ascii="Trebuchet MS"/>
              <w:spacing w:val="19"/>
              <w:sz w:val="10"/>
            </w:rPr>
          </w:rPrChange>
        </w:rPr>
        <w:t xml:space="preserve"> </w:t>
      </w:r>
      <w:r w:rsidRPr="00814BC9">
        <w:rPr>
          <w:lang w:val="en-GB"/>
          <w:rPrChange w:id="4791" w:author="Christian PIEDALLU" w:date="2023-02-06T09:53:00Z">
            <w:rPr/>
          </w:rPrChange>
        </w:rPr>
        <w:t>does</w:t>
      </w:r>
      <w:r w:rsidRPr="00814BC9">
        <w:rPr>
          <w:spacing w:val="39"/>
          <w:lang w:val="en-GB"/>
          <w:rPrChange w:id="4792" w:author="Christian PIEDALLU" w:date="2023-02-06T09:53:00Z">
            <w:rPr>
              <w:spacing w:val="39"/>
            </w:rPr>
          </w:rPrChange>
        </w:rPr>
        <w:t xml:space="preserve"> </w:t>
      </w:r>
      <w:r w:rsidRPr="00814BC9">
        <w:rPr>
          <w:lang w:val="en-GB"/>
          <w:rPrChange w:id="4793" w:author="Christian PIEDALLU" w:date="2023-02-06T09:53:00Z">
            <w:rPr/>
          </w:rPrChange>
        </w:rPr>
        <w:t>not</w:t>
      </w:r>
      <w:r w:rsidRPr="00814BC9">
        <w:rPr>
          <w:spacing w:val="39"/>
          <w:lang w:val="en-GB"/>
          <w:rPrChange w:id="4794" w:author="Christian PIEDALLU" w:date="2023-02-06T09:53:00Z">
            <w:rPr>
              <w:spacing w:val="39"/>
            </w:rPr>
          </w:rPrChange>
        </w:rPr>
        <w:t xml:space="preserve"> </w:t>
      </w:r>
      <w:r w:rsidRPr="00814BC9">
        <w:rPr>
          <w:lang w:val="en-GB"/>
          <w:rPrChange w:id="4795" w:author="Christian PIEDALLU" w:date="2023-02-06T09:53:00Z">
            <w:rPr/>
          </w:rPrChange>
        </w:rPr>
        <w:t>meet</w:t>
      </w:r>
      <w:r w:rsidRPr="00814BC9">
        <w:rPr>
          <w:spacing w:val="39"/>
          <w:lang w:val="en-GB"/>
          <w:rPrChange w:id="4796" w:author="Christian PIEDALLU" w:date="2023-02-06T09:53:00Z">
            <w:rPr>
              <w:spacing w:val="39"/>
            </w:rPr>
          </w:rPrChange>
        </w:rPr>
        <w:t xml:space="preserve"> </w:t>
      </w:r>
      <w:r w:rsidRPr="00814BC9">
        <w:rPr>
          <w:lang w:val="en-GB"/>
          <w:rPrChange w:id="4797" w:author="Christian PIEDALLU" w:date="2023-02-06T09:53:00Z">
            <w:rPr/>
          </w:rPrChange>
        </w:rPr>
        <w:t>the</w:t>
      </w:r>
      <w:r w:rsidRPr="00814BC9">
        <w:rPr>
          <w:spacing w:val="39"/>
          <w:lang w:val="en-GB"/>
          <w:rPrChange w:id="4798" w:author="Christian PIEDALLU" w:date="2023-02-06T09:53:00Z">
            <w:rPr>
              <w:spacing w:val="39"/>
            </w:rPr>
          </w:rPrChange>
        </w:rPr>
        <w:t xml:space="preserve"> </w:t>
      </w:r>
      <w:r w:rsidRPr="00814BC9">
        <w:rPr>
          <w:lang w:val="en-GB"/>
          <w:rPrChange w:id="4799" w:author="Christian PIEDALLU" w:date="2023-02-06T09:53:00Z">
            <w:rPr/>
          </w:rPrChange>
        </w:rPr>
        <w:t>autecological</w:t>
      </w:r>
      <w:r w:rsidRPr="00814BC9">
        <w:rPr>
          <w:spacing w:val="39"/>
          <w:lang w:val="en-GB"/>
          <w:rPrChange w:id="4800" w:author="Christian PIEDALLU" w:date="2023-02-06T09:53:00Z">
            <w:rPr>
              <w:spacing w:val="39"/>
            </w:rPr>
          </w:rPrChange>
        </w:rPr>
        <w:t xml:space="preserve"> </w:t>
      </w:r>
      <w:r w:rsidRPr="00814BC9">
        <w:rPr>
          <w:lang w:val="en-GB"/>
          <w:rPrChange w:id="4801" w:author="Christian PIEDALLU" w:date="2023-02-06T09:53:00Z">
            <w:rPr/>
          </w:rPrChange>
        </w:rPr>
        <w:t>requirements</w:t>
      </w:r>
      <w:r w:rsidRPr="00814BC9">
        <w:rPr>
          <w:spacing w:val="39"/>
          <w:lang w:val="en-GB"/>
          <w:rPrChange w:id="4802" w:author="Christian PIEDALLU" w:date="2023-02-06T09:53:00Z">
            <w:rPr>
              <w:spacing w:val="39"/>
            </w:rPr>
          </w:rPrChange>
        </w:rPr>
        <w:t xml:space="preserve"> </w:t>
      </w:r>
      <w:r w:rsidRPr="00814BC9">
        <w:rPr>
          <w:lang w:val="en-GB"/>
          <w:rPrChange w:id="4803" w:author="Christian PIEDALLU" w:date="2023-02-06T09:53:00Z">
            <w:rPr/>
          </w:rPrChange>
        </w:rPr>
        <w:t>of</w:t>
      </w:r>
      <w:r w:rsidRPr="00814BC9">
        <w:rPr>
          <w:spacing w:val="39"/>
          <w:lang w:val="en-GB"/>
          <w:rPrChange w:id="4804" w:author="Christian PIEDALLU" w:date="2023-02-06T09:53:00Z">
            <w:rPr>
              <w:spacing w:val="39"/>
            </w:rPr>
          </w:rPrChange>
        </w:rPr>
        <w:t xml:space="preserve"> </w:t>
      </w:r>
      <w:r w:rsidRPr="00814BC9">
        <w:rPr>
          <w:lang w:val="en-GB"/>
          <w:rPrChange w:id="4805" w:author="Christian PIEDALLU" w:date="2023-02-06T09:53:00Z">
            <w:rPr/>
          </w:rPrChange>
        </w:rPr>
        <w:t>the</w:t>
      </w:r>
      <w:r w:rsidRPr="00814BC9">
        <w:rPr>
          <w:spacing w:val="39"/>
          <w:lang w:val="en-GB"/>
          <w:rPrChange w:id="4806" w:author="Christian PIEDALLU" w:date="2023-02-06T09:53:00Z">
            <w:rPr>
              <w:spacing w:val="39"/>
            </w:rPr>
          </w:rPrChange>
        </w:rPr>
        <w:t xml:space="preserve"> </w:t>
      </w:r>
      <w:r w:rsidRPr="00814BC9">
        <w:rPr>
          <w:lang w:val="en-GB"/>
          <w:rPrChange w:id="4807" w:author="Christian PIEDALLU" w:date="2023-02-06T09:53:00Z">
            <w:rPr/>
          </w:rPrChange>
        </w:rPr>
        <w:t>spruce</w:t>
      </w:r>
      <w:r w:rsidRPr="00814BC9">
        <w:rPr>
          <w:spacing w:val="39"/>
          <w:lang w:val="en-GB"/>
          <w:rPrChange w:id="4808" w:author="Christian PIEDALLU" w:date="2023-02-06T09:53:00Z">
            <w:rPr>
              <w:spacing w:val="39"/>
            </w:rPr>
          </w:rPrChange>
        </w:rPr>
        <w:t xml:space="preserve"> </w:t>
      </w:r>
      <w:r w:rsidRPr="00814BC9">
        <w:rPr>
          <w:lang w:val="en-GB"/>
          <w:rPrChange w:id="4809" w:author="Christian PIEDALLU" w:date="2023-02-06T09:53:00Z">
            <w:rPr/>
          </w:rPrChange>
        </w:rPr>
        <w:t>species,</w:t>
      </w:r>
      <w:r w:rsidRPr="00814BC9">
        <w:rPr>
          <w:spacing w:val="41"/>
          <w:lang w:val="en-GB"/>
          <w:rPrChange w:id="4810" w:author="Christian PIEDALLU" w:date="2023-02-06T09:53:00Z">
            <w:rPr>
              <w:spacing w:val="41"/>
            </w:rPr>
          </w:rPrChange>
        </w:rPr>
        <w:t xml:space="preserve"> </w:t>
      </w:r>
      <w:r w:rsidRPr="00814BC9">
        <w:rPr>
          <w:lang w:val="en-GB"/>
          <w:rPrChange w:id="4811" w:author="Christian PIEDALLU" w:date="2023-02-06T09:53:00Z">
            <w:rPr/>
          </w:rPrChange>
        </w:rPr>
        <w:t>especially</w:t>
      </w:r>
      <w:r w:rsidRPr="00814BC9">
        <w:rPr>
          <w:spacing w:val="39"/>
          <w:lang w:val="en-GB"/>
          <w:rPrChange w:id="4812" w:author="Christian PIEDALLU" w:date="2023-02-06T09:53:00Z">
            <w:rPr>
              <w:spacing w:val="39"/>
            </w:rPr>
          </w:rPrChange>
        </w:rPr>
        <w:t xml:space="preserve"> </w:t>
      </w:r>
      <w:r w:rsidRPr="00814BC9">
        <w:rPr>
          <w:lang w:val="en-GB"/>
          <w:rPrChange w:id="4813" w:author="Christian PIEDALLU" w:date="2023-02-06T09:53:00Z">
            <w:rPr/>
          </w:rPrChange>
        </w:rPr>
        <w:t>during</w:t>
      </w:r>
      <w:r w:rsidRPr="00814BC9">
        <w:rPr>
          <w:spacing w:val="39"/>
          <w:lang w:val="en-GB"/>
          <w:rPrChange w:id="4814" w:author="Christian PIEDALLU" w:date="2023-02-06T09:53:00Z">
            <w:rPr>
              <w:spacing w:val="39"/>
            </w:rPr>
          </w:rPrChange>
        </w:rPr>
        <w:t xml:space="preserve"> </w:t>
      </w:r>
      <w:r w:rsidRPr="00814BC9">
        <w:rPr>
          <w:lang w:val="en-GB"/>
          <w:rPrChange w:id="4815" w:author="Christian PIEDALLU" w:date="2023-02-06T09:53:00Z">
            <w:rPr/>
          </w:rPrChange>
        </w:rPr>
        <w:t>extreme</w:t>
      </w:r>
      <w:r w:rsidRPr="00814BC9">
        <w:rPr>
          <w:spacing w:val="39"/>
          <w:lang w:val="en-GB"/>
          <w:rPrChange w:id="4816" w:author="Christian PIEDALLU" w:date="2023-02-06T09:53:00Z">
            <w:rPr>
              <w:spacing w:val="39"/>
            </w:rPr>
          </w:rPrChange>
        </w:rPr>
        <w:t xml:space="preserve"> </w:t>
      </w:r>
      <w:r w:rsidRPr="00814BC9">
        <w:rPr>
          <w:lang w:val="en-GB"/>
          <w:rPrChange w:id="4817" w:author="Christian PIEDALLU" w:date="2023-02-06T09:53:00Z">
            <w:rPr/>
          </w:rPrChange>
        </w:rPr>
        <w:t>dry</w:t>
      </w:r>
    </w:p>
    <w:p w14:paraId="563FCDA9" w14:textId="77777777" w:rsidR="00B177F5" w:rsidRPr="00814BC9" w:rsidRDefault="00B553DB">
      <w:pPr>
        <w:pStyle w:val="Corpsdetexte"/>
        <w:ind w:left="163"/>
        <w:rPr>
          <w:lang w:val="en-GB"/>
          <w:rPrChange w:id="4818" w:author="Christian PIEDALLU" w:date="2023-02-06T09:53:00Z">
            <w:rPr/>
          </w:rPrChange>
        </w:rPr>
      </w:pPr>
      <w:r w:rsidRPr="00814BC9">
        <w:rPr>
          <w:rFonts w:ascii="Trebuchet MS"/>
          <w:sz w:val="10"/>
          <w:lang w:val="en-GB"/>
          <w:rPrChange w:id="4819" w:author="Christian PIEDALLU" w:date="2023-02-06T09:53:00Z">
            <w:rPr>
              <w:rFonts w:ascii="Trebuchet MS"/>
              <w:sz w:val="10"/>
            </w:rPr>
          </w:rPrChange>
        </w:rPr>
        <w:t xml:space="preserve">258     </w:t>
      </w:r>
      <w:r w:rsidRPr="00814BC9">
        <w:rPr>
          <w:rFonts w:ascii="Trebuchet MS"/>
          <w:spacing w:val="19"/>
          <w:sz w:val="10"/>
          <w:lang w:val="en-GB"/>
          <w:rPrChange w:id="4820" w:author="Christian PIEDALLU" w:date="2023-02-06T09:53:00Z">
            <w:rPr>
              <w:rFonts w:ascii="Trebuchet MS"/>
              <w:spacing w:val="19"/>
              <w:sz w:val="10"/>
            </w:rPr>
          </w:rPrChange>
        </w:rPr>
        <w:t xml:space="preserve"> </w:t>
      </w:r>
      <w:r w:rsidRPr="00814BC9">
        <w:rPr>
          <w:lang w:val="en-GB"/>
          <w:rPrChange w:id="4821" w:author="Christian PIEDALLU" w:date="2023-02-06T09:53:00Z">
            <w:rPr/>
          </w:rPrChange>
        </w:rPr>
        <w:t>or</w:t>
      </w:r>
      <w:r w:rsidRPr="00814BC9">
        <w:rPr>
          <w:spacing w:val="23"/>
          <w:lang w:val="en-GB"/>
          <w:rPrChange w:id="4822" w:author="Christian PIEDALLU" w:date="2023-02-06T09:53:00Z">
            <w:rPr>
              <w:spacing w:val="23"/>
            </w:rPr>
          </w:rPrChange>
        </w:rPr>
        <w:t xml:space="preserve"> </w:t>
      </w:r>
      <w:r w:rsidRPr="00814BC9">
        <w:rPr>
          <w:lang w:val="en-GB"/>
          <w:rPrChange w:id="4823" w:author="Christian PIEDALLU" w:date="2023-02-06T09:53:00Z">
            <w:rPr/>
          </w:rPrChange>
        </w:rPr>
        <w:t>warm</w:t>
      </w:r>
      <w:r w:rsidRPr="00814BC9">
        <w:rPr>
          <w:spacing w:val="23"/>
          <w:lang w:val="en-GB"/>
          <w:rPrChange w:id="4824" w:author="Christian PIEDALLU" w:date="2023-02-06T09:53:00Z">
            <w:rPr>
              <w:spacing w:val="23"/>
            </w:rPr>
          </w:rPrChange>
        </w:rPr>
        <w:t xml:space="preserve"> </w:t>
      </w:r>
      <w:r w:rsidRPr="00814BC9">
        <w:rPr>
          <w:lang w:val="en-GB"/>
          <w:rPrChange w:id="4825" w:author="Christian PIEDALLU" w:date="2023-02-06T09:53:00Z">
            <w:rPr/>
          </w:rPrChange>
        </w:rPr>
        <w:t>events</w:t>
      </w:r>
      <w:r w:rsidRPr="00814BC9">
        <w:rPr>
          <w:spacing w:val="24"/>
          <w:lang w:val="en-GB"/>
          <w:rPrChange w:id="4826" w:author="Christian PIEDALLU" w:date="2023-02-06T09:53:00Z">
            <w:rPr>
              <w:spacing w:val="24"/>
            </w:rPr>
          </w:rPrChange>
        </w:rPr>
        <w:t xml:space="preserve"> </w:t>
      </w:r>
      <w:r w:rsidRPr="00814BC9">
        <w:rPr>
          <w:lang w:val="en-GB"/>
          <w:rPrChange w:id="4827" w:author="Christian PIEDALLU" w:date="2023-02-06T09:53:00Z">
            <w:rPr/>
          </w:rPrChange>
        </w:rPr>
        <w:t>as</w:t>
      </w:r>
      <w:r w:rsidRPr="00814BC9">
        <w:rPr>
          <w:spacing w:val="23"/>
          <w:lang w:val="en-GB"/>
          <w:rPrChange w:id="4828" w:author="Christian PIEDALLU" w:date="2023-02-06T09:53:00Z">
            <w:rPr>
              <w:spacing w:val="23"/>
            </w:rPr>
          </w:rPrChange>
        </w:rPr>
        <w:t xml:space="preserve"> </w:t>
      </w:r>
      <w:r w:rsidRPr="00814BC9">
        <w:rPr>
          <w:lang w:val="en-GB"/>
          <w:rPrChange w:id="4829" w:author="Christian PIEDALLU" w:date="2023-02-06T09:53:00Z">
            <w:rPr/>
          </w:rPrChange>
        </w:rPr>
        <w:t>in</w:t>
      </w:r>
      <w:r w:rsidRPr="00814BC9">
        <w:rPr>
          <w:spacing w:val="23"/>
          <w:lang w:val="en-GB"/>
          <w:rPrChange w:id="4830" w:author="Christian PIEDALLU" w:date="2023-02-06T09:53:00Z">
            <w:rPr>
              <w:spacing w:val="23"/>
            </w:rPr>
          </w:rPrChange>
        </w:rPr>
        <w:t xml:space="preserve"> </w:t>
      </w:r>
      <w:r w:rsidRPr="00814BC9">
        <w:rPr>
          <w:lang w:val="en-GB"/>
          <w:rPrChange w:id="4831" w:author="Christian PIEDALLU" w:date="2023-02-06T09:53:00Z">
            <w:rPr/>
          </w:rPrChange>
        </w:rPr>
        <w:t>the</w:t>
      </w:r>
      <w:r w:rsidRPr="00814BC9">
        <w:rPr>
          <w:spacing w:val="23"/>
          <w:lang w:val="en-GB"/>
          <w:rPrChange w:id="4832" w:author="Christian PIEDALLU" w:date="2023-02-06T09:53:00Z">
            <w:rPr>
              <w:spacing w:val="23"/>
            </w:rPr>
          </w:rPrChange>
        </w:rPr>
        <w:t xml:space="preserve"> </w:t>
      </w:r>
      <w:r w:rsidRPr="00814BC9">
        <w:rPr>
          <w:lang w:val="en-GB"/>
          <w:rPrChange w:id="4833" w:author="Christian PIEDALLU" w:date="2023-02-06T09:53:00Z">
            <w:rPr/>
          </w:rPrChange>
        </w:rPr>
        <w:t>period</w:t>
      </w:r>
      <w:r w:rsidRPr="00814BC9">
        <w:rPr>
          <w:spacing w:val="24"/>
          <w:lang w:val="en-GB"/>
          <w:rPrChange w:id="4834" w:author="Christian PIEDALLU" w:date="2023-02-06T09:53:00Z">
            <w:rPr>
              <w:spacing w:val="24"/>
            </w:rPr>
          </w:rPrChange>
        </w:rPr>
        <w:t xml:space="preserve"> </w:t>
      </w:r>
      <w:r w:rsidRPr="00814BC9">
        <w:rPr>
          <w:lang w:val="en-GB"/>
          <w:rPrChange w:id="4835" w:author="Christian PIEDALLU" w:date="2023-02-06T09:53:00Z">
            <w:rPr/>
          </w:rPrChange>
        </w:rPr>
        <w:t>2018-2020</w:t>
      </w:r>
      <w:r w:rsidRPr="00814BC9">
        <w:rPr>
          <w:spacing w:val="23"/>
          <w:lang w:val="en-GB"/>
          <w:rPrChange w:id="4836" w:author="Christian PIEDALLU" w:date="2023-02-06T09:53:00Z">
            <w:rPr>
              <w:spacing w:val="23"/>
            </w:rPr>
          </w:rPrChange>
        </w:rPr>
        <w:t xml:space="preserve"> </w:t>
      </w:r>
      <w:r w:rsidR="00F312A1" w:rsidRPr="00814BC9">
        <w:rPr>
          <w:lang w:val="en-GB"/>
          <w:rPrChange w:id="4837" w:author="Christian PIEDALLU" w:date="2023-02-06T09:53:00Z">
            <w:rPr/>
          </w:rPrChange>
        </w:rPr>
        <w:fldChar w:fldCharType="begin"/>
      </w:r>
      <w:r w:rsidR="00F312A1" w:rsidRPr="00814BC9">
        <w:rPr>
          <w:lang w:val="en-GB"/>
          <w:rPrChange w:id="4838" w:author="Christian PIEDALLU" w:date="2023-02-06T09:53:00Z">
            <w:rPr/>
          </w:rPrChange>
        </w:rPr>
        <w:instrText xml:space="preserve"> HYPERLINK \l "_bookmark55" </w:instrText>
      </w:r>
      <w:r w:rsidR="00F312A1" w:rsidRPr="00814BC9">
        <w:rPr>
          <w:lang w:val="en-GB"/>
          <w:rPrChange w:id="4839" w:author="Christian PIEDALLU" w:date="2023-02-06T09:53:00Z">
            <w:rPr>
              <w:spacing w:val="23"/>
            </w:rPr>
          </w:rPrChange>
        </w:rPr>
        <w:fldChar w:fldCharType="separate"/>
      </w:r>
      <w:r w:rsidRPr="00814BC9">
        <w:rPr>
          <w:lang w:val="en-GB"/>
          <w:rPrChange w:id="4840" w:author="Christian PIEDALLU" w:date="2023-02-06T09:53:00Z">
            <w:rPr/>
          </w:rPrChange>
        </w:rPr>
        <w:t>(Rousi</w:t>
      </w:r>
      <w:r w:rsidRPr="00814BC9">
        <w:rPr>
          <w:spacing w:val="23"/>
          <w:lang w:val="en-GB"/>
          <w:rPrChange w:id="4841" w:author="Christian PIEDALLU" w:date="2023-02-06T09:53:00Z">
            <w:rPr>
              <w:spacing w:val="23"/>
            </w:rPr>
          </w:rPrChange>
        </w:rPr>
        <w:t xml:space="preserve"> </w:t>
      </w:r>
      <w:r w:rsidRPr="00814BC9">
        <w:rPr>
          <w:lang w:val="en-GB"/>
          <w:rPrChange w:id="4842" w:author="Christian PIEDALLU" w:date="2023-02-06T09:53:00Z">
            <w:rPr/>
          </w:rPrChange>
        </w:rPr>
        <w:t>et</w:t>
      </w:r>
      <w:r w:rsidRPr="00814BC9">
        <w:rPr>
          <w:spacing w:val="23"/>
          <w:lang w:val="en-GB"/>
          <w:rPrChange w:id="4843" w:author="Christian PIEDALLU" w:date="2023-02-06T09:53:00Z">
            <w:rPr>
              <w:spacing w:val="23"/>
            </w:rPr>
          </w:rPrChange>
        </w:rPr>
        <w:t xml:space="preserve"> </w:t>
      </w:r>
      <w:r w:rsidRPr="00814BC9">
        <w:rPr>
          <w:lang w:val="en-GB"/>
          <w:rPrChange w:id="4844" w:author="Christian PIEDALLU" w:date="2023-02-06T09:53:00Z">
            <w:rPr/>
          </w:rPrChange>
        </w:rPr>
        <w:t>al.,</w:t>
      </w:r>
      <w:r w:rsidRPr="00814BC9">
        <w:rPr>
          <w:spacing w:val="23"/>
          <w:lang w:val="en-GB"/>
          <w:rPrChange w:id="4845" w:author="Christian PIEDALLU" w:date="2023-02-06T09:53:00Z">
            <w:rPr>
              <w:spacing w:val="23"/>
            </w:rPr>
          </w:rPrChange>
        </w:rPr>
        <w:t xml:space="preserve"> </w:t>
      </w:r>
      <w:r w:rsidR="00F312A1" w:rsidRPr="00814BC9">
        <w:rPr>
          <w:spacing w:val="23"/>
          <w:lang w:val="en-GB"/>
          <w:rPrChange w:id="4846" w:author="Christian PIEDALLU" w:date="2023-02-06T09:53:00Z">
            <w:rPr>
              <w:spacing w:val="23"/>
            </w:rPr>
          </w:rPrChange>
        </w:rPr>
        <w:fldChar w:fldCharType="end"/>
      </w:r>
      <w:r w:rsidR="00F312A1" w:rsidRPr="00814BC9">
        <w:rPr>
          <w:lang w:val="en-GB"/>
          <w:rPrChange w:id="4847" w:author="Christian PIEDALLU" w:date="2023-02-06T09:53:00Z">
            <w:rPr/>
          </w:rPrChange>
        </w:rPr>
        <w:fldChar w:fldCharType="begin"/>
      </w:r>
      <w:r w:rsidR="00F312A1" w:rsidRPr="00814BC9">
        <w:rPr>
          <w:lang w:val="en-GB"/>
          <w:rPrChange w:id="4848" w:author="Christian PIEDALLU" w:date="2023-02-06T09:53:00Z">
            <w:rPr/>
          </w:rPrChange>
        </w:rPr>
        <w:instrText xml:space="preserve"> HYPERLINK \l "_bookmark55" </w:instrText>
      </w:r>
      <w:r w:rsidR="00F312A1" w:rsidRPr="00814BC9">
        <w:rPr>
          <w:lang w:val="en-GB"/>
          <w:rPrChange w:id="4849" w:author="Christian PIEDALLU" w:date="2023-02-06T09:53:00Z">
            <w:rPr>
              <w:spacing w:val="24"/>
            </w:rPr>
          </w:rPrChange>
        </w:rPr>
        <w:fldChar w:fldCharType="separate"/>
      </w:r>
      <w:r w:rsidRPr="00814BC9">
        <w:rPr>
          <w:lang w:val="en-GB"/>
          <w:rPrChange w:id="4850" w:author="Christian PIEDALLU" w:date="2023-02-06T09:53:00Z">
            <w:rPr/>
          </w:rPrChange>
        </w:rPr>
        <w:t>2022)</w:t>
      </w:r>
      <w:r w:rsidRPr="00814BC9">
        <w:rPr>
          <w:spacing w:val="24"/>
          <w:lang w:val="en-GB"/>
          <w:rPrChange w:id="4851" w:author="Christian PIEDALLU" w:date="2023-02-06T09:53:00Z">
            <w:rPr>
              <w:spacing w:val="24"/>
            </w:rPr>
          </w:rPrChange>
        </w:rPr>
        <w:t xml:space="preserve"> </w:t>
      </w:r>
      <w:r w:rsidR="00F312A1" w:rsidRPr="00814BC9">
        <w:rPr>
          <w:spacing w:val="24"/>
          <w:lang w:val="en-GB"/>
          <w:rPrChange w:id="4852" w:author="Christian PIEDALLU" w:date="2023-02-06T09:53:00Z">
            <w:rPr>
              <w:spacing w:val="24"/>
            </w:rPr>
          </w:rPrChange>
        </w:rPr>
        <w:fldChar w:fldCharType="end"/>
      </w:r>
      <w:r w:rsidRPr="00814BC9">
        <w:rPr>
          <w:lang w:val="en-GB"/>
          <w:rPrChange w:id="4853" w:author="Christian PIEDALLU" w:date="2023-02-06T09:53:00Z">
            <w:rPr/>
          </w:rPrChange>
        </w:rPr>
        <w:t>which</w:t>
      </w:r>
      <w:r w:rsidRPr="00814BC9">
        <w:rPr>
          <w:spacing w:val="23"/>
          <w:lang w:val="en-GB"/>
          <w:rPrChange w:id="4854" w:author="Christian PIEDALLU" w:date="2023-02-06T09:53:00Z">
            <w:rPr>
              <w:spacing w:val="23"/>
            </w:rPr>
          </w:rPrChange>
        </w:rPr>
        <w:t xml:space="preserve"> </w:t>
      </w:r>
      <w:r w:rsidRPr="00814BC9">
        <w:rPr>
          <w:lang w:val="en-GB"/>
          <w:rPrChange w:id="4855" w:author="Christian PIEDALLU" w:date="2023-02-06T09:53:00Z">
            <w:rPr/>
          </w:rPrChange>
        </w:rPr>
        <w:t>stressed</w:t>
      </w:r>
      <w:r w:rsidRPr="00814BC9">
        <w:rPr>
          <w:spacing w:val="23"/>
          <w:lang w:val="en-GB"/>
          <w:rPrChange w:id="4856" w:author="Christian PIEDALLU" w:date="2023-02-06T09:53:00Z">
            <w:rPr>
              <w:spacing w:val="23"/>
            </w:rPr>
          </w:rPrChange>
        </w:rPr>
        <w:t xml:space="preserve"> </w:t>
      </w:r>
      <w:r w:rsidRPr="00814BC9">
        <w:rPr>
          <w:lang w:val="en-GB"/>
          <w:rPrChange w:id="4857" w:author="Christian PIEDALLU" w:date="2023-02-06T09:53:00Z">
            <w:rPr/>
          </w:rPrChange>
        </w:rPr>
        <w:t>the</w:t>
      </w:r>
      <w:r w:rsidRPr="00814BC9">
        <w:rPr>
          <w:spacing w:val="23"/>
          <w:lang w:val="en-GB"/>
          <w:rPrChange w:id="4858" w:author="Christian PIEDALLU" w:date="2023-02-06T09:53:00Z">
            <w:rPr>
              <w:spacing w:val="23"/>
            </w:rPr>
          </w:rPrChange>
        </w:rPr>
        <w:t xml:space="preserve"> </w:t>
      </w:r>
      <w:r w:rsidRPr="00814BC9">
        <w:rPr>
          <w:lang w:val="en-GB"/>
          <w:rPrChange w:id="4859" w:author="Christian PIEDALLU" w:date="2023-02-06T09:53:00Z">
            <w:rPr/>
          </w:rPrChange>
        </w:rPr>
        <w:t>spruce.</w:t>
      </w:r>
      <w:r w:rsidRPr="00814BC9">
        <w:rPr>
          <w:spacing w:val="57"/>
          <w:lang w:val="en-GB"/>
          <w:rPrChange w:id="4860" w:author="Christian PIEDALLU" w:date="2023-02-06T09:53:00Z">
            <w:rPr>
              <w:spacing w:val="57"/>
            </w:rPr>
          </w:rPrChange>
        </w:rPr>
        <w:t xml:space="preserve"> </w:t>
      </w:r>
      <w:r w:rsidRPr="00814BC9">
        <w:rPr>
          <w:lang w:val="en-GB"/>
          <w:rPrChange w:id="4861" w:author="Christian PIEDALLU" w:date="2023-02-06T09:53:00Z">
            <w:rPr/>
          </w:rPrChange>
        </w:rPr>
        <w:t>Moreover</w:t>
      </w:r>
    </w:p>
    <w:p w14:paraId="68C1A15C" w14:textId="77777777" w:rsidR="00B177F5" w:rsidRPr="00814BC9" w:rsidRDefault="00B553DB">
      <w:pPr>
        <w:pStyle w:val="Corpsdetexte"/>
        <w:ind w:left="163"/>
        <w:rPr>
          <w:lang w:val="en-GB"/>
          <w:rPrChange w:id="4862" w:author="Christian PIEDALLU" w:date="2023-02-06T09:53:00Z">
            <w:rPr/>
          </w:rPrChange>
        </w:rPr>
      </w:pPr>
      <w:r w:rsidRPr="00814BC9">
        <w:rPr>
          <w:rFonts w:ascii="Trebuchet MS"/>
          <w:sz w:val="10"/>
          <w:lang w:val="en-GB"/>
          <w:rPrChange w:id="4863" w:author="Christian PIEDALLU" w:date="2023-02-06T09:53:00Z">
            <w:rPr>
              <w:rFonts w:ascii="Trebuchet MS"/>
              <w:sz w:val="10"/>
            </w:rPr>
          </w:rPrChange>
        </w:rPr>
        <w:t xml:space="preserve">259     </w:t>
      </w:r>
      <w:r w:rsidRPr="00814BC9">
        <w:rPr>
          <w:rFonts w:ascii="Trebuchet MS"/>
          <w:spacing w:val="19"/>
          <w:sz w:val="10"/>
          <w:lang w:val="en-GB"/>
          <w:rPrChange w:id="4864" w:author="Christian PIEDALLU" w:date="2023-02-06T09:53:00Z">
            <w:rPr>
              <w:rFonts w:ascii="Trebuchet MS"/>
              <w:spacing w:val="19"/>
              <w:sz w:val="10"/>
            </w:rPr>
          </w:rPrChange>
        </w:rPr>
        <w:t xml:space="preserve"> </w:t>
      </w:r>
      <w:r w:rsidRPr="00814BC9">
        <w:rPr>
          <w:w w:val="105"/>
          <w:lang w:val="en-GB"/>
          <w:rPrChange w:id="4865" w:author="Christian PIEDALLU" w:date="2023-02-06T09:53:00Z">
            <w:rPr>
              <w:w w:val="105"/>
            </w:rPr>
          </w:rPrChange>
        </w:rPr>
        <w:t>during</w:t>
      </w:r>
      <w:r w:rsidRPr="00814BC9">
        <w:rPr>
          <w:spacing w:val="17"/>
          <w:w w:val="105"/>
          <w:lang w:val="en-GB"/>
          <w:rPrChange w:id="4866" w:author="Christian PIEDALLU" w:date="2023-02-06T09:53:00Z">
            <w:rPr>
              <w:spacing w:val="17"/>
              <w:w w:val="105"/>
            </w:rPr>
          </w:rPrChange>
        </w:rPr>
        <w:t xml:space="preserve"> </w:t>
      </w:r>
      <w:r w:rsidRPr="00814BC9">
        <w:rPr>
          <w:w w:val="105"/>
          <w:lang w:val="en-GB"/>
          <w:rPrChange w:id="4867" w:author="Christian PIEDALLU" w:date="2023-02-06T09:53:00Z">
            <w:rPr>
              <w:w w:val="105"/>
            </w:rPr>
          </w:rPrChange>
        </w:rPr>
        <w:t>warm</w:t>
      </w:r>
      <w:r w:rsidRPr="00814BC9">
        <w:rPr>
          <w:spacing w:val="18"/>
          <w:w w:val="105"/>
          <w:lang w:val="en-GB"/>
          <w:rPrChange w:id="4868" w:author="Christian PIEDALLU" w:date="2023-02-06T09:53:00Z">
            <w:rPr>
              <w:spacing w:val="18"/>
              <w:w w:val="105"/>
            </w:rPr>
          </w:rPrChange>
        </w:rPr>
        <w:t xml:space="preserve"> </w:t>
      </w:r>
      <w:r w:rsidRPr="00814BC9">
        <w:rPr>
          <w:w w:val="105"/>
          <w:lang w:val="en-GB"/>
          <w:rPrChange w:id="4869" w:author="Christian PIEDALLU" w:date="2023-02-06T09:53:00Z">
            <w:rPr>
              <w:w w:val="105"/>
            </w:rPr>
          </w:rPrChange>
        </w:rPr>
        <w:t>seasons,</w:t>
      </w:r>
      <w:r w:rsidRPr="00814BC9">
        <w:rPr>
          <w:spacing w:val="18"/>
          <w:w w:val="105"/>
          <w:lang w:val="en-GB"/>
          <w:rPrChange w:id="4870" w:author="Christian PIEDALLU" w:date="2023-02-06T09:53:00Z">
            <w:rPr>
              <w:spacing w:val="18"/>
              <w:w w:val="105"/>
            </w:rPr>
          </w:rPrChange>
        </w:rPr>
        <w:t xml:space="preserve"> </w:t>
      </w:r>
      <w:r w:rsidRPr="00814BC9">
        <w:rPr>
          <w:w w:val="105"/>
          <w:lang w:val="en-GB"/>
          <w:rPrChange w:id="4871" w:author="Christian PIEDALLU" w:date="2023-02-06T09:53:00Z">
            <w:rPr>
              <w:w w:val="105"/>
            </w:rPr>
          </w:rPrChange>
        </w:rPr>
        <w:t>the</w:t>
      </w:r>
      <w:r w:rsidRPr="00814BC9">
        <w:rPr>
          <w:spacing w:val="17"/>
          <w:w w:val="105"/>
          <w:lang w:val="en-GB"/>
          <w:rPrChange w:id="4872" w:author="Christian PIEDALLU" w:date="2023-02-06T09:53:00Z">
            <w:rPr>
              <w:spacing w:val="17"/>
              <w:w w:val="105"/>
            </w:rPr>
          </w:rPrChange>
        </w:rPr>
        <w:t xml:space="preserve"> </w:t>
      </w:r>
      <w:r w:rsidRPr="00814BC9">
        <w:rPr>
          <w:w w:val="105"/>
          <w:lang w:val="en-GB"/>
          <w:rPrChange w:id="4873" w:author="Christian PIEDALLU" w:date="2023-02-06T09:53:00Z">
            <w:rPr>
              <w:w w:val="105"/>
            </w:rPr>
          </w:rPrChange>
        </w:rPr>
        <w:t>bark</w:t>
      </w:r>
      <w:r w:rsidRPr="00814BC9">
        <w:rPr>
          <w:spacing w:val="18"/>
          <w:w w:val="105"/>
          <w:lang w:val="en-GB"/>
          <w:rPrChange w:id="4874" w:author="Christian PIEDALLU" w:date="2023-02-06T09:53:00Z">
            <w:rPr>
              <w:spacing w:val="18"/>
              <w:w w:val="105"/>
            </w:rPr>
          </w:rPrChange>
        </w:rPr>
        <w:t xml:space="preserve"> </w:t>
      </w:r>
      <w:r w:rsidRPr="00814BC9">
        <w:rPr>
          <w:w w:val="105"/>
          <w:lang w:val="en-GB"/>
          <w:rPrChange w:id="4875" w:author="Christian PIEDALLU" w:date="2023-02-06T09:53:00Z">
            <w:rPr>
              <w:w w:val="105"/>
            </w:rPr>
          </w:rPrChange>
        </w:rPr>
        <w:t>beetle</w:t>
      </w:r>
      <w:r w:rsidRPr="00814BC9">
        <w:rPr>
          <w:spacing w:val="17"/>
          <w:w w:val="105"/>
          <w:lang w:val="en-GB"/>
          <w:rPrChange w:id="4876" w:author="Christian PIEDALLU" w:date="2023-02-06T09:53:00Z">
            <w:rPr>
              <w:spacing w:val="17"/>
              <w:w w:val="105"/>
            </w:rPr>
          </w:rPrChange>
        </w:rPr>
        <w:t xml:space="preserve"> </w:t>
      </w:r>
      <w:r w:rsidRPr="00814BC9">
        <w:rPr>
          <w:w w:val="105"/>
          <w:lang w:val="en-GB"/>
          <w:rPrChange w:id="4877" w:author="Christian PIEDALLU" w:date="2023-02-06T09:53:00Z">
            <w:rPr>
              <w:w w:val="105"/>
            </w:rPr>
          </w:rPrChange>
        </w:rPr>
        <w:t>produce</w:t>
      </w:r>
      <w:r w:rsidRPr="00814BC9">
        <w:rPr>
          <w:spacing w:val="17"/>
          <w:w w:val="105"/>
          <w:lang w:val="en-GB"/>
          <w:rPrChange w:id="4878" w:author="Christian PIEDALLU" w:date="2023-02-06T09:53:00Z">
            <w:rPr>
              <w:spacing w:val="17"/>
              <w:w w:val="105"/>
            </w:rPr>
          </w:rPrChange>
        </w:rPr>
        <w:t xml:space="preserve"> </w:t>
      </w:r>
      <w:r w:rsidRPr="00814BC9">
        <w:rPr>
          <w:w w:val="105"/>
          <w:lang w:val="en-GB"/>
          <w:rPrChange w:id="4879" w:author="Christian PIEDALLU" w:date="2023-02-06T09:53:00Z">
            <w:rPr>
              <w:w w:val="105"/>
            </w:rPr>
          </w:rPrChange>
        </w:rPr>
        <w:t>multiple</w:t>
      </w:r>
      <w:r w:rsidRPr="00814BC9">
        <w:rPr>
          <w:spacing w:val="17"/>
          <w:w w:val="105"/>
          <w:lang w:val="en-GB"/>
          <w:rPrChange w:id="4880" w:author="Christian PIEDALLU" w:date="2023-02-06T09:53:00Z">
            <w:rPr>
              <w:spacing w:val="17"/>
              <w:w w:val="105"/>
            </w:rPr>
          </w:rPrChange>
        </w:rPr>
        <w:t xml:space="preserve"> </w:t>
      </w:r>
      <w:r w:rsidRPr="00814BC9">
        <w:rPr>
          <w:w w:val="105"/>
          <w:lang w:val="en-GB"/>
          <w:rPrChange w:id="4881" w:author="Christian PIEDALLU" w:date="2023-02-06T09:53:00Z">
            <w:rPr>
              <w:w w:val="105"/>
            </w:rPr>
          </w:rPrChange>
        </w:rPr>
        <w:t>generations</w:t>
      </w:r>
      <w:r w:rsidRPr="00814BC9">
        <w:rPr>
          <w:spacing w:val="18"/>
          <w:w w:val="105"/>
          <w:lang w:val="en-GB"/>
          <w:rPrChange w:id="4882" w:author="Christian PIEDALLU" w:date="2023-02-06T09:53:00Z">
            <w:rPr>
              <w:spacing w:val="18"/>
              <w:w w:val="105"/>
            </w:rPr>
          </w:rPrChange>
        </w:rPr>
        <w:t xml:space="preserve"> </w:t>
      </w:r>
      <w:r w:rsidRPr="00814BC9">
        <w:rPr>
          <w:w w:val="105"/>
          <w:lang w:val="en-GB"/>
          <w:rPrChange w:id="4883" w:author="Christian PIEDALLU" w:date="2023-02-06T09:53:00Z">
            <w:rPr>
              <w:w w:val="105"/>
            </w:rPr>
          </w:rPrChange>
        </w:rPr>
        <w:t>in</w:t>
      </w:r>
      <w:r w:rsidRPr="00814BC9">
        <w:rPr>
          <w:spacing w:val="17"/>
          <w:w w:val="105"/>
          <w:lang w:val="en-GB"/>
          <w:rPrChange w:id="4884" w:author="Christian PIEDALLU" w:date="2023-02-06T09:53:00Z">
            <w:rPr>
              <w:spacing w:val="17"/>
              <w:w w:val="105"/>
            </w:rPr>
          </w:rPrChange>
        </w:rPr>
        <w:t xml:space="preserve"> </w:t>
      </w:r>
      <w:r w:rsidRPr="00814BC9">
        <w:rPr>
          <w:w w:val="105"/>
          <w:lang w:val="en-GB"/>
          <w:rPrChange w:id="4885" w:author="Christian PIEDALLU" w:date="2023-02-06T09:53:00Z">
            <w:rPr>
              <w:w w:val="105"/>
            </w:rPr>
          </w:rPrChange>
        </w:rPr>
        <w:t>a</w:t>
      </w:r>
      <w:r w:rsidRPr="00814BC9">
        <w:rPr>
          <w:spacing w:val="17"/>
          <w:w w:val="105"/>
          <w:lang w:val="en-GB"/>
          <w:rPrChange w:id="4886" w:author="Christian PIEDALLU" w:date="2023-02-06T09:53:00Z">
            <w:rPr>
              <w:spacing w:val="17"/>
              <w:w w:val="105"/>
            </w:rPr>
          </w:rPrChange>
        </w:rPr>
        <w:t xml:space="preserve"> </w:t>
      </w:r>
      <w:r w:rsidRPr="00814BC9">
        <w:rPr>
          <w:w w:val="105"/>
          <w:lang w:val="en-GB"/>
          <w:rPrChange w:id="4887" w:author="Christian PIEDALLU" w:date="2023-02-06T09:53:00Z">
            <w:rPr>
              <w:w w:val="105"/>
            </w:rPr>
          </w:rPrChange>
        </w:rPr>
        <w:t>year</w:t>
      </w:r>
      <w:r w:rsidRPr="00814BC9">
        <w:rPr>
          <w:spacing w:val="18"/>
          <w:w w:val="105"/>
          <w:lang w:val="en-GB"/>
          <w:rPrChange w:id="4888" w:author="Christian PIEDALLU" w:date="2023-02-06T09:53:00Z">
            <w:rPr>
              <w:spacing w:val="18"/>
              <w:w w:val="105"/>
            </w:rPr>
          </w:rPrChange>
        </w:rPr>
        <w:t xml:space="preserve"> </w:t>
      </w:r>
      <w:r w:rsidR="00F312A1" w:rsidRPr="00814BC9">
        <w:rPr>
          <w:lang w:val="en-GB"/>
          <w:rPrChange w:id="4889" w:author="Christian PIEDALLU" w:date="2023-02-06T09:53:00Z">
            <w:rPr/>
          </w:rPrChange>
        </w:rPr>
        <w:fldChar w:fldCharType="begin"/>
      </w:r>
      <w:r w:rsidR="00F312A1" w:rsidRPr="00814BC9">
        <w:rPr>
          <w:lang w:val="en-GB"/>
          <w:rPrChange w:id="4890" w:author="Christian PIEDALLU" w:date="2023-02-06T09:53:00Z">
            <w:rPr/>
          </w:rPrChange>
        </w:rPr>
        <w:instrText xml:space="preserve"> HYPERLINK \l "_bookmark12" </w:instrText>
      </w:r>
      <w:r w:rsidR="00F312A1" w:rsidRPr="00814BC9">
        <w:rPr>
          <w:lang w:val="en-GB"/>
          <w:rPrChange w:id="4891" w:author="Christian PIEDALLU" w:date="2023-02-06T09:53:00Z">
            <w:rPr>
              <w:w w:val="105"/>
            </w:rPr>
          </w:rPrChange>
        </w:rPr>
        <w:fldChar w:fldCharType="separate"/>
      </w:r>
      <w:r w:rsidRPr="00814BC9">
        <w:rPr>
          <w:w w:val="105"/>
          <w:lang w:val="en-GB"/>
          <w:rPrChange w:id="4892" w:author="Christian PIEDALLU" w:date="2023-02-06T09:53:00Z">
            <w:rPr>
              <w:w w:val="105"/>
            </w:rPr>
          </w:rPrChange>
        </w:rPr>
        <w:t>(Annila,</w:t>
      </w:r>
      <w:r w:rsidR="00F312A1" w:rsidRPr="00814BC9">
        <w:rPr>
          <w:w w:val="105"/>
          <w:lang w:val="en-GB"/>
          <w:rPrChange w:id="4893" w:author="Christian PIEDALLU" w:date="2023-02-06T09:53:00Z">
            <w:rPr>
              <w:w w:val="105"/>
            </w:rPr>
          </w:rPrChange>
        </w:rPr>
        <w:fldChar w:fldCharType="end"/>
      </w:r>
      <w:r w:rsidRPr="00814BC9">
        <w:rPr>
          <w:spacing w:val="17"/>
          <w:w w:val="105"/>
          <w:lang w:val="en-GB"/>
          <w:rPrChange w:id="4894" w:author="Christian PIEDALLU" w:date="2023-02-06T09:53:00Z">
            <w:rPr>
              <w:spacing w:val="17"/>
              <w:w w:val="105"/>
            </w:rPr>
          </w:rPrChange>
        </w:rPr>
        <w:t xml:space="preserve"> </w:t>
      </w:r>
      <w:r w:rsidR="00F312A1" w:rsidRPr="00814BC9">
        <w:rPr>
          <w:lang w:val="en-GB"/>
          <w:rPrChange w:id="4895" w:author="Christian PIEDALLU" w:date="2023-02-06T09:53:00Z">
            <w:rPr/>
          </w:rPrChange>
        </w:rPr>
        <w:fldChar w:fldCharType="begin"/>
      </w:r>
      <w:r w:rsidR="00F312A1" w:rsidRPr="00814BC9">
        <w:rPr>
          <w:lang w:val="en-GB"/>
          <w:rPrChange w:id="4896" w:author="Christian PIEDALLU" w:date="2023-02-06T09:53:00Z">
            <w:rPr/>
          </w:rPrChange>
        </w:rPr>
        <w:instrText xml:space="preserve"> HYPERLINK \l "_bookmark12" </w:instrText>
      </w:r>
      <w:r w:rsidR="00F312A1" w:rsidRPr="00814BC9">
        <w:rPr>
          <w:lang w:val="en-GB"/>
          <w:rPrChange w:id="4897" w:author="Christian PIEDALLU" w:date="2023-02-06T09:53:00Z">
            <w:rPr>
              <w:w w:val="105"/>
            </w:rPr>
          </w:rPrChange>
        </w:rPr>
        <w:fldChar w:fldCharType="separate"/>
      </w:r>
      <w:r w:rsidRPr="00814BC9">
        <w:rPr>
          <w:w w:val="105"/>
          <w:lang w:val="en-GB"/>
          <w:rPrChange w:id="4898" w:author="Christian PIEDALLU" w:date="2023-02-06T09:53:00Z">
            <w:rPr>
              <w:w w:val="105"/>
            </w:rPr>
          </w:rPrChange>
        </w:rPr>
        <w:t>1969;</w:t>
      </w:r>
      <w:r w:rsidR="00F312A1" w:rsidRPr="00814BC9">
        <w:rPr>
          <w:w w:val="105"/>
          <w:lang w:val="en-GB"/>
          <w:rPrChange w:id="4899" w:author="Christian PIEDALLU" w:date="2023-02-06T09:53:00Z">
            <w:rPr>
              <w:w w:val="105"/>
            </w:rPr>
          </w:rPrChange>
        </w:rPr>
        <w:fldChar w:fldCharType="end"/>
      </w:r>
      <w:r w:rsidRPr="00814BC9">
        <w:rPr>
          <w:spacing w:val="17"/>
          <w:w w:val="105"/>
          <w:lang w:val="en-GB"/>
          <w:rPrChange w:id="4900" w:author="Christian PIEDALLU" w:date="2023-02-06T09:53:00Z">
            <w:rPr>
              <w:spacing w:val="17"/>
              <w:w w:val="105"/>
            </w:rPr>
          </w:rPrChange>
        </w:rPr>
        <w:t xml:space="preserve"> </w:t>
      </w:r>
      <w:r w:rsidR="00F312A1" w:rsidRPr="00814BC9">
        <w:rPr>
          <w:lang w:val="en-GB"/>
          <w:rPrChange w:id="4901" w:author="Christian PIEDALLU" w:date="2023-02-06T09:53:00Z">
            <w:rPr/>
          </w:rPrChange>
        </w:rPr>
        <w:fldChar w:fldCharType="begin"/>
      </w:r>
      <w:r w:rsidR="00F312A1" w:rsidRPr="00814BC9">
        <w:rPr>
          <w:lang w:val="en-GB"/>
          <w:rPrChange w:id="4902" w:author="Christian PIEDALLU" w:date="2023-02-06T09:53:00Z">
            <w:rPr/>
          </w:rPrChange>
        </w:rPr>
        <w:instrText xml:space="preserve"> HYPERLINK \l "_bookmark13" </w:instrText>
      </w:r>
      <w:r w:rsidR="00F312A1" w:rsidRPr="00814BC9">
        <w:rPr>
          <w:lang w:val="en-GB"/>
          <w:rPrChange w:id="4903" w:author="Christian PIEDALLU" w:date="2023-02-06T09:53:00Z">
            <w:rPr>
              <w:w w:val="105"/>
            </w:rPr>
          </w:rPrChange>
        </w:rPr>
        <w:fldChar w:fldCharType="separate"/>
      </w:r>
      <w:r w:rsidRPr="00814BC9">
        <w:rPr>
          <w:w w:val="105"/>
          <w:lang w:val="en-GB"/>
          <w:rPrChange w:id="4904" w:author="Christian PIEDALLU" w:date="2023-02-06T09:53:00Z">
            <w:rPr>
              <w:w w:val="105"/>
            </w:rPr>
          </w:rPrChange>
        </w:rPr>
        <w:t>Baier</w:t>
      </w:r>
      <w:r w:rsidR="00F312A1" w:rsidRPr="00814BC9">
        <w:rPr>
          <w:w w:val="105"/>
          <w:lang w:val="en-GB"/>
          <w:rPrChange w:id="4905" w:author="Christian PIEDALLU" w:date="2023-02-06T09:53:00Z">
            <w:rPr>
              <w:w w:val="105"/>
            </w:rPr>
          </w:rPrChange>
        </w:rPr>
        <w:fldChar w:fldCharType="end"/>
      </w:r>
    </w:p>
    <w:p w14:paraId="675845DF" w14:textId="40A025DD" w:rsidR="00B177F5" w:rsidRPr="00814BC9" w:rsidRDefault="00B553DB">
      <w:pPr>
        <w:pStyle w:val="Corpsdetexte"/>
        <w:ind w:left="163"/>
        <w:rPr>
          <w:lang w:val="en-GB"/>
          <w:rPrChange w:id="4906" w:author="Christian PIEDALLU" w:date="2023-02-06T09:53:00Z">
            <w:rPr/>
          </w:rPrChange>
        </w:rPr>
      </w:pPr>
      <w:r w:rsidRPr="00814BC9">
        <w:rPr>
          <w:rFonts w:ascii="Trebuchet MS"/>
          <w:sz w:val="10"/>
          <w:lang w:val="en-GB"/>
          <w:rPrChange w:id="4907" w:author="Christian PIEDALLU" w:date="2023-02-06T09:53:00Z">
            <w:rPr>
              <w:rFonts w:ascii="Trebuchet MS"/>
              <w:sz w:val="10"/>
            </w:rPr>
          </w:rPrChange>
        </w:rPr>
        <w:t xml:space="preserve">260     </w:t>
      </w:r>
      <w:r w:rsidRPr="00814BC9">
        <w:rPr>
          <w:rFonts w:ascii="Trebuchet MS"/>
          <w:spacing w:val="19"/>
          <w:sz w:val="10"/>
          <w:lang w:val="en-GB"/>
          <w:rPrChange w:id="4908" w:author="Christian PIEDALLU" w:date="2023-02-06T09:53:00Z">
            <w:rPr>
              <w:rFonts w:ascii="Trebuchet MS"/>
              <w:spacing w:val="19"/>
              <w:sz w:val="10"/>
            </w:rPr>
          </w:rPrChange>
        </w:rPr>
        <w:t xml:space="preserve"> </w:t>
      </w:r>
      <w:r w:rsidR="00F312A1" w:rsidRPr="00814BC9">
        <w:rPr>
          <w:lang w:val="en-GB"/>
          <w:rPrChange w:id="4909" w:author="Christian PIEDALLU" w:date="2023-02-06T09:53:00Z">
            <w:rPr/>
          </w:rPrChange>
        </w:rPr>
        <w:fldChar w:fldCharType="begin"/>
      </w:r>
      <w:r w:rsidR="00F312A1" w:rsidRPr="00814BC9">
        <w:rPr>
          <w:lang w:val="en-GB"/>
          <w:rPrChange w:id="4910" w:author="Christian PIEDALLU" w:date="2023-02-06T09:53:00Z">
            <w:rPr/>
          </w:rPrChange>
        </w:rPr>
        <w:instrText xml:space="preserve"> HYPERLINK \l "_bookmark13" </w:instrText>
      </w:r>
      <w:r w:rsidR="00F312A1" w:rsidRPr="00814BC9">
        <w:rPr>
          <w:lang w:val="en-GB"/>
          <w:rPrChange w:id="4911" w:author="Christian PIEDALLU" w:date="2023-02-06T09:53:00Z">
            <w:rPr/>
          </w:rPrChange>
        </w:rPr>
        <w:fldChar w:fldCharType="separate"/>
      </w:r>
      <w:r w:rsidRPr="00814BC9">
        <w:rPr>
          <w:lang w:val="en-GB"/>
          <w:rPrChange w:id="4912" w:author="Christian PIEDALLU" w:date="2023-02-06T09:53:00Z">
            <w:rPr/>
          </w:rPrChange>
        </w:rPr>
        <w:t>et</w:t>
      </w:r>
      <w:r w:rsidRPr="00814BC9">
        <w:rPr>
          <w:spacing w:val="39"/>
          <w:lang w:val="en-GB"/>
          <w:rPrChange w:id="4913" w:author="Christian PIEDALLU" w:date="2023-02-06T09:53:00Z">
            <w:rPr>
              <w:spacing w:val="39"/>
            </w:rPr>
          </w:rPrChange>
        </w:rPr>
        <w:t xml:space="preserve"> </w:t>
      </w:r>
      <w:r w:rsidRPr="00814BC9">
        <w:rPr>
          <w:lang w:val="en-GB"/>
          <w:rPrChange w:id="4914" w:author="Christian PIEDALLU" w:date="2023-02-06T09:53:00Z">
            <w:rPr/>
          </w:rPrChange>
        </w:rPr>
        <w:t>al.,</w:t>
      </w:r>
      <w:r w:rsidR="00F312A1" w:rsidRPr="00814BC9">
        <w:rPr>
          <w:lang w:val="en-GB"/>
          <w:rPrChange w:id="4915" w:author="Christian PIEDALLU" w:date="2023-02-06T09:53:00Z">
            <w:rPr/>
          </w:rPrChange>
        </w:rPr>
        <w:fldChar w:fldCharType="end"/>
      </w:r>
      <w:r w:rsidRPr="00814BC9">
        <w:rPr>
          <w:spacing w:val="38"/>
          <w:lang w:val="en-GB"/>
          <w:rPrChange w:id="4916" w:author="Christian PIEDALLU" w:date="2023-02-06T09:53:00Z">
            <w:rPr>
              <w:spacing w:val="38"/>
            </w:rPr>
          </w:rPrChange>
        </w:rPr>
        <w:t xml:space="preserve"> </w:t>
      </w:r>
      <w:r w:rsidR="00F312A1" w:rsidRPr="00814BC9">
        <w:rPr>
          <w:lang w:val="en-GB"/>
          <w:rPrChange w:id="4917" w:author="Christian PIEDALLU" w:date="2023-02-06T09:53:00Z">
            <w:rPr/>
          </w:rPrChange>
        </w:rPr>
        <w:fldChar w:fldCharType="begin"/>
      </w:r>
      <w:r w:rsidR="00F312A1" w:rsidRPr="00814BC9">
        <w:rPr>
          <w:lang w:val="en-GB"/>
          <w:rPrChange w:id="4918" w:author="Christian PIEDALLU" w:date="2023-02-06T09:53:00Z">
            <w:rPr/>
          </w:rPrChange>
        </w:rPr>
        <w:instrText xml:space="preserve"> HYPERLINK \l "_bookmark13" </w:instrText>
      </w:r>
      <w:r w:rsidR="00F312A1" w:rsidRPr="00814BC9">
        <w:rPr>
          <w:lang w:val="en-GB"/>
          <w:rPrChange w:id="4919" w:author="Christian PIEDALLU" w:date="2023-02-06T09:53:00Z">
            <w:rPr/>
          </w:rPrChange>
        </w:rPr>
        <w:fldChar w:fldCharType="separate"/>
      </w:r>
      <w:r w:rsidRPr="00814BC9">
        <w:rPr>
          <w:lang w:val="en-GB"/>
          <w:rPrChange w:id="4920" w:author="Christian PIEDALLU" w:date="2023-02-06T09:53:00Z">
            <w:rPr/>
          </w:rPrChange>
        </w:rPr>
        <w:t>2007)</w:t>
      </w:r>
      <w:r w:rsidR="00F312A1" w:rsidRPr="00814BC9">
        <w:rPr>
          <w:lang w:val="en-GB"/>
          <w:rPrChange w:id="4921" w:author="Christian PIEDALLU" w:date="2023-02-06T09:53:00Z">
            <w:rPr/>
          </w:rPrChange>
        </w:rPr>
        <w:fldChar w:fldCharType="end"/>
      </w:r>
      <w:r w:rsidRPr="00814BC9">
        <w:rPr>
          <w:spacing w:val="39"/>
          <w:lang w:val="en-GB"/>
          <w:rPrChange w:id="4922" w:author="Christian PIEDALLU" w:date="2023-02-06T09:53:00Z">
            <w:rPr>
              <w:spacing w:val="39"/>
            </w:rPr>
          </w:rPrChange>
        </w:rPr>
        <w:t xml:space="preserve"> </w:t>
      </w:r>
      <w:del w:id="4923" w:author="Christian PIEDALLU" w:date="2023-02-06T16:32:00Z">
        <w:r w:rsidRPr="00814BC9" w:rsidDel="004329CE">
          <w:rPr>
            <w:lang w:val="en-GB"/>
            <w:rPrChange w:id="4924" w:author="Christian PIEDALLU" w:date="2023-02-06T09:53:00Z">
              <w:rPr/>
            </w:rPrChange>
          </w:rPr>
          <w:delText>and</w:delText>
        </w:r>
        <w:r w:rsidRPr="00814BC9" w:rsidDel="004329CE">
          <w:rPr>
            <w:spacing w:val="39"/>
            <w:lang w:val="en-GB"/>
            <w:rPrChange w:id="4925" w:author="Christian PIEDALLU" w:date="2023-02-06T09:53:00Z">
              <w:rPr>
                <w:spacing w:val="39"/>
              </w:rPr>
            </w:rPrChange>
          </w:rPr>
          <w:delText xml:space="preserve"> </w:delText>
        </w:r>
      </w:del>
      <w:ins w:id="4926" w:author="Christian PIEDALLU" w:date="2023-02-06T16:32:00Z">
        <w:r w:rsidR="004329CE">
          <w:rPr>
            <w:lang w:val="en-GB"/>
          </w:rPr>
          <w:t>that</w:t>
        </w:r>
        <w:r w:rsidR="004329CE" w:rsidRPr="00814BC9">
          <w:rPr>
            <w:spacing w:val="39"/>
            <w:lang w:val="en-GB"/>
            <w:rPrChange w:id="4927" w:author="Christian PIEDALLU" w:date="2023-02-06T09:53:00Z">
              <w:rPr>
                <w:spacing w:val="39"/>
              </w:rPr>
            </w:rPrChange>
          </w:rPr>
          <w:t xml:space="preserve"> </w:t>
        </w:r>
      </w:ins>
      <w:r w:rsidRPr="00814BC9">
        <w:rPr>
          <w:lang w:val="en-GB"/>
          <w:rPrChange w:id="4928" w:author="Christian PIEDALLU" w:date="2023-02-06T09:53:00Z">
            <w:rPr/>
          </w:rPrChange>
        </w:rPr>
        <w:t>can</w:t>
      </w:r>
      <w:r w:rsidRPr="00814BC9">
        <w:rPr>
          <w:spacing w:val="38"/>
          <w:lang w:val="en-GB"/>
          <w:rPrChange w:id="4929" w:author="Christian PIEDALLU" w:date="2023-02-06T09:53:00Z">
            <w:rPr>
              <w:spacing w:val="38"/>
            </w:rPr>
          </w:rPrChange>
        </w:rPr>
        <w:t xml:space="preserve"> </w:t>
      </w:r>
      <w:r w:rsidRPr="00814BC9">
        <w:rPr>
          <w:lang w:val="en-GB"/>
          <w:rPrChange w:id="4930" w:author="Christian PIEDALLU" w:date="2023-02-06T09:53:00Z">
            <w:rPr/>
          </w:rPrChange>
        </w:rPr>
        <w:t>easily</w:t>
      </w:r>
      <w:r w:rsidRPr="00814BC9">
        <w:rPr>
          <w:spacing w:val="39"/>
          <w:lang w:val="en-GB"/>
          <w:rPrChange w:id="4931" w:author="Christian PIEDALLU" w:date="2023-02-06T09:53:00Z">
            <w:rPr>
              <w:spacing w:val="39"/>
            </w:rPr>
          </w:rPrChange>
        </w:rPr>
        <w:t xml:space="preserve"> </w:t>
      </w:r>
      <w:r w:rsidRPr="00814BC9">
        <w:rPr>
          <w:lang w:val="en-GB"/>
          <w:rPrChange w:id="4932" w:author="Christian PIEDALLU" w:date="2023-02-06T09:53:00Z">
            <w:rPr/>
          </w:rPrChange>
        </w:rPr>
        <w:t>attack</w:t>
      </w:r>
      <w:r w:rsidRPr="00814BC9">
        <w:rPr>
          <w:spacing w:val="39"/>
          <w:lang w:val="en-GB"/>
          <w:rPrChange w:id="4933" w:author="Christian PIEDALLU" w:date="2023-02-06T09:53:00Z">
            <w:rPr>
              <w:spacing w:val="39"/>
            </w:rPr>
          </w:rPrChange>
        </w:rPr>
        <w:t xml:space="preserve"> </w:t>
      </w:r>
      <w:r w:rsidRPr="00814BC9">
        <w:rPr>
          <w:lang w:val="en-GB"/>
          <w:rPrChange w:id="4934" w:author="Christian PIEDALLU" w:date="2023-02-06T09:53:00Z">
            <w:rPr/>
          </w:rPrChange>
        </w:rPr>
        <w:t>these</w:t>
      </w:r>
      <w:r w:rsidRPr="00814BC9">
        <w:rPr>
          <w:spacing w:val="39"/>
          <w:lang w:val="en-GB"/>
          <w:rPrChange w:id="4935" w:author="Christian PIEDALLU" w:date="2023-02-06T09:53:00Z">
            <w:rPr>
              <w:spacing w:val="39"/>
            </w:rPr>
          </w:rPrChange>
        </w:rPr>
        <w:t xml:space="preserve"> </w:t>
      </w:r>
      <w:r w:rsidRPr="00814BC9">
        <w:rPr>
          <w:lang w:val="en-GB"/>
          <w:rPrChange w:id="4936" w:author="Christian PIEDALLU" w:date="2023-02-06T09:53:00Z">
            <w:rPr/>
          </w:rPrChange>
        </w:rPr>
        <w:t>stressed</w:t>
      </w:r>
      <w:r w:rsidRPr="00814BC9">
        <w:rPr>
          <w:spacing w:val="38"/>
          <w:lang w:val="en-GB"/>
          <w:rPrChange w:id="4937" w:author="Christian PIEDALLU" w:date="2023-02-06T09:53:00Z">
            <w:rPr>
              <w:spacing w:val="38"/>
            </w:rPr>
          </w:rPrChange>
        </w:rPr>
        <w:t xml:space="preserve"> </w:t>
      </w:r>
      <w:r w:rsidRPr="00814BC9">
        <w:rPr>
          <w:lang w:val="en-GB"/>
          <w:rPrChange w:id="4938" w:author="Christian PIEDALLU" w:date="2023-02-06T09:53:00Z">
            <w:rPr/>
          </w:rPrChange>
        </w:rPr>
        <w:t>trees.</w:t>
      </w:r>
      <w:r w:rsidRPr="00814BC9">
        <w:rPr>
          <w:spacing w:val="76"/>
          <w:lang w:val="en-GB"/>
          <w:rPrChange w:id="4939" w:author="Christian PIEDALLU" w:date="2023-02-06T09:53:00Z">
            <w:rPr>
              <w:spacing w:val="76"/>
            </w:rPr>
          </w:rPrChange>
        </w:rPr>
        <w:t xml:space="preserve"> </w:t>
      </w:r>
      <w:r w:rsidRPr="00814BC9">
        <w:rPr>
          <w:lang w:val="en-GB"/>
          <w:rPrChange w:id="4940" w:author="Christian PIEDALLU" w:date="2023-02-06T09:53:00Z">
            <w:rPr/>
          </w:rPrChange>
        </w:rPr>
        <w:t>At</w:t>
      </w:r>
      <w:r w:rsidRPr="00814BC9">
        <w:rPr>
          <w:spacing w:val="39"/>
          <w:lang w:val="en-GB"/>
          <w:rPrChange w:id="4941" w:author="Christian PIEDALLU" w:date="2023-02-06T09:53:00Z">
            <w:rPr>
              <w:spacing w:val="39"/>
            </w:rPr>
          </w:rPrChange>
        </w:rPr>
        <w:t xml:space="preserve"> </w:t>
      </w:r>
      <w:r w:rsidRPr="00814BC9">
        <w:rPr>
          <w:lang w:val="en-GB"/>
          <w:rPrChange w:id="4942" w:author="Christian PIEDALLU" w:date="2023-02-06T09:53:00Z">
            <w:rPr/>
          </w:rPrChange>
        </w:rPr>
        <w:t>the</w:t>
      </w:r>
      <w:r w:rsidRPr="00814BC9">
        <w:rPr>
          <w:spacing w:val="38"/>
          <w:lang w:val="en-GB"/>
          <w:rPrChange w:id="4943" w:author="Christian PIEDALLU" w:date="2023-02-06T09:53:00Z">
            <w:rPr>
              <w:spacing w:val="38"/>
            </w:rPr>
          </w:rPrChange>
        </w:rPr>
        <w:t xml:space="preserve"> </w:t>
      </w:r>
      <w:r w:rsidRPr="00814BC9">
        <w:rPr>
          <w:lang w:val="en-GB"/>
          <w:rPrChange w:id="4944" w:author="Christian PIEDALLU" w:date="2023-02-06T09:53:00Z">
            <w:rPr/>
          </w:rPrChange>
        </w:rPr>
        <w:t>other</w:t>
      </w:r>
      <w:r w:rsidRPr="00814BC9">
        <w:rPr>
          <w:spacing w:val="39"/>
          <w:lang w:val="en-GB"/>
          <w:rPrChange w:id="4945" w:author="Christian PIEDALLU" w:date="2023-02-06T09:53:00Z">
            <w:rPr>
              <w:spacing w:val="39"/>
            </w:rPr>
          </w:rPrChange>
        </w:rPr>
        <w:t xml:space="preserve"> </w:t>
      </w:r>
      <w:r w:rsidRPr="00814BC9">
        <w:rPr>
          <w:lang w:val="en-GB"/>
          <w:rPrChange w:id="4946" w:author="Christian PIEDALLU" w:date="2023-02-06T09:53:00Z">
            <w:rPr/>
          </w:rPrChange>
        </w:rPr>
        <w:t>hand,</w:t>
      </w:r>
      <w:r w:rsidRPr="00814BC9">
        <w:rPr>
          <w:spacing w:val="40"/>
          <w:lang w:val="en-GB"/>
          <w:rPrChange w:id="4947" w:author="Christian PIEDALLU" w:date="2023-02-06T09:53:00Z">
            <w:rPr>
              <w:spacing w:val="40"/>
            </w:rPr>
          </w:rPrChange>
        </w:rPr>
        <w:t xml:space="preserve"> </w:t>
      </w:r>
      <w:commentRangeStart w:id="4948"/>
      <w:r w:rsidRPr="00814BC9">
        <w:rPr>
          <w:lang w:val="en-GB"/>
          <w:rPrChange w:id="4949" w:author="Christian PIEDALLU" w:date="2023-02-06T09:53:00Z">
            <w:rPr/>
          </w:rPrChange>
        </w:rPr>
        <w:t>pure</w:t>
      </w:r>
      <w:r w:rsidRPr="00814BC9">
        <w:rPr>
          <w:spacing w:val="38"/>
          <w:lang w:val="en-GB"/>
          <w:rPrChange w:id="4950" w:author="Christian PIEDALLU" w:date="2023-02-06T09:53:00Z">
            <w:rPr>
              <w:spacing w:val="38"/>
            </w:rPr>
          </w:rPrChange>
        </w:rPr>
        <w:t xml:space="preserve"> </w:t>
      </w:r>
      <w:r w:rsidRPr="00814BC9">
        <w:rPr>
          <w:lang w:val="en-GB"/>
          <w:rPrChange w:id="4951" w:author="Christian PIEDALLU" w:date="2023-02-06T09:53:00Z">
            <w:rPr/>
          </w:rPrChange>
        </w:rPr>
        <w:t>even-aged</w:t>
      </w:r>
      <w:r w:rsidRPr="00814BC9">
        <w:rPr>
          <w:spacing w:val="39"/>
          <w:lang w:val="en-GB"/>
          <w:rPrChange w:id="4952" w:author="Christian PIEDALLU" w:date="2023-02-06T09:53:00Z">
            <w:rPr>
              <w:spacing w:val="39"/>
            </w:rPr>
          </w:rPrChange>
        </w:rPr>
        <w:t xml:space="preserve"> </w:t>
      </w:r>
      <w:r w:rsidRPr="00814BC9">
        <w:rPr>
          <w:lang w:val="en-GB"/>
          <w:rPrChange w:id="4953" w:author="Christian PIEDALLU" w:date="2023-02-06T09:53:00Z">
            <w:rPr/>
          </w:rPrChange>
        </w:rPr>
        <w:t>spruce</w:t>
      </w:r>
    </w:p>
    <w:p w14:paraId="407D7B17" w14:textId="77777777" w:rsidR="00B177F5" w:rsidRPr="00814BC9" w:rsidRDefault="00B553DB">
      <w:pPr>
        <w:pStyle w:val="Corpsdetexte"/>
        <w:ind w:left="163"/>
        <w:rPr>
          <w:lang w:val="en-GB"/>
          <w:rPrChange w:id="4954" w:author="Christian PIEDALLU" w:date="2023-02-06T09:53:00Z">
            <w:rPr/>
          </w:rPrChange>
        </w:rPr>
      </w:pPr>
      <w:r w:rsidRPr="00814BC9">
        <w:rPr>
          <w:rFonts w:ascii="Trebuchet MS"/>
          <w:sz w:val="10"/>
          <w:lang w:val="en-GB"/>
          <w:rPrChange w:id="4955" w:author="Christian PIEDALLU" w:date="2023-02-06T09:53:00Z">
            <w:rPr>
              <w:rFonts w:ascii="Trebuchet MS"/>
              <w:sz w:val="10"/>
            </w:rPr>
          </w:rPrChange>
        </w:rPr>
        <w:t xml:space="preserve">261     </w:t>
      </w:r>
      <w:r w:rsidRPr="00814BC9">
        <w:rPr>
          <w:rFonts w:ascii="Trebuchet MS"/>
          <w:spacing w:val="19"/>
          <w:sz w:val="10"/>
          <w:lang w:val="en-GB"/>
          <w:rPrChange w:id="4956" w:author="Christian PIEDALLU" w:date="2023-02-06T09:53:00Z">
            <w:rPr>
              <w:rFonts w:ascii="Trebuchet MS"/>
              <w:spacing w:val="19"/>
              <w:sz w:val="10"/>
            </w:rPr>
          </w:rPrChange>
        </w:rPr>
        <w:t xml:space="preserve"> </w:t>
      </w:r>
      <w:r w:rsidRPr="00814BC9">
        <w:rPr>
          <w:w w:val="105"/>
          <w:lang w:val="en-GB"/>
          <w:rPrChange w:id="4957" w:author="Christian PIEDALLU" w:date="2023-02-06T09:53:00Z">
            <w:rPr>
              <w:w w:val="105"/>
            </w:rPr>
          </w:rPrChange>
        </w:rPr>
        <w:t>stands</w:t>
      </w:r>
      <w:r w:rsidRPr="00814BC9">
        <w:rPr>
          <w:spacing w:val="46"/>
          <w:w w:val="105"/>
          <w:lang w:val="en-GB"/>
          <w:rPrChange w:id="4958" w:author="Christian PIEDALLU" w:date="2023-02-06T09:53:00Z">
            <w:rPr>
              <w:spacing w:val="46"/>
              <w:w w:val="105"/>
            </w:rPr>
          </w:rPrChange>
        </w:rPr>
        <w:t xml:space="preserve"> </w:t>
      </w:r>
      <w:r w:rsidRPr="00814BC9">
        <w:rPr>
          <w:w w:val="105"/>
          <w:lang w:val="en-GB"/>
          <w:rPrChange w:id="4959" w:author="Christian PIEDALLU" w:date="2023-02-06T09:53:00Z">
            <w:rPr>
              <w:w w:val="105"/>
            </w:rPr>
          </w:rPrChange>
        </w:rPr>
        <w:t>of</w:t>
      </w:r>
      <w:r w:rsidRPr="00814BC9">
        <w:rPr>
          <w:spacing w:val="47"/>
          <w:w w:val="105"/>
          <w:lang w:val="en-GB"/>
          <w:rPrChange w:id="4960" w:author="Christian PIEDALLU" w:date="2023-02-06T09:53:00Z">
            <w:rPr>
              <w:spacing w:val="47"/>
              <w:w w:val="105"/>
            </w:rPr>
          </w:rPrChange>
        </w:rPr>
        <w:t xml:space="preserve"> </w:t>
      </w:r>
      <w:r w:rsidRPr="00814BC9">
        <w:rPr>
          <w:w w:val="105"/>
          <w:lang w:val="en-GB"/>
          <w:rPrChange w:id="4961" w:author="Christian PIEDALLU" w:date="2023-02-06T09:53:00Z">
            <w:rPr>
              <w:w w:val="105"/>
            </w:rPr>
          </w:rPrChange>
        </w:rPr>
        <w:t>the</w:t>
      </w:r>
      <w:r w:rsidRPr="00814BC9">
        <w:rPr>
          <w:spacing w:val="46"/>
          <w:w w:val="105"/>
          <w:lang w:val="en-GB"/>
          <w:rPrChange w:id="4962" w:author="Christian PIEDALLU" w:date="2023-02-06T09:53:00Z">
            <w:rPr>
              <w:spacing w:val="46"/>
              <w:w w:val="105"/>
            </w:rPr>
          </w:rPrChange>
        </w:rPr>
        <w:t xml:space="preserve"> </w:t>
      </w:r>
      <w:r w:rsidRPr="00814BC9">
        <w:rPr>
          <w:w w:val="105"/>
          <w:lang w:val="en-GB"/>
          <w:rPrChange w:id="4963" w:author="Christian PIEDALLU" w:date="2023-02-06T09:53:00Z">
            <w:rPr>
              <w:w w:val="105"/>
            </w:rPr>
          </w:rPrChange>
        </w:rPr>
        <w:t>Plains</w:t>
      </w:r>
      <w:r w:rsidRPr="00814BC9">
        <w:rPr>
          <w:spacing w:val="47"/>
          <w:w w:val="105"/>
          <w:lang w:val="en-GB"/>
          <w:rPrChange w:id="4964" w:author="Christian PIEDALLU" w:date="2023-02-06T09:53:00Z">
            <w:rPr>
              <w:spacing w:val="47"/>
              <w:w w:val="105"/>
            </w:rPr>
          </w:rPrChange>
        </w:rPr>
        <w:t xml:space="preserve"> </w:t>
      </w:r>
      <w:r w:rsidRPr="00814BC9">
        <w:rPr>
          <w:w w:val="105"/>
          <w:lang w:val="en-GB"/>
          <w:rPrChange w:id="4965" w:author="Christian PIEDALLU" w:date="2023-02-06T09:53:00Z">
            <w:rPr>
              <w:w w:val="105"/>
            </w:rPr>
          </w:rPrChange>
        </w:rPr>
        <w:t>and</w:t>
      </w:r>
      <w:r w:rsidRPr="00814BC9">
        <w:rPr>
          <w:spacing w:val="46"/>
          <w:w w:val="105"/>
          <w:lang w:val="en-GB"/>
          <w:rPrChange w:id="4966" w:author="Christian PIEDALLU" w:date="2023-02-06T09:53:00Z">
            <w:rPr>
              <w:spacing w:val="46"/>
              <w:w w:val="105"/>
            </w:rPr>
          </w:rPrChange>
        </w:rPr>
        <w:t xml:space="preserve"> </w:t>
      </w:r>
      <w:r w:rsidRPr="00814BC9">
        <w:rPr>
          <w:w w:val="105"/>
          <w:lang w:val="en-GB"/>
          <w:rPrChange w:id="4967" w:author="Christian PIEDALLU" w:date="2023-02-06T09:53:00Z">
            <w:rPr>
              <w:w w:val="105"/>
            </w:rPr>
          </w:rPrChange>
        </w:rPr>
        <w:t>Ardenne</w:t>
      </w:r>
      <w:r w:rsidRPr="00814BC9">
        <w:rPr>
          <w:spacing w:val="46"/>
          <w:w w:val="105"/>
          <w:lang w:val="en-GB"/>
          <w:rPrChange w:id="4968" w:author="Christian PIEDALLU" w:date="2023-02-06T09:53:00Z">
            <w:rPr>
              <w:spacing w:val="46"/>
              <w:w w:val="105"/>
            </w:rPr>
          </w:rPrChange>
        </w:rPr>
        <w:t xml:space="preserve"> </w:t>
      </w:r>
      <w:commentRangeEnd w:id="4948"/>
      <w:r w:rsidR="004329CE">
        <w:rPr>
          <w:rStyle w:val="Marquedecommentaire"/>
        </w:rPr>
        <w:commentReference w:id="4948"/>
      </w:r>
      <w:r w:rsidRPr="00814BC9">
        <w:rPr>
          <w:w w:val="105"/>
          <w:lang w:val="en-GB"/>
          <w:rPrChange w:id="4969" w:author="Christian PIEDALLU" w:date="2023-02-06T09:53:00Z">
            <w:rPr>
              <w:w w:val="105"/>
            </w:rPr>
          </w:rPrChange>
        </w:rPr>
        <w:t>are</w:t>
      </w:r>
      <w:r w:rsidRPr="00814BC9">
        <w:rPr>
          <w:spacing w:val="47"/>
          <w:w w:val="105"/>
          <w:lang w:val="en-GB"/>
          <w:rPrChange w:id="4970" w:author="Christian PIEDALLU" w:date="2023-02-06T09:53:00Z">
            <w:rPr>
              <w:spacing w:val="47"/>
              <w:w w:val="105"/>
            </w:rPr>
          </w:rPrChange>
        </w:rPr>
        <w:t xml:space="preserve"> </w:t>
      </w:r>
      <w:r w:rsidRPr="00814BC9">
        <w:rPr>
          <w:w w:val="105"/>
          <w:lang w:val="en-GB"/>
          <w:rPrChange w:id="4971" w:author="Christian PIEDALLU" w:date="2023-02-06T09:53:00Z">
            <w:rPr>
              <w:w w:val="105"/>
            </w:rPr>
          </w:rPrChange>
        </w:rPr>
        <w:t>significantly</w:t>
      </w:r>
      <w:r w:rsidRPr="00814BC9">
        <w:rPr>
          <w:spacing w:val="46"/>
          <w:w w:val="105"/>
          <w:lang w:val="en-GB"/>
          <w:rPrChange w:id="4972" w:author="Christian PIEDALLU" w:date="2023-02-06T09:53:00Z">
            <w:rPr>
              <w:spacing w:val="46"/>
              <w:w w:val="105"/>
            </w:rPr>
          </w:rPrChange>
        </w:rPr>
        <w:t xml:space="preserve"> </w:t>
      </w:r>
      <w:r w:rsidRPr="00814BC9">
        <w:rPr>
          <w:w w:val="105"/>
          <w:lang w:val="en-GB"/>
          <w:rPrChange w:id="4973" w:author="Christian PIEDALLU" w:date="2023-02-06T09:53:00Z">
            <w:rPr>
              <w:w w:val="105"/>
            </w:rPr>
          </w:rPrChange>
        </w:rPr>
        <w:t>more</w:t>
      </w:r>
      <w:r w:rsidRPr="00814BC9">
        <w:rPr>
          <w:spacing w:val="47"/>
          <w:w w:val="105"/>
          <w:lang w:val="en-GB"/>
          <w:rPrChange w:id="4974" w:author="Christian PIEDALLU" w:date="2023-02-06T09:53:00Z">
            <w:rPr>
              <w:spacing w:val="47"/>
              <w:w w:val="105"/>
            </w:rPr>
          </w:rPrChange>
        </w:rPr>
        <w:t xml:space="preserve"> </w:t>
      </w:r>
      <w:r w:rsidRPr="00814BC9">
        <w:rPr>
          <w:w w:val="105"/>
          <w:lang w:val="en-GB"/>
          <w:rPrChange w:id="4975" w:author="Christian PIEDALLU" w:date="2023-02-06T09:53:00Z">
            <w:rPr>
              <w:w w:val="105"/>
            </w:rPr>
          </w:rPrChange>
        </w:rPr>
        <w:t>sensible</w:t>
      </w:r>
      <w:r w:rsidRPr="00814BC9">
        <w:rPr>
          <w:spacing w:val="46"/>
          <w:w w:val="105"/>
          <w:lang w:val="en-GB"/>
          <w:rPrChange w:id="4976" w:author="Christian PIEDALLU" w:date="2023-02-06T09:53:00Z">
            <w:rPr>
              <w:spacing w:val="46"/>
              <w:w w:val="105"/>
            </w:rPr>
          </w:rPrChange>
        </w:rPr>
        <w:t xml:space="preserve"> </w:t>
      </w:r>
      <w:r w:rsidRPr="00814BC9">
        <w:rPr>
          <w:w w:val="105"/>
          <w:lang w:val="en-GB"/>
          <w:rPrChange w:id="4977" w:author="Christian PIEDALLU" w:date="2023-02-06T09:53:00Z">
            <w:rPr>
              <w:w w:val="105"/>
            </w:rPr>
          </w:rPrChange>
        </w:rPr>
        <w:t>to</w:t>
      </w:r>
      <w:r w:rsidRPr="00814BC9">
        <w:rPr>
          <w:spacing w:val="46"/>
          <w:w w:val="105"/>
          <w:lang w:val="en-GB"/>
          <w:rPrChange w:id="4978" w:author="Christian PIEDALLU" w:date="2023-02-06T09:53:00Z">
            <w:rPr>
              <w:spacing w:val="46"/>
              <w:w w:val="105"/>
            </w:rPr>
          </w:rPrChange>
        </w:rPr>
        <w:t xml:space="preserve"> </w:t>
      </w:r>
      <w:r w:rsidRPr="00814BC9">
        <w:rPr>
          <w:w w:val="105"/>
          <w:lang w:val="en-GB"/>
          <w:rPrChange w:id="4979" w:author="Christian PIEDALLU" w:date="2023-02-06T09:53:00Z">
            <w:rPr>
              <w:w w:val="105"/>
            </w:rPr>
          </w:rPrChange>
        </w:rPr>
        <w:t>pests</w:t>
      </w:r>
      <w:r w:rsidRPr="00814BC9">
        <w:rPr>
          <w:spacing w:val="47"/>
          <w:w w:val="105"/>
          <w:lang w:val="en-GB"/>
          <w:rPrChange w:id="4980" w:author="Christian PIEDALLU" w:date="2023-02-06T09:53:00Z">
            <w:rPr>
              <w:spacing w:val="47"/>
              <w:w w:val="105"/>
            </w:rPr>
          </w:rPrChange>
        </w:rPr>
        <w:t xml:space="preserve"> </w:t>
      </w:r>
      <w:r w:rsidRPr="00814BC9">
        <w:rPr>
          <w:w w:val="105"/>
          <w:lang w:val="en-GB"/>
          <w:rPrChange w:id="4981" w:author="Christian PIEDALLU" w:date="2023-02-06T09:53:00Z">
            <w:rPr>
              <w:w w:val="105"/>
            </w:rPr>
          </w:rPrChange>
        </w:rPr>
        <w:t>attacks</w:t>
      </w:r>
      <w:r w:rsidRPr="00814BC9">
        <w:rPr>
          <w:spacing w:val="46"/>
          <w:w w:val="105"/>
          <w:lang w:val="en-GB"/>
          <w:rPrChange w:id="4982" w:author="Christian PIEDALLU" w:date="2023-02-06T09:53:00Z">
            <w:rPr>
              <w:spacing w:val="46"/>
              <w:w w:val="105"/>
            </w:rPr>
          </w:rPrChange>
        </w:rPr>
        <w:t xml:space="preserve"> </w:t>
      </w:r>
      <w:r w:rsidRPr="00814BC9">
        <w:rPr>
          <w:w w:val="105"/>
          <w:lang w:val="en-GB"/>
          <w:rPrChange w:id="4983" w:author="Christian PIEDALLU" w:date="2023-02-06T09:53:00Z">
            <w:rPr>
              <w:w w:val="105"/>
            </w:rPr>
          </w:rPrChange>
        </w:rPr>
        <w:t>(F</w:t>
      </w:r>
      <w:r w:rsidR="00F312A1" w:rsidRPr="00814BC9">
        <w:rPr>
          <w:lang w:val="en-GB"/>
          <w:rPrChange w:id="4984" w:author="Christian PIEDALLU" w:date="2023-02-06T09:53:00Z">
            <w:rPr/>
          </w:rPrChange>
        </w:rPr>
        <w:fldChar w:fldCharType="begin"/>
      </w:r>
      <w:r w:rsidR="00F312A1" w:rsidRPr="00814BC9">
        <w:rPr>
          <w:lang w:val="en-GB"/>
          <w:rPrChange w:id="4985" w:author="Christian PIEDALLU" w:date="2023-02-06T09:53:00Z">
            <w:rPr/>
          </w:rPrChange>
        </w:rPr>
        <w:instrText xml:space="preserve"> HYPERLINK \l "_bookmark23" </w:instrText>
      </w:r>
      <w:r w:rsidR="00F312A1" w:rsidRPr="00814BC9">
        <w:rPr>
          <w:lang w:val="en-GB"/>
          <w:rPrChange w:id="4986" w:author="Christian PIEDALLU" w:date="2023-02-06T09:53:00Z">
            <w:rPr>
              <w:w w:val="105"/>
            </w:rPr>
          </w:rPrChange>
        </w:rPr>
        <w:fldChar w:fldCharType="separate"/>
      </w:r>
      <w:r w:rsidRPr="00814BC9">
        <w:rPr>
          <w:w w:val="105"/>
          <w:lang w:val="en-GB"/>
          <w:rPrChange w:id="4987" w:author="Christian PIEDALLU" w:date="2023-02-06T09:53:00Z">
            <w:rPr>
              <w:w w:val="105"/>
            </w:rPr>
          </w:rPrChange>
        </w:rPr>
        <w:t>accoli</w:t>
      </w:r>
      <w:r w:rsidRPr="00814BC9">
        <w:rPr>
          <w:spacing w:val="46"/>
          <w:w w:val="105"/>
          <w:lang w:val="en-GB"/>
          <w:rPrChange w:id="4988" w:author="Christian PIEDALLU" w:date="2023-02-06T09:53:00Z">
            <w:rPr>
              <w:spacing w:val="46"/>
              <w:w w:val="105"/>
            </w:rPr>
          </w:rPrChange>
        </w:rPr>
        <w:t xml:space="preserve"> </w:t>
      </w:r>
      <w:r w:rsidRPr="00814BC9">
        <w:rPr>
          <w:w w:val="105"/>
          <w:lang w:val="en-GB"/>
          <w:rPrChange w:id="4989" w:author="Christian PIEDALLU" w:date="2023-02-06T09:53:00Z">
            <w:rPr>
              <w:w w:val="105"/>
            </w:rPr>
          </w:rPrChange>
        </w:rPr>
        <w:t>and</w:t>
      </w:r>
      <w:r w:rsidR="00F312A1" w:rsidRPr="00814BC9">
        <w:rPr>
          <w:w w:val="105"/>
          <w:lang w:val="en-GB"/>
          <w:rPrChange w:id="4990" w:author="Christian PIEDALLU" w:date="2023-02-06T09:53:00Z">
            <w:rPr>
              <w:w w:val="105"/>
            </w:rPr>
          </w:rPrChange>
        </w:rPr>
        <w:fldChar w:fldCharType="end"/>
      </w:r>
    </w:p>
    <w:p w14:paraId="28E7FD98" w14:textId="0F350B4A" w:rsidR="00B177F5" w:rsidRPr="00814BC9" w:rsidRDefault="00B553DB">
      <w:pPr>
        <w:pStyle w:val="Corpsdetexte"/>
        <w:ind w:left="163"/>
        <w:rPr>
          <w:lang w:val="en-GB"/>
          <w:rPrChange w:id="4991" w:author="Christian PIEDALLU" w:date="2023-02-06T09:53:00Z">
            <w:rPr/>
          </w:rPrChange>
        </w:rPr>
      </w:pPr>
      <w:r w:rsidRPr="00814BC9">
        <w:rPr>
          <w:rFonts w:ascii="Trebuchet MS"/>
          <w:sz w:val="10"/>
          <w:lang w:val="en-GB"/>
          <w:rPrChange w:id="4992" w:author="Christian PIEDALLU" w:date="2023-02-06T09:53:00Z">
            <w:rPr>
              <w:rFonts w:ascii="Trebuchet MS"/>
              <w:sz w:val="10"/>
            </w:rPr>
          </w:rPrChange>
        </w:rPr>
        <w:t xml:space="preserve">262     </w:t>
      </w:r>
      <w:r w:rsidRPr="00814BC9">
        <w:rPr>
          <w:rFonts w:ascii="Trebuchet MS"/>
          <w:spacing w:val="19"/>
          <w:sz w:val="10"/>
          <w:lang w:val="en-GB"/>
          <w:rPrChange w:id="4993" w:author="Christian PIEDALLU" w:date="2023-02-06T09:53:00Z">
            <w:rPr>
              <w:rFonts w:ascii="Trebuchet MS"/>
              <w:spacing w:val="19"/>
              <w:sz w:val="10"/>
            </w:rPr>
          </w:rPrChange>
        </w:rPr>
        <w:t xml:space="preserve"> </w:t>
      </w:r>
      <w:r w:rsidR="00F312A1" w:rsidRPr="00814BC9">
        <w:rPr>
          <w:lang w:val="en-GB"/>
          <w:rPrChange w:id="4994" w:author="Christian PIEDALLU" w:date="2023-02-06T09:53:00Z">
            <w:rPr/>
          </w:rPrChange>
        </w:rPr>
        <w:fldChar w:fldCharType="begin"/>
      </w:r>
      <w:r w:rsidR="00F312A1" w:rsidRPr="00814BC9">
        <w:rPr>
          <w:lang w:val="en-GB"/>
          <w:rPrChange w:id="4995" w:author="Christian PIEDALLU" w:date="2023-02-06T09:53:00Z">
            <w:rPr/>
          </w:rPrChange>
        </w:rPr>
        <w:instrText xml:space="preserve"> HYPERLINK \l "_bookmark23" </w:instrText>
      </w:r>
      <w:r w:rsidR="00F312A1" w:rsidRPr="00814BC9">
        <w:rPr>
          <w:lang w:val="en-GB"/>
          <w:rPrChange w:id="4996" w:author="Christian PIEDALLU" w:date="2023-02-06T09:53:00Z">
            <w:rPr>
              <w:w w:val="105"/>
            </w:rPr>
          </w:rPrChange>
        </w:rPr>
        <w:fldChar w:fldCharType="separate"/>
      </w:r>
      <w:r w:rsidRPr="00814BC9">
        <w:rPr>
          <w:w w:val="105"/>
          <w:lang w:val="en-GB"/>
          <w:rPrChange w:id="4997" w:author="Christian PIEDALLU" w:date="2023-02-06T09:53:00Z">
            <w:rPr>
              <w:w w:val="105"/>
            </w:rPr>
          </w:rPrChange>
        </w:rPr>
        <w:t>Bernardinelli,</w:t>
      </w:r>
      <w:r w:rsidR="00F312A1" w:rsidRPr="00814BC9">
        <w:rPr>
          <w:w w:val="105"/>
          <w:lang w:val="en-GB"/>
          <w:rPrChange w:id="4998" w:author="Christian PIEDALLU" w:date="2023-02-06T09:53:00Z">
            <w:rPr>
              <w:w w:val="105"/>
            </w:rPr>
          </w:rPrChange>
        </w:rPr>
        <w:fldChar w:fldCharType="end"/>
      </w:r>
      <w:r w:rsidRPr="00814BC9">
        <w:rPr>
          <w:spacing w:val="36"/>
          <w:w w:val="105"/>
          <w:lang w:val="en-GB"/>
          <w:rPrChange w:id="4999" w:author="Christian PIEDALLU" w:date="2023-02-06T09:53:00Z">
            <w:rPr>
              <w:spacing w:val="36"/>
              <w:w w:val="105"/>
            </w:rPr>
          </w:rPrChange>
        </w:rPr>
        <w:t xml:space="preserve"> </w:t>
      </w:r>
      <w:r w:rsidR="00F312A1" w:rsidRPr="00814BC9">
        <w:rPr>
          <w:lang w:val="en-GB"/>
          <w:rPrChange w:id="5000" w:author="Christian PIEDALLU" w:date="2023-02-06T09:53:00Z">
            <w:rPr/>
          </w:rPrChange>
        </w:rPr>
        <w:fldChar w:fldCharType="begin"/>
      </w:r>
      <w:r w:rsidR="00F312A1" w:rsidRPr="00814BC9">
        <w:rPr>
          <w:lang w:val="en-GB"/>
          <w:rPrChange w:id="5001" w:author="Christian PIEDALLU" w:date="2023-02-06T09:53:00Z">
            <w:rPr/>
          </w:rPrChange>
        </w:rPr>
        <w:instrText xml:space="preserve"> HYPERLINK \l "_bookmark23" </w:instrText>
      </w:r>
      <w:r w:rsidR="00F312A1" w:rsidRPr="00814BC9">
        <w:rPr>
          <w:lang w:val="en-GB"/>
          <w:rPrChange w:id="5002" w:author="Christian PIEDALLU" w:date="2023-02-06T09:53:00Z">
            <w:rPr>
              <w:w w:val="105"/>
            </w:rPr>
          </w:rPrChange>
        </w:rPr>
        <w:fldChar w:fldCharType="separate"/>
      </w:r>
      <w:r w:rsidRPr="00814BC9">
        <w:rPr>
          <w:w w:val="105"/>
          <w:lang w:val="en-GB"/>
          <w:rPrChange w:id="5003" w:author="Christian PIEDALLU" w:date="2023-02-06T09:53:00Z">
            <w:rPr>
              <w:w w:val="105"/>
            </w:rPr>
          </w:rPrChange>
        </w:rPr>
        <w:t>2014;</w:t>
      </w:r>
      <w:r w:rsidR="00F312A1" w:rsidRPr="00814BC9">
        <w:rPr>
          <w:w w:val="105"/>
          <w:lang w:val="en-GB"/>
          <w:rPrChange w:id="5004" w:author="Christian PIEDALLU" w:date="2023-02-06T09:53:00Z">
            <w:rPr>
              <w:w w:val="105"/>
            </w:rPr>
          </w:rPrChange>
        </w:rPr>
        <w:fldChar w:fldCharType="end"/>
      </w:r>
      <w:r w:rsidRPr="00814BC9">
        <w:rPr>
          <w:spacing w:val="37"/>
          <w:w w:val="105"/>
          <w:lang w:val="en-GB"/>
          <w:rPrChange w:id="5005" w:author="Christian PIEDALLU" w:date="2023-02-06T09:53:00Z">
            <w:rPr>
              <w:spacing w:val="37"/>
              <w:w w:val="105"/>
            </w:rPr>
          </w:rPrChange>
        </w:rPr>
        <w:t xml:space="preserve"> </w:t>
      </w:r>
      <w:r w:rsidR="00F312A1" w:rsidRPr="00814BC9">
        <w:rPr>
          <w:lang w:val="en-GB"/>
          <w:rPrChange w:id="5006" w:author="Christian PIEDALLU" w:date="2023-02-06T09:53:00Z">
            <w:rPr/>
          </w:rPrChange>
        </w:rPr>
        <w:fldChar w:fldCharType="begin"/>
      </w:r>
      <w:r w:rsidR="00F312A1" w:rsidRPr="00814BC9">
        <w:rPr>
          <w:lang w:val="en-GB"/>
          <w:rPrChange w:id="5007" w:author="Christian PIEDALLU" w:date="2023-02-06T09:53:00Z">
            <w:rPr/>
          </w:rPrChange>
        </w:rPr>
        <w:instrText xml:space="preserve"> HYPERLINK \l "_bookmark32" </w:instrText>
      </w:r>
      <w:r w:rsidR="00F312A1" w:rsidRPr="00814BC9">
        <w:rPr>
          <w:lang w:val="en-GB"/>
          <w:rPrChange w:id="5008" w:author="Christian PIEDALLU" w:date="2023-02-06T09:53:00Z">
            <w:rPr>
              <w:w w:val="105"/>
            </w:rPr>
          </w:rPrChange>
        </w:rPr>
        <w:fldChar w:fldCharType="separate"/>
      </w:r>
      <w:r w:rsidRPr="00814BC9">
        <w:rPr>
          <w:w w:val="105"/>
          <w:lang w:val="en-GB"/>
          <w:rPrChange w:id="5009" w:author="Christian PIEDALLU" w:date="2023-02-06T09:53:00Z">
            <w:rPr>
              <w:w w:val="105"/>
            </w:rPr>
          </w:rPrChange>
        </w:rPr>
        <w:t>Jactel</w:t>
      </w:r>
      <w:r w:rsidRPr="00814BC9">
        <w:rPr>
          <w:spacing w:val="36"/>
          <w:w w:val="105"/>
          <w:lang w:val="en-GB"/>
          <w:rPrChange w:id="5010" w:author="Christian PIEDALLU" w:date="2023-02-06T09:53:00Z">
            <w:rPr>
              <w:spacing w:val="36"/>
              <w:w w:val="105"/>
            </w:rPr>
          </w:rPrChange>
        </w:rPr>
        <w:t xml:space="preserve"> </w:t>
      </w:r>
      <w:r w:rsidRPr="00814BC9">
        <w:rPr>
          <w:w w:val="105"/>
          <w:lang w:val="en-GB"/>
          <w:rPrChange w:id="5011" w:author="Christian PIEDALLU" w:date="2023-02-06T09:53:00Z">
            <w:rPr>
              <w:w w:val="105"/>
            </w:rPr>
          </w:rPrChange>
        </w:rPr>
        <w:t>et</w:t>
      </w:r>
      <w:r w:rsidRPr="00814BC9">
        <w:rPr>
          <w:spacing w:val="36"/>
          <w:w w:val="105"/>
          <w:lang w:val="en-GB"/>
          <w:rPrChange w:id="5012" w:author="Christian PIEDALLU" w:date="2023-02-06T09:53:00Z">
            <w:rPr>
              <w:spacing w:val="36"/>
              <w:w w:val="105"/>
            </w:rPr>
          </w:rPrChange>
        </w:rPr>
        <w:t xml:space="preserve"> </w:t>
      </w:r>
      <w:r w:rsidRPr="00814BC9">
        <w:rPr>
          <w:w w:val="105"/>
          <w:lang w:val="en-GB"/>
          <w:rPrChange w:id="5013" w:author="Christian PIEDALLU" w:date="2023-02-06T09:53:00Z">
            <w:rPr>
              <w:w w:val="105"/>
            </w:rPr>
          </w:rPrChange>
        </w:rPr>
        <w:t>al.,</w:t>
      </w:r>
      <w:r w:rsidR="00F312A1" w:rsidRPr="00814BC9">
        <w:rPr>
          <w:w w:val="105"/>
          <w:lang w:val="en-GB"/>
          <w:rPrChange w:id="5014" w:author="Christian PIEDALLU" w:date="2023-02-06T09:53:00Z">
            <w:rPr>
              <w:w w:val="105"/>
            </w:rPr>
          </w:rPrChange>
        </w:rPr>
        <w:fldChar w:fldCharType="end"/>
      </w:r>
      <w:r w:rsidRPr="00814BC9">
        <w:rPr>
          <w:spacing w:val="36"/>
          <w:w w:val="105"/>
          <w:lang w:val="en-GB"/>
          <w:rPrChange w:id="5015" w:author="Christian PIEDALLU" w:date="2023-02-06T09:53:00Z">
            <w:rPr>
              <w:spacing w:val="36"/>
              <w:w w:val="105"/>
            </w:rPr>
          </w:rPrChange>
        </w:rPr>
        <w:t xml:space="preserve"> </w:t>
      </w:r>
      <w:r w:rsidR="00F312A1" w:rsidRPr="00814BC9">
        <w:rPr>
          <w:lang w:val="en-GB"/>
          <w:rPrChange w:id="5016" w:author="Christian PIEDALLU" w:date="2023-02-06T09:53:00Z">
            <w:rPr/>
          </w:rPrChange>
        </w:rPr>
        <w:fldChar w:fldCharType="begin"/>
      </w:r>
      <w:r w:rsidR="00F312A1" w:rsidRPr="00814BC9">
        <w:rPr>
          <w:lang w:val="en-GB"/>
          <w:rPrChange w:id="5017" w:author="Christian PIEDALLU" w:date="2023-02-06T09:53:00Z">
            <w:rPr/>
          </w:rPrChange>
        </w:rPr>
        <w:instrText xml:space="preserve"> HYPERLINK \l "_bookmark32" </w:instrText>
      </w:r>
      <w:r w:rsidR="00F312A1" w:rsidRPr="00814BC9">
        <w:rPr>
          <w:lang w:val="en-GB"/>
          <w:rPrChange w:id="5018" w:author="Christian PIEDALLU" w:date="2023-02-06T09:53:00Z">
            <w:rPr>
              <w:w w:val="105"/>
            </w:rPr>
          </w:rPrChange>
        </w:rPr>
        <w:fldChar w:fldCharType="separate"/>
      </w:r>
      <w:r w:rsidRPr="00814BC9">
        <w:rPr>
          <w:w w:val="105"/>
          <w:lang w:val="en-GB"/>
          <w:rPrChange w:id="5019" w:author="Christian PIEDALLU" w:date="2023-02-06T09:53:00Z">
            <w:rPr>
              <w:w w:val="105"/>
            </w:rPr>
          </w:rPrChange>
        </w:rPr>
        <w:t>2021)</w:t>
      </w:r>
      <w:r w:rsidR="00F312A1" w:rsidRPr="00814BC9">
        <w:rPr>
          <w:w w:val="105"/>
          <w:lang w:val="en-GB"/>
          <w:rPrChange w:id="5020" w:author="Christian PIEDALLU" w:date="2023-02-06T09:53:00Z">
            <w:rPr>
              <w:w w:val="105"/>
            </w:rPr>
          </w:rPrChange>
        </w:rPr>
        <w:fldChar w:fldCharType="end"/>
      </w:r>
      <w:r w:rsidRPr="00814BC9">
        <w:rPr>
          <w:spacing w:val="37"/>
          <w:w w:val="105"/>
          <w:lang w:val="en-GB"/>
          <w:rPrChange w:id="5021" w:author="Christian PIEDALLU" w:date="2023-02-06T09:53:00Z">
            <w:rPr>
              <w:spacing w:val="37"/>
              <w:w w:val="105"/>
            </w:rPr>
          </w:rPrChange>
        </w:rPr>
        <w:t xml:space="preserve"> </w:t>
      </w:r>
      <w:r w:rsidRPr="00814BC9">
        <w:rPr>
          <w:w w:val="105"/>
          <w:lang w:val="en-GB"/>
          <w:rPrChange w:id="5022" w:author="Christian PIEDALLU" w:date="2023-02-06T09:53:00Z">
            <w:rPr>
              <w:w w:val="105"/>
            </w:rPr>
          </w:rPrChange>
        </w:rPr>
        <w:t>th</w:t>
      </w:r>
      <w:ins w:id="5023" w:author="Christian PIEDALLU" w:date="2023-02-06T16:33:00Z">
        <w:r w:rsidR="004329CE">
          <w:rPr>
            <w:w w:val="105"/>
            <w:lang w:val="en-GB"/>
          </w:rPr>
          <w:t>a</w:t>
        </w:r>
      </w:ins>
      <w:del w:id="5024" w:author="Christian PIEDALLU" w:date="2023-02-06T16:33:00Z">
        <w:r w:rsidRPr="00814BC9" w:rsidDel="004329CE">
          <w:rPr>
            <w:w w:val="105"/>
            <w:lang w:val="en-GB"/>
            <w:rPrChange w:id="5025" w:author="Christian PIEDALLU" w:date="2023-02-06T09:53:00Z">
              <w:rPr>
                <w:w w:val="105"/>
              </w:rPr>
            </w:rPrChange>
          </w:rPr>
          <w:delText>e</w:delText>
        </w:r>
      </w:del>
      <w:r w:rsidRPr="00814BC9">
        <w:rPr>
          <w:w w:val="105"/>
          <w:lang w:val="en-GB"/>
          <w:rPrChange w:id="5026" w:author="Christian PIEDALLU" w:date="2023-02-06T09:53:00Z">
            <w:rPr>
              <w:w w:val="105"/>
            </w:rPr>
          </w:rPrChange>
        </w:rPr>
        <w:t>n</w:t>
      </w:r>
      <w:r w:rsidRPr="00814BC9">
        <w:rPr>
          <w:spacing w:val="36"/>
          <w:w w:val="105"/>
          <w:lang w:val="en-GB"/>
          <w:rPrChange w:id="5027" w:author="Christian PIEDALLU" w:date="2023-02-06T09:53:00Z">
            <w:rPr>
              <w:spacing w:val="36"/>
              <w:w w:val="105"/>
            </w:rPr>
          </w:rPrChange>
        </w:rPr>
        <w:t xml:space="preserve"> </w:t>
      </w:r>
      <w:r w:rsidRPr="00814BC9">
        <w:rPr>
          <w:w w:val="105"/>
          <w:lang w:val="en-GB"/>
          <w:rPrChange w:id="5028" w:author="Christian PIEDALLU" w:date="2023-02-06T09:53:00Z">
            <w:rPr>
              <w:w w:val="105"/>
            </w:rPr>
          </w:rPrChange>
        </w:rPr>
        <w:t>the</w:t>
      </w:r>
      <w:r w:rsidRPr="00814BC9">
        <w:rPr>
          <w:spacing w:val="36"/>
          <w:w w:val="105"/>
          <w:lang w:val="en-GB"/>
          <w:rPrChange w:id="5029" w:author="Christian PIEDALLU" w:date="2023-02-06T09:53:00Z">
            <w:rPr>
              <w:spacing w:val="36"/>
              <w:w w:val="105"/>
            </w:rPr>
          </w:rPrChange>
        </w:rPr>
        <w:t xml:space="preserve"> </w:t>
      </w:r>
      <w:r w:rsidRPr="00814BC9">
        <w:rPr>
          <w:w w:val="105"/>
          <w:lang w:val="en-GB"/>
          <w:rPrChange w:id="5030" w:author="Christian PIEDALLU" w:date="2023-02-06T09:53:00Z">
            <w:rPr>
              <w:w w:val="105"/>
            </w:rPr>
          </w:rPrChange>
        </w:rPr>
        <w:t>spruce</w:t>
      </w:r>
      <w:r w:rsidRPr="00814BC9">
        <w:rPr>
          <w:spacing w:val="36"/>
          <w:w w:val="105"/>
          <w:lang w:val="en-GB"/>
          <w:rPrChange w:id="5031" w:author="Christian PIEDALLU" w:date="2023-02-06T09:53:00Z">
            <w:rPr>
              <w:spacing w:val="36"/>
              <w:w w:val="105"/>
            </w:rPr>
          </w:rPrChange>
        </w:rPr>
        <w:t xml:space="preserve"> </w:t>
      </w:r>
      <w:r w:rsidRPr="00814BC9">
        <w:rPr>
          <w:w w:val="105"/>
          <w:lang w:val="en-GB"/>
          <w:rPrChange w:id="5032" w:author="Christian PIEDALLU" w:date="2023-02-06T09:53:00Z">
            <w:rPr>
              <w:w w:val="105"/>
            </w:rPr>
          </w:rPrChange>
        </w:rPr>
        <w:t>trees</w:t>
      </w:r>
      <w:r w:rsidRPr="00814BC9">
        <w:rPr>
          <w:spacing w:val="37"/>
          <w:w w:val="105"/>
          <w:lang w:val="en-GB"/>
          <w:rPrChange w:id="5033" w:author="Christian PIEDALLU" w:date="2023-02-06T09:53:00Z">
            <w:rPr>
              <w:spacing w:val="37"/>
              <w:w w:val="105"/>
            </w:rPr>
          </w:rPrChange>
        </w:rPr>
        <w:t xml:space="preserve"> </w:t>
      </w:r>
      <w:r w:rsidRPr="00814BC9">
        <w:rPr>
          <w:w w:val="105"/>
          <w:lang w:val="en-GB"/>
          <w:rPrChange w:id="5034" w:author="Christian PIEDALLU" w:date="2023-02-06T09:53:00Z">
            <w:rPr>
              <w:w w:val="105"/>
            </w:rPr>
          </w:rPrChange>
        </w:rPr>
        <w:t>beneficing</w:t>
      </w:r>
      <w:r w:rsidRPr="00814BC9">
        <w:rPr>
          <w:spacing w:val="36"/>
          <w:w w:val="105"/>
          <w:lang w:val="en-GB"/>
          <w:rPrChange w:id="5035" w:author="Christian PIEDALLU" w:date="2023-02-06T09:53:00Z">
            <w:rPr>
              <w:spacing w:val="36"/>
              <w:w w:val="105"/>
            </w:rPr>
          </w:rPrChange>
        </w:rPr>
        <w:t xml:space="preserve"> </w:t>
      </w:r>
      <w:commentRangeStart w:id="5036"/>
      <w:r w:rsidRPr="00814BC9">
        <w:rPr>
          <w:w w:val="105"/>
          <w:lang w:val="en-GB"/>
          <w:rPrChange w:id="5037" w:author="Christian PIEDALLU" w:date="2023-02-06T09:53:00Z">
            <w:rPr>
              <w:w w:val="105"/>
            </w:rPr>
          </w:rPrChange>
        </w:rPr>
        <w:t>from</w:t>
      </w:r>
      <w:r w:rsidRPr="00814BC9">
        <w:rPr>
          <w:spacing w:val="36"/>
          <w:w w:val="105"/>
          <w:lang w:val="en-GB"/>
          <w:rPrChange w:id="5038" w:author="Christian PIEDALLU" w:date="2023-02-06T09:53:00Z">
            <w:rPr>
              <w:spacing w:val="36"/>
              <w:w w:val="105"/>
            </w:rPr>
          </w:rPrChange>
        </w:rPr>
        <w:t xml:space="preserve"> </w:t>
      </w:r>
      <w:r w:rsidRPr="00814BC9">
        <w:rPr>
          <w:w w:val="105"/>
          <w:lang w:val="en-GB"/>
          <w:rPrChange w:id="5039" w:author="Christian PIEDALLU" w:date="2023-02-06T09:53:00Z">
            <w:rPr>
              <w:w w:val="105"/>
            </w:rPr>
          </w:rPrChange>
        </w:rPr>
        <w:t>continuous</w:t>
      </w:r>
      <w:r w:rsidRPr="00814BC9">
        <w:rPr>
          <w:spacing w:val="36"/>
          <w:w w:val="105"/>
          <w:lang w:val="en-GB"/>
          <w:rPrChange w:id="5040" w:author="Christian PIEDALLU" w:date="2023-02-06T09:53:00Z">
            <w:rPr>
              <w:spacing w:val="36"/>
              <w:w w:val="105"/>
            </w:rPr>
          </w:rPrChange>
        </w:rPr>
        <w:t xml:space="preserve"> </w:t>
      </w:r>
      <w:r w:rsidRPr="00814BC9">
        <w:rPr>
          <w:w w:val="105"/>
          <w:lang w:val="en-GB"/>
          <w:rPrChange w:id="5041" w:author="Christian PIEDALLU" w:date="2023-02-06T09:53:00Z">
            <w:rPr>
              <w:w w:val="105"/>
            </w:rPr>
          </w:rPrChange>
        </w:rPr>
        <w:t>cover</w:t>
      </w:r>
    </w:p>
    <w:p w14:paraId="66F87AB2" w14:textId="77777777" w:rsidR="00B177F5" w:rsidRPr="00814BC9" w:rsidRDefault="00B553DB">
      <w:pPr>
        <w:pStyle w:val="Corpsdetexte"/>
        <w:ind w:left="163"/>
        <w:rPr>
          <w:lang w:val="en-GB"/>
          <w:rPrChange w:id="5042" w:author="Christian PIEDALLU" w:date="2023-02-06T09:53:00Z">
            <w:rPr/>
          </w:rPrChange>
        </w:rPr>
      </w:pPr>
      <w:r w:rsidRPr="00814BC9">
        <w:rPr>
          <w:rFonts w:ascii="Trebuchet MS"/>
          <w:sz w:val="10"/>
          <w:lang w:val="en-GB"/>
          <w:rPrChange w:id="5043" w:author="Christian PIEDALLU" w:date="2023-02-06T09:53:00Z">
            <w:rPr>
              <w:rFonts w:ascii="Trebuchet MS"/>
              <w:sz w:val="10"/>
            </w:rPr>
          </w:rPrChange>
        </w:rPr>
        <w:t xml:space="preserve">263     </w:t>
      </w:r>
      <w:r w:rsidRPr="00814BC9">
        <w:rPr>
          <w:rFonts w:ascii="Trebuchet MS"/>
          <w:spacing w:val="19"/>
          <w:sz w:val="10"/>
          <w:lang w:val="en-GB"/>
          <w:rPrChange w:id="5044" w:author="Christian PIEDALLU" w:date="2023-02-06T09:53:00Z">
            <w:rPr>
              <w:rFonts w:ascii="Trebuchet MS"/>
              <w:spacing w:val="19"/>
              <w:sz w:val="10"/>
            </w:rPr>
          </w:rPrChange>
        </w:rPr>
        <w:t xml:space="preserve"> </w:t>
      </w:r>
      <w:r w:rsidRPr="00814BC9">
        <w:rPr>
          <w:w w:val="105"/>
          <w:lang w:val="en-GB"/>
          <w:rPrChange w:id="5045" w:author="Christian PIEDALLU" w:date="2023-02-06T09:53:00Z">
            <w:rPr>
              <w:w w:val="105"/>
            </w:rPr>
          </w:rPrChange>
        </w:rPr>
        <w:t>forestry</w:t>
      </w:r>
      <w:r w:rsidRPr="00814BC9">
        <w:rPr>
          <w:spacing w:val="26"/>
          <w:w w:val="105"/>
          <w:lang w:val="en-GB"/>
          <w:rPrChange w:id="5046" w:author="Christian PIEDALLU" w:date="2023-02-06T09:53:00Z">
            <w:rPr>
              <w:spacing w:val="26"/>
              <w:w w:val="105"/>
            </w:rPr>
          </w:rPrChange>
        </w:rPr>
        <w:t xml:space="preserve"> </w:t>
      </w:r>
      <w:r w:rsidRPr="00814BC9">
        <w:rPr>
          <w:w w:val="105"/>
          <w:lang w:val="en-GB"/>
          <w:rPrChange w:id="5047" w:author="Christian PIEDALLU" w:date="2023-02-06T09:53:00Z">
            <w:rPr>
              <w:w w:val="105"/>
            </w:rPr>
          </w:rPrChange>
        </w:rPr>
        <w:t>in</w:t>
      </w:r>
      <w:r w:rsidRPr="00814BC9">
        <w:rPr>
          <w:spacing w:val="25"/>
          <w:w w:val="105"/>
          <w:lang w:val="en-GB"/>
          <w:rPrChange w:id="5048" w:author="Christian PIEDALLU" w:date="2023-02-06T09:53:00Z">
            <w:rPr>
              <w:spacing w:val="25"/>
              <w:w w:val="105"/>
            </w:rPr>
          </w:rPrChange>
        </w:rPr>
        <w:t xml:space="preserve"> </w:t>
      </w:r>
      <w:commentRangeEnd w:id="5036"/>
      <w:r w:rsidR="004329CE">
        <w:rPr>
          <w:rStyle w:val="Marquedecommentaire"/>
        </w:rPr>
        <w:commentReference w:id="5036"/>
      </w:r>
      <w:commentRangeStart w:id="5049"/>
      <w:r w:rsidRPr="00814BC9">
        <w:rPr>
          <w:w w:val="105"/>
          <w:lang w:val="en-GB"/>
          <w:rPrChange w:id="5050" w:author="Christian PIEDALLU" w:date="2023-02-06T09:53:00Z">
            <w:rPr>
              <w:w w:val="105"/>
            </w:rPr>
          </w:rPrChange>
        </w:rPr>
        <w:t>mixed</w:t>
      </w:r>
      <w:r w:rsidRPr="00814BC9">
        <w:rPr>
          <w:spacing w:val="26"/>
          <w:w w:val="105"/>
          <w:lang w:val="en-GB"/>
          <w:rPrChange w:id="5051" w:author="Christian PIEDALLU" w:date="2023-02-06T09:53:00Z">
            <w:rPr>
              <w:spacing w:val="26"/>
              <w:w w:val="105"/>
            </w:rPr>
          </w:rPrChange>
        </w:rPr>
        <w:t xml:space="preserve"> </w:t>
      </w:r>
      <w:r w:rsidRPr="00814BC9">
        <w:rPr>
          <w:w w:val="105"/>
          <w:lang w:val="en-GB"/>
          <w:rPrChange w:id="5052" w:author="Christian PIEDALLU" w:date="2023-02-06T09:53:00Z">
            <w:rPr>
              <w:w w:val="105"/>
            </w:rPr>
          </w:rPrChange>
        </w:rPr>
        <w:t>stands</w:t>
      </w:r>
      <w:r w:rsidRPr="00814BC9">
        <w:rPr>
          <w:spacing w:val="25"/>
          <w:w w:val="105"/>
          <w:lang w:val="en-GB"/>
          <w:rPrChange w:id="5053" w:author="Christian PIEDALLU" w:date="2023-02-06T09:53:00Z">
            <w:rPr>
              <w:spacing w:val="25"/>
              <w:w w:val="105"/>
            </w:rPr>
          </w:rPrChange>
        </w:rPr>
        <w:t xml:space="preserve"> </w:t>
      </w:r>
      <w:commentRangeEnd w:id="5049"/>
      <w:r w:rsidR="004329CE">
        <w:rPr>
          <w:rStyle w:val="Marquedecommentaire"/>
        </w:rPr>
        <w:commentReference w:id="5049"/>
      </w:r>
      <w:r w:rsidRPr="00814BC9">
        <w:rPr>
          <w:w w:val="105"/>
          <w:lang w:val="en-GB"/>
          <w:rPrChange w:id="5054" w:author="Christian PIEDALLU" w:date="2023-02-06T09:53:00Z">
            <w:rPr>
              <w:w w:val="105"/>
            </w:rPr>
          </w:rPrChange>
        </w:rPr>
        <w:t>of</w:t>
      </w:r>
      <w:r w:rsidRPr="00814BC9">
        <w:rPr>
          <w:spacing w:val="25"/>
          <w:w w:val="105"/>
          <w:lang w:val="en-GB"/>
          <w:rPrChange w:id="5055" w:author="Christian PIEDALLU" w:date="2023-02-06T09:53:00Z">
            <w:rPr>
              <w:spacing w:val="25"/>
              <w:w w:val="105"/>
            </w:rPr>
          </w:rPrChange>
        </w:rPr>
        <w:t xml:space="preserve"> </w:t>
      </w:r>
      <w:r w:rsidRPr="00814BC9">
        <w:rPr>
          <w:w w:val="105"/>
          <w:lang w:val="en-GB"/>
          <w:rPrChange w:id="5056" w:author="Christian PIEDALLU" w:date="2023-02-06T09:53:00Z">
            <w:rPr>
              <w:w w:val="105"/>
            </w:rPr>
          </w:rPrChange>
        </w:rPr>
        <w:t>the</w:t>
      </w:r>
      <w:r w:rsidRPr="00814BC9">
        <w:rPr>
          <w:spacing w:val="25"/>
          <w:w w:val="105"/>
          <w:lang w:val="en-GB"/>
          <w:rPrChange w:id="5057" w:author="Christian PIEDALLU" w:date="2023-02-06T09:53:00Z">
            <w:rPr>
              <w:spacing w:val="25"/>
              <w:w w:val="105"/>
            </w:rPr>
          </w:rPrChange>
        </w:rPr>
        <w:t xml:space="preserve"> </w:t>
      </w:r>
      <w:r w:rsidRPr="00814BC9">
        <w:rPr>
          <w:w w:val="105"/>
          <w:lang w:val="en-GB"/>
          <w:rPrChange w:id="5058" w:author="Christian PIEDALLU" w:date="2023-02-06T09:53:00Z">
            <w:rPr>
              <w:w w:val="105"/>
            </w:rPr>
          </w:rPrChange>
        </w:rPr>
        <w:t>native</w:t>
      </w:r>
      <w:r w:rsidRPr="00814BC9">
        <w:rPr>
          <w:spacing w:val="26"/>
          <w:w w:val="105"/>
          <w:lang w:val="en-GB"/>
          <w:rPrChange w:id="5059" w:author="Christian PIEDALLU" w:date="2023-02-06T09:53:00Z">
            <w:rPr>
              <w:spacing w:val="26"/>
              <w:w w:val="105"/>
            </w:rPr>
          </w:rPrChange>
        </w:rPr>
        <w:t xml:space="preserve"> </w:t>
      </w:r>
      <w:r w:rsidRPr="00814BC9">
        <w:rPr>
          <w:w w:val="105"/>
          <w:lang w:val="en-GB"/>
          <w:rPrChange w:id="5060" w:author="Christian PIEDALLU" w:date="2023-02-06T09:53:00Z">
            <w:rPr>
              <w:w w:val="105"/>
            </w:rPr>
          </w:rPrChange>
        </w:rPr>
        <w:t>forest</w:t>
      </w:r>
      <w:r w:rsidRPr="00814BC9">
        <w:rPr>
          <w:spacing w:val="25"/>
          <w:w w:val="105"/>
          <w:lang w:val="en-GB"/>
          <w:rPrChange w:id="5061" w:author="Christian PIEDALLU" w:date="2023-02-06T09:53:00Z">
            <w:rPr>
              <w:spacing w:val="25"/>
              <w:w w:val="105"/>
            </w:rPr>
          </w:rPrChange>
        </w:rPr>
        <w:t xml:space="preserve"> </w:t>
      </w:r>
      <w:r w:rsidRPr="00814BC9">
        <w:rPr>
          <w:w w:val="105"/>
          <w:lang w:val="en-GB"/>
          <w:rPrChange w:id="5062" w:author="Christian PIEDALLU" w:date="2023-02-06T09:53:00Z">
            <w:rPr>
              <w:w w:val="105"/>
            </w:rPr>
          </w:rPrChange>
        </w:rPr>
        <w:t>in</w:t>
      </w:r>
      <w:r w:rsidRPr="00814BC9">
        <w:rPr>
          <w:spacing w:val="25"/>
          <w:w w:val="105"/>
          <w:lang w:val="en-GB"/>
          <w:rPrChange w:id="5063" w:author="Christian PIEDALLU" w:date="2023-02-06T09:53:00Z">
            <w:rPr>
              <w:spacing w:val="25"/>
              <w:w w:val="105"/>
            </w:rPr>
          </w:rPrChange>
        </w:rPr>
        <w:t xml:space="preserve"> </w:t>
      </w:r>
      <w:r w:rsidRPr="00814BC9">
        <w:rPr>
          <w:w w:val="105"/>
          <w:lang w:val="en-GB"/>
          <w:rPrChange w:id="5064" w:author="Christian PIEDALLU" w:date="2023-02-06T09:53:00Z">
            <w:rPr>
              <w:w w:val="105"/>
            </w:rPr>
          </w:rPrChange>
        </w:rPr>
        <w:t>the</w:t>
      </w:r>
      <w:r w:rsidRPr="00814BC9">
        <w:rPr>
          <w:spacing w:val="26"/>
          <w:w w:val="105"/>
          <w:lang w:val="en-GB"/>
          <w:rPrChange w:id="5065" w:author="Christian PIEDALLU" w:date="2023-02-06T09:53:00Z">
            <w:rPr>
              <w:spacing w:val="26"/>
              <w:w w:val="105"/>
            </w:rPr>
          </w:rPrChange>
        </w:rPr>
        <w:t xml:space="preserve"> </w:t>
      </w:r>
      <w:r w:rsidRPr="00814BC9">
        <w:rPr>
          <w:w w:val="105"/>
          <w:lang w:val="en-GB"/>
          <w:rPrChange w:id="5066" w:author="Christian PIEDALLU" w:date="2023-02-06T09:53:00Z">
            <w:rPr>
              <w:w w:val="105"/>
            </w:rPr>
          </w:rPrChange>
        </w:rPr>
        <w:t>Vosges</w:t>
      </w:r>
      <w:r w:rsidRPr="00814BC9">
        <w:rPr>
          <w:spacing w:val="24"/>
          <w:w w:val="105"/>
          <w:lang w:val="en-GB"/>
          <w:rPrChange w:id="5067" w:author="Christian PIEDALLU" w:date="2023-02-06T09:53:00Z">
            <w:rPr>
              <w:spacing w:val="24"/>
              <w:w w:val="105"/>
            </w:rPr>
          </w:rPrChange>
        </w:rPr>
        <w:t xml:space="preserve"> </w:t>
      </w:r>
      <w:r w:rsidRPr="00814BC9">
        <w:rPr>
          <w:w w:val="105"/>
          <w:lang w:val="en-GB"/>
          <w:rPrChange w:id="5068" w:author="Christian PIEDALLU" w:date="2023-02-06T09:53:00Z">
            <w:rPr>
              <w:w w:val="105"/>
            </w:rPr>
          </w:rPrChange>
        </w:rPr>
        <w:t xml:space="preserve">mountains. </w:t>
      </w:r>
      <w:r w:rsidRPr="00814BC9">
        <w:rPr>
          <w:spacing w:val="19"/>
          <w:w w:val="105"/>
          <w:lang w:val="en-GB"/>
          <w:rPrChange w:id="5069" w:author="Christian PIEDALLU" w:date="2023-02-06T09:53:00Z">
            <w:rPr>
              <w:spacing w:val="19"/>
              <w:w w:val="105"/>
            </w:rPr>
          </w:rPrChange>
        </w:rPr>
        <w:t xml:space="preserve"> </w:t>
      </w:r>
      <w:r w:rsidRPr="00814BC9">
        <w:rPr>
          <w:w w:val="105"/>
          <w:lang w:val="en-GB"/>
          <w:rPrChange w:id="5070" w:author="Christian PIEDALLU" w:date="2023-02-06T09:53:00Z">
            <w:rPr>
              <w:w w:val="105"/>
            </w:rPr>
          </w:rPrChange>
        </w:rPr>
        <w:t>Rapid</w:t>
      </w:r>
      <w:r w:rsidRPr="00814BC9">
        <w:rPr>
          <w:spacing w:val="26"/>
          <w:w w:val="105"/>
          <w:lang w:val="en-GB"/>
          <w:rPrChange w:id="5071" w:author="Christian PIEDALLU" w:date="2023-02-06T09:53:00Z">
            <w:rPr>
              <w:spacing w:val="26"/>
              <w:w w:val="105"/>
            </w:rPr>
          </w:rPrChange>
        </w:rPr>
        <w:t xml:space="preserve"> </w:t>
      </w:r>
      <w:r w:rsidRPr="00814BC9">
        <w:rPr>
          <w:w w:val="105"/>
          <w:lang w:val="en-GB"/>
          <w:rPrChange w:id="5072" w:author="Christian PIEDALLU" w:date="2023-02-06T09:53:00Z">
            <w:rPr>
              <w:w w:val="105"/>
            </w:rPr>
          </w:rPrChange>
        </w:rPr>
        <w:t>harvesting</w:t>
      </w:r>
      <w:r w:rsidRPr="00814BC9">
        <w:rPr>
          <w:spacing w:val="24"/>
          <w:w w:val="105"/>
          <w:lang w:val="en-GB"/>
          <w:rPrChange w:id="5073" w:author="Christian PIEDALLU" w:date="2023-02-06T09:53:00Z">
            <w:rPr>
              <w:spacing w:val="24"/>
              <w:w w:val="105"/>
            </w:rPr>
          </w:rPrChange>
        </w:rPr>
        <w:t xml:space="preserve"> </w:t>
      </w:r>
      <w:r w:rsidRPr="00814BC9">
        <w:rPr>
          <w:w w:val="105"/>
          <w:lang w:val="en-GB"/>
          <w:rPrChange w:id="5074" w:author="Christian PIEDALLU" w:date="2023-02-06T09:53:00Z">
            <w:rPr>
              <w:w w:val="105"/>
            </w:rPr>
          </w:rPrChange>
        </w:rPr>
        <w:t>of</w:t>
      </w:r>
      <w:r w:rsidRPr="00814BC9">
        <w:rPr>
          <w:spacing w:val="25"/>
          <w:w w:val="105"/>
          <w:lang w:val="en-GB"/>
          <w:rPrChange w:id="5075" w:author="Christian PIEDALLU" w:date="2023-02-06T09:53:00Z">
            <w:rPr>
              <w:spacing w:val="25"/>
              <w:w w:val="105"/>
            </w:rPr>
          </w:rPrChange>
        </w:rPr>
        <w:t xml:space="preserve"> </w:t>
      </w:r>
      <w:r w:rsidRPr="00814BC9">
        <w:rPr>
          <w:w w:val="105"/>
          <w:lang w:val="en-GB"/>
          <w:rPrChange w:id="5076" w:author="Christian PIEDALLU" w:date="2023-02-06T09:53:00Z">
            <w:rPr>
              <w:w w:val="105"/>
            </w:rPr>
          </w:rPrChange>
        </w:rPr>
        <w:t>trees</w:t>
      </w:r>
    </w:p>
    <w:p w14:paraId="6587EDA2" w14:textId="77777777" w:rsidR="00B177F5" w:rsidRPr="00814BC9" w:rsidRDefault="00B553DB">
      <w:pPr>
        <w:pStyle w:val="Corpsdetexte"/>
        <w:ind w:left="163"/>
        <w:rPr>
          <w:lang w:val="en-GB"/>
          <w:rPrChange w:id="5077" w:author="Christian PIEDALLU" w:date="2023-02-06T09:53:00Z">
            <w:rPr/>
          </w:rPrChange>
        </w:rPr>
      </w:pPr>
      <w:r w:rsidRPr="00814BC9">
        <w:rPr>
          <w:rFonts w:ascii="Trebuchet MS"/>
          <w:sz w:val="10"/>
          <w:lang w:val="en-GB"/>
          <w:rPrChange w:id="5078" w:author="Christian PIEDALLU" w:date="2023-02-06T09:53:00Z">
            <w:rPr>
              <w:rFonts w:ascii="Trebuchet MS"/>
              <w:sz w:val="10"/>
            </w:rPr>
          </w:rPrChange>
        </w:rPr>
        <w:t xml:space="preserve">264     </w:t>
      </w:r>
      <w:r w:rsidRPr="00814BC9">
        <w:rPr>
          <w:rFonts w:ascii="Trebuchet MS"/>
          <w:spacing w:val="19"/>
          <w:sz w:val="10"/>
          <w:lang w:val="en-GB"/>
          <w:rPrChange w:id="5079" w:author="Christian PIEDALLU" w:date="2023-02-06T09:53:00Z">
            <w:rPr>
              <w:rFonts w:ascii="Trebuchet MS"/>
              <w:spacing w:val="19"/>
              <w:sz w:val="10"/>
            </w:rPr>
          </w:rPrChange>
        </w:rPr>
        <w:t xml:space="preserve"> </w:t>
      </w:r>
      <w:r w:rsidRPr="00814BC9">
        <w:rPr>
          <w:w w:val="105"/>
          <w:lang w:val="en-GB"/>
          <w:rPrChange w:id="5080" w:author="Christian PIEDALLU" w:date="2023-02-06T09:53:00Z">
            <w:rPr>
              <w:w w:val="105"/>
            </w:rPr>
          </w:rPrChange>
        </w:rPr>
        <w:t>attacked</w:t>
      </w:r>
      <w:r w:rsidRPr="00814BC9">
        <w:rPr>
          <w:spacing w:val="15"/>
          <w:w w:val="105"/>
          <w:lang w:val="en-GB"/>
          <w:rPrChange w:id="5081" w:author="Christian PIEDALLU" w:date="2023-02-06T09:53:00Z">
            <w:rPr>
              <w:spacing w:val="15"/>
              <w:w w:val="105"/>
            </w:rPr>
          </w:rPrChange>
        </w:rPr>
        <w:t xml:space="preserve"> </w:t>
      </w:r>
      <w:r w:rsidRPr="00814BC9">
        <w:rPr>
          <w:w w:val="105"/>
          <w:lang w:val="en-GB"/>
          <w:rPrChange w:id="5082" w:author="Christian PIEDALLU" w:date="2023-02-06T09:53:00Z">
            <w:rPr>
              <w:w w:val="105"/>
            </w:rPr>
          </w:rPrChange>
        </w:rPr>
        <w:t>by</w:t>
      </w:r>
      <w:r w:rsidRPr="00814BC9">
        <w:rPr>
          <w:spacing w:val="14"/>
          <w:w w:val="105"/>
          <w:lang w:val="en-GB"/>
          <w:rPrChange w:id="5083" w:author="Christian PIEDALLU" w:date="2023-02-06T09:53:00Z">
            <w:rPr>
              <w:spacing w:val="14"/>
              <w:w w:val="105"/>
            </w:rPr>
          </w:rPrChange>
        </w:rPr>
        <w:t xml:space="preserve"> </w:t>
      </w:r>
      <w:r w:rsidRPr="00814BC9">
        <w:rPr>
          <w:w w:val="105"/>
          <w:lang w:val="en-GB"/>
          <w:rPrChange w:id="5084" w:author="Christian PIEDALLU" w:date="2023-02-06T09:53:00Z">
            <w:rPr>
              <w:w w:val="105"/>
            </w:rPr>
          </w:rPrChange>
        </w:rPr>
        <w:t>bark</w:t>
      </w:r>
      <w:r w:rsidRPr="00814BC9">
        <w:rPr>
          <w:spacing w:val="15"/>
          <w:w w:val="105"/>
          <w:lang w:val="en-GB"/>
          <w:rPrChange w:id="5085" w:author="Christian PIEDALLU" w:date="2023-02-06T09:53:00Z">
            <w:rPr>
              <w:spacing w:val="15"/>
              <w:w w:val="105"/>
            </w:rPr>
          </w:rPrChange>
        </w:rPr>
        <w:t xml:space="preserve"> </w:t>
      </w:r>
      <w:r w:rsidRPr="00814BC9">
        <w:rPr>
          <w:w w:val="105"/>
          <w:lang w:val="en-GB"/>
          <w:rPrChange w:id="5086" w:author="Christian PIEDALLU" w:date="2023-02-06T09:53:00Z">
            <w:rPr>
              <w:w w:val="105"/>
            </w:rPr>
          </w:rPrChange>
        </w:rPr>
        <w:t>beetles</w:t>
      </w:r>
      <w:r w:rsidRPr="00814BC9">
        <w:rPr>
          <w:spacing w:val="15"/>
          <w:w w:val="105"/>
          <w:lang w:val="en-GB"/>
          <w:rPrChange w:id="5087" w:author="Christian PIEDALLU" w:date="2023-02-06T09:53:00Z">
            <w:rPr>
              <w:spacing w:val="15"/>
              <w:w w:val="105"/>
            </w:rPr>
          </w:rPrChange>
        </w:rPr>
        <w:t xml:space="preserve"> </w:t>
      </w:r>
      <w:r w:rsidRPr="00814BC9">
        <w:rPr>
          <w:w w:val="105"/>
          <w:lang w:val="en-GB"/>
          <w:rPrChange w:id="5088" w:author="Christian PIEDALLU" w:date="2023-02-06T09:53:00Z">
            <w:rPr>
              <w:w w:val="105"/>
            </w:rPr>
          </w:rPrChange>
        </w:rPr>
        <w:t>protects</w:t>
      </w:r>
      <w:r w:rsidRPr="00814BC9">
        <w:rPr>
          <w:spacing w:val="15"/>
          <w:w w:val="105"/>
          <w:lang w:val="en-GB"/>
          <w:rPrChange w:id="5089" w:author="Christian PIEDALLU" w:date="2023-02-06T09:53:00Z">
            <w:rPr>
              <w:spacing w:val="15"/>
              <w:w w:val="105"/>
            </w:rPr>
          </w:rPrChange>
        </w:rPr>
        <w:t xml:space="preserve"> </w:t>
      </w:r>
      <w:r w:rsidRPr="00814BC9">
        <w:rPr>
          <w:w w:val="105"/>
          <w:lang w:val="en-GB"/>
          <w:rPrChange w:id="5090" w:author="Christian PIEDALLU" w:date="2023-02-06T09:53:00Z">
            <w:rPr>
              <w:w w:val="105"/>
            </w:rPr>
          </w:rPrChange>
        </w:rPr>
        <w:t>stands</w:t>
      </w:r>
      <w:r w:rsidRPr="00814BC9">
        <w:rPr>
          <w:spacing w:val="14"/>
          <w:w w:val="105"/>
          <w:lang w:val="en-GB"/>
          <w:rPrChange w:id="5091" w:author="Christian PIEDALLU" w:date="2023-02-06T09:53:00Z">
            <w:rPr>
              <w:spacing w:val="14"/>
              <w:w w:val="105"/>
            </w:rPr>
          </w:rPrChange>
        </w:rPr>
        <w:t xml:space="preserve"> </w:t>
      </w:r>
      <w:r w:rsidRPr="00814BC9">
        <w:rPr>
          <w:w w:val="105"/>
          <w:lang w:val="en-GB"/>
          <w:rPrChange w:id="5092" w:author="Christian PIEDALLU" w:date="2023-02-06T09:53:00Z">
            <w:rPr>
              <w:w w:val="105"/>
            </w:rPr>
          </w:rPrChange>
        </w:rPr>
        <w:t>from</w:t>
      </w:r>
      <w:r w:rsidRPr="00814BC9">
        <w:rPr>
          <w:spacing w:val="15"/>
          <w:w w:val="105"/>
          <w:lang w:val="en-GB"/>
          <w:rPrChange w:id="5093" w:author="Christian PIEDALLU" w:date="2023-02-06T09:53:00Z">
            <w:rPr>
              <w:spacing w:val="15"/>
              <w:w w:val="105"/>
            </w:rPr>
          </w:rPrChange>
        </w:rPr>
        <w:t xml:space="preserve"> </w:t>
      </w:r>
      <w:r w:rsidRPr="00814BC9">
        <w:rPr>
          <w:w w:val="105"/>
          <w:lang w:val="en-GB"/>
          <w:rPrChange w:id="5094" w:author="Christian PIEDALLU" w:date="2023-02-06T09:53:00Z">
            <w:rPr>
              <w:w w:val="105"/>
            </w:rPr>
          </w:rPrChange>
        </w:rPr>
        <w:t>severe</w:t>
      </w:r>
      <w:r w:rsidRPr="00814BC9">
        <w:rPr>
          <w:spacing w:val="15"/>
          <w:w w:val="105"/>
          <w:lang w:val="en-GB"/>
          <w:rPrChange w:id="5095" w:author="Christian PIEDALLU" w:date="2023-02-06T09:53:00Z">
            <w:rPr>
              <w:spacing w:val="15"/>
              <w:w w:val="105"/>
            </w:rPr>
          </w:rPrChange>
        </w:rPr>
        <w:t xml:space="preserve"> </w:t>
      </w:r>
      <w:r w:rsidRPr="00814BC9">
        <w:rPr>
          <w:w w:val="105"/>
          <w:lang w:val="en-GB"/>
          <w:rPrChange w:id="5096" w:author="Christian PIEDALLU" w:date="2023-02-06T09:53:00Z">
            <w:rPr>
              <w:w w:val="105"/>
            </w:rPr>
          </w:rPrChange>
        </w:rPr>
        <w:t>outbreaks</w:t>
      </w:r>
      <w:r w:rsidRPr="00814BC9">
        <w:rPr>
          <w:spacing w:val="14"/>
          <w:w w:val="105"/>
          <w:lang w:val="en-GB"/>
          <w:rPrChange w:id="5097" w:author="Christian PIEDALLU" w:date="2023-02-06T09:53:00Z">
            <w:rPr>
              <w:spacing w:val="14"/>
              <w:w w:val="105"/>
            </w:rPr>
          </w:rPrChange>
        </w:rPr>
        <w:t xml:space="preserve"> </w:t>
      </w:r>
      <w:r w:rsidR="00F312A1" w:rsidRPr="00814BC9">
        <w:rPr>
          <w:lang w:val="en-GB"/>
          <w:rPrChange w:id="5098" w:author="Christian PIEDALLU" w:date="2023-02-06T09:53:00Z">
            <w:rPr/>
          </w:rPrChange>
        </w:rPr>
        <w:fldChar w:fldCharType="begin"/>
      </w:r>
      <w:r w:rsidR="00F312A1" w:rsidRPr="00814BC9">
        <w:rPr>
          <w:lang w:val="en-GB"/>
          <w:rPrChange w:id="5099" w:author="Christian PIEDALLU" w:date="2023-02-06T09:53:00Z">
            <w:rPr/>
          </w:rPrChange>
        </w:rPr>
        <w:instrText xml:space="preserve"> HYPERLINK \l "_bookmark56" </w:instrText>
      </w:r>
      <w:r w:rsidR="00F312A1" w:rsidRPr="00814BC9">
        <w:rPr>
          <w:lang w:val="en-GB"/>
          <w:rPrChange w:id="5100" w:author="Christian PIEDALLU" w:date="2023-02-06T09:53:00Z">
            <w:rPr>
              <w:spacing w:val="15"/>
              <w:w w:val="105"/>
            </w:rPr>
          </w:rPrChange>
        </w:rPr>
        <w:fldChar w:fldCharType="separate"/>
      </w:r>
      <w:r w:rsidRPr="00814BC9">
        <w:rPr>
          <w:w w:val="105"/>
          <w:lang w:val="en-GB"/>
          <w:rPrChange w:id="5101" w:author="Christian PIEDALLU" w:date="2023-02-06T09:53:00Z">
            <w:rPr>
              <w:w w:val="105"/>
            </w:rPr>
          </w:rPrChange>
        </w:rPr>
        <w:t>(Stadelmann</w:t>
      </w:r>
      <w:r w:rsidRPr="00814BC9">
        <w:rPr>
          <w:spacing w:val="15"/>
          <w:w w:val="105"/>
          <w:lang w:val="en-GB"/>
          <w:rPrChange w:id="5102" w:author="Christian PIEDALLU" w:date="2023-02-06T09:53:00Z">
            <w:rPr>
              <w:spacing w:val="15"/>
              <w:w w:val="105"/>
            </w:rPr>
          </w:rPrChange>
        </w:rPr>
        <w:t xml:space="preserve"> </w:t>
      </w:r>
      <w:r w:rsidRPr="00814BC9">
        <w:rPr>
          <w:w w:val="105"/>
          <w:lang w:val="en-GB"/>
          <w:rPrChange w:id="5103" w:author="Christian PIEDALLU" w:date="2023-02-06T09:53:00Z">
            <w:rPr>
              <w:w w:val="105"/>
            </w:rPr>
          </w:rPrChange>
        </w:rPr>
        <w:t>et</w:t>
      </w:r>
      <w:r w:rsidRPr="00814BC9">
        <w:rPr>
          <w:spacing w:val="15"/>
          <w:w w:val="105"/>
          <w:lang w:val="en-GB"/>
          <w:rPrChange w:id="5104" w:author="Christian PIEDALLU" w:date="2023-02-06T09:53:00Z">
            <w:rPr>
              <w:spacing w:val="15"/>
              <w:w w:val="105"/>
            </w:rPr>
          </w:rPrChange>
        </w:rPr>
        <w:t xml:space="preserve"> </w:t>
      </w:r>
      <w:r w:rsidRPr="00814BC9">
        <w:rPr>
          <w:w w:val="105"/>
          <w:lang w:val="en-GB"/>
          <w:rPrChange w:id="5105" w:author="Christian PIEDALLU" w:date="2023-02-06T09:53:00Z">
            <w:rPr>
              <w:w w:val="105"/>
            </w:rPr>
          </w:rPrChange>
        </w:rPr>
        <w:t>al.,</w:t>
      </w:r>
      <w:r w:rsidRPr="00814BC9">
        <w:rPr>
          <w:spacing w:val="15"/>
          <w:w w:val="105"/>
          <w:lang w:val="en-GB"/>
          <w:rPrChange w:id="5106" w:author="Christian PIEDALLU" w:date="2023-02-06T09:53:00Z">
            <w:rPr>
              <w:spacing w:val="15"/>
              <w:w w:val="105"/>
            </w:rPr>
          </w:rPrChange>
        </w:rPr>
        <w:t xml:space="preserve"> </w:t>
      </w:r>
      <w:r w:rsidR="00F312A1" w:rsidRPr="00814BC9">
        <w:rPr>
          <w:spacing w:val="15"/>
          <w:w w:val="105"/>
          <w:lang w:val="en-GB"/>
          <w:rPrChange w:id="5107" w:author="Christian PIEDALLU" w:date="2023-02-06T09:53:00Z">
            <w:rPr>
              <w:spacing w:val="15"/>
              <w:w w:val="105"/>
            </w:rPr>
          </w:rPrChange>
        </w:rPr>
        <w:fldChar w:fldCharType="end"/>
      </w:r>
      <w:r w:rsidR="00F312A1" w:rsidRPr="00814BC9">
        <w:rPr>
          <w:lang w:val="en-GB"/>
          <w:rPrChange w:id="5108" w:author="Christian PIEDALLU" w:date="2023-02-06T09:53:00Z">
            <w:rPr/>
          </w:rPrChange>
        </w:rPr>
        <w:fldChar w:fldCharType="begin"/>
      </w:r>
      <w:r w:rsidR="00F312A1" w:rsidRPr="00814BC9">
        <w:rPr>
          <w:lang w:val="en-GB"/>
          <w:rPrChange w:id="5109" w:author="Christian PIEDALLU" w:date="2023-02-06T09:53:00Z">
            <w:rPr/>
          </w:rPrChange>
        </w:rPr>
        <w:instrText xml:space="preserve"> HYPERLINK \l "_bookmark56" </w:instrText>
      </w:r>
      <w:r w:rsidR="00F312A1" w:rsidRPr="00814BC9">
        <w:rPr>
          <w:lang w:val="en-GB"/>
          <w:rPrChange w:id="5110" w:author="Christian PIEDALLU" w:date="2023-02-06T09:53:00Z">
            <w:rPr>
              <w:spacing w:val="14"/>
              <w:w w:val="105"/>
            </w:rPr>
          </w:rPrChange>
        </w:rPr>
        <w:fldChar w:fldCharType="separate"/>
      </w:r>
      <w:r w:rsidRPr="00814BC9">
        <w:rPr>
          <w:w w:val="105"/>
          <w:lang w:val="en-GB"/>
          <w:rPrChange w:id="5111" w:author="Christian PIEDALLU" w:date="2023-02-06T09:53:00Z">
            <w:rPr>
              <w:w w:val="105"/>
            </w:rPr>
          </w:rPrChange>
        </w:rPr>
        <w:t>2013)</w:t>
      </w:r>
      <w:r w:rsidRPr="00814BC9">
        <w:rPr>
          <w:spacing w:val="14"/>
          <w:w w:val="105"/>
          <w:lang w:val="en-GB"/>
          <w:rPrChange w:id="5112" w:author="Christian PIEDALLU" w:date="2023-02-06T09:53:00Z">
            <w:rPr>
              <w:spacing w:val="14"/>
              <w:w w:val="105"/>
            </w:rPr>
          </w:rPrChange>
        </w:rPr>
        <w:t xml:space="preserve"> </w:t>
      </w:r>
      <w:r w:rsidR="00F312A1" w:rsidRPr="00814BC9">
        <w:rPr>
          <w:spacing w:val="14"/>
          <w:w w:val="105"/>
          <w:lang w:val="en-GB"/>
          <w:rPrChange w:id="5113" w:author="Christian PIEDALLU" w:date="2023-02-06T09:53:00Z">
            <w:rPr>
              <w:spacing w:val="14"/>
              <w:w w:val="105"/>
            </w:rPr>
          </w:rPrChange>
        </w:rPr>
        <w:fldChar w:fldCharType="end"/>
      </w:r>
      <w:r w:rsidRPr="00814BC9">
        <w:rPr>
          <w:w w:val="105"/>
          <w:lang w:val="en-GB"/>
          <w:rPrChange w:id="5114" w:author="Christian PIEDALLU" w:date="2023-02-06T09:53:00Z">
            <w:rPr>
              <w:w w:val="105"/>
            </w:rPr>
          </w:rPrChange>
        </w:rPr>
        <w:t>but</w:t>
      </w:r>
      <w:r w:rsidRPr="00814BC9">
        <w:rPr>
          <w:spacing w:val="15"/>
          <w:w w:val="105"/>
          <w:lang w:val="en-GB"/>
          <w:rPrChange w:id="5115" w:author="Christian PIEDALLU" w:date="2023-02-06T09:53:00Z">
            <w:rPr>
              <w:spacing w:val="15"/>
              <w:w w:val="105"/>
            </w:rPr>
          </w:rPrChange>
        </w:rPr>
        <w:t xml:space="preserve"> </w:t>
      </w:r>
      <w:r w:rsidRPr="00814BC9">
        <w:rPr>
          <w:w w:val="105"/>
          <w:lang w:val="en-GB"/>
          <w:rPrChange w:id="5116" w:author="Christian PIEDALLU" w:date="2023-02-06T09:53:00Z">
            <w:rPr>
              <w:w w:val="105"/>
            </w:rPr>
          </w:rPrChange>
        </w:rPr>
        <w:t>this</w:t>
      </w:r>
    </w:p>
    <w:p w14:paraId="2AB43A11" w14:textId="77777777" w:rsidR="00B177F5" w:rsidRPr="00814BC9" w:rsidRDefault="00B553DB">
      <w:pPr>
        <w:pStyle w:val="Corpsdetexte"/>
        <w:ind w:left="163"/>
        <w:rPr>
          <w:lang w:val="en-GB"/>
          <w:rPrChange w:id="5117" w:author="Christian PIEDALLU" w:date="2023-02-06T09:53:00Z">
            <w:rPr/>
          </w:rPrChange>
        </w:rPr>
      </w:pPr>
      <w:r w:rsidRPr="00814BC9">
        <w:rPr>
          <w:rFonts w:ascii="Trebuchet MS"/>
          <w:sz w:val="10"/>
          <w:lang w:val="en-GB"/>
          <w:rPrChange w:id="5118" w:author="Christian PIEDALLU" w:date="2023-02-06T09:53:00Z">
            <w:rPr>
              <w:rFonts w:ascii="Trebuchet MS"/>
              <w:sz w:val="10"/>
            </w:rPr>
          </w:rPrChange>
        </w:rPr>
        <w:t xml:space="preserve">265     </w:t>
      </w:r>
      <w:r w:rsidRPr="00814BC9">
        <w:rPr>
          <w:rFonts w:ascii="Trebuchet MS"/>
          <w:spacing w:val="19"/>
          <w:sz w:val="10"/>
          <w:lang w:val="en-GB"/>
          <w:rPrChange w:id="5119" w:author="Christian PIEDALLU" w:date="2023-02-06T09:53:00Z">
            <w:rPr>
              <w:rFonts w:ascii="Trebuchet MS"/>
              <w:spacing w:val="19"/>
              <w:sz w:val="10"/>
            </w:rPr>
          </w:rPrChange>
        </w:rPr>
        <w:t xml:space="preserve"> </w:t>
      </w:r>
      <w:r w:rsidRPr="00814BC9">
        <w:rPr>
          <w:w w:val="105"/>
          <w:lang w:val="en-GB"/>
          <w:rPrChange w:id="5120" w:author="Christian PIEDALLU" w:date="2023-02-06T09:53:00Z">
            <w:rPr>
              <w:w w:val="105"/>
            </w:rPr>
          </w:rPrChange>
        </w:rPr>
        <w:t>operation</w:t>
      </w:r>
      <w:r w:rsidRPr="00814BC9">
        <w:rPr>
          <w:spacing w:val="34"/>
          <w:w w:val="105"/>
          <w:lang w:val="en-GB"/>
          <w:rPrChange w:id="5121" w:author="Christian PIEDALLU" w:date="2023-02-06T09:53:00Z">
            <w:rPr>
              <w:spacing w:val="34"/>
              <w:w w:val="105"/>
            </w:rPr>
          </w:rPrChange>
        </w:rPr>
        <w:t xml:space="preserve"> </w:t>
      </w:r>
      <w:r w:rsidRPr="00814BC9">
        <w:rPr>
          <w:w w:val="105"/>
          <w:lang w:val="en-GB"/>
          <w:rPrChange w:id="5122" w:author="Christian PIEDALLU" w:date="2023-02-06T09:53:00Z">
            <w:rPr>
              <w:w w:val="105"/>
            </w:rPr>
          </w:rPrChange>
        </w:rPr>
        <w:t>is</w:t>
      </w:r>
      <w:r w:rsidRPr="00814BC9">
        <w:rPr>
          <w:spacing w:val="36"/>
          <w:w w:val="105"/>
          <w:lang w:val="en-GB"/>
          <w:rPrChange w:id="5123" w:author="Christian PIEDALLU" w:date="2023-02-06T09:53:00Z">
            <w:rPr>
              <w:spacing w:val="36"/>
              <w:w w:val="105"/>
            </w:rPr>
          </w:rPrChange>
        </w:rPr>
        <w:t xml:space="preserve"> </w:t>
      </w:r>
      <w:r w:rsidRPr="00814BC9">
        <w:rPr>
          <w:w w:val="105"/>
          <w:lang w:val="en-GB"/>
          <w:rPrChange w:id="5124" w:author="Christian PIEDALLU" w:date="2023-02-06T09:53:00Z">
            <w:rPr>
              <w:w w:val="105"/>
            </w:rPr>
          </w:rPrChange>
        </w:rPr>
        <w:t>not</w:t>
      </w:r>
      <w:r w:rsidRPr="00814BC9">
        <w:rPr>
          <w:spacing w:val="34"/>
          <w:w w:val="105"/>
          <w:lang w:val="en-GB"/>
          <w:rPrChange w:id="5125" w:author="Christian PIEDALLU" w:date="2023-02-06T09:53:00Z">
            <w:rPr>
              <w:spacing w:val="34"/>
              <w:w w:val="105"/>
            </w:rPr>
          </w:rPrChange>
        </w:rPr>
        <w:t xml:space="preserve"> </w:t>
      </w:r>
      <w:r w:rsidRPr="00814BC9">
        <w:rPr>
          <w:w w:val="105"/>
          <w:lang w:val="en-GB"/>
          <w:rPrChange w:id="5126" w:author="Christian PIEDALLU" w:date="2023-02-06T09:53:00Z">
            <w:rPr>
              <w:w w:val="105"/>
            </w:rPr>
          </w:rPrChange>
        </w:rPr>
        <w:t>systematic</w:t>
      </w:r>
      <w:r w:rsidRPr="00814BC9">
        <w:rPr>
          <w:spacing w:val="35"/>
          <w:w w:val="105"/>
          <w:lang w:val="en-GB"/>
          <w:rPrChange w:id="5127" w:author="Christian PIEDALLU" w:date="2023-02-06T09:53:00Z">
            <w:rPr>
              <w:spacing w:val="35"/>
              <w:w w:val="105"/>
            </w:rPr>
          </w:rPrChange>
        </w:rPr>
        <w:t xml:space="preserve"> </w:t>
      </w:r>
      <w:r w:rsidRPr="00814BC9">
        <w:rPr>
          <w:w w:val="105"/>
          <w:lang w:val="en-GB"/>
          <w:rPrChange w:id="5128" w:author="Christian PIEDALLU" w:date="2023-02-06T09:53:00Z">
            <w:rPr>
              <w:w w:val="105"/>
            </w:rPr>
          </w:rPrChange>
        </w:rPr>
        <w:t>in</w:t>
      </w:r>
      <w:r w:rsidRPr="00814BC9">
        <w:rPr>
          <w:spacing w:val="35"/>
          <w:w w:val="105"/>
          <w:lang w:val="en-GB"/>
          <w:rPrChange w:id="5129" w:author="Christian PIEDALLU" w:date="2023-02-06T09:53:00Z">
            <w:rPr>
              <w:spacing w:val="35"/>
              <w:w w:val="105"/>
            </w:rPr>
          </w:rPrChange>
        </w:rPr>
        <w:t xml:space="preserve"> </w:t>
      </w:r>
      <w:r w:rsidRPr="00814BC9">
        <w:rPr>
          <w:w w:val="105"/>
          <w:lang w:val="en-GB"/>
          <w:rPrChange w:id="5130" w:author="Christian PIEDALLU" w:date="2023-02-06T09:53:00Z">
            <w:rPr>
              <w:w w:val="105"/>
            </w:rPr>
          </w:rPrChange>
        </w:rPr>
        <w:t>region</w:t>
      </w:r>
      <w:r w:rsidRPr="00814BC9">
        <w:rPr>
          <w:spacing w:val="35"/>
          <w:w w:val="105"/>
          <w:lang w:val="en-GB"/>
          <w:rPrChange w:id="5131" w:author="Christian PIEDALLU" w:date="2023-02-06T09:53:00Z">
            <w:rPr>
              <w:spacing w:val="35"/>
              <w:w w:val="105"/>
            </w:rPr>
          </w:rPrChange>
        </w:rPr>
        <w:t xml:space="preserve"> </w:t>
      </w:r>
      <w:r w:rsidRPr="00814BC9">
        <w:rPr>
          <w:w w:val="105"/>
          <w:lang w:val="en-GB"/>
          <w:rPrChange w:id="5132" w:author="Christian PIEDALLU" w:date="2023-02-06T09:53:00Z">
            <w:rPr>
              <w:w w:val="105"/>
            </w:rPr>
          </w:rPrChange>
        </w:rPr>
        <w:t>such</w:t>
      </w:r>
      <w:r w:rsidRPr="00814BC9">
        <w:rPr>
          <w:spacing w:val="35"/>
          <w:w w:val="105"/>
          <w:lang w:val="en-GB"/>
          <w:rPrChange w:id="5133" w:author="Christian PIEDALLU" w:date="2023-02-06T09:53:00Z">
            <w:rPr>
              <w:spacing w:val="35"/>
              <w:w w:val="105"/>
            </w:rPr>
          </w:rPrChange>
        </w:rPr>
        <w:t xml:space="preserve"> </w:t>
      </w:r>
      <w:r w:rsidRPr="00814BC9">
        <w:rPr>
          <w:w w:val="105"/>
          <w:lang w:val="en-GB"/>
          <w:rPrChange w:id="5134" w:author="Christian PIEDALLU" w:date="2023-02-06T09:53:00Z">
            <w:rPr>
              <w:w w:val="105"/>
            </w:rPr>
          </w:rPrChange>
        </w:rPr>
        <w:t>as</w:t>
      </w:r>
      <w:commentRangeStart w:id="5135"/>
      <w:r w:rsidRPr="00814BC9">
        <w:rPr>
          <w:spacing w:val="34"/>
          <w:w w:val="105"/>
          <w:lang w:val="en-GB"/>
          <w:rPrChange w:id="5136" w:author="Christian PIEDALLU" w:date="2023-02-06T09:53:00Z">
            <w:rPr>
              <w:spacing w:val="34"/>
              <w:w w:val="105"/>
            </w:rPr>
          </w:rPrChange>
        </w:rPr>
        <w:t xml:space="preserve"> </w:t>
      </w:r>
      <w:r w:rsidRPr="00814BC9">
        <w:rPr>
          <w:w w:val="105"/>
          <w:lang w:val="en-GB"/>
          <w:rPrChange w:id="5137" w:author="Christian PIEDALLU" w:date="2023-02-06T09:53:00Z">
            <w:rPr>
              <w:w w:val="105"/>
            </w:rPr>
          </w:rPrChange>
        </w:rPr>
        <w:t>Plains</w:t>
      </w:r>
      <w:r w:rsidRPr="00814BC9">
        <w:rPr>
          <w:spacing w:val="36"/>
          <w:w w:val="105"/>
          <w:lang w:val="en-GB"/>
          <w:rPrChange w:id="5138" w:author="Christian PIEDALLU" w:date="2023-02-06T09:53:00Z">
            <w:rPr>
              <w:spacing w:val="36"/>
              <w:w w:val="105"/>
            </w:rPr>
          </w:rPrChange>
        </w:rPr>
        <w:t xml:space="preserve"> </w:t>
      </w:r>
      <w:r w:rsidRPr="00814BC9">
        <w:rPr>
          <w:w w:val="105"/>
          <w:lang w:val="en-GB"/>
          <w:rPrChange w:id="5139" w:author="Christian PIEDALLU" w:date="2023-02-06T09:53:00Z">
            <w:rPr>
              <w:w w:val="105"/>
            </w:rPr>
          </w:rPrChange>
        </w:rPr>
        <w:t>where</w:t>
      </w:r>
      <w:r w:rsidRPr="00814BC9">
        <w:rPr>
          <w:spacing w:val="35"/>
          <w:w w:val="105"/>
          <w:lang w:val="en-GB"/>
          <w:rPrChange w:id="5140" w:author="Christian PIEDALLU" w:date="2023-02-06T09:53:00Z">
            <w:rPr>
              <w:spacing w:val="35"/>
              <w:w w:val="105"/>
            </w:rPr>
          </w:rPrChange>
        </w:rPr>
        <w:t xml:space="preserve"> </w:t>
      </w:r>
      <w:r w:rsidRPr="00814BC9">
        <w:rPr>
          <w:w w:val="105"/>
          <w:lang w:val="en-GB"/>
          <w:rPrChange w:id="5141" w:author="Christian PIEDALLU" w:date="2023-02-06T09:53:00Z">
            <w:rPr>
              <w:w w:val="105"/>
            </w:rPr>
          </w:rPrChange>
        </w:rPr>
        <w:t>softwood</w:t>
      </w:r>
      <w:r w:rsidRPr="00814BC9">
        <w:rPr>
          <w:spacing w:val="34"/>
          <w:w w:val="105"/>
          <w:lang w:val="en-GB"/>
          <w:rPrChange w:id="5142" w:author="Christian PIEDALLU" w:date="2023-02-06T09:53:00Z">
            <w:rPr>
              <w:spacing w:val="34"/>
              <w:w w:val="105"/>
            </w:rPr>
          </w:rPrChange>
        </w:rPr>
        <w:t xml:space="preserve"> </w:t>
      </w:r>
      <w:r w:rsidRPr="00814BC9">
        <w:rPr>
          <w:w w:val="105"/>
          <w:lang w:val="en-GB"/>
          <w:rPrChange w:id="5143" w:author="Christian PIEDALLU" w:date="2023-02-06T09:53:00Z">
            <w:rPr>
              <w:w w:val="105"/>
            </w:rPr>
          </w:rPrChange>
        </w:rPr>
        <w:t>forestry</w:t>
      </w:r>
      <w:r w:rsidRPr="00814BC9">
        <w:rPr>
          <w:spacing w:val="35"/>
          <w:w w:val="105"/>
          <w:lang w:val="en-GB"/>
          <w:rPrChange w:id="5144" w:author="Christian PIEDALLU" w:date="2023-02-06T09:53:00Z">
            <w:rPr>
              <w:spacing w:val="35"/>
              <w:w w:val="105"/>
            </w:rPr>
          </w:rPrChange>
        </w:rPr>
        <w:t xml:space="preserve"> </w:t>
      </w:r>
      <w:r w:rsidRPr="00814BC9">
        <w:rPr>
          <w:w w:val="105"/>
          <w:lang w:val="en-GB"/>
          <w:rPrChange w:id="5145" w:author="Christian PIEDALLU" w:date="2023-02-06T09:53:00Z">
            <w:rPr>
              <w:w w:val="105"/>
            </w:rPr>
          </w:rPrChange>
        </w:rPr>
        <w:t>is</w:t>
      </w:r>
      <w:r w:rsidRPr="00814BC9">
        <w:rPr>
          <w:spacing w:val="36"/>
          <w:w w:val="105"/>
          <w:lang w:val="en-GB"/>
          <w:rPrChange w:id="5146" w:author="Christian PIEDALLU" w:date="2023-02-06T09:53:00Z">
            <w:rPr>
              <w:spacing w:val="36"/>
              <w:w w:val="105"/>
            </w:rPr>
          </w:rPrChange>
        </w:rPr>
        <w:t xml:space="preserve"> </w:t>
      </w:r>
      <w:r w:rsidRPr="00814BC9">
        <w:rPr>
          <w:w w:val="105"/>
          <w:lang w:val="en-GB"/>
          <w:rPrChange w:id="5147" w:author="Christian PIEDALLU" w:date="2023-02-06T09:53:00Z">
            <w:rPr>
              <w:w w:val="105"/>
            </w:rPr>
          </w:rPrChange>
        </w:rPr>
        <w:t>not</w:t>
      </w:r>
      <w:r w:rsidRPr="00814BC9">
        <w:rPr>
          <w:spacing w:val="35"/>
          <w:w w:val="105"/>
          <w:lang w:val="en-GB"/>
          <w:rPrChange w:id="5148" w:author="Christian PIEDALLU" w:date="2023-02-06T09:53:00Z">
            <w:rPr>
              <w:spacing w:val="35"/>
              <w:w w:val="105"/>
            </w:rPr>
          </w:rPrChange>
        </w:rPr>
        <w:t xml:space="preserve"> </w:t>
      </w:r>
      <w:r w:rsidRPr="00814BC9">
        <w:rPr>
          <w:w w:val="105"/>
          <w:lang w:val="en-GB"/>
          <w:rPrChange w:id="5149" w:author="Christian PIEDALLU" w:date="2023-02-06T09:53:00Z">
            <w:rPr>
              <w:w w:val="105"/>
            </w:rPr>
          </w:rPrChange>
        </w:rPr>
        <w:t>part</w:t>
      </w:r>
      <w:r w:rsidRPr="00814BC9">
        <w:rPr>
          <w:spacing w:val="34"/>
          <w:w w:val="105"/>
          <w:lang w:val="en-GB"/>
          <w:rPrChange w:id="5150" w:author="Christian PIEDALLU" w:date="2023-02-06T09:53:00Z">
            <w:rPr>
              <w:spacing w:val="34"/>
              <w:w w:val="105"/>
            </w:rPr>
          </w:rPrChange>
        </w:rPr>
        <w:t xml:space="preserve"> </w:t>
      </w:r>
      <w:r w:rsidRPr="00814BC9">
        <w:rPr>
          <w:w w:val="105"/>
          <w:lang w:val="en-GB"/>
          <w:rPrChange w:id="5151" w:author="Christian PIEDALLU" w:date="2023-02-06T09:53:00Z">
            <w:rPr>
              <w:w w:val="105"/>
            </w:rPr>
          </w:rPrChange>
        </w:rPr>
        <w:t>of</w:t>
      </w:r>
      <w:r w:rsidRPr="00814BC9">
        <w:rPr>
          <w:spacing w:val="35"/>
          <w:w w:val="105"/>
          <w:lang w:val="en-GB"/>
          <w:rPrChange w:id="5152" w:author="Christian PIEDALLU" w:date="2023-02-06T09:53:00Z">
            <w:rPr>
              <w:spacing w:val="35"/>
              <w:w w:val="105"/>
            </w:rPr>
          </w:rPrChange>
        </w:rPr>
        <w:t xml:space="preserve"> </w:t>
      </w:r>
      <w:r w:rsidRPr="00814BC9">
        <w:rPr>
          <w:w w:val="105"/>
          <w:lang w:val="en-GB"/>
          <w:rPrChange w:id="5153" w:author="Christian PIEDALLU" w:date="2023-02-06T09:53:00Z">
            <w:rPr>
              <w:w w:val="105"/>
            </w:rPr>
          </w:rPrChange>
        </w:rPr>
        <w:t>the</w:t>
      </w:r>
    </w:p>
    <w:p w14:paraId="5F246C53" w14:textId="77777777" w:rsidR="00B177F5" w:rsidRPr="00814BC9" w:rsidRDefault="00B553DB">
      <w:pPr>
        <w:pStyle w:val="Corpsdetexte"/>
        <w:ind w:left="163"/>
        <w:rPr>
          <w:lang w:val="en-GB"/>
          <w:rPrChange w:id="5154" w:author="Christian PIEDALLU" w:date="2023-02-06T09:53:00Z">
            <w:rPr/>
          </w:rPrChange>
        </w:rPr>
      </w:pPr>
      <w:r w:rsidRPr="00814BC9">
        <w:rPr>
          <w:rFonts w:ascii="Trebuchet MS"/>
          <w:sz w:val="10"/>
          <w:lang w:val="en-GB"/>
          <w:rPrChange w:id="5155" w:author="Christian PIEDALLU" w:date="2023-02-06T09:53:00Z">
            <w:rPr>
              <w:rFonts w:ascii="Trebuchet MS"/>
              <w:sz w:val="10"/>
            </w:rPr>
          </w:rPrChange>
        </w:rPr>
        <w:t xml:space="preserve">266     </w:t>
      </w:r>
      <w:r w:rsidRPr="00814BC9">
        <w:rPr>
          <w:rFonts w:ascii="Trebuchet MS"/>
          <w:spacing w:val="19"/>
          <w:sz w:val="10"/>
          <w:lang w:val="en-GB"/>
          <w:rPrChange w:id="5156" w:author="Christian PIEDALLU" w:date="2023-02-06T09:53:00Z">
            <w:rPr>
              <w:rFonts w:ascii="Trebuchet MS"/>
              <w:spacing w:val="19"/>
              <w:sz w:val="10"/>
            </w:rPr>
          </w:rPrChange>
        </w:rPr>
        <w:t xml:space="preserve"> </w:t>
      </w:r>
      <w:r w:rsidRPr="00814BC9">
        <w:rPr>
          <w:w w:val="105"/>
          <w:lang w:val="en-GB"/>
          <w:rPrChange w:id="5157" w:author="Christian PIEDALLU" w:date="2023-02-06T09:53:00Z">
            <w:rPr>
              <w:w w:val="105"/>
            </w:rPr>
          </w:rPrChange>
        </w:rPr>
        <w:t>tradition</w:t>
      </w:r>
      <w:r w:rsidRPr="00814BC9">
        <w:rPr>
          <w:spacing w:val="34"/>
          <w:w w:val="105"/>
          <w:lang w:val="en-GB"/>
          <w:rPrChange w:id="5158" w:author="Christian PIEDALLU" w:date="2023-02-06T09:53:00Z">
            <w:rPr>
              <w:spacing w:val="34"/>
              <w:w w:val="105"/>
            </w:rPr>
          </w:rPrChange>
        </w:rPr>
        <w:t xml:space="preserve"> </w:t>
      </w:r>
      <w:r w:rsidRPr="00814BC9">
        <w:rPr>
          <w:w w:val="105"/>
          <w:lang w:val="en-GB"/>
          <w:rPrChange w:id="5159" w:author="Christian PIEDALLU" w:date="2023-02-06T09:53:00Z">
            <w:rPr>
              <w:w w:val="105"/>
            </w:rPr>
          </w:rPrChange>
        </w:rPr>
        <w:t>and</w:t>
      </w:r>
      <w:r w:rsidRPr="00814BC9">
        <w:rPr>
          <w:spacing w:val="34"/>
          <w:w w:val="105"/>
          <w:lang w:val="en-GB"/>
          <w:rPrChange w:id="5160" w:author="Christian PIEDALLU" w:date="2023-02-06T09:53:00Z">
            <w:rPr>
              <w:spacing w:val="34"/>
              <w:w w:val="105"/>
            </w:rPr>
          </w:rPrChange>
        </w:rPr>
        <w:t xml:space="preserve"> </w:t>
      </w:r>
      <w:r w:rsidRPr="00814BC9">
        <w:rPr>
          <w:w w:val="105"/>
          <w:lang w:val="en-GB"/>
          <w:rPrChange w:id="5161" w:author="Christian PIEDALLU" w:date="2023-02-06T09:53:00Z">
            <w:rPr>
              <w:w w:val="105"/>
            </w:rPr>
          </w:rPrChange>
        </w:rPr>
        <w:t>is</w:t>
      </w:r>
      <w:r w:rsidRPr="00814BC9">
        <w:rPr>
          <w:spacing w:val="33"/>
          <w:w w:val="105"/>
          <w:lang w:val="en-GB"/>
          <w:rPrChange w:id="5162" w:author="Christian PIEDALLU" w:date="2023-02-06T09:53:00Z">
            <w:rPr>
              <w:spacing w:val="33"/>
              <w:w w:val="105"/>
            </w:rPr>
          </w:rPrChange>
        </w:rPr>
        <w:t xml:space="preserve"> </w:t>
      </w:r>
      <w:r w:rsidRPr="00814BC9">
        <w:rPr>
          <w:w w:val="105"/>
          <w:lang w:val="en-GB"/>
          <w:rPrChange w:id="5163" w:author="Christian PIEDALLU" w:date="2023-02-06T09:53:00Z">
            <w:rPr>
              <w:w w:val="105"/>
            </w:rPr>
          </w:rPrChange>
        </w:rPr>
        <w:t>not</w:t>
      </w:r>
      <w:r w:rsidRPr="00814BC9">
        <w:rPr>
          <w:spacing w:val="34"/>
          <w:w w:val="105"/>
          <w:lang w:val="en-GB"/>
          <w:rPrChange w:id="5164" w:author="Christian PIEDALLU" w:date="2023-02-06T09:53:00Z">
            <w:rPr>
              <w:spacing w:val="34"/>
              <w:w w:val="105"/>
            </w:rPr>
          </w:rPrChange>
        </w:rPr>
        <w:t xml:space="preserve"> </w:t>
      </w:r>
      <w:r w:rsidRPr="00814BC9">
        <w:rPr>
          <w:w w:val="105"/>
          <w:lang w:val="en-GB"/>
          <w:rPrChange w:id="5165" w:author="Christian PIEDALLU" w:date="2023-02-06T09:53:00Z">
            <w:rPr>
              <w:w w:val="105"/>
            </w:rPr>
          </w:rPrChange>
        </w:rPr>
        <w:t>supported</w:t>
      </w:r>
      <w:r w:rsidRPr="00814BC9">
        <w:rPr>
          <w:spacing w:val="34"/>
          <w:w w:val="105"/>
          <w:lang w:val="en-GB"/>
          <w:rPrChange w:id="5166" w:author="Christian PIEDALLU" w:date="2023-02-06T09:53:00Z">
            <w:rPr>
              <w:spacing w:val="34"/>
              <w:w w:val="105"/>
            </w:rPr>
          </w:rPrChange>
        </w:rPr>
        <w:t xml:space="preserve"> </w:t>
      </w:r>
      <w:r w:rsidRPr="00814BC9">
        <w:rPr>
          <w:w w:val="105"/>
          <w:lang w:val="en-GB"/>
          <w:rPrChange w:id="5167" w:author="Christian PIEDALLU" w:date="2023-02-06T09:53:00Z">
            <w:rPr>
              <w:w w:val="105"/>
            </w:rPr>
          </w:rPrChange>
        </w:rPr>
        <w:t>by</w:t>
      </w:r>
      <w:r w:rsidRPr="00814BC9">
        <w:rPr>
          <w:spacing w:val="34"/>
          <w:w w:val="105"/>
          <w:lang w:val="en-GB"/>
          <w:rPrChange w:id="5168" w:author="Christian PIEDALLU" w:date="2023-02-06T09:53:00Z">
            <w:rPr>
              <w:spacing w:val="34"/>
              <w:w w:val="105"/>
            </w:rPr>
          </w:rPrChange>
        </w:rPr>
        <w:t xml:space="preserve"> </w:t>
      </w:r>
      <w:r w:rsidRPr="00814BC9">
        <w:rPr>
          <w:w w:val="105"/>
          <w:lang w:val="en-GB"/>
          <w:rPrChange w:id="5169" w:author="Christian PIEDALLU" w:date="2023-02-06T09:53:00Z">
            <w:rPr>
              <w:w w:val="105"/>
            </w:rPr>
          </w:rPrChange>
        </w:rPr>
        <w:t>local</w:t>
      </w:r>
      <w:r w:rsidRPr="00814BC9">
        <w:rPr>
          <w:spacing w:val="34"/>
          <w:w w:val="105"/>
          <w:lang w:val="en-GB"/>
          <w:rPrChange w:id="5170" w:author="Christian PIEDALLU" w:date="2023-02-06T09:53:00Z">
            <w:rPr>
              <w:spacing w:val="34"/>
              <w:w w:val="105"/>
            </w:rPr>
          </w:rPrChange>
        </w:rPr>
        <w:t xml:space="preserve"> </w:t>
      </w:r>
      <w:r w:rsidRPr="00814BC9">
        <w:rPr>
          <w:w w:val="105"/>
          <w:lang w:val="en-GB"/>
          <w:rPrChange w:id="5171" w:author="Christian PIEDALLU" w:date="2023-02-06T09:53:00Z">
            <w:rPr>
              <w:w w:val="105"/>
            </w:rPr>
          </w:rPrChange>
        </w:rPr>
        <w:t>industr</w:t>
      </w:r>
      <w:commentRangeEnd w:id="5135"/>
      <w:r w:rsidR="004329CE">
        <w:rPr>
          <w:rStyle w:val="Marquedecommentaire"/>
        </w:rPr>
        <w:commentReference w:id="5135"/>
      </w:r>
      <w:r w:rsidRPr="00814BC9">
        <w:rPr>
          <w:w w:val="105"/>
          <w:lang w:val="en-GB"/>
          <w:rPrChange w:id="5172" w:author="Christian PIEDALLU" w:date="2023-02-06T09:53:00Z">
            <w:rPr>
              <w:w w:val="105"/>
            </w:rPr>
          </w:rPrChange>
        </w:rPr>
        <w:t xml:space="preserve">y. </w:t>
      </w:r>
      <w:r w:rsidRPr="00814BC9">
        <w:rPr>
          <w:spacing w:val="44"/>
          <w:w w:val="105"/>
          <w:lang w:val="en-GB"/>
          <w:rPrChange w:id="5173" w:author="Christian PIEDALLU" w:date="2023-02-06T09:53:00Z">
            <w:rPr>
              <w:spacing w:val="44"/>
              <w:w w:val="105"/>
            </w:rPr>
          </w:rPrChange>
        </w:rPr>
        <w:t xml:space="preserve"> </w:t>
      </w:r>
      <w:commentRangeStart w:id="5174"/>
      <w:r w:rsidRPr="00814BC9">
        <w:rPr>
          <w:w w:val="105"/>
          <w:lang w:val="en-GB"/>
          <w:rPrChange w:id="5175" w:author="Christian PIEDALLU" w:date="2023-02-06T09:53:00Z">
            <w:rPr>
              <w:w w:val="105"/>
            </w:rPr>
          </w:rPrChange>
        </w:rPr>
        <w:t>Faced</w:t>
      </w:r>
      <w:r w:rsidRPr="00814BC9">
        <w:rPr>
          <w:spacing w:val="34"/>
          <w:w w:val="105"/>
          <w:lang w:val="en-GB"/>
          <w:rPrChange w:id="5176" w:author="Christian PIEDALLU" w:date="2023-02-06T09:53:00Z">
            <w:rPr>
              <w:spacing w:val="34"/>
              <w:w w:val="105"/>
            </w:rPr>
          </w:rPrChange>
        </w:rPr>
        <w:t xml:space="preserve"> </w:t>
      </w:r>
      <w:r w:rsidRPr="00814BC9">
        <w:rPr>
          <w:w w:val="105"/>
          <w:lang w:val="en-GB"/>
          <w:rPrChange w:id="5177" w:author="Christian PIEDALLU" w:date="2023-02-06T09:53:00Z">
            <w:rPr>
              <w:w w:val="105"/>
            </w:rPr>
          </w:rPrChange>
        </w:rPr>
        <w:t>with</w:t>
      </w:r>
      <w:r w:rsidRPr="00814BC9">
        <w:rPr>
          <w:spacing w:val="34"/>
          <w:w w:val="105"/>
          <w:lang w:val="en-GB"/>
          <w:rPrChange w:id="5178" w:author="Christian PIEDALLU" w:date="2023-02-06T09:53:00Z">
            <w:rPr>
              <w:spacing w:val="34"/>
              <w:w w:val="105"/>
            </w:rPr>
          </w:rPrChange>
        </w:rPr>
        <w:t xml:space="preserve"> </w:t>
      </w:r>
      <w:r w:rsidRPr="00814BC9">
        <w:rPr>
          <w:w w:val="105"/>
          <w:lang w:val="en-GB"/>
          <w:rPrChange w:id="5179" w:author="Christian PIEDALLU" w:date="2023-02-06T09:53:00Z">
            <w:rPr>
              <w:w w:val="105"/>
            </w:rPr>
          </w:rPrChange>
        </w:rPr>
        <w:t>these</w:t>
      </w:r>
      <w:r w:rsidRPr="00814BC9">
        <w:rPr>
          <w:spacing w:val="34"/>
          <w:w w:val="105"/>
          <w:lang w:val="en-GB"/>
          <w:rPrChange w:id="5180" w:author="Christian PIEDALLU" w:date="2023-02-06T09:53:00Z">
            <w:rPr>
              <w:spacing w:val="34"/>
              <w:w w:val="105"/>
            </w:rPr>
          </w:rPrChange>
        </w:rPr>
        <w:t xml:space="preserve"> </w:t>
      </w:r>
      <w:r w:rsidRPr="00814BC9">
        <w:rPr>
          <w:w w:val="105"/>
          <w:lang w:val="en-GB"/>
          <w:rPrChange w:id="5181" w:author="Christian PIEDALLU" w:date="2023-02-06T09:53:00Z">
            <w:rPr>
              <w:w w:val="105"/>
            </w:rPr>
          </w:rPrChange>
        </w:rPr>
        <w:t>three</w:t>
      </w:r>
      <w:r w:rsidRPr="00814BC9">
        <w:rPr>
          <w:spacing w:val="33"/>
          <w:w w:val="105"/>
          <w:lang w:val="en-GB"/>
          <w:rPrChange w:id="5182" w:author="Christian PIEDALLU" w:date="2023-02-06T09:53:00Z">
            <w:rPr>
              <w:spacing w:val="33"/>
              <w:w w:val="105"/>
            </w:rPr>
          </w:rPrChange>
        </w:rPr>
        <w:t xml:space="preserve"> </w:t>
      </w:r>
      <w:r w:rsidRPr="00814BC9">
        <w:rPr>
          <w:w w:val="105"/>
          <w:lang w:val="en-GB"/>
          <w:rPrChange w:id="5183" w:author="Christian PIEDALLU" w:date="2023-02-06T09:53:00Z">
            <w:rPr>
              <w:w w:val="105"/>
            </w:rPr>
          </w:rPrChange>
        </w:rPr>
        <w:t>parameters,</w:t>
      </w:r>
      <w:r w:rsidRPr="00814BC9">
        <w:rPr>
          <w:spacing w:val="39"/>
          <w:w w:val="105"/>
          <w:lang w:val="en-GB"/>
          <w:rPrChange w:id="5184" w:author="Christian PIEDALLU" w:date="2023-02-06T09:53:00Z">
            <w:rPr>
              <w:spacing w:val="39"/>
              <w:w w:val="105"/>
            </w:rPr>
          </w:rPrChange>
        </w:rPr>
        <w:t xml:space="preserve"> </w:t>
      </w:r>
      <w:r w:rsidRPr="00814BC9">
        <w:rPr>
          <w:w w:val="105"/>
          <w:lang w:val="en-GB"/>
          <w:rPrChange w:id="5185" w:author="Christian PIEDALLU" w:date="2023-02-06T09:53:00Z">
            <w:rPr>
              <w:w w:val="105"/>
            </w:rPr>
          </w:rPrChange>
        </w:rPr>
        <w:t>the</w:t>
      </w:r>
      <w:r w:rsidRPr="00814BC9">
        <w:rPr>
          <w:spacing w:val="34"/>
          <w:w w:val="105"/>
          <w:lang w:val="en-GB"/>
          <w:rPrChange w:id="5186" w:author="Christian PIEDALLU" w:date="2023-02-06T09:53:00Z">
            <w:rPr>
              <w:spacing w:val="34"/>
              <w:w w:val="105"/>
            </w:rPr>
          </w:rPrChange>
        </w:rPr>
        <w:t xml:space="preserve"> </w:t>
      </w:r>
      <w:r w:rsidRPr="00814BC9">
        <w:rPr>
          <w:w w:val="105"/>
          <w:lang w:val="en-GB"/>
          <w:rPrChange w:id="5187" w:author="Christian PIEDALLU" w:date="2023-02-06T09:53:00Z">
            <w:rPr>
              <w:w w:val="105"/>
            </w:rPr>
          </w:rPrChange>
        </w:rPr>
        <w:t>three</w:t>
      </w:r>
    </w:p>
    <w:p w14:paraId="135C974E" w14:textId="77777777" w:rsidR="00B177F5" w:rsidRPr="00814BC9" w:rsidRDefault="00B553DB">
      <w:pPr>
        <w:pStyle w:val="Corpsdetexte"/>
        <w:ind w:left="163"/>
        <w:rPr>
          <w:lang w:val="en-GB"/>
          <w:rPrChange w:id="5188" w:author="Christian PIEDALLU" w:date="2023-02-06T09:53:00Z">
            <w:rPr/>
          </w:rPrChange>
        </w:rPr>
      </w:pPr>
      <w:r w:rsidRPr="00814BC9">
        <w:rPr>
          <w:rFonts w:ascii="Trebuchet MS"/>
          <w:sz w:val="10"/>
          <w:lang w:val="en-GB"/>
          <w:rPrChange w:id="5189" w:author="Christian PIEDALLU" w:date="2023-02-06T09:53:00Z">
            <w:rPr>
              <w:rFonts w:ascii="Trebuchet MS"/>
              <w:sz w:val="10"/>
            </w:rPr>
          </w:rPrChange>
        </w:rPr>
        <w:t xml:space="preserve">267     </w:t>
      </w:r>
      <w:r w:rsidRPr="00814BC9">
        <w:rPr>
          <w:rFonts w:ascii="Trebuchet MS"/>
          <w:spacing w:val="19"/>
          <w:sz w:val="10"/>
          <w:lang w:val="en-GB"/>
          <w:rPrChange w:id="5190" w:author="Christian PIEDALLU" w:date="2023-02-06T09:53:00Z">
            <w:rPr>
              <w:rFonts w:ascii="Trebuchet MS"/>
              <w:spacing w:val="19"/>
              <w:sz w:val="10"/>
            </w:rPr>
          </w:rPrChange>
        </w:rPr>
        <w:t xml:space="preserve"> </w:t>
      </w:r>
      <w:r w:rsidRPr="00814BC9">
        <w:rPr>
          <w:w w:val="105"/>
          <w:lang w:val="en-GB"/>
          <w:rPrChange w:id="5191" w:author="Christian PIEDALLU" w:date="2023-02-06T09:53:00Z">
            <w:rPr>
              <w:w w:val="105"/>
            </w:rPr>
          </w:rPrChange>
        </w:rPr>
        <w:t>main</w:t>
      </w:r>
      <w:r w:rsidRPr="00814BC9">
        <w:rPr>
          <w:spacing w:val="37"/>
          <w:w w:val="105"/>
          <w:lang w:val="en-GB"/>
          <w:rPrChange w:id="5192" w:author="Christian PIEDALLU" w:date="2023-02-06T09:53:00Z">
            <w:rPr>
              <w:spacing w:val="37"/>
              <w:w w:val="105"/>
            </w:rPr>
          </w:rPrChange>
        </w:rPr>
        <w:t xml:space="preserve"> </w:t>
      </w:r>
      <w:r w:rsidRPr="00814BC9">
        <w:rPr>
          <w:w w:val="105"/>
          <w:lang w:val="en-GB"/>
          <w:rPrChange w:id="5193" w:author="Christian PIEDALLU" w:date="2023-02-06T09:53:00Z">
            <w:rPr>
              <w:w w:val="105"/>
            </w:rPr>
          </w:rPrChange>
        </w:rPr>
        <w:t>regions</w:t>
      </w:r>
      <w:r w:rsidRPr="00814BC9">
        <w:rPr>
          <w:spacing w:val="37"/>
          <w:w w:val="105"/>
          <w:lang w:val="en-GB"/>
          <w:rPrChange w:id="5194" w:author="Christian PIEDALLU" w:date="2023-02-06T09:53:00Z">
            <w:rPr>
              <w:spacing w:val="37"/>
              <w:w w:val="105"/>
            </w:rPr>
          </w:rPrChange>
        </w:rPr>
        <w:t xml:space="preserve"> </w:t>
      </w:r>
      <w:r w:rsidRPr="00814BC9">
        <w:rPr>
          <w:w w:val="105"/>
          <w:lang w:val="en-GB"/>
          <w:rPrChange w:id="5195" w:author="Christian PIEDALLU" w:date="2023-02-06T09:53:00Z">
            <w:rPr>
              <w:w w:val="105"/>
            </w:rPr>
          </w:rPrChange>
        </w:rPr>
        <w:t>are</w:t>
      </w:r>
      <w:r w:rsidRPr="00814BC9">
        <w:rPr>
          <w:spacing w:val="37"/>
          <w:w w:val="105"/>
          <w:lang w:val="en-GB"/>
          <w:rPrChange w:id="5196" w:author="Christian PIEDALLU" w:date="2023-02-06T09:53:00Z">
            <w:rPr>
              <w:spacing w:val="37"/>
              <w:w w:val="105"/>
            </w:rPr>
          </w:rPrChange>
        </w:rPr>
        <w:t xml:space="preserve"> </w:t>
      </w:r>
      <w:r w:rsidRPr="00814BC9">
        <w:rPr>
          <w:w w:val="105"/>
          <w:lang w:val="en-GB"/>
          <w:rPrChange w:id="5197" w:author="Christian PIEDALLU" w:date="2023-02-06T09:53:00Z">
            <w:rPr>
              <w:w w:val="105"/>
            </w:rPr>
          </w:rPrChange>
        </w:rPr>
        <w:t>not</w:t>
      </w:r>
      <w:r w:rsidRPr="00814BC9">
        <w:rPr>
          <w:spacing w:val="37"/>
          <w:w w:val="105"/>
          <w:lang w:val="en-GB"/>
          <w:rPrChange w:id="5198" w:author="Christian PIEDALLU" w:date="2023-02-06T09:53:00Z">
            <w:rPr>
              <w:spacing w:val="37"/>
              <w:w w:val="105"/>
            </w:rPr>
          </w:rPrChange>
        </w:rPr>
        <w:t xml:space="preserve"> </w:t>
      </w:r>
      <w:r w:rsidRPr="00814BC9">
        <w:rPr>
          <w:w w:val="105"/>
          <w:lang w:val="en-GB"/>
          <w:rPrChange w:id="5199" w:author="Christian PIEDALLU" w:date="2023-02-06T09:53:00Z">
            <w:rPr>
              <w:w w:val="105"/>
            </w:rPr>
          </w:rPrChange>
        </w:rPr>
        <w:t xml:space="preserve">equal.  </w:t>
      </w:r>
      <w:r w:rsidRPr="00814BC9">
        <w:rPr>
          <w:spacing w:val="8"/>
          <w:w w:val="105"/>
          <w:lang w:val="en-GB"/>
          <w:rPrChange w:id="5200" w:author="Christian PIEDALLU" w:date="2023-02-06T09:53:00Z">
            <w:rPr>
              <w:spacing w:val="8"/>
              <w:w w:val="105"/>
            </w:rPr>
          </w:rPrChange>
        </w:rPr>
        <w:t xml:space="preserve"> </w:t>
      </w:r>
      <w:r w:rsidRPr="00814BC9">
        <w:rPr>
          <w:w w:val="105"/>
          <w:lang w:val="en-GB"/>
          <w:rPrChange w:id="5201" w:author="Christian PIEDALLU" w:date="2023-02-06T09:53:00Z">
            <w:rPr>
              <w:w w:val="105"/>
            </w:rPr>
          </w:rPrChange>
        </w:rPr>
        <w:t>In</w:t>
      </w:r>
      <w:r w:rsidRPr="00814BC9">
        <w:rPr>
          <w:spacing w:val="37"/>
          <w:w w:val="105"/>
          <w:lang w:val="en-GB"/>
          <w:rPrChange w:id="5202" w:author="Christian PIEDALLU" w:date="2023-02-06T09:53:00Z">
            <w:rPr>
              <w:spacing w:val="37"/>
              <w:w w:val="105"/>
            </w:rPr>
          </w:rPrChange>
        </w:rPr>
        <w:t xml:space="preserve"> </w:t>
      </w:r>
      <w:r w:rsidRPr="00814BC9">
        <w:rPr>
          <w:w w:val="105"/>
          <w:lang w:val="en-GB"/>
          <w:rPrChange w:id="5203" w:author="Christian PIEDALLU" w:date="2023-02-06T09:53:00Z">
            <w:rPr>
              <w:w w:val="105"/>
            </w:rPr>
          </w:rPrChange>
        </w:rPr>
        <w:t>the</w:t>
      </w:r>
      <w:r w:rsidRPr="00814BC9">
        <w:rPr>
          <w:spacing w:val="37"/>
          <w:w w:val="105"/>
          <w:lang w:val="en-GB"/>
          <w:rPrChange w:id="5204" w:author="Christian PIEDALLU" w:date="2023-02-06T09:53:00Z">
            <w:rPr>
              <w:spacing w:val="37"/>
              <w:w w:val="105"/>
            </w:rPr>
          </w:rPrChange>
        </w:rPr>
        <w:t xml:space="preserve"> </w:t>
      </w:r>
      <w:r w:rsidRPr="00814BC9">
        <w:rPr>
          <w:w w:val="105"/>
          <w:lang w:val="en-GB"/>
          <w:rPrChange w:id="5205" w:author="Christian PIEDALLU" w:date="2023-02-06T09:53:00Z">
            <w:rPr>
              <w:w w:val="105"/>
            </w:rPr>
          </w:rPrChange>
        </w:rPr>
        <w:t>Vosges,</w:t>
      </w:r>
      <w:r w:rsidRPr="00814BC9">
        <w:rPr>
          <w:spacing w:val="42"/>
          <w:w w:val="105"/>
          <w:lang w:val="en-GB"/>
          <w:rPrChange w:id="5206" w:author="Christian PIEDALLU" w:date="2023-02-06T09:53:00Z">
            <w:rPr>
              <w:spacing w:val="42"/>
              <w:w w:val="105"/>
            </w:rPr>
          </w:rPrChange>
        </w:rPr>
        <w:t xml:space="preserve"> </w:t>
      </w:r>
      <w:r w:rsidRPr="00814BC9">
        <w:rPr>
          <w:w w:val="105"/>
          <w:lang w:val="en-GB"/>
          <w:rPrChange w:id="5207" w:author="Christian PIEDALLU" w:date="2023-02-06T09:53:00Z">
            <w:rPr>
              <w:w w:val="105"/>
            </w:rPr>
          </w:rPrChange>
        </w:rPr>
        <w:t>all</w:t>
      </w:r>
      <w:r w:rsidRPr="00814BC9">
        <w:rPr>
          <w:spacing w:val="37"/>
          <w:w w:val="105"/>
          <w:lang w:val="en-GB"/>
          <w:rPrChange w:id="5208" w:author="Christian PIEDALLU" w:date="2023-02-06T09:53:00Z">
            <w:rPr>
              <w:spacing w:val="37"/>
              <w:w w:val="105"/>
            </w:rPr>
          </w:rPrChange>
        </w:rPr>
        <w:t xml:space="preserve"> </w:t>
      </w:r>
      <w:r w:rsidRPr="00814BC9">
        <w:rPr>
          <w:w w:val="105"/>
          <w:lang w:val="en-GB"/>
          <w:rPrChange w:id="5209" w:author="Christian PIEDALLU" w:date="2023-02-06T09:53:00Z">
            <w:rPr>
              <w:w w:val="105"/>
            </w:rPr>
          </w:rPrChange>
        </w:rPr>
        <w:t>parameters</w:t>
      </w:r>
      <w:r w:rsidRPr="00814BC9">
        <w:rPr>
          <w:spacing w:val="37"/>
          <w:w w:val="105"/>
          <w:lang w:val="en-GB"/>
          <w:rPrChange w:id="5210" w:author="Christian PIEDALLU" w:date="2023-02-06T09:53:00Z">
            <w:rPr>
              <w:spacing w:val="37"/>
              <w:w w:val="105"/>
            </w:rPr>
          </w:rPrChange>
        </w:rPr>
        <w:t xml:space="preserve"> </w:t>
      </w:r>
      <w:r w:rsidRPr="00814BC9">
        <w:rPr>
          <w:w w:val="105"/>
          <w:lang w:val="en-GB"/>
          <w:rPrChange w:id="5211" w:author="Christian PIEDALLU" w:date="2023-02-06T09:53:00Z">
            <w:rPr>
              <w:w w:val="105"/>
            </w:rPr>
          </w:rPrChange>
        </w:rPr>
        <w:t>are</w:t>
      </w:r>
      <w:r w:rsidRPr="00814BC9">
        <w:rPr>
          <w:spacing w:val="37"/>
          <w:w w:val="105"/>
          <w:lang w:val="en-GB"/>
          <w:rPrChange w:id="5212" w:author="Christian PIEDALLU" w:date="2023-02-06T09:53:00Z">
            <w:rPr>
              <w:spacing w:val="37"/>
              <w:w w:val="105"/>
            </w:rPr>
          </w:rPrChange>
        </w:rPr>
        <w:t xml:space="preserve"> </w:t>
      </w:r>
      <w:r w:rsidRPr="00814BC9">
        <w:rPr>
          <w:w w:val="105"/>
          <w:lang w:val="en-GB"/>
          <w:rPrChange w:id="5213" w:author="Christian PIEDALLU" w:date="2023-02-06T09:53:00Z">
            <w:rPr>
              <w:w w:val="105"/>
            </w:rPr>
          </w:rPrChange>
        </w:rPr>
        <w:t>favourable</w:t>
      </w:r>
      <w:commentRangeEnd w:id="5174"/>
      <w:r w:rsidR="004329CE">
        <w:rPr>
          <w:rStyle w:val="Marquedecommentaire"/>
        </w:rPr>
        <w:commentReference w:id="5174"/>
      </w:r>
      <w:r w:rsidRPr="00814BC9">
        <w:rPr>
          <w:w w:val="105"/>
          <w:lang w:val="en-GB"/>
          <w:rPrChange w:id="5214" w:author="Christian PIEDALLU" w:date="2023-02-06T09:53:00Z">
            <w:rPr>
              <w:w w:val="105"/>
            </w:rPr>
          </w:rPrChange>
        </w:rPr>
        <w:t>,</w:t>
      </w:r>
      <w:r w:rsidRPr="00814BC9">
        <w:rPr>
          <w:spacing w:val="43"/>
          <w:w w:val="105"/>
          <w:lang w:val="en-GB"/>
          <w:rPrChange w:id="5215" w:author="Christian PIEDALLU" w:date="2023-02-06T09:53:00Z">
            <w:rPr>
              <w:spacing w:val="43"/>
              <w:w w:val="105"/>
            </w:rPr>
          </w:rPrChange>
        </w:rPr>
        <w:t xml:space="preserve"> </w:t>
      </w:r>
      <w:r w:rsidRPr="00814BC9">
        <w:rPr>
          <w:w w:val="105"/>
          <w:lang w:val="en-GB"/>
          <w:rPrChange w:id="5216" w:author="Christian PIEDALLU" w:date="2023-02-06T09:53:00Z">
            <w:rPr>
              <w:w w:val="105"/>
            </w:rPr>
          </w:rPrChange>
        </w:rPr>
        <w:t>which</w:t>
      </w:r>
      <w:r w:rsidRPr="00814BC9">
        <w:rPr>
          <w:spacing w:val="37"/>
          <w:w w:val="105"/>
          <w:lang w:val="en-GB"/>
          <w:rPrChange w:id="5217" w:author="Christian PIEDALLU" w:date="2023-02-06T09:53:00Z">
            <w:rPr>
              <w:spacing w:val="37"/>
              <w:w w:val="105"/>
            </w:rPr>
          </w:rPrChange>
        </w:rPr>
        <w:t xml:space="preserve"> </w:t>
      </w:r>
      <w:r w:rsidRPr="00814BC9">
        <w:rPr>
          <w:w w:val="105"/>
          <w:lang w:val="en-GB"/>
          <w:rPrChange w:id="5218" w:author="Christian PIEDALLU" w:date="2023-02-06T09:53:00Z">
            <w:rPr>
              <w:w w:val="105"/>
            </w:rPr>
          </w:rPrChange>
        </w:rPr>
        <w:t>could</w:t>
      </w:r>
      <w:r w:rsidRPr="00814BC9">
        <w:rPr>
          <w:spacing w:val="37"/>
          <w:w w:val="105"/>
          <w:lang w:val="en-GB"/>
          <w:rPrChange w:id="5219" w:author="Christian PIEDALLU" w:date="2023-02-06T09:53:00Z">
            <w:rPr>
              <w:spacing w:val="37"/>
              <w:w w:val="105"/>
            </w:rPr>
          </w:rPrChange>
        </w:rPr>
        <w:t xml:space="preserve"> </w:t>
      </w:r>
      <w:r w:rsidRPr="00814BC9">
        <w:rPr>
          <w:w w:val="105"/>
          <w:lang w:val="en-GB"/>
          <w:rPrChange w:id="5220" w:author="Christian PIEDALLU" w:date="2023-02-06T09:53:00Z">
            <w:rPr>
              <w:w w:val="105"/>
            </w:rPr>
          </w:rPrChange>
        </w:rPr>
        <w:t>explain</w:t>
      </w:r>
    </w:p>
    <w:p w14:paraId="62253512" w14:textId="77777777" w:rsidR="00B177F5" w:rsidRPr="00814BC9" w:rsidRDefault="00B553DB">
      <w:pPr>
        <w:pStyle w:val="Corpsdetexte"/>
        <w:ind w:left="163"/>
        <w:rPr>
          <w:lang w:val="en-GB"/>
          <w:rPrChange w:id="5221" w:author="Christian PIEDALLU" w:date="2023-02-06T09:53:00Z">
            <w:rPr/>
          </w:rPrChange>
        </w:rPr>
      </w:pPr>
      <w:r w:rsidRPr="00814BC9">
        <w:rPr>
          <w:rFonts w:ascii="Trebuchet MS"/>
          <w:sz w:val="10"/>
          <w:lang w:val="en-GB"/>
          <w:rPrChange w:id="5222" w:author="Christian PIEDALLU" w:date="2023-02-06T09:53:00Z">
            <w:rPr>
              <w:rFonts w:ascii="Trebuchet MS"/>
              <w:sz w:val="10"/>
            </w:rPr>
          </w:rPrChange>
        </w:rPr>
        <w:t xml:space="preserve">268     </w:t>
      </w:r>
      <w:r w:rsidRPr="00814BC9">
        <w:rPr>
          <w:rFonts w:ascii="Trebuchet MS"/>
          <w:spacing w:val="19"/>
          <w:sz w:val="10"/>
          <w:lang w:val="en-GB"/>
          <w:rPrChange w:id="5223" w:author="Christian PIEDALLU" w:date="2023-02-06T09:53:00Z">
            <w:rPr>
              <w:rFonts w:ascii="Trebuchet MS"/>
              <w:spacing w:val="19"/>
              <w:sz w:val="10"/>
            </w:rPr>
          </w:rPrChange>
        </w:rPr>
        <w:t xml:space="preserve"> </w:t>
      </w:r>
      <w:r w:rsidRPr="00814BC9">
        <w:rPr>
          <w:w w:val="105"/>
          <w:lang w:val="en-GB"/>
          <w:rPrChange w:id="5224" w:author="Christian PIEDALLU" w:date="2023-02-06T09:53:00Z">
            <w:rPr>
              <w:w w:val="105"/>
            </w:rPr>
          </w:rPrChange>
        </w:rPr>
        <w:t>the</w:t>
      </w:r>
      <w:r w:rsidRPr="00814BC9">
        <w:rPr>
          <w:spacing w:val="46"/>
          <w:w w:val="105"/>
          <w:lang w:val="en-GB"/>
          <w:rPrChange w:id="5225" w:author="Christian PIEDALLU" w:date="2023-02-06T09:53:00Z">
            <w:rPr>
              <w:spacing w:val="46"/>
              <w:w w:val="105"/>
            </w:rPr>
          </w:rPrChange>
        </w:rPr>
        <w:t xml:space="preserve"> </w:t>
      </w:r>
      <w:r w:rsidRPr="00814BC9">
        <w:rPr>
          <w:w w:val="105"/>
          <w:lang w:val="en-GB"/>
          <w:rPrChange w:id="5226" w:author="Christian PIEDALLU" w:date="2023-02-06T09:53:00Z">
            <w:rPr>
              <w:w w:val="105"/>
            </w:rPr>
          </w:rPrChange>
        </w:rPr>
        <w:t>limited</w:t>
      </w:r>
      <w:r w:rsidRPr="00814BC9">
        <w:rPr>
          <w:spacing w:val="46"/>
          <w:w w:val="105"/>
          <w:lang w:val="en-GB"/>
          <w:rPrChange w:id="5227" w:author="Christian PIEDALLU" w:date="2023-02-06T09:53:00Z">
            <w:rPr>
              <w:spacing w:val="46"/>
              <w:w w:val="105"/>
            </w:rPr>
          </w:rPrChange>
        </w:rPr>
        <w:t xml:space="preserve"> </w:t>
      </w:r>
      <w:r w:rsidRPr="00814BC9">
        <w:rPr>
          <w:w w:val="105"/>
          <w:lang w:val="en-GB"/>
          <w:rPrChange w:id="5228" w:author="Christian PIEDALLU" w:date="2023-02-06T09:53:00Z">
            <w:rPr>
              <w:w w:val="105"/>
            </w:rPr>
          </w:rPrChange>
        </w:rPr>
        <w:t>outbreak</w:t>
      </w:r>
      <w:r w:rsidRPr="00814BC9">
        <w:rPr>
          <w:spacing w:val="46"/>
          <w:w w:val="105"/>
          <w:lang w:val="en-GB"/>
          <w:rPrChange w:id="5229" w:author="Christian PIEDALLU" w:date="2023-02-06T09:53:00Z">
            <w:rPr>
              <w:spacing w:val="46"/>
              <w:w w:val="105"/>
            </w:rPr>
          </w:rPrChange>
        </w:rPr>
        <w:t xml:space="preserve"> </w:t>
      </w:r>
      <w:r w:rsidRPr="00814BC9">
        <w:rPr>
          <w:w w:val="105"/>
          <w:lang w:val="en-GB"/>
          <w:rPrChange w:id="5230" w:author="Christian PIEDALLU" w:date="2023-02-06T09:53:00Z">
            <w:rPr>
              <w:w w:val="105"/>
            </w:rPr>
          </w:rPrChange>
        </w:rPr>
        <w:t>during</w:t>
      </w:r>
      <w:r w:rsidRPr="00814BC9">
        <w:rPr>
          <w:spacing w:val="46"/>
          <w:w w:val="105"/>
          <w:lang w:val="en-GB"/>
          <w:rPrChange w:id="5231" w:author="Christian PIEDALLU" w:date="2023-02-06T09:53:00Z">
            <w:rPr>
              <w:spacing w:val="46"/>
              <w:w w:val="105"/>
            </w:rPr>
          </w:rPrChange>
        </w:rPr>
        <w:t xml:space="preserve"> </w:t>
      </w:r>
      <w:r w:rsidRPr="00814BC9">
        <w:rPr>
          <w:w w:val="105"/>
          <w:lang w:val="en-GB"/>
          <w:rPrChange w:id="5232" w:author="Christian PIEDALLU" w:date="2023-02-06T09:53:00Z">
            <w:rPr>
              <w:w w:val="105"/>
            </w:rPr>
          </w:rPrChange>
        </w:rPr>
        <w:t>the</w:t>
      </w:r>
      <w:r w:rsidRPr="00814BC9">
        <w:rPr>
          <w:spacing w:val="46"/>
          <w:w w:val="105"/>
          <w:lang w:val="en-GB"/>
          <w:rPrChange w:id="5233" w:author="Christian PIEDALLU" w:date="2023-02-06T09:53:00Z">
            <w:rPr>
              <w:spacing w:val="46"/>
              <w:w w:val="105"/>
            </w:rPr>
          </w:rPrChange>
        </w:rPr>
        <w:t xml:space="preserve"> </w:t>
      </w:r>
      <w:r w:rsidRPr="00814BC9">
        <w:rPr>
          <w:w w:val="105"/>
          <w:lang w:val="en-GB"/>
          <w:rPrChange w:id="5234" w:author="Christian PIEDALLU" w:date="2023-02-06T09:53:00Z">
            <w:rPr>
              <w:w w:val="105"/>
            </w:rPr>
          </w:rPrChange>
        </w:rPr>
        <w:t>crisis</w:t>
      </w:r>
      <w:r w:rsidRPr="00814BC9">
        <w:rPr>
          <w:spacing w:val="46"/>
          <w:w w:val="105"/>
          <w:lang w:val="en-GB"/>
          <w:rPrChange w:id="5235" w:author="Christian PIEDALLU" w:date="2023-02-06T09:53:00Z">
            <w:rPr>
              <w:spacing w:val="46"/>
              <w:w w:val="105"/>
            </w:rPr>
          </w:rPrChange>
        </w:rPr>
        <w:t xml:space="preserve"> </w:t>
      </w:r>
      <w:r w:rsidRPr="00814BC9">
        <w:rPr>
          <w:w w:val="105"/>
          <w:lang w:val="en-GB"/>
          <w:rPrChange w:id="5236" w:author="Christian PIEDALLU" w:date="2023-02-06T09:53:00Z">
            <w:rPr>
              <w:w w:val="105"/>
            </w:rPr>
          </w:rPrChange>
        </w:rPr>
        <w:t>(</w:t>
      </w:r>
      <w:r w:rsidRPr="00814BC9">
        <w:rPr>
          <w:spacing w:val="46"/>
          <w:w w:val="105"/>
          <w:lang w:val="en-GB"/>
          <w:rPrChange w:id="5237" w:author="Christian PIEDALLU" w:date="2023-02-06T09:53:00Z">
            <w:rPr>
              <w:spacing w:val="46"/>
              <w:w w:val="105"/>
            </w:rPr>
          </w:rPrChange>
        </w:rPr>
        <w:t xml:space="preserve"> </w:t>
      </w:r>
      <w:r w:rsidRPr="00814BC9">
        <w:rPr>
          <w:w w:val="105"/>
          <w:lang w:val="en-GB"/>
          <w:rPrChange w:id="5238" w:author="Christian PIEDALLU" w:date="2023-02-06T09:53:00Z">
            <w:rPr>
              <w:w w:val="105"/>
            </w:rPr>
          </w:rPrChange>
        </w:rPr>
        <w:t>5.7%</w:t>
      </w:r>
      <w:r w:rsidRPr="00814BC9">
        <w:rPr>
          <w:spacing w:val="46"/>
          <w:w w:val="105"/>
          <w:lang w:val="en-GB"/>
          <w:rPrChange w:id="5239" w:author="Christian PIEDALLU" w:date="2023-02-06T09:53:00Z">
            <w:rPr>
              <w:spacing w:val="46"/>
              <w:w w:val="105"/>
            </w:rPr>
          </w:rPrChange>
        </w:rPr>
        <w:t xml:space="preserve"> </w:t>
      </w:r>
      <w:r w:rsidRPr="00814BC9">
        <w:rPr>
          <w:w w:val="105"/>
          <w:lang w:val="en-GB"/>
          <w:rPrChange w:id="5240" w:author="Christian PIEDALLU" w:date="2023-02-06T09:53:00Z">
            <w:rPr>
              <w:w w:val="105"/>
            </w:rPr>
          </w:rPrChange>
        </w:rPr>
        <w:t>of</w:t>
      </w:r>
      <w:r w:rsidRPr="00814BC9">
        <w:rPr>
          <w:spacing w:val="46"/>
          <w:w w:val="105"/>
          <w:lang w:val="en-GB"/>
          <w:rPrChange w:id="5241" w:author="Christian PIEDALLU" w:date="2023-02-06T09:53:00Z">
            <w:rPr>
              <w:spacing w:val="46"/>
              <w:w w:val="105"/>
            </w:rPr>
          </w:rPrChange>
        </w:rPr>
        <w:t xml:space="preserve"> </w:t>
      </w:r>
      <w:r w:rsidRPr="00814BC9">
        <w:rPr>
          <w:w w:val="105"/>
          <w:lang w:val="en-GB"/>
          <w:rPrChange w:id="5242" w:author="Christian PIEDALLU" w:date="2023-02-06T09:53:00Z">
            <w:rPr>
              <w:w w:val="105"/>
            </w:rPr>
          </w:rPrChange>
        </w:rPr>
        <w:t>initial</w:t>
      </w:r>
      <w:r w:rsidRPr="00814BC9">
        <w:rPr>
          <w:spacing w:val="46"/>
          <w:w w:val="105"/>
          <w:lang w:val="en-GB"/>
          <w:rPrChange w:id="5243" w:author="Christian PIEDALLU" w:date="2023-02-06T09:53:00Z">
            <w:rPr>
              <w:spacing w:val="46"/>
              <w:w w:val="105"/>
            </w:rPr>
          </w:rPrChange>
        </w:rPr>
        <w:t xml:space="preserve"> </w:t>
      </w:r>
      <w:r w:rsidRPr="00814BC9">
        <w:rPr>
          <w:w w:val="105"/>
          <w:lang w:val="en-GB"/>
          <w:rPrChange w:id="5244" w:author="Christian PIEDALLU" w:date="2023-02-06T09:53:00Z">
            <w:rPr>
              <w:w w:val="105"/>
            </w:rPr>
          </w:rPrChange>
        </w:rPr>
        <w:t xml:space="preserve">area).  </w:t>
      </w:r>
      <w:r w:rsidRPr="00814BC9">
        <w:rPr>
          <w:spacing w:val="28"/>
          <w:w w:val="105"/>
          <w:lang w:val="en-GB"/>
          <w:rPrChange w:id="5245" w:author="Christian PIEDALLU" w:date="2023-02-06T09:53:00Z">
            <w:rPr>
              <w:spacing w:val="28"/>
              <w:w w:val="105"/>
            </w:rPr>
          </w:rPrChange>
        </w:rPr>
        <w:t xml:space="preserve"> </w:t>
      </w:r>
      <w:r w:rsidRPr="00814BC9">
        <w:rPr>
          <w:w w:val="105"/>
          <w:lang w:val="en-GB"/>
          <w:rPrChange w:id="5246" w:author="Christian PIEDALLU" w:date="2023-02-06T09:53:00Z">
            <w:rPr>
              <w:w w:val="105"/>
            </w:rPr>
          </w:rPrChange>
        </w:rPr>
        <w:t xml:space="preserve">Indeed, </w:t>
      </w:r>
      <w:r w:rsidRPr="00814BC9">
        <w:rPr>
          <w:spacing w:val="5"/>
          <w:w w:val="105"/>
          <w:lang w:val="en-GB"/>
          <w:rPrChange w:id="5247" w:author="Christian PIEDALLU" w:date="2023-02-06T09:53:00Z">
            <w:rPr>
              <w:spacing w:val="5"/>
              <w:w w:val="105"/>
            </w:rPr>
          </w:rPrChange>
        </w:rPr>
        <w:t xml:space="preserve"> </w:t>
      </w:r>
      <w:r w:rsidRPr="00814BC9">
        <w:rPr>
          <w:w w:val="105"/>
          <w:lang w:val="en-GB"/>
          <w:rPrChange w:id="5248" w:author="Christian PIEDALLU" w:date="2023-02-06T09:53:00Z">
            <w:rPr>
              <w:w w:val="105"/>
            </w:rPr>
          </w:rPrChange>
        </w:rPr>
        <w:t>on</w:t>
      </w:r>
      <w:r w:rsidRPr="00814BC9">
        <w:rPr>
          <w:spacing w:val="46"/>
          <w:w w:val="105"/>
          <w:lang w:val="en-GB"/>
          <w:rPrChange w:id="5249" w:author="Christian PIEDALLU" w:date="2023-02-06T09:53:00Z">
            <w:rPr>
              <w:spacing w:val="46"/>
              <w:w w:val="105"/>
            </w:rPr>
          </w:rPrChange>
        </w:rPr>
        <w:t xml:space="preserve"> </w:t>
      </w:r>
      <w:r w:rsidRPr="00814BC9">
        <w:rPr>
          <w:w w:val="105"/>
          <w:lang w:val="en-GB"/>
          <w:rPrChange w:id="5250" w:author="Christian PIEDALLU" w:date="2023-02-06T09:53:00Z">
            <w:rPr>
              <w:w w:val="105"/>
            </w:rPr>
          </w:rPrChange>
        </w:rPr>
        <w:t>the</w:t>
      </w:r>
      <w:r w:rsidRPr="00814BC9">
        <w:rPr>
          <w:spacing w:val="46"/>
          <w:w w:val="105"/>
          <w:lang w:val="en-GB"/>
          <w:rPrChange w:id="5251" w:author="Christian PIEDALLU" w:date="2023-02-06T09:53:00Z">
            <w:rPr>
              <w:spacing w:val="46"/>
              <w:w w:val="105"/>
            </w:rPr>
          </w:rPrChange>
        </w:rPr>
        <w:t xml:space="preserve"> </w:t>
      </w:r>
      <w:r w:rsidRPr="00814BC9">
        <w:rPr>
          <w:w w:val="105"/>
          <w:lang w:val="en-GB"/>
          <w:rPrChange w:id="5252" w:author="Christian PIEDALLU" w:date="2023-02-06T09:53:00Z">
            <w:rPr>
              <w:w w:val="105"/>
            </w:rPr>
          </w:rPrChange>
        </w:rPr>
        <w:t xml:space="preserve">opposite, </w:t>
      </w:r>
      <w:r w:rsidRPr="00814BC9">
        <w:rPr>
          <w:spacing w:val="6"/>
          <w:w w:val="105"/>
          <w:lang w:val="en-GB"/>
          <w:rPrChange w:id="5253" w:author="Christian PIEDALLU" w:date="2023-02-06T09:53:00Z">
            <w:rPr>
              <w:spacing w:val="6"/>
              <w:w w:val="105"/>
            </w:rPr>
          </w:rPrChange>
        </w:rPr>
        <w:t xml:space="preserve"> </w:t>
      </w:r>
      <w:r w:rsidRPr="00814BC9">
        <w:rPr>
          <w:w w:val="105"/>
          <w:lang w:val="en-GB"/>
          <w:rPrChange w:id="5254" w:author="Christian PIEDALLU" w:date="2023-02-06T09:53:00Z">
            <w:rPr>
              <w:w w:val="105"/>
            </w:rPr>
          </w:rPrChange>
        </w:rPr>
        <w:t>in</w:t>
      </w:r>
      <w:r w:rsidRPr="00814BC9">
        <w:rPr>
          <w:spacing w:val="46"/>
          <w:w w:val="105"/>
          <w:lang w:val="en-GB"/>
          <w:rPrChange w:id="5255" w:author="Christian PIEDALLU" w:date="2023-02-06T09:53:00Z">
            <w:rPr>
              <w:spacing w:val="46"/>
              <w:w w:val="105"/>
            </w:rPr>
          </w:rPrChange>
        </w:rPr>
        <w:t xml:space="preserve"> </w:t>
      </w:r>
      <w:r w:rsidRPr="00814BC9">
        <w:rPr>
          <w:w w:val="105"/>
          <w:lang w:val="en-GB"/>
          <w:rPrChange w:id="5256" w:author="Christian PIEDALLU" w:date="2023-02-06T09:53:00Z">
            <w:rPr>
              <w:w w:val="105"/>
            </w:rPr>
          </w:rPrChange>
        </w:rPr>
        <w:t>the</w:t>
      </w:r>
    </w:p>
    <w:p w14:paraId="4871D40C" w14:textId="77777777" w:rsidR="00B177F5" w:rsidRPr="00814BC9" w:rsidRDefault="00B553DB">
      <w:pPr>
        <w:pStyle w:val="Corpsdetexte"/>
        <w:ind w:left="163"/>
        <w:rPr>
          <w:lang w:val="en-GB"/>
          <w:rPrChange w:id="5257" w:author="Christian PIEDALLU" w:date="2023-02-06T09:53:00Z">
            <w:rPr/>
          </w:rPrChange>
        </w:rPr>
      </w:pPr>
      <w:r w:rsidRPr="00814BC9">
        <w:rPr>
          <w:rFonts w:ascii="Trebuchet MS"/>
          <w:sz w:val="10"/>
          <w:lang w:val="en-GB"/>
          <w:rPrChange w:id="5258" w:author="Christian PIEDALLU" w:date="2023-02-06T09:53:00Z">
            <w:rPr>
              <w:rFonts w:ascii="Trebuchet MS"/>
              <w:sz w:val="10"/>
            </w:rPr>
          </w:rPrChange>
        </w:rPr>
        <w:t xml:space="preserve">269     </w:t>
      </w:r>
      <w:r w:rsidRPr="00814BC9">
        <w:rPr>
          <w:rFonts w:ascii="Trebuchet MS"/>
          <w:spacing w:val="19"/>
          <w:sz w:val="10"/>
          <w:lang w:val="en-GB"/>
          <w:rPrChange w:id="5259" w:author="Christian PIEDALLU" w:date="2023-02-06T09:53:00Z">
            <w:rPr>
              <w:rFonts w:ascii="Trebuchet MS"/>
              <w:spacing w:val="19"/>
              <w:sz w:val="10"/>
            </w:rPr>
          </w:rPrChange>
        </w:rPr>
        <w:t xml:space="preserve"> </w:t>
      </w:r>
      <w:commentRangeStart w:id="5260"/>
      <w:r w:rsidRPr="00814BC9">
        <w:rPr>
          <w:w w:val="105"/>
          <w:lang w:val="en-GB"/>
          <w:rPrChange w:id="5261" w:author="Christian PIEDALLU" w:date="2023-02-06T09:53:00Z">
            <w:rPr>
              <w:w w:val="105"/>
            </w:rPr>
          </w:rPrChange>
        </w:rPr>
        <w:t>Plains</w:t>
      </w:r>
      <w:r w:rsidRPr="00814BC9">
        <w:rPr>
          <w:spacing w:val="8"/>
          <w:w w:val="105"/>
          <w:lang w:val="en-GB"/>
          <w:rPrChange w:id="5262" w:author="Christian PIEDALLU" w:date="2023-02-06T09:53:00Z">
            <w:rPr>
              <w:spacing w:val="8"/>
              <w:w w:val="105"/>
            </w:rPr>
          </w:rPrChange>
        </w:rPr>
        <w:t xml:space="preserve"> </w:t>
      </w:r>
      <w:r w:rsidRPr="00814BC9">
        <w:rPr>
          <w:w w:val="105"/>
          <w:lang w:val="en-GB"/>
          <w:rPrChange w:id="5263" w:author="Christian PIEDALLU" w:date="2023-02-06T09:53:00Z">
            <w:rPr>
              <w:w w:val="105"/>
            </w:rPr>
          </w:rPrChange>
        </w:rPr>
        <w:t>all</w:t>
      </w:r>
      <w:r w:rsidRPr="00814BC9">
        <w:rPr>
          <w:spacing w:val="7"/>
          <w:w w:val="105"/>
          <w:lang w:val="en-GB"/>
          <w:rPrChange w:id="5264" w:author="Christian PIEDALLU" w:date="2023-02-06T09:53:00Z">
            <w:rPr>
              <w:spacing w:val="7"/>
              <w:w w:val="105"/>
            </w:rPr>
          </w:rPrChange>
        </w:rPr>
        <w:t xml:space="preserve"> </w:t>
      </w:r>
      <w:r w:rsidRPr="00814BC9">
        <w:rPr>
          <w:w w:val="105"/>
          <w:lang w:val="en-GB"/>
          <w:rPrChange w:id="5265" w:author="Christian PIEDALLU" w:date="2023-02-06T09:53:00Z">
            <w:rPr>
              <w:w w:val="105"/>
            </w:rPr>
          </w:rPrChange>
        </w:rPr>
        <w:t>parameters</w:t>
      </w:r>
      <w:r w:rsidRPr="00814BC9">
        <w:rPr>
          <w:spacing w:val="8"/>
          <w:w w:val="105"/>
          <w:lang w:val="en-GB"/>
          <w:rPrChange w:id="5266" w:author="Christian PIEDALLU" w:date="2023-02-06T09:53:00Z">
            <w:rPr>
              <w:spacing w:val="8"/>
              <w:w w:val="105"/>
            </w:rPr>
          </w:rPrChange>
        </w:rPr>
        <w:t xml:space="preserve"> </w:t>
      </w:r>
      <w:r w:rsidRPr="00814BC9">
        <w:rPr>
          <w:w w:val="105"/>
          <w:lang w:val="en-GB"/>
          <w:rPrChange w:id="5267" w:author="Christian PIEDALLU" w:date="2023-02-06T09:53:00Z">
            <w:rPr>
              <w:w w:val="105"/>
            </w:rPr>
          </w:rPrChange>
        </w:rPr>
        <w:t>are</w:t>
      </w:r>
      <w:r w:rsidRPr="00814BC9">
        <w:rPr>
          <w:spacing w:val="8"/>
          <w:w w:val="105"/>
          <w:lang w:val="en-GB"/>
          <w:rPrChange w:id="5268" w:author="Christian PIEDALLU" w:date="2023-02-06T09:53:00Z">
            <w:rPr>
              <w:spacing w:val="8"/>
              <w:w w:val="105"/>
            </w:rPr>
          </w:rPrChange>
        </w:rPr>
        <w:t xml:space="preserve"> </w:t>
      </w:r>
      <w:r w:rsidRPr="00814BC9">
        <w:rPr>
          <w:w w:val="105"/>
          <w:lang w:val="en-GB"/>
          <w:rPrChange w:id="5269" w:author="Christian PIEDALLU" w:date="2023-02-06T09:53:00Z">
            <w:rPr>
              <w:w w:val="105"/>
            </w:rPr>
          </w:rPrChange>
        </w:rPr>
        <w:t>unfavourable</w:t>
      </w:r>
      <w:r w:rsidRPr="00814BC9">
        <w:rPr>
          <w:spacing w:val="7"/>
          <w:w w:val="105"/>
          <w:lang w:val="en-GB"/>
          <w:rPrChange w:id="5270" w:author="Christian PIEDALLU" w:date="2023-02-06T09:53:00Z">
            <w:rPr>
              <w:spacing w:val="7"/>
              <w:w w:val="105"/>
            </w:rPr>
          </w:rPrChange>
        </w:rPr>
        <w:t xml:space="preserve"> </w:t>
      </w:r>
      <w:commentRangeEnd w:id="5260"/>
      <w:r w:rsidR="004329CE">
        <w:rPr>
          <w:rStyle w:val="Marquedecommentaire"/>
        </w:rPr>
        <w:commentReference w:id="5260"/>
      </w:r>
      <w:r w:rsidRPr="00814BC9">
        <w:rPr>
          <w:w w:val="105"/>
          <w:lang w:val="en-GB"/>
          <w:rPrChange w:id="5271" w:author="Christian PIEDALLU" w:date="2023-02-06T09:53:00Z">
            <w:rPr>
              <w:w w:val="105"/>
            </w:rPr>
          </w:rPrChange>
        </w:rPr>
        <w:t>:</w:t>
      </w:r>
      <w:r w:rsidRPr="00814BC9">
        <w:rPr>
          <w:spacing w:val="29"/>
          <w:w w:val="105"/>
          <w:lang w:val="en-GB"/>
          <w:rPrChange w:id="5272" w:author="Christian PIEDALLU" w:date="2023-02-06T09:53:00Z">
            <w:rPr>
              <w:spacing w:val="29"/>
              <w:w w:val="105"/>
            </w:rPr>
          </w:rPrChange>
        </w:rPr>
        <w:t xml:space="preserve"> </w:t>
      </w:r>
      <w:r w:rsidRPr="00814BC9">
        <w:rPr>
          <w:w w:val="105"/>
          <w:lang w:val="en-GB"/>
          <w:rPrChange w:id="5273" w:author="Christian PIEDALLU" w:date="2023-02-06T09:53:00Z">
            <w:rPr>
              <w:w w:val="105"/>
            </w:rPr>
          </w:rPrChange>
        </w:rPr>
        <w:t>the</w:t>
      </w:r>
      <w:r w:rsidRPr="00814BC9">
        <w:rPr>
          <w:spacing w:val="8"/>
          <w:w w:val="105"/>
          <w:lang w:val="en-GB"/>
          <w:rPrChange w:id="5274" w:author="Christian PIEDALLU" w:date="2023-02-06T09:53:00Z">
            <w:rPr>
              <w:spacing w:val="8"/>
              <w:w w:val="105"/>
            </w:rPr>
          </w:rPrChange>
        </w:rPr>
        <w:t xml:space="preserve"> </w:t>
      </w:r>
      <w:r w:rsidRPr="00814BC9">
        <w:rPr>
          <w:w w:val="105"/>
          <w:lang w:val="en-GB"/>
          <w:rPrChange w:id="5275" w:author="Christian PIEDALLU" w:date="2023-02-06T09:53:00Z">
            <w:rPr>
              <w:w w:val="105"/>
            </w:rPr>
          </w:rPrChange>
        </w:rPr>
        <w:t>warm</w:t>
      </w:r>
      <w:r w:rsidRPr="00814BC9">
        <w:rPr>
          <w:spacing w:val="7"/>
          <w:w w:val="105"/>
          <w:lang w:val="en-GB"/>
          <w:rPrChange w:id="5276" w:author="Christian PIEDALLU" w:date="2023-02-06T09:53:00Z">
            <w:rPr>
              <w:spacing w:val="7"/>
              <w:w w:val="105"/>
            </w:rPr>
          </w:rPrChange>
        </w:rPr>
        <w:t xml:space="preserve"> </w:t>
      </w:r>
      <w:r w:rsidRPr="00814BC9">
        <w:rPr>
          <w:w w:val="105"/>
          <w:lang w:val="en-GB"/>
          <w:rPrChange w:id="5277" w:author="Christian PIEDALLU" w:date="2023-02-06T09:53:00Z">
            <w:rPr>
              <w:w w:val="105"/>
            </w:rPr>
          </w:rPrChange>
        </w:rPr>
        <w:t>and</w:t>
      </w:r>
      <w:r w:rsidRPr="00814BC9">
        <w:rPr>
          <w:spacing w:val="7"/>
          <w:w w:val="105"/>
          <w:lang w:val="en-GB"/>
          <w:rPrChange w:id="5278" w:author="Christian PIEDALLU" w:date="2023-02-06T09:53:00Z">
            <w:rPr>
              <w:spacing w:val="7"/>
              <w:w w:val="105"/>
            </w:rPr>
          </w:rPrChange>
        </w:rPr>
        <w:t xml:space="preserve"> </w:t>
      </w:r>
      <w:r w:rsidRPr="00814BC9">
        <w:rPr>
          <w:w w:val="105"/>
          <w:lang w:val="en-GB"/>
          <w:rPrChange w:id="5279" w:author="Christian PIEDALLU" w:date="2023-02-06T09:53:00Z">
            <w:rPr>
              <w:w w:val="105"/>
            </w:rPr>
          </w:rPrChange>
        </w:rPr>
        <w:t>dry</w:t>
      </w:r>
      <w:r w:rsidRPr="00814BC9">
        <w:rPr>
          <w:spacing w:val="8"/>
          <w:w w:val="105"/>
          <w:lang w:val="en-GB"/>
          <w:rPrChange w:id="5280" w:author="Christian PIEDALLU" w:date="2023-02-06T09:53:00Z">
            <w:rPr>
              <w:spacing w:val="8"/>
              <w:w w:val="105"/>
            </w:rPr>
          </w:rPrChange>
        </w:rPr>
        <w:t xml:space="preserve"> </w:t>
      </w:r>
      <w:r w:rsidRPr="00814BC9">
        <w:rPr>
          <w:w w:val="105"/>
          <w:lang w:val="en-GB"/>
          <w:rPrChange w:id="5281" w:author="Christian PIEDALLU" w:date="2023-02-06T09:53:00Z">
            <w:rPr>
              <w:w w:val="105"/>
            </w:rPr>
          </w:rPrChange>
        </w:rPr>
        <w:t>climate</w:t>
      </w:r>
      <w:r w:rsidRPr="00814BC9">
        <w:rPr>
          <w:spacing w:val="8"/>
          <w:w w:val="105"/>
          <w:lang w:val="en-GB"/>
          <w:rPrChange w:id="5282" w:author="Christian PIEDALLU" w:date="2023-02-06T09:53:00Z">
            <w:rPr>
              <w:spacing w:val="8"/>
              <w:w w:val="105"/>
            </w:rPr>
          </w:rPrChange>
        </w:rPr>
        <w:t xml:space="preserve"> </w:t>
      </w:r>
      <w:r w:rsidRPr="00814BC9">
        <w:rPr>
          <w:w w:val="105"/>
          <w:lang w:val="en-GB"/>
          <w:rPrChange w:id="5283" w:author="Christian PIEDALLU" w:date="2023-02-06T09:53:00Z">
            <w:rPr>
              <w:w w:val="105"/>
            </w:rPr>
          </w:rPrChange>
        </w:rPr>
        <w:t>stressed</w:t>
      </w:r>
      <w:r w:rsidRPr="00814BC9">
        <w:rPr>
          <w:spacing w:val="8"/>
          <w:w w:val="105"/>
          <w:lang w:val="en-GB"/>
          <w:rPrChange w:id="5284" w:author="Christian PIEDALLU" w:date="2023-02-06T09:53:00Z">
            <w:rPr>
              <w:spacing w:val="8"/>
              <w:w w:val="105"/>
            </w:rPr>
          </w:rPrChange>
        </w:rPr>
        <w:t xml:space="preserve"> </w:t>
      </w:r>
      <w:r w:rsidRPr="00814BC9">
        <w:rPr>
          <w:w w:val="105"/>
          <w:lang w:val="en-GB"/>
          <w:rPrChange w:id="5285" w:author="Christian PIEDALLU" w:date="2023-02-06T09:53:00Z">
            <w:rPr>
              <w:w w:val="105"/>
            </w:rPr>
          </w:rPrChange>
        </w:rPr>
        <w:t>the</w:t>
      </w:r>
      <w:r w:rsidRPr="00814BC9">
        <w:rPr>
          <w:spacing w:val="7"/>
          <w:w w:val="105"/>
          <w:lang w:val="en-GB"/>
          <w:rPrChange w:id="5286" w:author="Christian PIEDALLU" w:date="2023-02-06T09:53:00Z">
            <w:rPr>
              <w:spacing w:val="7"/>
              <w:w w:val="105"/>
            </w:rPr>
          </w:rPrChange>
        </w:rPr>
        <w:t xml:space="preserve"> </w:t>
      </w:r>
      <w:r w:rsidRPr="00814BC9">
        <w:rPr>
          <w:w w:val="105"/>
          <w:lang w:val="en-GB"/>
          <w:rPrChange w:id="5287" w:author="Christian PIEDALLU" w:date="2023-02-06T09:53:00Z">
            <w:rPr>
              <w:w w:val="105"/>
            </w:rPr>
          </w:rPrChange>
        </w:rPr>
        <w:t>trees</w:t>
      </w:r>
      <w:r w:rsidRPr="00814BC9">
        <w:rPr>
          <w:spacing w:val="7"/>
          <w:w w:val="105"/>
          <w:lang w:val="en-GB"/>
          <w:rPrChange w:id="5288" w:author="Christian PIEDALLU" w:date="2023-02-06T09:53:00Z">
            <w:rPr>
              <w:spacing w:val="7"/>
              <w:w w:val="105"/>
            </w:rPr>
          </w:rPrChange>
        </w:rPr>
        <w:t xml:space="preserve"> </w:t>
      </w:r>
      <w:r w:rsidRPr="00814BC9">
        <w:rPr>
          <w:w w:val="105"/>
          <w:lang w:val="en-GB"/>
          <w:rPrChange w:id="5289" w:author="Christian PIEDALLU" w:date="2023-02-06T09:53:00Z">
            <w:rPr>
              <w:w w:val="105"/>
            </w:rPr>
          </w:rPrChange>
        </w:rPr>
        <w:t>and</w:t>
      </w:r>
      <w:r w:rsidRPr="00814BC9">
        <w:rPr>
          <w:spacing w:val="7"/>
          <w:w w:val="105"/>
          <w:lang w:val="en-GB"/>
          <w:rPrChange w:id="5290" w:author="Christian PIEDALLU" w:date="2023-02-06T09:53:00Z">
            <w:rPr>
              <w:spacing w:val="7"/>
              <w:w w:val="105"/>
            </w:rPr>
          </w:rPrChange>
        </w:rPr>
        <w:t xml:space="preserve"> </w:t>
      </w:r>
      <w:r w:rsidRPr="00814BC9">
        <w:rPr>
          <w:w w:val="105"/>
          <w:lang w:val="en-GB"/>
          <w:rPrChange w:id="5291" w:author="Christian PIEDALLU" w:date="2023-02-06T09:53:00Z">
            <w:rPr>
              <w:w w:val="105"/>
            </w:rPr>
          </w:rPrChange>
        </w:rPr>
        <w:t>favoured</w:t>
      </w:r>
    </w:p>
    <w:p w14:paraId="51E0A866" w14:textId="77777777" w:rsidR="00B177F5" w:rsidRPr="00814BC9" w:rsidRDefault="00B553DB">
      <w:pPr>
        <w:pStyle w:val="Corpsdetexte"/>
        <w:ind w:left="163"/>
        <w:rPr>
          <w:lang w:val="en-GB"/>
          <w:rPrChange w:id="5292" w:author="Christian PIEDALLU" w:date="2023-02-06T09:53:00Z">
            <w:rPr/>
          </w:rPrChange>
        </w:rPr>
      </w:pPr>
      <w:r w:rsidRPr="00814BC9">
        <w:rPr>
          <w:rFonts w:ascii="Trebuchet MS"/>
          <w:sz w:val="10"/>
          <w:lang w:val="en-GB"/>
          <w:rPrChange w:id="5293" w:author="Christian PIEDALLU" w:date="2023-02-06T09:53:00Z">
            <w:rPr>
              <w:rFonts w:ascii="Trebuchet MS"/>
              <w:sz w:val="10"/>
            </w:rPr>
          </w:rPrChange>
        </w:rPr>
        <w:t xml:space="preserve">270     </w:t>
      </w:r>
      <w:r w:rsidRPr="00814BC9">
        <w:rPr>
          <w:rFonts w:ascii="Trebuchet MS"/>
          <w:spacing w:val="19"/>
          <w:sz w:val="10"/>
          <w:lang w:val="en-GB"/>
          <w:rPrChange w:id="5294" w:author="Christian PIEDALLU" w:date="2023-02-06T09:53:00Z">
            <w:rPr>
              <w:rFonts w:ascii="Trebuchet MS"/>
              <w:spacing w:val="19"/>
              <w:sz w:val="10"/>
            </w:rPr>
          </w:rPrChange>
        </w:rPr>
        <w:t xml:space="preserve"> </w:t>
      </w:r>
      <w:r w:rsidRPr="00814BC9">
        <w:rPr>
          <w:w w:val="105"/>
          <w:lang w:val="en-GB"/>
          <w:rPrChange w:id="5295" w:author="Christian PIEDALLU" w:date="2023-02-06T09:53:00Z">
            <w:rPr>
              <w:w w:val="105"/>
            </w:rPr>
          </w:rPrChange>
        </w:rPr>
        <w:t>the</w:t>
      </w:r>
      <w:r w:rsidRPr="00814BC9">
        <w:rPr>
          <w:spacing w:val="12"/>
          <w:w w:val="105"/>
          <w:lang w:val="en-GB"/>
          <w:rPrChange w:id="5296" w:author="Christian PIEDALLU" w:date="2023-02-06T09:53:00Z">
            <w:rPr>
              <w:spacing w:val="12"/>
              <w:w w:val="105"/>
            </w:rPr>
          </w:rPrChange>
        </w:rPr>
        <w:t xml:space="preserve"> </w:t>
      </w:r>
      <w:r w:rsidRPr="00814BC9">
        <w:rPr>
          <w:w w:val="105"/>
          <w:lang w:val="en-GB"/>
          <w:rPrChange w:id="5297" w:author="Christian PIEDALLU" w:date="2023-02-06T09:53:00Z">
            <w:rPr>
              <w:w w:val="105"/>
            </w:rPr>
          </w:rPrChange>
        </w:rPr>
        <w:t>beetles</w:t>
      </w:r>
      <w:r w:rsidRPr="00814BC9">
        <w:rPr>
          <w:spacing w:val="11"/>
          <w:w w:val="105"/>
          <w:lang w:val="en-GB"/>
          <w:rPrChange w:id="5298" w:author="Christian PIEDALLU" w:date="2023-02-06T09:53:00Z">
            <w:rPr>
              <w:spacing w:val="11"/>
              <w:w w:val="105"/>
            </w:rPr>
          </w:rPrChange>
        </w:rPr>
        <w:t xml:space="preserve"> </w:t>
      </w:r>
      <w:r w:rsidRPr="00814BC9">
        <w:rPr>
          <w:w w:val="105"/>
          <w:lang w:val="en-GB"/>
          <w:rPrChange w:id="5299" w:author="Christian PIEDALLU" w:date="2023-02-06T09:53:00Z">
            <w:rPr>
              <w:w w:val="105"/>
            </w:rPr>
          </w:rPrChange>
        </w:rPr>
        <w:t>which</w:t>
      </w:r>
      <w:r w:rsidRPr="00814BC9">
        <w:rPr>
          <w:spacing w:val="12"/>
          <w:w w:val="105"/>
          <w:lang w:val="en-GB"/>
          <w:rPrChange w:id="5300" w:author="Christian PIEDALLU" w:date="2023-02-06T09:53:00Z">
            <w:rPr>
              <w:spacing w:val="12"/>
              <w:w w:val="105"/>
            </w:rPr>
          </w:rPrChange>
        </w:rPr>
        <w:t xml:space="preserve"> </w:t>
      </w:r>
      <w:r w:rsidRPr="00814BC9">
        <w:rPr>
          <w:w w:val="105"/>
          <w:lang w:val="en-GB"/>
          <w:rPrChange w:id="5301" w:author="Christian PIEDALLU" w:date="2023-02-06T09:53:00Z">
            <w:rPr>
              <w:w w:val="105"/>
            </w:rPr>
          </w:rPrChange>
        </w:rPr>
        <w:t>produced</w:t>
      </w:r>
      <w:r w:rsidRPr="00814BC9">
        <w:rPr>
          <w:spacing w:val="11"/>
          <w:w w:val="105"/>
          <w:lang w:val="en-GB"/>
          <w:rPrChange w:id="5302" w:author="Christian PIEDALLU" w:date="2023-02-06T09:53:00Z">
            <w:rPr>
              <w:spacing w:val="11"/>
              <w:w w:val="105"/>
            </w:rPr>
          </w:rPrChange>
        </w:rPr>
        <w:t xml:space="preserve"> </w:t>
      </w:r>
      <w:r w:rsidRPr="00814BC9">
        <w:rPr>
          <w:w w:val="105"/>
          <w:lang w:val="en-GB"/>
          <w:rPrChange w:id="5303" w:author="Christian PIEDALLU" w:date="2023-02-06T09:53:00Z">
            <w:rPr>
              <w:w w:val="105"/>
            </w:rPr>
          </w:rPrChange>
        </w:rPr>
        <w:t>large</w:t>
      </w:r>
      <w:r w:rsidRPr="00814BC9">
        <w:rPr>
          <w:spacing w:val="12"/>
          <w:w w:val="105"/>
          <w:lang w:val="en-GB"/>
          <w:rPrChange w:id="5304" w:author="Christian PIEDALLU" w:date="2023-02-06T09:53:00Z">
            <w:rPr>
              <w:spacing w:val="12"/>
              <w:w w:val="105"/>
            </w:rPr>
          </w:rPrChange>
        </w:rPr>
        <w:t xml:space="preserve"> </w:t>
      </w:r>
      <w:r w:rsidRPr="00814BC9">
        <w:rPr>
          <w:w w:val="105"/>
          <w:lang w:val="en-GB"/>
          <w:rPrChange w:id="5305" w:author="Christian PIEDALLU" w:date="2023-02-06T09:53:00Z">
            <w:rPr>
              <w:w w:val="105"/>
            </w:rPr>
          </w:rPrChange>
        </w:rPr>
        <w:t>outbreaks</w:t>
      </w:r>
      <w:r w:rsidRPr="00814BC9">
        <w:rPr>
          <w:spacing w:val="11"/>
          <w:w w:val="105"/>
          <w:lang w:val="en-GB"/>
          <w:rPrChange w:id="5306" w:author="Christian PIEDALLU" w:date="2023-02-06T09:53:00Z">
            <w:rPr>
              <w:spacing w:val="11"/>
              <w:w w:val="105"/>
            </w:rPr>
          </w:rPrChange>
        </w:rPr>
        <w:t xml:space="preserve"> </w:t>
      </w:r>
      <w:r w:rsidRPr="00814BC9">
        <w:rPr>
          <w:w w:val="105"/>
          <w:lang w:val="en-GB"/>
          <w:rPrChange w:id="5307" w:author="Christian PIEDALLU" w:date="2023-02-06T09:53:00Z">
            <w:rPr>
              <w:w w:val="105"/>
            </w:rPr>
          </w:rPrChange>
        </w:rPr>
        <w:t>in</w:t>
      </w:r>
      <w:r w:rsidRPr="00814BC9">
        <w:rPr>
          <w:spacing w:val="12"/>
          <w:w w:val="105"/>
          <w:lang w:val="en-GB"/>
          <w:rPrChange w:id="5308" w:author="Christian PIEDALLU" w:date="2023-02-06T09:53:00Z">
            <w:rPr>
              <w:spacing w:val="12"/>
              <w:w w:val="105"/>
            </w:rPr>
          </w:rPrChange>
        </w:rPr>
        <w:t xml:space="preserve"> </w:t>
      </w:r>
      <w:r w:rsidRPr="00814BC9">
        <w:rPr>
          <w:w w:val="105"/>
          <w:lang w:val="en-GB"/>
          <w:rPrChange w:id="5309" w:author="Christian PIEDALLU" w:date="2023-02-06T09:53:00Z">
            <w:rPr>
              <w:w w:val="105"/>
            </w:rPr>
          </w:rPrChange>
        </w:rPr>
        <w:t>even-aged</w:t>
      </w:r>
      <w:r w:rsidRPr="00814BC9">
        <w:rPr>
          <w:spacing w:val="11"/>
          <w:w w:val="105"/>
          <w:lang w:val="en-GB"/>
          <w:rPrChange w:id="5310" w:author="Christian PIEDALLU" w:date="2023-02-06T09:53:00Z">
            <w:rPr>
              <w:spacing w:val="11"/>
              <w:w w:val="105"/>
            </w:rPr>
          </w:rPrChange>
        </w:rPr>
        <w:t xml:space="preserve"> </w:t>
      </w:r>
      <w:r w:rsidRPr="00814BC9">
        <w:rPr>
          <w:w w:val="105"/>
          <w:lang w:val="en-GB"/>
          <w:rPrChange w:id="5311" w:author="Christian PIEDALLU" w:date="2023-02-06T09:53:00Z">
            <w:rPr>
              <w:w w:val="105"/>
            </w:rPr>
          </w:rPrChange>
        </w:rPr>
        <w:t>pure</w:t>
      </w:r>
      <w:r w:rsidRPr="00814BC9">
        <w:rPr>
          <w:spacing w:val="12"/>
          <w:w w:val="105"/>
          <w:lang w:val="en-GB"/>
          <w:rPrChange w:id="5312" w:author="Christian PIEDALLU" w:date="2023-02-06T09:53:00Z">
            <w:rPr>
              <w:spacing w:val="12"/>
              <w:w w:val="105"/>
            </w:rPr>
          </w:rPrChange>
        </w:rPr>
        <w:t xml:space="preserve"> </w:t>
      </w:r>
      <w:r w:rsidRPr="00814BC9">
        <w:rPr>
          <w:w w:val="105"/>
          <w:lang w:val="en-GB"/>
          <w:rPrChange w:id="5313" w:author="Christian PIEDALLU" w:date="2023-02-06T09:53:00Z">
            <w:rPr>
              <w:w w:val="105"/>
            </w:rPr>
          </w:rPrChange>
        </w:rPr>
        <w:t>stands,</w:t>
      </w:r>
      <w:r w:rsidRPr="00814BC9">
        <w:rPr>
          <w:spacing w:val="12"/>
          <w:w w:val="105"/>
          <w:lang w:val="en-GB"/>
          <w:rPrChange w:id="5314" w:author="Christian PIEDALLU" w:date="2023-02-06T09:53:00Z">
            <w:rPr>
              <w:spacing w:val="12"/>
              <w:w w:val="105"/>
            </w:rPr>
          </w:rPrChange>
        </w:rPr>
        <w:t xml:space="preserve"> </w:t>
      </w:r>
      <w:r w:rsidRPr="00814BC9">
        <w:rPr>
          <w:w w:val="105"/>
          <w:lang w:val="en-GB"/>
          <w:rPrChange w:id="5315" w:author="Christian PIEDALLU" w:date="2023-02-06T09:53:00Z">
            <w:rPr>
              <w:w w:val="105"/>
            </w:rPr>
          </w:rPrChange>
        </w:rPr>
        <w:t>probably</w:t>
      </w:r>
      <w:r w:rsidRPr="00814BC9">
        <w:rPr>
          <w:spacing w:val="12"/>
          <w:w w:val="105"/>
          <w:lang w:val="en-GB"/>
          <w:rPrChange w:id="5316" w:author="Christian PIEDALLU" w:date="2023-02-06T09:53:00Z">
            <w:rPr>
              <w:spacing w:val="12"/>
              <w:w w:val="105"/>
            </w:rPr>
          </w:rPrChange>
        </w:rPr>
        <w:t xml:space="preserve"> </w:t>
      </w:r>
      <w:r w:rsidRPr="00814BC9">
        <w:rPr>
          <w:w w:val="105"/>
          <w:lang w:val="en-GB"/>
          <w:rPrChange w:id="5317" w:author="Christian PIEDALLU" w:date="2023-02-06T09:53:00Z">
            <w:rPr>
              <w:w w:val="105"/>
            </w:rPr>
          </w:rPrChange>
        </w:rPr>
        <w:t>less</w:t>
      </w:r>
      <w:r w:rsidRPr="00814BC9">
        <w:rPr>
          <w:spacing w:val="11"/>
          <w:w w:val="105"/>
          <w:lang w:val="en-GB"/>
          <w:rPrChange w:id="5318" w:author="Christian PIEDALLU" w:date="2023-02-06T09:53:00Z">
            <w:rPr>
              <w:spacing w:val="11"/>
              <w:w w:val="105"/>
            </w:rPr>
          </w:rPrChange>
        </w:rPr>
        <w:t xml:space="preserve"> </w:t>
      </w:r>
      <w:r w:rsidRPr="00814BC9">
        <w:rPr>
          <w:w w:val="105"/>
          <w:lang w:val="en-GB"/>
          <w:rPrChange w:id="5319" w:author="Christian PIEDALLU" w:date="2023-02-06T09:53:00Z">
            <w:rPr>
              <w:w w:val="105"/>
            </w:rPr>
          </w:rPrChange>
        </w:rPr>
        <w:t>concerned</w:t>
      </w:r>
      <w:r w:rsidRPr="00814BC9">
        <w:rPr>
          <w:spacing w:val="12"/>
          <w:w w:val="105"/>
          <w:lang w:val="en-GB"/>
          <w:rPrChange w:id="5320" w:author="Christian PIEDALLU" w:date="2023-02-06T09:53:00Z">
            <w:rPr>
              <w:spacing w:val="12"/>
              <w:w w:val="105"/>
            </w:rPr>
          </w:rPrChange>
        </w:rPr>
        <w:t xml:space="preserve"> </w:t>
      </w:r>
      <w:r w:rsidRPr="00814BC9">
        <w:rPr>
          <w:w w:val="105"/>
          <w:lang w:val="en-GB"/>
          <w:rPrChange w:id="5321" w:author="Christian PIEDALLU" w:date="2023-02-06T09:53:00Z">
            <w:rPr>
              <w:w w:val="105"/>
            </w:rPr>
          </w:rPrChange>
        </w:rPr>
        <w:t>by</w:t>
      </w:r>
    </w:p>
    <w:p w14:paraId="32A93B4E" w14:textId="77777777" w:rsidR="00B177F5" w:rsidRPr="00814BC9" w:rsidRDefault="00B553DB">
      <w:pPr>
        <w:pStyle w:val="Corpsdetexte"/>
        <w:ind w:left="163"/>
        <w:rPr>
          <w:lang w:val="en-GB"/>
          <w:rPrChange w:id="5322" w:author="Christian PIEDALLU" w:date="2023-02-06T09:53:00Z">
            <w:rPr/>
          </w:rPrChange>
        </w:rPr>
      </w:pPr>
      <w:r w:rsidRPr="00814BC9">
        <w:rPr>
          <w:rFonts w:ascii="Trebuchet MS"/>
          <w:sz w:val="10"/>
          <w:lang w:val="en-GB"/>
          <w:rPrChange w:id="5323" w:author="Christian PIEDALLU" w:date="2023-02-06T09:53:00Z">
            <w:rPr>
              <w:rFonts w:ascii="Trebuchet MS"/>
              <w:sz w:val="10"/>
            </w:rPr>
          </w:rPrChange>
        </w:rPr>
        <w:t xml:space="preserve">271     </w:t>
      </w:r>
      <w:r w:rsidRPr="00814BC9">
        <w:rPr>
          <w:rFonts w:ascii="Trebuchet MS"/>
          <w:spacing w:val="19"/>
          <w:sz w:val="10"/>
          <w:lang w:val="en-GB"/>
          <w:rPrChange w:id="5324" w:author="Christian PIEDALLU" w:date="2023-02-06T09:53:00Z">
            <w:rPr>
              <w:rFonts w:ascii="Trebuchet MS"/>
              <w:spacing w:val="19"/>
              <w:sz w:val="10"/>
            </w:rPr>
          </w:rPrChange>
        </w:rPr>
        <w:t xml:space="preserve"> </w:t>
      </w:r>
      <w:r w:rsidRPr="00814BC9">
        <w:rPr>
          <w:w w:val="105"/>
          <w:lang w:val="en-GB"/>
          <w:rPrChange w:id="5325" w:author="Christian PIEDALLU" w:date="2023-02-06T09:53:00Z">
            <w:rPr>
              <w:w w:val="105"/>
            </w:rPr>
          </w:rPrChange>
        </w:rPr>
        <w:t>sanitary</w:t>
      </w:r>
      <w:r w:rsidRPr="00814BC9">
        <w:rPr>
          <w:spacing w:val="22"/>
          <w:w w:val="105"/>
          <w:lang w:val="en-GB"/>
          <w:rPrChange w:id="5326" w:author="Christian PIEDALLU" w:date="2023-02-06T09:53:00Z">
            <w:rPr>
              <w:spacing w:val="22"/>
              <w:w w:val="105"/>
            </w:rPr>
          </w:rPrChange>
        </w:rPr>
        <w:t xml:space="preserve"> </w:t>
      </w:r>
      <w:r w:rsidRPr="00814BC9">
        <w:rPr>
          <w:w w:val="105"/>
          <w:lang w:val="en-GB"/>
          <w:rPrChange w:id="5327" w:author="Christian PIEDALLU" w:date="2023-02-06T09:53:00Z">
            <w:rPr>
              <w:w w:val="105"/>
            </w:rPr>
          </w:rPrChange>
        </w:rPr>
        <w:t xml:space="preserve">thinning. </w:t>
      </w:r>
      <w:r w:rsidRPr="00814BC9">
        <w:rPr>
          <w:spacing w:val="8"/>
          <w:w w:val="105"/>
          <w:lang w:val="en-GB"/>
          <w:rPrChange w:id="5328" w:author="Christian PIEDALLU" w:date="2023-02-06T09:53:00Z">
            <w:rPr>
              <w:spacing w:val="8"/>
              <w:w w:val="105"/>
            </w:rPr>
          </w:rPrChange>
        </w:rPr>
        <w:t xml:space="preserve"> </w:t>
      </w:r>
      <w:r w:rsidRPr="00814BC9">
        <w:rPr>
          <w:w w:val="105"/>
          <w:lang w:val="en-GB"/>
          <w:rPrChange w:id="5329" w:author="Christian PIEDALLU" w:date="2023-02-06T09:53:00Z">
            <w:rPr>
              <w:w w:val="105"/>
            </w:rPr>
          </w:rPrChange>
        </w:rPr>
        <w:t>These</w:t>
      </w:r>
      <w:r w:rsidRPr="00814BC9">
        <w:rPr>
          <w:spacing w:val="23"/>
          <w:w w:val="105"/>
          <w:lang w:val="en-GB"/>
          <w:rPrChange w:id="5330" w:author="Christian PIEDALLU" w:date="2023-02-06T09:53:00Z">
            <w:rPr>
              <w:spacing w:val="23"/>
              <w:w w:val="105"/>
            </w:rPr>
          </w:rPrChange>
        </w:rPr>
        <w:t xml:space="preserve"> </w:t>
      </w:r>
      <w:commentRangeStart w:id="5331"/>
      <w:r w:rsidRPr="00814BC9">
        <w:rPr>
          <w:w w:val="105"/>
          <w:lang w:val="en-GB"/>
          <w:rPrChange w:id="5332" w:author="Christian PIEDALLU" w:date="2023-02-06T09:53:00Z">
            <w:rPr>
              <w:w w:val="105"/>
            </w:rPr>
          </w:rPrChange>
        </w:rPr>
        <w:t>conditions</w:t>
      </w:r>
      <w:r w:rsidRPr="00814BC9">
        <w:rPr>
          <w:spacing w:val="22"/>
          <w:w w:val="105"/>
          <w:lang w:val="en-GB"/>
          <w:rPrChange w:id="5333" w:author="Christian PIEDALLU" w:date="2023-02-06T09:53:00Z">
            <w:rPr>
              <w:spacing w:val="22"/>
              <w:w w:val="105"/>
            </w:rPr>
          </w:rPrChange>
        </w:rPr>
        <w:t xml:space="preserve"> </w:t>
      </w:r>
      <w:r w:rsidRPr="00814BC9">
        <w:rPr>
          <w:w w:val="105"/>
          <w:lang w:val="en-GB"/>
          <w:rPrChange w:id="5334" w:author="Christian PIEDALLU" w:date="2023-02-06T09:53:00Z">
            <w:rPr>
              <w:w w:val="105"/>
            </w:rPr>
          </w:rPrChange>
        </w:rPr>
        <w:t>explain</w:t>
      </w:r>
      <w:r w:rsidRPr="00814BC9">
        <w:rPr>
          <w:spacing w:val="22"/>
          <w:w w:val="105"/>
          <w:lang w:val="en-GB"/>
          <w:rPrChange w:id="5335" w:author="Christian PIEDALLU" w:date="2023-02-06T09:53:00Z">
            <w:rPr>
              <w:spacing w:val="22"/>
              <w:w w:val="105"/>
            </w:rPr>
          </w:rPrChange>
        </w:rPr>
        <w:t xml:space="preserve"> </w:t>
      </w:r>
      <w:r w:rsidRPr="00814BC9">
        <w:rPr>
          <w:w w:val="105"/>
          <w:lang w:val="en-GB"/>
          <w:rPrChange w:id="5336" w:author="Christian PIEDALLU" w:date="2023-02-06T09:53:00Z">
            <w:rPr>
              <w:w w:val="105"/>
            </w:rPr>
          </w:rPrChange>
        </w:rPr>
        <w:t>that</w:t>
      </w:r>
      <w:r w:rsidRPr="00814BC9">
        <w:rPr>
          <w:spacing w:val="22"/>
          <w:w w:val="105"/>
          <w:lang w:val="en-GB"/>
          <w:rPrChange w:id="5337" w:author="Christian PIEDALLU" w:date="2023-02-06T09:53:00Z">
            <w:rPr>
              <w:spacing w:val="22"/>
              <w:w w:val="105"/>
            </w:rPr>
          </w:rPrChange>
        </w:rPr>
        <w:t xml:space="preserve"> </w:t>
      </w:r>
      <w:r w:rsidRPr="00814BC9">
        <w:rPr>
          <w:w w:val="105"/>
          <w:lang w:val="en-GB"/>
          <w:rPrChange w:id="5338" w:author="Christian PIEDALLU" w:date="2023-02-06T09:53:00Z">
            <w:rPr>
              <w:w w:val="105"/>
            </w:rPr>
          </w:rPrChange>
        </w:rPr>
        <w:t>the</w:t>
      </w:r>
      <w:r w:rsidRPr="00814BC9">
        <w:rPr>
          <w:spacing w:val="23"/>
          <w:w w:val="105"/>
          <w:lang w:val="en-GB"/>
          <w:rPrChange w:id="5339" w:author="Christian PIEDALLU" w:date="2023-02-06T09:53:00Z">
            <w:rPr>
              <w:spacing w:val="23"/>
              <w:w w:val="105"/>
            </w:rPr>
          </w:rPrChange>
        </w:rPr>
        <w:t xml:space="preserve"> </w:t>
      </w:r>
      <w:r w:rsidRPr="00814BC9">
        <w:rPr>
          <w:w w:val="105"/>
          <w:lang w:val="en-GB"/>
          <w:rPrChange w:id="5340" w:author="Christian PIEDALLU" w:date="2023-02-06T09:53:00Z">
            <w:rPr>
              <w:w w:val="105"/>
            </w:rPr>
          </w:rPrChange>
        </w:rPr>
        <w:t>outbreak</w:t>
      </w:r>
      <w:r w:rsidRPr="00814BC9">
        <w:rPr>
          <w:spacing w:val="22"/>
          <w:w w:val="105"/>
          <w:lang w:val="en-GB"/>
          <w:rPrChange w:id="5341" w:author="Christian PIEDALLU" w:date="2023-02-06T09:53:00Z">
            <w:rPr>
              <w:spacing w:val="22"/>
              <w:w w:val="105"/>
            </w:rPr>
          </w:rPrChange>
        </w:rPr>
        <w:t xml:space="preserve"> </w:t>
      </w:r>
      <w:commentRangeEnd w:id="5331"/>
      <w:r w:rsidR="0019129E">
        <w:rPr>
          <w:rStyle w:val="Marquedecommentaire"/>
        </w:rPr>
        <w:commentReference w:id="5331"/>
      </w:r>
      <w:r w:rsidRPr="00814BC9">
        <w:rPr>
          <w:w w:val="105"/>
          <w:lang w:val="en-GB"/>
          <w:rPrChange w:id="5342" w:author="Christian PIEDALLU" w:date="2023-02-06T09:53:00Z">
            <w:rPr>
              <w:w w:val="105"/>
            </w:rPr>
          </w:rPrChange>
        </w:rPr>
        <w:t>was</w:t>
      </w:r>
      <w:r w:rsidRPr="00814BC9">
        <w:rPr>
          <w:spacing w:val="23"/>
          <w:w w:val="105"/>
          <w:lang w:val="en-GB"/>
          <w:rPrChange w:id="5343" w:author="Christian PIEDALLU" w:date="2023-02-06T09:53:00Z">
            <w:rPr>
              <w:spacing w:val="23"/>
              <w:w w:val="105"/>
            </w:rPr>
          </w:rPrChange>
        </w:rPr>
        <w:t xml:space="preserve"> </w:t>
      </w:r>
      <w:r w:rsidRPr="00814BC9">
        <w:rPr>
          <w:w w:val="105"/>
          <w:lang w:val="en-GB"/>
          <w:rPrChange w:id="5344" w:author="Christian PIEDALLU" w:date="2023-02-06T09:53:00Z">
            <w:rPr>
              <w:w w:val="105"/>
            </w:rPr>
          </w:rPrChange>
        </w:rPr>
        <w:t>not</w:t>
      </w:r>
      <w:r w:rsidRPr="00814BC9">
        <w:rPr>
          <w:spacing w:val="23"/>
          <w:w w:val="105"/>
          <w:lang w:val="en-GB"/>
          <w:rPrChange w:id="5345" w:author="Christian PIEDALLU" w:date="2023-02-06T09:53:00Z">
            <w:rPr>
              <w:spacing w:val="23"/>
              <w:w w:val="105"/>
            </w:rPr>
          </w:rPrChange>
        </w:rPr>
        <w:t xml:space="preserve"> </w:t>
      </w:r>
      <w:r w:rsidRPr="00814BC9">
        <w:rPr>
          <w:w w:val="105"/>
          <w:lang w:val="en-GB"/>
          <w:rPrChange w:id="5346" w:author="Christian PIEDALLU" w:date="2023-02-06T09:53:00Z">
            <w:rPr>
              <w:w w:val="105"/>
            </w:rPr>
          </w:rPrChange>
        </w:rPr>
        <w:t>controlled</w:t>
      </w:r>
      <w:r w:rsidRPr="00814BC9">
        <w:rPr>
          <w:spacing w:val="22"/>
          <w:w w:val="105"/>
          <w:lang w:val="en-GB"/>
          <w:rPrChange w:id="5347" w:author="Christian PIEDALLU" w:date="2023-02-06T09:53:00Z">
            <w:rPr>
              <w:spacing w:val="22"/>
              <w:w w:val="105"/>
            </w:rPr>
          </w:rPrChange>
        </w:rPr>
        <w:t xml:space="preserve"> </w:t>
      </w:r>
      <w:r w:rsidRPr="00814BC9">
        <w:rPr>
          <w:w w:val="105"/>
          <w:lang w:val="en-GB"/>
          <w:rPrChange w:id="5348" w:author="Christian PIEDALLU" w:date="2023-02-06T09:53:00Z">
            <w:rPr>
              <w:w w:val="105"/>
            </w:rPr>
          </w:rPrChange>
        </w:rPr>
        <w:t>and</w:t>
      </w:r>
      <w:r w:rsidRPr="00814BC9">
        <w:rPr>
          <w:spacing w:val="23"/>
          <w:w w:val="105"/>
          <w:lang w:val="en-GB"/>
          <w:rPrChange w:id="5349" w:author="Christian PIEDALLU" w:date="2023-02-06T09:53:00Z">
            <w:rPr>
              <w:spacing w:val="23"/>
              <w:w w:val="105"/>
            </w:rPr>
          </w:rPrChange>
        </w:rPr>
        <w:t xml:space="preserve"> </w:t>
      </w:r>
      <w:r w:rsidRPr="00814BC9">
        <w:rPr>
          <w:w w:val="105"/>
          <w:lang w:val="en-GB"/>
          <w:rPrChange w:id="5350" w:author="Christian PIEDALLU" w:date="2023-02-06T09:53:00Z">
            <w:rPr>
              <w:w w:val="105"/>
            </w:rPr>
          </w:rPrChange>
        </w:rPr>
        <w:t>reached</w:t>
      </w:r>
      <w:r w:rsidRPr="00814BC9">
        <w:rPr>
          <w:spacing w:val="23"/>
          <w:w w:val="105"/>
          <w:lang w:val="en-GB"/>
          <w:rPrChange w:id="5351" w:author="Christian PIEDALLU" w:date="2023-02-06T09:53:00Z">
            <w:rPr>
              <w:spacing w:val="23"/>
              <w:w w:val="105"/>
            </w:rPr>
          </w:rPrChange>
        </w:rPr>
        <w:t xml:space="preserve"> </w:t>
      </w:r>
      <w:r w:rsidRPr="00814BC9">
        <w:rPr>
          <w:w w:val="105"/>
          <w:lang w:val="en-GB"/>
          <w:rPrChange w:id="5352" w:author="Christian PIEDALLU" w:date="2023-02-06T09:53:00Z">
            <w:rPr>
              <w:w w:val="105"/>
            </w:rPr>
          </w:rPrChange>
        </w:rPr>
        <w:t>52</w:t>
      </w:r>
    </w:p>
    <w:p w14:paraId="2154E88B" w14:textId="77777777" w:rsidR="00B177F5" w:rsidRPr="00814BC9" w:rsidRDefault="00B553DB">
      <w:pPr>
        <w:pStyle w:val="Corpsdetexte"/>
        <w:ind w:left="163"/>
        <w:rPr>
          <w:lang w:val="en-GB"/>
          <w:rPrChange w:id="5353" w:author="Christian PIEDALLU" w:date="2023-02-06T09:53:00Z">
            <w:rPr/>
          </w:rPrChange>
        </w:rPr>
      </w:pPr>
      <w:r w:rsidRPr="00814BC9">
        <w:rPr>
          <w:rFonts w:ascii="Trebuchet MS"/>
          <w:sz w:val="10"/>
          <w:lang w:val="en-GB"/>
          <w:rPrChange w:id="5354" w:author="Christian PIEDALLU" w:date="2023-02-06T09:53:00Z">
            <w:rPr>
              <w:rFonts w:ascii="Trebuchet MS"/>
              <w:sz w:val="10"/>
            </w:rPr>
          </w:rPrChange>
        </w:rPr>
        <w:t xml:space="preserve">272     </w:t>
      </w:r>
      <w:r w:rsidRPr="00814BC9">
        <w:rPr>
          <w:rFonts w:ascii="Trebuchet MS"/>
          <w:spacing w:val="19"/>
          <w:sz w:val="10"/>
          <w:lang w:val="en-GB"/>
          <w:rPrChange w:id="5355" w:author="Christian PIEDALLU" w:date="2023-02-06T09:53:00Z">
            <w:rPr>
              <w:rFonts w:ascii="Trebuchet MS"/>
              <w:spacing w:val="19"/>
              <w:sz w:val="10"/>
            </w:rPr>
          </w:rPrChange>
        </w:rPr>
        <w:t xml:space="preserve"> </w:t>
      </w:r>
      <w:r w:rsidRPr="00814BC9">
        <w:rPr>
          <w:w w:val="105"/>
          <w:lang w:val="en-GB"/>
          <w:rPrChange w:id="5356" w:author="Christian PIEDALLU" w:date="2023-02-06T09:53:00Z">
            <w:rPr>
              <w:w w:val="105"/>
            </w:rPr>
          </w:rPrChange>
        </w:rPr>
        <w:t>%</w:t>
      </w:r>
      <w:r w:rsidRPr="00814BC9">
        <w:rPr>
          <w:spacing w:val="21"/>
          <w:w w:val="105"/>
          <w:lang w:val="en-GB"/>
          <w:rPrChange w:id="5357" w:author="Christian PIEDALLU" w:date="2023-02-06T09:53:00Z">
            <w:rPr>
              <w:spacing w:val="21"/>
              <w:w w:val="105"/>
            </w:rPr>
          </w:rPrChange>
        </w:rPr>
        <w:t xml:space="preserve"> </w:t>
      </w:r>
      <w:r w:rsidRPr="00814BC9">
        <w:rPr>
          <w:w w:val="105"/>
          <w:lang w:val="en-GB"/>
          <w:rPrChange w:id="5358" w:author="Christian PIEDALLU" w:date="2023-02-06T09:53:00Z">
            <w:rPr>
              <w:w w:val="105"/>
            </w:rPr>
          </w:rPrChange>
        </w:rPr>
        <w:t>of</w:t>
      </w:r>
      <w:r w:rsidRPr="00814BC9">
        <w:rPr>
          <w:spacing w:val="22"/>
          <w:w w:val="105"/>
          <w:lang w:val="en-GB"/>
          <w:rPrChange w:id="5359" w:author="Christian PIEDALLU" w:date="2023-02-06T09:53:00Z">
            <w:rPr>
              <w:spacing w:val="22"/>
              <w:w w:val="105"/>
            </w:rPr>
          </w:rPrChange>
        </w:rPr>
        <w:t xml:space="preserve"> </w:t>
      </w:r>
      <w:r w:rsidRPr="00814BC9">
        <w:rPr>
          <w:w w:val="105"/>
          <w:lang w:val="en-GB"/>
          <w:rPrChange w:id="5360" w:author="Christian PIEDALLU" w:date="2023-02-06T09:53:00Z">
            <w:rPr>
              <w:w w:val="105"/>
            </w:rPr>
          </w:rPrChange>
        </w:rPr>
        <w:t>the</w:t>
      </w:r>
      <w:r w:rsidRPr="00814BC9">
        <w:rPr>
          <w:spacing w:val="22"/>
          <w:w w:val="105"/>
          <w:lang w:val="en-GB"/>
          <w:rPrChange w:id="5361" w:author="Christian PIEDALLU" w:date="2023-02-06T09:53:00Z">
            <w:rPr>
              <w:spacing w:val="22"/>
              <w:w w:val="105"/>
            </w:rPr>
          </w:rPrChange>
        </w:rPr>
        <w:t xml:space="preserve"> </w:t>
      </w:r>
      <w:r w:rsidRPr="00814BC9">
        <w:rPr>
          <w:w w:val="105"/>
          <w:lang w:val="en-GB"/>
          <w:rPrChange w:id="5362" w:author="Christian PIEDALLU" w:date="2023-02-06T09:53:00Z">
            <w:rPr>
              <w:w w:val="105"/>
            </w:rPr>
          </w:rPrChange>
        </w:rPr>
        <w:t>spruce</w:t>
      </w:r>
      <w:r w:rsidRPr="00814BC9">
        <w:rPr>
          <w:spacing w:val="21"/>
          <w:w w:val="105"/>
          <w:lang w:val="en-GB"/>
          <w:rPrChange w:id="5363" w:author="Christian PIEDALLU" w:date="2023-02-06T09:53:00Z">
            <w:rPr>
              <w:spacing w:val="21"/>
              <w:w w:val="105"/>
            </w:rPr>
          </w:rPrChange>
        </w:rPr>
        <w:t xml:space="preserve"> </w:t>
      </w:r>
      <w:r w:rsidRPr="00814BC9">
        <w:rPr>
          <w:w w:val="105"/>
          <w:lang w:val="en-GB"/>
          <w:rPrChange w:id="5364" w:author="Christian PIEDALLU" w:date="2023-02-06T09:53:00Z">
            <w:rPr>
              <w:w w:val="105"/>
            </w:rPr>
          </w:rPrChange>
        </w:rPr>
        <w:t xml:space="preserve">area. </w:t>
      </w:r>
      <w:r w:rsidRPr="00814BC9">
        <w:rPr>
          <w:spacing w:val="5"/>
          <w:w w:val="105"/>
          <w:lang w:val="en-GB"/>
          <w:rPrChange w:id="5365" w:author="Christian PIEDALLU" w:date="2023-02-06T09:53:00Z">
            <w:rPr>
              <w:spacing w:val="5"/>
              <w:w w:val="105"/>
            </w:rPr>
          </w:rPrChange>
        </w:rPr>
        <w:t xml:space="preserve"> </w:t>
      </w:r>
      <w:r w:rsidRPr="00814BC9">
        <w:rPr>
          <w:w w:val="105"/>
          <w:lang w:val="en-GB"/>
          <w:rPrChange w:id="5366" w:author="Christian PIEDALLU" w:date="2023-02-06T09:53:00Z">
            <w:rPr>
              <w:w w:val="105"/>
            </w:rPr>
          </w:rPrChange>
        </w:rPr>
        <w:t>The</w:t>
      </w:r>
      <w:r w:rsidRPr="00814BC9">
        <w:rPr>
          <w:spacing w:val="22"/>
          <w:w w:val="105"/>
          <w:lang w:val="en-GB"/>
          <w:rPrChange w:id="5367" w:author="Christian PIEDALLU" w:date="2023-02-06T09:53:00Z">
            <w:rPr>
              <w:spacing w:val="22"/>
              <w:w w:val="105"/>
            </w:rPr>
          </w:rPrChange>
        </w:rPr>
        <w:t xml:space="preserve"> </w:t>
      </w:r>
      <w:r w:rsidRPr="00814BC9">
        <w:rPr>
          <w:w w:val="105"/>
          <w:lang w:val="en-GB"/>
          <w:rPrChange w:id="5368" w:author="Christian PIEDALLU" w:date="2023-02-06T09:53:00Z">
            <w:rPr>
              <w:w w:val="105"/>
            </w:rPr>
          </w:rPrChange>
        </w:rPr>
        <w:t>Ardenne</w:t>
      </w:r>
      <w:r w:rsidRPr="00814BC9">
        <w:rPr>
          <w:spacing w:val="21"/>
          <w:w w:val="105"/>
          <w:lang w:val="en-GB"/>
          <w:rPrChange w:id="5369" w:author="Christian PIEDALLU" w:date="2023-02-06T09:53:00Z">
            <w:rPr>
              <w:spacing w:val="21"/>
              <w:w w:val="105"/>
            </w:rPr>
          </w:rPrChange>
        </w:rPr>
        <w:t xml:space="preserve"> </w:t>
      </w:r>
      <w:r w:rsidRPr="00814BC9">
        <w:rPr>
          <w:w w:val="105"/>
          <w:lang w:val="en-GB"/>
          <w:rPrChange w:id="5370" w:author="Christian PIEDALLU" w:date="2023-02-06T09:53:00Z">
            <w:rPr>
              <w:w w:val="105"/>
            </w:rPr>
          </w:rPrChange>
        </w:rPr>
        <w:t>spruce</w:t>
      </w:r>
      <w:r w:rsidRPr="00814BC9">
        <w:rPr>
          <w:spacing w:val="21"/>
          <w:w w:val="105"/>
          <w:lang w:val="en-GB"/>
          <w:rPrChange w:id="5371" w:author="Christian PIEDALLU" w:date="2023-02-06T09:53:00Z">
            <w:rPr>
              <w:spacing w:val="21"/>
              <w:w w:val="105"/>
            </w:rPr>
          </w:rPrChange>
        </w:rPr>
        <w:t xml:space="preserve"> </w:t>
      </w:r>
      <w:r w:rsidRPr="00814BC9">
        <w:rPr>
          <w:w w:val="105"/>
          <w:lang w:val="en-GB"/>
          <w:rPrChange w:id="5372" w:author="Christian PIEDALLU" w:date="2023-02-06T09:53:00Z">
            <w:rPr>
              <w:w w:val="105"/>
            </w:rPr>
          </w:rPrChange>
        </w:rPr>
        <w:t>forest</w:t>
      </w:r>
      <w:r w:rsidRPr="00814BC9">
        <w:rPr>
          <w:spacing w:val="22"/>
          <w:w w:val="105"/>
          <w:lang w:val="en-GB"/>
          <w:rPrChange w:id="5373" w:author="Christian PIEDALLU" w:date="2023-02-06T09:53:00Z">
            <w:rPr>
              <w:spacing w:val="22"/>
              <w:w w:val="105"/>
            </w:rPr>
          </w:rPrChange>
        </w:rPr>
        <w:t xml:space="preserve"> </w:t>
      </w:r>
      <w:r w:rsidRPr="00814BC9">
        <w:rPr>
          <w:w w:val="105"/>
          <w:lang w:val="en-GB"/>
          <w:rPrChange w:id="5374" w:author="Christian PIEDALLU" w:date="2023-02-06T09:53:00Z">
            <w:rPr>
              <w:w w:val="105"/>
            </w:rPr>
          </w:rPrChange>
        </w:rPr>
        <w:t>is</w:t>
      </w:r>
      <w:r w:rsidRPr="00814BC9">
        <w:rPr>
          <w:spacing w:val="23"/>
          <w:w w:val="105"/>
          <w:lang w:val="en-GB"/>
          <w:rPrChange w:id="5375" w:author="Christian PIEDALLU" w:date="2023-02-06T09:53:00Z">
            <w:rPr>
              <w:spacing w:val="23"/>
              <w:w w:val="105"/>
            </w:rPr>
          </w:rPrChange>
        </w:rPr>
        <w:t xml:space="preserve"> </w:t>
      </w:r>
      <w:r w:rsidRPr="00814BC9">
        <w:rPr>
          <w:w w:val="105"/>
          <w:lang w:val="en-GB"/>
          <w:rPrChange w:id="5376" w:author="Christian PIEDALLU" w:date="2023-02-06T09:53:00Z">
            <w:rPr>
              <w:w w:val="105"/>
            </w:rPr>
          </w:rPrChange>
        </w:rPr>
        <w:t>an</w:t>
      </w:r>
      <w:r w:rsidRPr="00814BC9">
        <w:rPr>
          <w:spacing w:val="21"/>
          <w:w w:val="105"/>
          <w:lang w:val="en-GB"/>
          <w:rPrChange w:id="5377" w:author="Christian PIEDALLU" w:date="2023-02-06T09:53:00Z">
            <w:rPr>
              <w:spacing w:val="21"/>
              <w:w w:val="105"/>
            </w:rPr>
          </w:rPrChange>
        </w:rPr>
        <w:t xml:space="preserve"> </w:t>
      </w:r>
      <w:r w:rsidRPr="00814BC9">
        <w:rPr>
          <w:w w:val="105"/>
          <w:lang w:val="en-GB"/>
          <w:rPrChange w:id="5378" w:author="Christian PIEDALLU" w:date="2023-02-06T09:53:00Z">
            <w:rPr>
              <w:w w:val="105"/>
            </w:rPr>
          </w:rPrChange>
        </w:rPr>
        <w:t>intermediate</w:t>
      </w:r>
      <w:r w:rsidRPr="00814BC9">
        <w:rPr>
          <w:spacing w:val="21"/>
          <w:w w:val="105"/>
          <w:lang w:val="en-GB"/>
          <w:rPrChange w:id="5379" w:author="Christian PIEDALLU" w:date="2023-02-06T09:53:00Z">
            <w:rPr>
              <w:spacing w:val="21"/>
              <w:w w:val="105"/>
            </w:rPr>
          </w:rPrChange>
        </w:rPr>
        <w:t xml:space="preserve"> </w:t>
      </w:r>
      <w:r w:rsidRPr="00814BC9">
        <w:rPr>
          <w:w w:val="105"/>
          <w:lang w:val="en-GB"/>
          <w:rPrChange w:id="5380" w:author="Christian PIEDALLU" w:date="2023-02-06T09:53:00Z">
            <w:rPr>
              <w:w w:val="105"/>
            </w:rPr>
          </w:rPrChange>
        </w:rPr>
        <w:t xml:space="preserve">situation. </w:t>
      </w:r>
      <w:r w:rsidRPr="00814BC9">
        <w:rPr>
          <w:spacing w:val="5"/>
          <w:w w:val="105"/>
          <w:lang w:val="en-GB"/>
          <w:rPrChange w:id="5381" w:author="Christian PIEDALLU" w:date="2023-02-06T09:53:00Z">
            <w:rPr>
              <w:spacing w:val="5"/>
              <w:w w:val="105"/>
            </w:rPr>
          </w:rPrChange>
        </w:rPr>
        <w:t xml:space="preserve"> </w:t>
      </w:r>
      <w:r w:rsidRPr="00814BC9">
        <w:rPr>
          <w:w w:val="105"/>
          <w:lang w:val="en-GB"/>
          <w:rPrChange w:id="5382" w:author="Christian PIEDALLU" w:date="2023-02-06T09:53:00Z">
            <w:rPr>
              <w:w w:val="105"/>
            </w:rPr>
          </w:rPrChange>
        </w:rPr>
        <w:t>The</w:t>
      </w:r>
      <w:r w:rsidRPr="00814BC9">
        <w:rPr>
          <w:spacing w:val="22"/>
          <w:w w:val="105"/>
          <w:lang w:val="en-GB"/>
          <w:rPrChange w:id="5383" w:author="Christian PIEDALLU" w:date="2023-02-06T09:53:00Z">
            <w:rPr>
              <w:spacing w:val="22"/>
              <w:w w:val="105"/>
            </w:rPr>
          </w:rPrChange>
        </w:rPr>
        <w:t xml:space="preserve"> </w:t>
      </w:r>
      <w:r w:rsidRPr="00814BC9">
        <w:rPr>
          <w:w w:val="105"/>
          <w:lang w:val="en-GB"/>
          <w:rPrChange w:id="5384" w:author="Christian PIEDALLU" w:date="2023-02-06T09:53:00Z">
            <w:rPr>
              <w:w w:val="105"/>
            </w:rPr>
          </w:rPrChange>
        </w:rPr>
        <w:t>climate</w:t>
      </w:r>
      <w:r w:rsidRPr="00814BC9">
        <w:rPr>
          <w:spacing w:val="21"/>
          <w:w w:val="105"/>
          <w:lang w:val="en-GB"/>
          <w:rPrChange w:id="5385" w:author="Christian PIEDALLU" w:date="2023-02-06T09:53:00Z">
            <w:rPr>
              <w:spacing w:val="21"/>
              <w:w w:val="105"/>
            </w:rPr>
          </w:rPrChange>
        </w:rPr>
        <w:t xml:space="preserve"> </w:t>
      </w:r>
      <w:r w:rsidRPr="00814BC9">
        <w:rPr>
          <w:w w:val="105"/>
          <w:lang w:val="en-GB"/>
          <w:rPrChange w:id="5386" w:author="Christian PIEDALLU" w:date="2023-02-06T09:53:00Z">
            <w:rPr>
              <w:w w:val="105"/>
            </w:rPr>
          </w:rPrChange>
        </w:rPr>
        <w:t>is</w:t>
      </w:r>
      <w:r w:rsidRPr="00814BC9">
        <w:rPr>
          <w:spacing w:val="21"/>
          <w:w w:val="105"/>
          <w:lang w:val="en-GB"/>
          <w:rPrChange w:id="5387" w:author="Christian PIEDALLU" w:date="2023-02-06T09:53:00Z">
            <w:rPr>
              <w:spacing w:val="21"/>
              <w:w w:val="105"/>
            </w:rPr>
          </w:rPrChange>
        </w:rPr>
        <w:t xml:space="preserve"> </w:t>
      </w:r>
      <w:r w:rsidRPr="00814BC9">
        <w:rPr>
          <w:w w:val="105"/>
          <w:lang w:val="en-GB"/>
          <w:rPrChange w:id="5388" w:author="Christian PIEDALLU" w:date="2023-02-06T09:53:00Z">
            <w:rPr>
              <w:w w:val="105"/>
            </w:rPr>
          </w:rPrChange>
        </w:rPr>
        <w:t>the</w:t>
      </w:r>
    </w:p>
    <w:p w14:paraId="5169E1BB" w14:textId="77777777" w:rsidR="00B177F5" w:rsidRPr="00814BC9" w:rsidRDefault="00B553DB">
      <w:pPr>
        <w:pStyle w:val="Corpsdetexte"/>
        <w:ind w:left="163"/>
        <w:rPr>
          <w:lang w:val="en-GB"/>
          <w:rPrChange w:id="5389" w:author="Christian PIEDALLU" w:date="2023-02-06T09:53:00Z">
            <w:rPr/>
          </w:rPrChange>
        </w:rPr>
      </w:pPr>
      <w:r w:rsidRPr="00814BC9">
        <w:rPr>
          <w:rFonts w:ascii="Trebuchet MS"/>
          <w:sz w:val="10"/>
          <w:lang w:val="en-GB"/>
          <w:rPrChange w:id="5390" w:author="Christian PIEDALLU" w:date="2023-02-06T09:53:00Z">
            <w:rPr>
              <w:rFonts w:ascii="Trebuchet MS"/>
              <w:sz w:val="10"/>
            </w:rPr>
          </w:rPrChange>
        </w:rPr>
        <w:t xml:space="preserve">273     </w:t>
      </w:r>
      <w:r w:rsidRPr="00814BC9">
        <w:rPr>
          <w:rFonts w:ascii="Trebuchet MS"/>
          <w:spacing w:val="19"/>
          <w:sz w:val="10"/>
          <w:lang w:val="en-GB"/>
          <w:rPrChange w:id="5391" w:author="Christian PIEDALLU" w:date="2023-02-06T09:53:00Z">
            <w:rPr>
              <w:rFonts w:ascii="Trebuchet MS"/>
              <w:spacing w:val="19"/>
              <w:sz w:val="10"/>
            </w:rPr>
          </w:rPrChange>
        </w:rPr>
        <w:t xml:space="preserve"> </w:t>
      </w:r>
      <w:r w:rsidRPr="00814BC9">
        <w:rPr>
          <w:w w:val="105"/>
          <w:lang w:val="en-GB"/>
          <w:rPrChange w:id="5392" w:author="Christian PIEDALLU" w:date="2023-02-06T09:53:00Z">
            <w:rPr>
              <w:w w:val="105"/>
            </w:rPr>
          </w:rPrChange>
        </w:rPr>
        <w:t>coldest</w:t>
      </w:r>
      <w:r w:rsidRPr="00814BC9">
        <w:rPr>
          <w:spacing w:val="-3"/>
          <w:w w:val="105"/>
          <w:lang w:val="en-GB"/>
          <w:rPrChange w:id="5393" w:author="Christian PIEDALLU" w:date="2023-02-06T09:53:00Z">
            <w:rPr>
              <w:spacing w:val="-3"/>
              <w:w w:val="105"/>
            </w:rPr>
          </w:rPrChange>
        </w:rPr>
        <w:t xml:space="preserve"> </w:t>
      </w:r>
      <w:r w:rsidRPr="00814BC9">
        <w:rPr>
          <w:w w:val="105"/>
          <w:lang w:val="en-GB"/>
          <w:rPrChange w:id="5394" w:author="Christian PIEDALLU" w:date="2023-02-06T09:53:00Z">
            <w:rPr>
              <w:w w:val="105"/>
            </w:rPr>
          </w:rPrChange>
        </w:rPr>
        <w:t>of</w:t>
      </w:r>
      <w:r w:rsidRPr="00814BC9">
        <w:rPr>
          <w:spacing w:val="-3"/>
          <w:w w:val="105"/>
          <w:lang w:val="en-GB"/>
          <w:rPrChange w:id="5395" w:author="Christian PIEDALLU" w:date="2023-02-06T09:53:00Z">
            <w:rPr>
              <w:spacing w:val="-3"/>
              <w:w w:val="105"/>
            </w:rPr>
          </w:rPrChange>
        </w:rPr>
        <w:t xml:space="preserve"> </w:t>
      </w:r>
      <w:r w:rsidRPr="00814BC9">
        <w:rPr>
          <w:w w:val="105"/>
          <w:lang w:val="en-GB"/>
          <w:rPrChange w:id="5396" w:author="Christian PIEDALLU" w:date="2023-02-06T09:53:00Z">
            <w:rPr>
              <w:w w:val="105"/>
            </w:rPr>
          </w:rPrChange>
        </w:rPr>
        <w:t>the</w:t>
      </w:r>
      <w:r w:rsidRPr="00814BC9">
        <w:rPr>
          <w:spacing w:val="-3"/>
          <w:w w:val="105"/>
          <w:lang w:val="en-GB"/>
          <w:rPrChange w:id="5397" w:author="Christian PIEDALLU" w:date="2023-02-06T09:53:00Z">
            <w:rPr>
              <w:spacing w:val="-3"/>
              <w:w w:val="105"/>
            </w:rPr>
          </w:rPrChange>
        </w:rPr>
        <w:t xml:space="preserve"> </w:t>
      </w:r>
      <w:r w:rsidRPr="00814BC9">
        <w:rPr>
          <w:w w:val="105"/>
          <w:lang w:val="en-GB"/>
          <w:rPrChange w:id="5398" w:author="Christian PIEDALLU" w:date="2023-02-06T09:53:00Z">
            <w:rPr>
              <w:w w:val="105"/>
            </w:rPr>
          </w:rPrChange>
        </w:rPr>
        <w:t>three</w:t>
      </w:r>
      <w:r w:rsidRPr="00814BC9">
        <w:rPr>
          <w:spacing w:val="-3"/>
          <w:w w:val="105"/>
          <w:lang w:val="en-GB"/>
          <w:rPrChange w:id="5399" w:author="Christian PIEDALLU" w:date="2023-02-06T09:53:00Z">
            <w:rPr>
              <w:spacing w:val="-3"/>
              <w:w w:val="105"/>
            </w:rPr>
          </w:rPrChange>
        </w:rPr>
        <w:t xml:space="preserve"> </w:t>
      </w:r>
      <w:r w:rsidRPr="00814BC9">
        <w:rPr>
          <w:w w:val="105"/>
          <w:lang w:val="en-GB"/>
          <w:rPrChange w:id="5400" w:author="Christian PIEDALLU" w:date="2023-02-06T09:53:00Z">
            <w:rPr>
              <w:w w:val="105"/>
            </w:rPr>
          </w:rPrChange>
        </w:rPr>
        <w:t>bioclimatic</w:t>
      </w:r>
      <w:r w:rsidRPr="00814BC9">
        <w:rPr>
          <w:spacing w:val="-3"/>
          <w:w w:val="105"/>
          <w:lang w:val="en-GB"/>
          <w:rPrChange w:id="5401" w:author="Christian PIEDALLU" w:date="2023-02-06T09:53:00Z">
            <w:rPr>
              <w:spacing w:val="-3"/>
              <w:w w:val="105"/>
            </w:rPr>
          </w:rPrChange>
        </w:rPr>
        <w:t xml:space="preserve"> </w:t>
      </w:r>
      <w:r w:rsidRPr="00814BC9">
        <w:rPr>
          <w:w w:val="105"/>
          <w:lang w:val="en-GB"/>
          <w:rPrChange w:id="5402" w:author="Christian PIEDALLU" w:date="2023-02-06T09:53:00Z">
            <w:rPr>
              <w:w w:val="105"/>
            </w:rPr>
          </w:rPrChange>
        </w:rPr>
        <w:t>areas,</w:t>
      </w:r>
      <w:r w:rsidRPr="00814BC9">
        <w:rPr>
          <w:spacing w:val="-1"/>
          <w:w w:val="105"/>
          <w:lang w:val="en-GB"/>
          <w:rPrChange w:id="5403" w:author="Christian PIEDALLU" w:date="2023-02-06T09:53:00Z">
            <w:rPr>
              <w:spacing w:val="-1"/>
              <w:w w:val="105"/>
            </w:rPr>
          </w:rPrChange>
        </w:rPr>
        <w:t xml:space="preserve"> </w:t>
      </w:r>
      <w:r w:rsidRPr="00814BC9">
        <w:rPr>
          <w:w w:val="105"/>
          <w:lang w:val="en-GB"/>
          <w:rPrChange w:id="5404" w:author="Christian PIEDALLU" w:date="2023-02-06T09:53:00Z">
            <w:rPr>
              <w:w w:val="105"/>
            </w:rPr>
          </w:rPrChange>
        </w:rPr>
        <w:t>but</w:t>
      </w:r>
      <w:r w:rsidRPr="00814BC9">
        <w:rPr>
          <w:spacing w:val="-3"/>
          <w:w w:val="105"/>
          <w:lang w:val="en-GB"/>
          <w:rPrChange w:id="5405" w:author="Christian PIEDALLU" w:date="2023-02-06T09:53:00Z">
            <w:rPr>
              <w:spacing w:val="-3"/>
              <w:w w:val="105"/>
            </w:rPr>
          </w:rPrChange>
        </w:rPr>
        <w:t xml:space="preserve"> </w:t>
      </w:r>
      <w:r w:rsidRPr="00814BC9">
        <w:rPr>
          <w:w w:val="105"/>
          <w:lang w:val="en-GB"/>
          <w:rPrChange w:id="5406" w:author="Christian PIEDALLU" w:date="2023-02-06T09:53:00Z">
            <w:rPr>
              <w:w w:val="105"/>
            </w:rPr>
          </w:rPrChange>
        </w:rPr>
        <w:t>less</w:t>
      </w:r>
      <w:r w:rsidRPr="00814BC9">
        <w:rPr>
          <w:spacing w:val="-3"/>
          <w:w w:val="105"/>
          <w:lang w:val="en-GB"/>
          <w:rPrChange w:id="5407" w:author="Christian PIEDALLU" w:date="2023-02-06T09:53:00Z">
            <w:rPr>
              <w:spacing w:val="-3"/>
              <w:w w:val="105"/>
            </w:rPr>
          </w:rPrChange>
        </w:rPr>
        <w:t xml:space="preserve"> </w:t>
      </w:r>
      <w:r w:rsidRPr="00814BC9">
        <w:rPr>
          <w:w w:val="105"/>
          <w:lang w:val="en-GB"/>
          <w:rPrChange w:id="5408" w:author="Christian PIEDALLU" w:date="2023-02-06T09:53:00Z">
            <w:rPr>
              <w:w w:val="105"/>
            </w:rPr>
          </w:rPrChange>
        </w:rPr>
        <w:t>humid</w:t>
      </w:r>
      <w:r w:rsidRPr="00814BC9">
        <w:rPr>
          <w:spacing w:val="-3"/>
          <w:w w:val="105"/>
          <w:lang w:val="en-GB"/>
          <w:rPrChange w:id="5409" w:author="Christian PIEDALLU" w:date="2023-02-06T09:53:00Z">
            <w:rPr>
              <w:spacing w:val="-3"/>
              <w:w w:val="105"/>
            </w:rPr>
          </w:rPrChange>
        </w:rPr>
        <w:t xml:space="preserve"> </w:t>
      </w:r>
      <w:r w:rsidRPr="00814BC9">
        <w:rPr>
          <w:w w:val="105"/>
          <w:lang w:val="en-GB"/>
          <w:rPrChange w:id="5410" w:author="Christian PIEDALLU" w:date="2023-02-06T09:53:00Z">
            <w:rPr>
              <w:w w:val="105"/>
            </w:rPr>
          </w:rPrChange>
        </w:rPr>
        <w:t>then</w:t>
      </w:r>
      <w:r w:rsidRPr="00814BC9">
        <w:rPr>
          <w:spacing w:val="-3"/>
          <w:w w:val="105"/>
          <w:lang w:val="en-GB"/>
          <w:rPrChange w:id="5411" w:author="Christian PIEDALLU" w:date="2023-02-06T09:53:00Z">
            <w:rPr>
              <w:spacing w:val="-3"/>
              <w:w w:val="105"/>
            </w:rPr>
          </w:rPrChange>
        </w:rPr>
        <w:t xml:space="preserve"> </w:t>
      </w:r>
      <w:r w:rsidRPr="00814BC9">
        <w:rPr>
          <w:w w:val="105"/>
          <w:lang w:val="en-GB"/>
          <w:rPrChange w:id="5412" w:author="Christian PIEDALLU" w:date="2023-02-06T09:53:00Z">
            <w:rPr>
              <w:w w:val="105"/>
            </w:rPr>
          </w:rPrChange>
        </w:rPr>
        <w:t>the</w:t>
      </w:r>
      <w:r w:rsidRPr="00814BC9">
        <w:rPr>
          <w:spacing w:val="-3"/>
          <w:w w:val="105"/>
          <w:lang w:val="en-GB"/>
          <w:rPrChange w:id="5413" w:author="Christian PIEDALLU" w:date="2023-02-06T09:53:00Z">
            <w:rPr>
              <w:spacing w:val="-3"/>
              <w:w w:val="105"/>
            </w:rPr>
          </w:rPrChange>
        </w:rPr>
        <w:t xml:space="preserve"> </w:t>
      </w:r>
      <w:r w:rsidRPr="00814BC9">
        <w:rPr>
          <w:w w:val="105"/>
          <w:lang w:val="en-GB"/>
          <w:rPrChange w:id="5414" w:author="Christian PIEDALLU" w:date="2023-02-06T09:53:00Z">
            <w:rPr>
              <w:w w:val="105"/>
            </w:rPr>
          </w:rPrChange>
        </w:rPr>
        <w:t>Vosges.</w:t>
      </w:r>
      <w:r w:rsidRPr="00814BC9">
        <w:rPr>
          <w:spacing w:val="25"/>
          <w:w w:val="105"/>
          <w:lang w:val="en-GB"/>
          <w:rPrChange w:id="5415" w:author="Christian PIEDALLU" w:date="2023-02-06T09:53:00Z">
            <w:rPr>
              <w:spacing w:val="25"/>
              <w:w w:val="105"/>
            </w:rPr>
          </w:rPrChange>
        </w:rPr>
        <w:t xml:space="preserve"> </w:t>
      </w:r>
      <w:r w:rsidRPr="00814BC9">
        <w:rPr>
          <w:w w:val="105"/>
          <w:lang w:val="en-GB"/>
          <w:rPrChange w:id="5416" w:author="Christian PIEDALLU" w:date="2023-02-06T09:53:00Z">
            <w:rPr>
              <w:w w:val="105"/>
            </w:rPr>
          </w:rPrChange>
        </w:rPr>
        <w:t>The</w:t>
      </w:r>
      <w:r w:rsidRPr="00814BC9">
        <w:rPr>
          <w:spacing w:val="-3"/>
          <w:w w:val="105"/>
          <w:lang w:val="en-GB"/>
          <w:rPrChange w:id="5417" w:author="Christian PIEDALLU" w:date="2023-02-06T09:53:00Z">
            <w:rPr>
              <w:spacing w:val="-3"/>
              <w:w w:val="105"/>
            </w:rPr>
          </w:rPrChange>
        </w:rPr>
        <w:t xml:space="preserve"> </w:t>
      </w:r>
      <w:r w:rsidRPr="00814BC9">
        <w:rPr>
          <w:w w:val="105"/>
          <w:lang w:val="en-GB"/>
          <w:rPrChange w:id="5418" w:author="Christian PIEDALLU" w:date="2023-02-06T09:53:00Z">
            <w:rPr>
              <w:w w:val="105"/>
            </w:rPr>
          </w:rPrChange>
        </w:rPr>
        <w:t>forest</w:t>
      </w:r>
      <w:r w:rsidRPr="00814BC9">
        <w:rPr>
          <w:spacing w:val="-3"/>
          <w:w w:val="105"/>
          <w:lang w:val="en-GB"/>
          <w:rPrChange w:id="5419" w:author="Christian PIEDALLU" w:date="2023-02-06T09:53:00Z">
            <w:rPr>
              <w:spacing w:val="-3"/>
              <w:w w:val="105"/>
            </w:rPr>
          </w:rPrChange>
        </w:rPr>
        <w:t xml:space="preserve"> </w:t>
      </w:r>
      <w:r w:rsidRPr="00814BC9">
        <w:rPr>
          <w:w w:val="105"/>
          <w:lang w:val="en-GB"/>
          <w:rPrChange w:id="5420" w:author="Christian PIEDALLU" w:date="2023-02-06T09:53:00Z">
            <w:rPr>
              <w:w w:val="105"/>
            </w:rPr>
          </w:rPrChange>
        </w:rPr>
        <w:t>manager</w:t>
      </w:r>
      <w:r w:rsidRPr="00814BC9">
        <w:rPr>
          <w:spacing w:val="-4"/>
          <w:w w:val="105"/>
          <w:lang w:val="en-GB"/>
          <w:rPrChange w:id="5421" w:author="Christian PIEDALLU" w:date="2023-02-06T09:53:00Z">
            <w:rPr>
              <w:spacing w:val="-4"/>
              <w:w w:val="105"/>
            </w:rPr>
          </w:rPrChange>
        </w:rPr>
        <w:t xml:space="preserve"> </w:t>
      </w:r>
      <w:r w:rsidRPr="00814BC9">
        <w:rPr>
          <w:w w:val="105"/>
          <w:lang w:val="en-GB"/>
          <w:rPrChange w:id="5422" w:author="Christian PIEDALLU" w:date="2023-02-06T09:53:00Z">
            <w:rPr>
              <w:w w:val="105"/>
            </w:rPr>
          </w:rPrChange>
        </w:rPr>
        <w:t>generally</w:t>
      </w:r>
    </w:p>
    <w:p w14:paraId="6605967A" w14:textId="77777777" w:rsidR="00B177F5" w:rsidRPr="00814BC9" w:rsidRDefault="00B553DB">
      <w:pPr>
        <w:pStyle w:val="Corpsdetexte"/>
        <w:ind w:left="163"/>
        <w:rPr>
          <w:lang w:val="en-GB"/>
          <w:rPrChange w:id="5423" w:author="Christian PIEDALLU" w:date="2023-02-06T09:53:00Z">
            <w:rPr/>
          </w:rPrChange>
        </w:rPr>
      </w:pPr>
      <w:r w:rsidRPr="00814BC9">
        <w:rPr>
          <w:rFonts w:ascii="Trebuchet MS"/>
          <w:sz w:val="10"/>
          <w:lang w:val="en-GB"/>
          <w:rPrChange w:id="5424" w:author="Christian PIEDALLU" w:date="2023-02-06T09:53:00Z">
            <w:rPr>
              <w:rFonts w:ascii="Trebuchet MS"/>
              <w:sz w:val="10"/>
            </w:rPr>
          </w:rPrChange>
        </w:rPr>
        <w:t xml:space="preserve">274     </w:t>
      </w:r>
      <w:r w:rsidRPr="00814BC9">
        <w:rPr>
          <w:rFonts w:ascii="Trebuchet MS"/>
          <w:spacing w:val="19"/>
          <w:sz w:val="10"/>
          <w:lang w:val="en-GB"/>
          <w:rPrChange w:id="5425" w:author="Christian PIEDALLU" w:date="2023-02-06T09:53:00Z">
            <w:rPr>
              <w:rFonts w:ascii="Trebuchet MS"/>
              <w:spacing w:val="19"/>
              <w:sz w:val="10"/>
            </w:rPr>
          </w:rPrChange>
        </w:rPr>
        <w:t xml:space="preserve"> </w:t>
      </w:r>
      <w:r w:rsidRPr="00814BC9">
        <w:rPr>
          <w:w w:val="105"/>
          <w:lang w:val="en-GB"/>
          <w:rPrChange w:id="5426" w:author="Christian PIEDALLU" w:date="2023-02-06T09:53:00Z">
            <w:rPr>
              <w:w w:val="105"/>
            </w:rPr>
          </w:rPrChange>
        </w:rPr>
        <w:t>make</w:t>
      </w:r>
      <w:r w:rsidRPr="00814BC9">
        <w:rPr>
          <w:spacing w:val="34"/>
          <w:w w:val="105"/>
          <w:lang w:val="en-GB"/>
          <w:rPrChange w:id="5427" w:author="Christian PIEDALLU" w:date="2023-02-06T09:53:00Z">
            <w:rPr>
              <w:spacing w:val="34"/>
              <w:w w:val="105"/>
            </w:rPr>
          </w:rPrChange>
        </w:rPr>
        <w:t xml:space="preserve"> </w:t>
      </w:r>
      <w:r w:rsidRPr="00814BC9">
        <w:rPr>
          <w:w w:val="105"/>
          <w:lang w:val="en-GB"/>
          <w:rPrChange w:id="5428" w:author="Christian PIEDALLU" w:date="2023-02-06T09:53:00Z">
            <w:rPr>
              <w:w w:val="105"/>
            </w:rPr>
          </w:rPrChange>
        </w:rPr>
        <w:t>the</w:t>
      </w:r>
      <w:r w:rsidRPr="00814BC9">
        <w:rPr>
          <w:spacing w:val="35"/>
          <w:w w:val="105"/>
          <w:lang w:val="en-GB"/>
          <w:rPrChange w:id="5429" w:author="Christian PIEDALLU" w:date="2023-02-06T09:53:00Z">
            <w:rPr>
              <w:spacing w:val="35"/>
              <w:w w:val="105"/>
            </w:rPr>
          </w:rPrChange>
        </w:rPr>
        <w:t xml:space="preserve"> </w:t>
      </w:r>
      <w:r w:rsidRPr="00814BC9">
        <w:rPr>
          <w:w w:val="105"/>
          <w:lang w:val="en-GB"/>
          <w:rPrChange w:id="5430" w:author="Christian PIEDALLU" w:date="2023-02-06T09:53:00Z">
            <w:rPr>
              <w:w w:val="105"/>
            </w:rPr>
          </w:rPrChange>
        </w:rPr>
        <w:t>necessary</w:t>
      </w:r>
      <w:r w:rsidRPr="00814BC9">
        <w:rPr>
          <w:spacing w:val="34"/>
          <w:w w:val="105"/>
          <w:lang w:val="en-GB"/>
          <w:rPrChange w:id="5431" w:author="Christian PIEDALLU" w:date="2023-02-06T09:53:00Z">
            <w:rPr>
              <w:spacing w:val="34"/>
              <w:w w:val="105"/>
            </w:rPr>
          </w:rPrChange>
        </w:rPr>
        <w:t xml:space="preserve"> </w:t>
      </w:r>
      <w:r w:rsidRPr="00814BC9">
        <w:rPr>
          <w:w w:val="105"/>
          <w:lang w:val="en-GB"/>
          <w:rPrChange w:id="5432" w:author="Christian PIEDALLU" w:date="2023-02-06T09:53:00Z">
            <w:rPr>
              <w:w w:val="105"/>
            </w:rPr>
          </w:rPrChange>
        </w:rPr>
        <w:t>sanitary</w:t>
      </w:r>
      <w:r w:rsidRPr="00814BC9">
        <w:rPr>
          <w:spacing w:val="34"/>
          <w:w w:val="105"/>
          <w:lang w:val="en-GB"/>
          <w:rPrChange w:id="5433" w:author="Christian PIEDALLU" w:date="2023-02-06T09:53:00Z">
            <w:rPr>
              <w:spacing w:val="34"/>
              <w:w w:val="105"/>
            </w:rPr>
          </w:rPrChange>
        </w:rPr>
        <w:t xml:space="preserve"> </w:t>
      </w:r>
      <w:r w:rsidRPr="00814BC9">
        <w:rPr>
          <w:w w:val="105"/>
          <w:lang w:val="en-GB"/>
          <w:rPrChange w:id="5434" w:author="Christian PIEDALLU" w:date="2023-02-06T09:53:00Z">
            <w:rPr>
              <w:w w:val="105"/>
            </w:rPr>
          </w:rPrChange>
        </w:rPr>
        <w:t>felling</w:t>
      </w:r>
      <w:r w:rsidRPr="00814BC9">
        <w:rPr>
          <w:spacing w:val="35"/>
          <w:w w:val="105"/>
          <w:lang w:val="en-GB"/>
          <w:rPrChange w:id="5435" w:author="Christian PIEDALLU" w:date="2023-02-06T09:53:00Z">
            <w:rPr>
              <w:spacing w:val="35"/>
              <w:w w:val="105"/>
            </w:rPr>
          </w:rPrChange>
        </w:rPr>
        <w:t xml:space="preserve"> </w:t>
      </w:r>
      <w:r w:rsidRPr="00814BC9">
        <w:rPr>
          <w:w w:val="105"/>
          <w:lang w:val="en-GB"/>
          <w:rPrChange w:id="5436" w:author="Christian PIEDALLU" w:date="2023-02-06T09:53:00Z">
            <w:rPr>
              <w:w w:val="105"/>
            </w:rPr>
          </w:rPrChange>
        </w:rPr>
        <w:t>which</w:t>
      </w:r>
      <w:r w:rsidRPr="00814BC9">
        <w:rPr>
          <w:spacing w:val="34"/>
          <w:w w:val="105"/>
          <w:lang w:val="en-GB"/>
          <w:rPrChange w:id="5437" w:author="Christian PIEDALLU" w:date="2023-02-06T09:53:00Z">
            <w:rPr>
              <w:spacing w:val="34"/>
              <w:w w:val="105"/>
            </w:rPr>
          </w:rPrChange>
        </w:rPr>
        <w:t xml:space="preserve"> </w:t>
      </w:r>
      <w:r w:rsidRPr="00814BC9">
        <w:rPr>
          <w:w w:val="105"/>
          <w:lang w:val="en-GB"/>
          <w:rPrChange w:id="5438" w:author="Christian PIEDALLU" w:date="2023-02-06T09:53:00Z">
            <w:rPr>
              <w:w w:val="105"/>
            </w:rPr>
          </w:rPrChange>
        </w:rPr>
        <w:t>is</w:t>
      </w:r>
      <w:r w:rsidRPr="00814BC9">
        <w:rPr>
          <w:spacing w:val="34"/>
          <w:w w:val="105"/>
          <w:lang w:val="en-GB"/>
          <w:rPrChange w:id="5439" w:author="Christian PIEDALLU" w:date="2023-02-06T09:53:00Z">
            <w:rPr>
              <w:spacing w:val="34"/>
              <w:w w:val="105"/>
            </w:rPr>
          </w:rPrChange>
        </w:rPr>
        <w:t xml:space="preserve"> </w:t>
      </w:r>
      <w:r w:rsidRPr="00814BC9">
        <w:rPr>
          <w:w w:val="105"/>
          <w:lang w:val="en-GB"/>
          <w:rPrChange w:id="5440" w:author="Christian PIEDALLU" w:date="2023-02-06T09:53:00Z">
            <w:rPr>
              <w:w w:val="105"/>
            </w:rPr>
          </w:rPrChange>
        </w:rPr>
        <w:t>part</w:t>
      </w:r>
      <w:r w:rsidRPr="00814BC9">
        <w:rPr>
          <w:spacing w:val="34"/>
          <w:w w:val="105"/>
          <w:lang w:val="en-GB"/>
          <w:rPrChange w:id="5441" w:author="Christian PIEDALLU" w:date="2023-02-06T09:53:00Z">
            <w:rPr>
              <w:spacing w:val="34"/>
              <w:w w:val="105"/>
            </w:rPr>
          </w:rPrChange>
        </w:rPr>
        <w:t xml:space="preserve"> </w:t>
      </w:r>
      <w:r w:rsidRPr="00814BC9">
        <w:rPr>
          <w:w w:val="105"/>
          <w:lang w:val="en-GB"/>
          <w:rPrChange w:id="5442" w:author="Christian PIEDALLU" w:date="2023-02-06T09:53:00Z">
            <w:rPr>
              <w:w w:val="105"/>
            </w:rPr>
          </w:rPrChange>
        </w:rPr>
        <w:t>of</w:t>
      </w:r>
      <w:r w:rsidRPr="00814BC9">
        <w:rPr>
          <w:spacing w:val="35"/>
          <w:w w:val="105"/>
          <w:lang w:val="en-GB"/>
          <w:rPrChange w:id="5443" w:author="Christian PIEDALLU" w:date="2023-02-06T09:53:00Z">
            <w:rPr>
              <w:spacing w:val="35"/>
              <w:w w:val="105"/>
            </w:rPr>
          </w:rPrChange>
        </w:rPr>
        <w:t xml:space="preserve"> </w:t>
      </w:r>
      <w:r w:rsidRPr="00814BC9">
        <w:rPr>
          <w:w w:val="105"/>
          <w:lang w:val="en-GB"/>
          <w:rPrChange w:id="5444" w:author="Christian PIEDALLU" w:date="2023-02-06T09:53:00Z">
            <w:rPr>
              <w:w w:val="105"/>
            </w:rPr>
          </w:rPrChange>
        </w:rPr>
        <w:t>the</w:t>
      </w:r>
      <w:r w:rsidRPr="00814BC9">
        <w:rPr>
          <w:spacing w:val="34"/>
          <w:w w:val="105"/>
          <w:lang w:val="en-GB"/>
          <w:rPrChange w:id="5445" w:author="Christian PIEDALLU" w:date="2023-02-06T09:53:00Z">
            <w:rPr>
              <w:spacing w:val="34"/>
              <w:w w:val="105"/>
            </w:rPr>
          </w:rPrChange>
        </w:rPr>
        <w:t xml:space="preserve"> </w:t>
      </w:r>
      <w:r w:rsidRPr="00814BC9">
        <w:rPr>
          <w:w w:val="105"/>
          <w:lang w:val="en-GB"/>
          <w:rPrChange w:id="5446" w:author="Christian PIEDALLU" w:date="2023-02-06T09:53:00Z">
            <w:rPr>
              <w:w w:val="105"/>
            </w:rPr>
          </w:rPrChange>
        </w:rPr>
        <w:t>silvicultural</w:t>
      </w:r>
      <w:r w:rsidRPr="00814BC9">
        <w:rPr>
          <w:spacing w:val="34"/>
          <w:w w:val="105"/>
          <w:lang w:val="en-GB"/>
          <w:rPrChange w:id="5447" w:author="Christian PIEDALLU" w:date="2023-02-06T09:53:00Z">
            <w:rPr>
              <w:spacing w:val="34"/>
              <w:w w:val="105"/>
            </w:rPr>
          </w:rPrChange>
        </w:rPr>
        <w:t xml:space="preserve"> </w:t>
      </w:r>
      <w:r w:rsidRPr="00814BC9">
        <w:rPr>
          <w:w w:val="105"/>
          <w:lang w:val="en-GB"/>
          <w:rPrChange w:id="5448" w:author="Christian PIEDALLU" w:date="2023-02-06T09:53:00Z">
            <w:rPr>
              <w:w w:val="105"/>
            </w:rPr>
          </w:rPrChange>
        </w:rPr>
        <w:t xml:space="preserve">tradition. </w:t>
      </w:r>
      <w:r w:rsidRPr="00814BC9">
        <w:rPr>
          <w:spacing w:val="41"/>
          <w:w w:val="105"/>
          <w:lang w:val="en-GB"/>
          <w:rPrChange w:id="5449" w:author="Christian PIEDALLU" w:date="2023-02-06T09:53:00Z">
            <w:rPr>
              <w:spacing w:val="41"/>
              <w:w w:val="105"/>
            </w:rPr>
          </w:rPrChange>
        </w:rPr>
        <w:t xml:space="preserve"> </w:t>
      </w:r>
      <w:r w:rsidRPr="00814BC9">
        <w:rPr>
          <w:w w:val="105"/>
          <w:lang w:val="en-GB"/>
          <w:rPrChange w:id="5450" w:author="Christian PIEDALLU" w:date="2023-02-06T09:53:00Z">
            <w:rPr>
              <w:w w:val="105"/>
            </w:rPr>
          </w:rPrChange>
        </w:rPr>
        <w:t>However,</w:t>
      </w:r>
      <w:r w:rsidRPr="00814BC9">
        <w:rPr>
          <w:spacing w:val="38"/>
          <w:w w:val="105"/>
          <w:lang w:val="en-GB"/>
          <w:rPrChange w:id="5451" w:author="Christian PIEDALLU" w:date="2023-02-06T09:53:00Z">
            <w:rPr>
              <w:spacing w:val="38"/>
              <w:w w:val="105"/>
            </w:rPr>
          </w:rPrChange>
        </w:rPr>
        <w:t xml:space="preserve"> </w:t>
      </w:r>
      <w:r w:rsidRPr="00814BC9">
        <w:rPr>
          <w:w w:val="105"/>
          <w:lang w:val="en-GB"/>
          <w:rPrChange w:id="5452" w:author="Christian PIEDALLU" w:date="2023-02-06T09:53:00Z">
            <w:rPr>
              <w:w w:val="105"/>
            </w:rPr>
          </w:rPrChange>
        </w:rPr>
        <w:t>spruce</w:t>
      </w:r>
    </w:p>
    <w:p w14:paraId="7F6AB476" w14:textId="77777777" w:rsidR="00B177F5" w:rsidRPr="00814BC9" w:rsidRDefault="00B553DB">
      <w:pPr>
        <w:pStyle w:val="Corpsdetexte"/>
        <w:ind w:left="163"/>
        <w:rPr>
          <w:lang w:val="en-GB"/>
          <w:rPrChange w:id="5453" w:author="Christian PIEDALLU" w:date="2023-02-06T09:53:00Z">
            <w:rPr/>
          </w:rPrChange>
        </w:rPr>
      </w:pPr>
      <w:r w:rsidRPr="00814BC9">
        <w:rPr>
          <w:rFonts w:ascii="Trebuchet MS"/>
          <w:sz w:val="10"/>
          <w:lang w:val="en-GB"/>
          <w:rPrChange w:id="5454" w:author="Christian PIEDALLU" w:date="2023-02-06T09:53:00Z">
            <w:rPr>
              <w:rFonts w:ascii="Trebuchet MS"/>
              <w:sz w:val="10"/>
            </w:rPr>
          </w:rPrChange>
        </w:rPr>
        <w:t xml:space="preserve">275     </w:t>
      </w:r>
      <w:r w:rsidRPr="00814BC9">
        <w:rPr>
          <w:rFonts w:ascii="Trebuchet MS"/>
          <w:spacing w:val="19"/>
          <w:sz w:val="10"/>
          <w:lang w:val="en-GB"/>
          <w:rPrChange w:id="5455" w:author="Christian PIEDALLU" w:date="2023-02-06T09:53:00Z">
            <w:rPr>
              <w:rFonts w:ascii="Trebuchet MS"/>
              <w:spacing w:val="19"/>
              <w:sz w:val="10"/>
            </w:rPr>
          </w:rPrChange>
        </w:rPr>
        <w:t xml:space="preserve"> </w:t>
      </w:r>
      <w:r w:rsidRPr="00814BC9">
        <w:rPr>
          <w:w w:val="105"/>
          <w:lang w:val="en-GB"/>
          <w:rPrChange w:id="5456" w:author="Christian PIEDALLU" w:date="2023-02-06T09:53:00Z">
            <w:rPr>
              <w:w w:val="105"/>
            </w:rPr>
          </w:rPrChange>
        </w:rPr>
        <w:t>grows</w:t>
      </w:r>
      <w:r w:rsidRPr="00814BC9">
        <w:rPr>
          <w:spacing w:val="25"/>
          <w:w w:val="105"/>
          <w:lang w:val="en-GB"/>
          <w:rPrChange w:id="5457" w:author="Christian PIEDALLU" w:date="2023-02-06T09:53:00Z">
            <w:rPr>
              <w:spacing w:val="25"/>
              <w:w w:val="105"/>
            </w:rPr>
          </w:rPrChange>
        </w:rPr>
        <w:t xml:space="preserve"> </w:t>
      </w:r>
      <w:r w:rsidRPr="00814BC9">
        <w:rPr>
          <w:w w:val="105"/>
          <w:lang w:val="en-GB"/>
          <w:rPrChange w:id="5458" w:author="Christian PIEDALLU" w:date="2023-02-06T09:53:00Z">
            <w:rPr>
              <w:w w:val="105"/>
            </w:rPr>
          </w:rPrChange>
        </w:rPr>
        <w:t>in</w:t>
      </w:r>
      <w:r w:rsidRPr="00814BC9">
        <w:rPr>
          <w:spacing w:val="25"/>
          <w:w w:val="105"/>
          <w:lang w:val="en-GB"/>
          <w:rPrChange w:id="5459" w:author="Christian PIEDALLU" w:date="2023-02-06T09:53:00Z">
            <w:rPr>
              <w:spacing w:val="25"/>
              <w:w w:val="105"/>
            </w:rPr>
          </w:rPrChange>
        </w:rPr>
        <w:t xml:space="preserve"> </w:t>
      </w:r>
      <w:r w:rsidRPr="00814BC9">
        <w:rPr>
          <w:w w:val="105"/>
          <w:lang w:val="en-GB"/>
          <w:rPrChange w:id="5460" w:author="Christian PIEDALLU" w:date="2023-02-06T09:53:00Z">
            <w:rPr>
              <w:w w:val="105"/>
            </w:rPr>
          </w:rPrChange>
        </w:rPr>
        <w:t>pure</w:t>
      </w:r>
      <w:r w:rsidRPr="00814BC9">
        <w:rPr>
          <w:spacing w:val="26"/>
          <w:w w:val="105"/>
          <w:lang w:val="en-GB"/>
          <w:rPrChange w:id="5461" w:author="Christian PIEDALLU" w:date="2023-02-06T09:53:00Z">
            <w:rPr>
              <w:spacing w:val="26"/>
              <w:w w:val="105"/>
            </w:rPr>
          </w:rPrChange>
        </w:rPr>
        <w:t xml:space="preserve"> </w:t>
      </w:r>
      <w:r w:rsidRPr="00814BC9">
        <w:rPr>
          <w:w w:val="105"/>
          <w:lang w:val="en-GB"/>
          <w:rPrChange w:id="5462" w:author="Christian PIEDALLU" w:date="2023-02-06T09:53:00Z">
            <w:rPr>
              <w:w w:val="105"/>
            </w:rPr>
          </w:rPrChange>
        </w:rPr>
        <w:t>even</w:t>
      </w:r>
      <w:del w:id="5463" w:author="Christian PIEDALLU" w:date="2023-02-06T16:41:00Z">
        <w:r w:rsidRPr="00814BC9" w:rsidDel="0019129E">
          <w:rPr>
            <w:w w:val="105"/>
            <w:lang w:val="en-GB"/>
            <w:rPrChange w:id="5464" w:author="Christian PIEDALLU" w:date="2023-02-06T09:53:00Z">
              <w:rPr>
                <w:w w:val="105"/>
              </w:rPr>
            </w:rPrChange>
          </w:rPr>
          <w:delText>d</w:delText>
        </w:r>
      </w:del>
      <w:r w:rsidRPr="00814BC9">
        <w:rPr>
          <w:w w:val="105"/>
          <w:lang w:val="en-GB"/>
          <w:rPrChange w:id="5465" w:author="Christian PIEDALLU" w:date="2023-02-06T09:53:00Z">
            <w:rPr>
              <w:w w:val="105"/>
            </w:rPr>
          </w:rPrChange>
        </w:rPr>
        <w:t>-aged</w:t>
      </w:r>
      <w:r w:rsidRPr="00814BC9">
        <w:rPr>
          <w:spacing w:val="25"/>
          <w:w w:val="105"/>
          <w:lang w:val="en-GB"/>
          <w:rPrChange w:id="5466" w:author="Christian PIEDALLU" w:date="2023-02-06T09:53:00Z">
            <w:rPr>
              <w:spacing w:val="25"/>
              <w:w w:val="105"/>
            </w:rPr>
          </w:rPrChange>
        </w:rPr>
        <w:t xml:space="preserve"> </w:t>
      </w:r>
      <w:r w:rsidRPr="00814BC9">
        <w:rPr>
          <w:w w:val="105"/>
          <w:lang w:val="en-GB"/>
          <w:rPrChange w:id="5467" w:author="Christian PIEDALLU" w:date="2023-02-06T09:53:00Z">
            <w:rPr>
              <w:w w:val="105"/>
            </w:rPr>
          </w:rPrChange>
        </w:rPr>
        <w:t xml:space="preserve">stands. </w:t>
      </w:r>
      <w:r w:rsidRPr="00814BC9">
        <w:rPr>
          <w:spacing w:val="20"/>
          <w:w w:val="105"/>
          <w:lang w:val="en-GB"/>
          <w:rPrChange w:id="5468" w:author="Christian PIEDALLU" w:date="2023-02-06T09:53:00Z">
            <w:rPr>
              <w:spacing w:val="20"/>
              <w:w w:val="105"/>
            </w:rPr>
          </w:rPrChange>
        </w:rPr>
        <w:t xml:space="preserve"> </w:t>
      </w:r>
      <w:r w:rsidRPr="00814BC9">
        <w:rPr>
          <w:w w:val="105"/>
          <w:lang w:val="en-GB"/>
          <w:rPrChange w:id="5469" w:author="Christian PIEDALLU" w:date="2023-02-06T09:53:00Z">
            <w:rPr>
              <w:w w:val="105"/>
            </w:rPr>
          </w:rPrChange>
        </w:rPr>
        <w:t>These</w:t>
      </w:r>
      <w:r w:rsidRPr="00814BC9">
        <w:rPr>
          <w:spacing w:val="25"/>
          <w:w w:val="105"/>
          <w:lang w:val="en-GB"/>
          <w:rPrChange w:id="5470" w:author="Christian PIEDALLU" w:date="2023-02-06T09:53:00Z">
            <w:rPr>
              <w:spacing w:val="25"/>
              <w:w w:val="105"/>
            </w:rPr>
          </w:rPrChange>
        </w:rPr>
        <w:t xml:space="preserve"> </w:t>
      </w:r>
      <w:r w:rsidRPr="00814BC9">
        <w:rPr>
          <w:w w:val="105"/>
          <w:lang w:val="en-GB"/>
          <w:rPrChange w:id="5471" w:author="Christian PIEDALLU" w:date="2023-02-06T09:53:00Z">
            <w:rPr>
              <w:w w:val="105"/>
            </w:rPr>
          </w:rPrChange>
        </w:rPr>
        <w:t>conditions</w:t>
      </w:r>
      <w:r w:rsidRPr="00814BC9">
        <w:rPr>
          <w:spacing w:val="26"/>
          <w:w w:val="105"/>
          <w:lang w:val="en-GB"/>
          <w:rPrChange w:id="5472" w:author="Christian PIEDALLU" w:date="2023-02-06T09:53:00Z">
            <w:rPr>
              <w:spacing w:val="26"/>
              <w:w w:val="105"/>
            </w:rPr>
          </w:rPrChange>
        </w:rPr>
        <w:t xml:space="preserve"> </w:t>
      </w:r>
      <w:r w:rsidRPr="00814BC9">
        <w:rPr>
          <w:w w:val="105"/>
          <w:lang w:val="en-GB"/>
          <w:rPrChange w:id="5473" w:author="Christian PIEDALLU" w:date="2023-02-06T09:53:00Z">
            <w:rPr>
              <w:w w:val="105"/>
            </w:rPr>
          </w:rPrChange>
        </w:rPr>
        <w:t>could</w:t>
      </w:r>
      <w:r w:rsidRPr="00814BC9">
        <w:rPr>
          <w:spacing w:val="25"/>
          <w:w w:val="105"/>
          <w:lang w:val="en-GB"/>
          <w:rPrChange w:id="5474" w:author="Christian PIEDALLU" w:date="2023-02-06T09:53:00Z">
            <w:rPr>
              <w:spacing w:val="25"/>
              <w:w w:val="105"/>
            </w:rPr>
          </w:rPrChange>
        </w:rPr>
        <w:t xml:space="preserve"> </w:t>
      </w:r>
      <w:r w:rsidRPr="00814BC9">
        <w:rPr>
          <w:w w:val="105"/>
          <w:lang w:val="en-GB"/>
          <w:rPrChange w:id="5475" w:author="Christian PIEDALLU" w:date="2023-02-06T09:53:00Z">
            <w:rPr>
              <w:w w:val="105"/>
            </w:rPr>
          </w:rPrChange>
        </w:rPr>
        <w:t>explain</w:t>
      </w:r>
      <w:r w:rsidRPr="00814BC9">
        <w:rPr>
          <w:spacing w:val="25"/>
          <w:w w:val="105"/>
          <w:lang w:val="en-GB"/>
          <w:rPrChange w:id="5476" w:author="Christian PIEDALLU" w:date="2023-02-06T09:53:00Z">
            <w:rPr>
              <w:spacing w:val="25"/>
              <w:w w:val="105"/>
            </w:rPr>
          </w:rPrChange>
        </w:rPr>
        <w:t xml:space="preserve"> </w:t>
      </w:r>
      <w:r w:rsidRPr="00814BC9">
        <w:rPr>
          <w:w w:val="105"/>
          <w:lang w:val="en-GB"/>
          <w:rPrChange w:id="5477" w:author="Christian PIEDALLU" w:date="2023-02-06T09:53:00Z">
            <w:rPr>
              <w:w w:val="105"/>
            </w:rPr>
          </w:rPrChange>
        </w:rPr>
        <w:t>an</w:t>
      </w:r>
      <w:r w:rsidRPr="00814BC9">
        <w:rPr>
          <w:spacing w:val="25"/>
          <w:w w:val="105"/>
          <w:lang w:val="en-GB"/>
          <w:rPrChange w:id="5478" w:author="Christian PIEDALLU" w:date="2023-02-06T09:53:00Z">
            <w:rPr>
              <w:spacing w:val="25"/>
              <w:w w:val="105"/>
            </w:rPr>
          </w:rPrChange>
        </w:rPr>
        <w:t xml:space="preserve"> </w:t>
      </w:r>
      <w:r w:rsidRPr="00814BC9">
        <w:rPr>
          <w:w w:val="105"/>
          <w:lang w:val="en-GB"/>
          <w:rPrChange w:id="5479" w:author="Christian PIEDALLU" w:date="2023-02-06T09:53:00Z">
            <w:rPr>
              <w:w w:val="105"/>
            </w:rPr>
          </w:rPrChange>
        </w:rPr>
        <w:t>intermediate</w:t>
      </w:r>
      <w:r w:rsidRPr="00814BC9">
        <w:rPr>
          <w:spacing w:val="26"/>
          <w:w w:val="105"/>
          <w:lang w:val="en-GB"/>
          <w:rPrChange w:id="5480" w:author="Christian PIEDALLU" w:date="2023-02-06T09:53:00Z">
            <w:rPr>
              <w:spacing w:val="26"/>
              <w:w w:val="105"/>
            </w:rPr>
          </w:rPrChange>
        </w:rPr>
        <w:t xml:space="preserve"> </w:t>
      </w:r>
      <w:r w:rsidRPr="00814BC9">
        <w:rPr>
          <w:w w:val="105"/>
          <w:lang w:val="en-GB"/>
          <w:rPrChange w:id="5481" w:author="Christian PIEDALLU" w:date="2023-02-06T09:53:00Z">
            <w:rPr>
              <w:w w:val="105"/>
            </w:rPr>
          </w:rPrChange>
        </w:rPr>
        <w:t>situation</w:t>
      </w:r>
      <w:r w:rsidRPr="00814BC9">
        <w:rPr>
          <w:spacing w:val="25"/>
          <w:w w:val="105"/>
          <w:lang w:val="en-GB"/>
          <w:rPrChange w:id="5482" w:author="Christian PIEDALLU" w:date="2023-02-06T09:53:00Z">
            <w:rPr>
              <w:spacing w:val="25"/>
              <w:w w:val="105"/>
            </w:rPr>
          </w:rPrChange>
        </w:rPr>
        <w:t xml:space="preserve"> </w:t>
      </w:r>
      <w:r w:rsidRPr="00814BC9">
        <w:rPr>
          <w:w w:val="105"/>
          <w:lang w:val="en-GB"/>
          <w:rPrChange w:id="5483" w:author="Christian PIEDALLU" w:date="2023-02-06T09:53:00Z">
            <w:rPr>
              <w:w w:val="105"/>
            </w:rPr>
          </w:rPrChange>
        </w:rPr>
        <w:t>with</w:t>
      </w:r>
    </w:p>
    <w:p w14:paraId="3B9A1385" w14:textId="77777777" w:rsidR="00B177F5" w:rsidRPr="00814BC9" w:rsidRDefault="00B553DB">
      <w:pPr>
        <w:pStyle w:val="Corpsdetexte"/>
        <w:spacing w:line="242" w:lineRule="exact"/>
        <w:ind w:left="163"/>
        <w:rPr>
          <w:lang w:val="en-GB"/>
          <w:rPrChange w:id="5484" w:author="Christian PIEDALLU" w:date="2023-02-06T09:53:00Z">
            <w:rPr/>
          </w:rPrChange>
        </w:rPr>
      </w:pPr>
      <w:r w:rsidRPr="00814BC9">
        <w:rPr>
          <w:rFonts w:ascii="Trebuchet MS"/>
          <w:sz w:val="10"/>
          <w:lang w:val="en-GB"/>
          <w:rPrChange w:id="5485" w:author="Christian PIEDALLU" w:date="2023-02-06T09:53:00Z">
            <w:rPr>
              <w:rFonts w:ascii="Trebuchet MS"/>
              <w:sz w:val="10"/>
            </w:rPr>
          </w:rPrChange>
        </w:rPr>
        <w:t xml:space="preserve">276     </w:t>
      </w:r>
      <w:r w:rsidRPr="00814BC9">
        <w:rPr>
          <w:rFonts w:ascii="Trebuchet MS"/>
          <w:spacing w:val="19"/>
          <w:sz w:val="10"/>
          <w:lang w:val="en-GB"/>
          <w:rPrChange w:id="5486" w:author="Christian PIEDALLU" w:date="2023-02-06T09:53:00Z">
            <w:rPr>
              <w:rFonts w:ascii="Trebuchet MS"/>
              <w:spacing w:val="19"/>
              <w:sz w:val="10"/>
            </w:rPr>
          </w:rPrChange>
        </w:rPr>
        <w:t xml:space="preserve"> </w:t>
      </w:r>
      <w:r w:rsidRPr="00814BC9">
        <w:rPr>
          <w:lang w:val="en-GB"/>
          <w:rPrChange w:id="5487" w:author="Christian PIEDALLU" w:date="2023-02-06T09:53:00Z">
            <w:rPr/>
          </w:rPrChange>
        </w:rPr>
        <w:t>damages</w:t>
      </w:r>
      <w:r w:rsidRPr="00814BC9">
        <w:rPr>
          <w:spacing w:val="34"/>
          <w:lang w:val="en-GB"/>
          <w:rPrChange w:id="5488" w:author="Christian PIEDALLU" w:date="2023-02-06T09:53:00Z">
            <w:rPr>
              <w:spacing w:val="34"/>
            </w:rPr>
          </w:rPrChange>
        </w:rPr>
        <w:t xml:space="preserve"> </w:t>
      </w:r>
      <w:r w:rsidRPr="00814BC9">
        <w:rPr>
          <w:lang w:val="en-GB"/>
          <w:rPrChange w:id="5489" w:author="Christian PIEDALLU" w:date="2023-02-06T09:53:00Z">
            <w:rPr/>
          </w:rPrChange>
        </w:rPr>
        <w:t>on</w:t>
      </w:r>
      <w:r w:rsidRPr="00814BC9">
        <w:rPr>
          <w:spacing w:val="35"/>
          <w:lang w:val="en-GB"/>
          <w:rPrChange w:id="5490" w:author="Christian PIEDALLU" w:date="2023-02-06T09:53:00Z">
            <w:rPr>
              <w:spacing w:val="35"/>
            </w:rPr>
          </w:rPrChange>
        </w:rPr>
        <w:t xml:space="preserve"> </w:t>
      </w:r>
      <w:r w:rsidRPr="00814BC9">
        <w:rPr>
          <w:lang w:val="en-GB"/>
          <w:rPrChange w:id="5491" w:author="Christian PIEDALLU" w:date="2023-02-06T09:53:00Z">
            <w:rPr/>
          </w:rPrChange>
        </w:rPr>
        <w:t>12.2</w:t>
      </w:r>
      <w:r w:rsidRPr="00814BC9">
        <w:rPr>
          <w:spacing w:val="34"/>
          <w:lang w:val="en-GB"/>
          <w:rPrChange w:id="5492" w:author="Christian PIEDALLU" w:date="2023-02-06T09:53:00Z">
            <w:rPr>
              <w:spacing w:val="34"/>
            </w:rPr>
          </w:rPrChange>
        </w:rPr>
        <w:t xml:space="preserve"> </w:t>
      </w:r>
      <w:r w:rsidRPr="00814BC9">
        <w:rPr>
          <w:lang w:val="en-GB"/>
          <w:rPrChange w:id="5493" w:author="Christian PIEDALLU" w:date="2023-02-06T09:53:00Z">
            <w:rPr/>
          </w:rPrChange>
        </w:rPr>
        <w:t>%</w:t>
      </w:r>
      <w:r w:rsidRPr="00814BC9">
        <w:rPr>
          <w:spacing w:val="34"/>
          <w:lang w:val="en-GB"/>
          <w:rPrChange w:id="5494" w:author="Christian PIEDALLU" w:date="2023-02-06T09:53:00Z">
            <w:rPr>
              <w:spacing w:val="34"/>
            </w:rPr>
          </w:rPrChange>
        </w:rPr>
        <w:t xml:space="preserve"> </w:t>
      </w:r>
      <w:r w:rsidRPr="00814BC9">
        <w:rPr>
          <w:lang w:val="en-GB"/>
          <w:rPrChange w:id="5495" w:author="Christian PIEDALLU" w:date="2023-02-06T09:53:00Z">
            <w:rPr/>
          </w:rPrChange>
        </w:rPr>
        <w:t>of</w:t>
      </w:r>
      <w:r w:rsidRPr="00814BC9">
        <w:rPr>
          <w:spacing w:val="35"/>
          <w:lang w:val="en-GB"/>
          <w:rPrChange w:id="5496" w:author="Christian PIEDALLU" w:date="2023-02-06T09:53:00Z">
            <w:rPr>
              <w:spacing w:val="35"/>
            </w:rPr>
          </w:rPrChange>
        </w:rPr>
        <w:t xml:space="preserve"> </w:t>
      </w:r>
      <w:r w:rsidRPr="00814BC9">
        <w:rPr>
          <w:lang w:val="en-GB"/>
          <w:rPrChange w:id="5497" w:author="Christian PIEDALLU" w:date="2023-02-06T09:53:00Z">
            <w:rPr/>
          </w:rPrChange>
        </w:rPr>
        <w:t>the</w:t>
      </w:r>
      <w:r w:rsidRPr="00814BC9">
        <w:rPr>
          <w:spacing w:val="34"/>
          <w:lang w:val="en-GB"/>
          <w:rPrChange w:id="5498" w:author="Christian PIEDALLU" w:date="2023-02-06T09:53:00Z">
            <w:rPr>
              <w:spacing w:val="34"/>
            </w:rPr>
          </w:rPrChange>
        </w:rPr>
        <w:t xml:space="preserve"> </w:t>
      </w:r>
      <w:r w:rsidRPr="00814BC9">
        <w:rPr>
          <w:lang w:val="en-GB"/>
          <w:rPrChange w:id="5499" w:author="Christian PIEDALLU" w:date="2023-02-06T09:53:00Z">
            <w:rPr/>
          </w:rPrChange>
        </w:rPr>
        <w:t>spruce</w:t>
      </w:r>
      <w:r w:rsidRPr="00814BC9">
        <w:rPr>
          <w:spacing w:val="35"/>
          <w:lang w:val="en-GB"/>
          <w:rPrChange w:id="5500" w:author="Christian PIEDALLU" w:date="2023-02-06T09:53:00Z">
            <w:rPr>
              <w:spacing w:val="35"/>
            </w:rPr>
          </w:rPrChange>
        </w:rPr>
        <w:t xml:space="preserve"> </w:t>
      </w:r>
      <w:r w:rsidRPr="00814BC9">
        <w:rPr>
          <w:lang w:val="en-GB"/>
          <w:rPrChange w:id="5501" w:author="Christian PIEDALLU" w:date="2023-02-06T09:53:00Z">
            <w:rPr/>
          </w:rPrChange>
        </w:rPr>
        <w:t>initial</w:t>
      </w:r>
      <w:r w:rsidRPr="00814BC9">
        <w:rPr>
          <w:spacing w:val="34"/>
          <w:lang w:val="en-GB"/>
          <w:rPrChange w:id="5502" w:author="Christian PIEDALLU" w:date="2023-02-06T09:53:00Z">
            <w:rPr>
              <w:spacing w:val="34"/>
            </w:rPr>
          </w:rPrChange>
        </w:rPr>
        <w:t xml:space="preserve"> </w:t>
      </w:r>
      <w:r w:rsidRPr="00814BC9">
        <w:rPr>
          <w:lang w:val="en-GB"/>
          <w:rPrChange w:id="5503" w:author="Christian PIEDALLU" w:date="2023-02-06T09:53:00Z">
            <w:rPr/>
          </w:rPrChange>
        </w:rPr>
        <w:t>area.</w:t>
      </w:r>
    </w:p>
    <w:p w14:paraId="20EBAA83" w14:textId="77777777" w:rsidR="00B177F5" w:rsidRPr="00814BC9" w:rsidRDefault="00B177F5">
      <w:pPr>
        <w:pStyle w:val="Corpsdetexte"/>
        <w:spacing w:before="4" w:line="240" w:lineRule="auto"/>
        <w:rPr>
          <w:sz w:val="14"/>
          <w:lang w:val="en-GB"/>
          <w:rPrChange w:id="5504" w:author="Christian PIEDALLU" w:date="2023-02-06T09:53:00Z">
            <w:rPr>
              <w:sz w:val="14"/>
            </w:rPr>
          </w:rPrChange>
        </w:rPr>
      </w:pPr>
    </w:p>
    <w:p w14:paraId="0BF92B3A" w14:textId="77777777" w:rsidR="00B177F5" w:rsidRPr="00814BC9" w:rsidRDefault="00B553DB">
      <w:pPr>
        <w:spacing w:before="59"/>
        <w:ind w:left="163"/>
        <w:rPr>
          <w:i/>
          <w:sz w:val="20"/>
          <w:lang w:val="en-GB"/>
          <w:rPrChange w:id="5505" w:author="Christian PIEDALLU" w:date="2023-02-06T09:53:00Z">
            <w:rPr>
              <w:i/>
              <w:sz w:val="20"/>
            </w:rPr>
          </w:rPrChange>
        </w:rPr>
      </w:pPr>
      <w:r w:rsidRPr="00814BC9">
        <w:rPr>
          <w:rFonts w:ascii="Trebuchet MS"/>
          <w:sz w:val="10"/>
          <w:lang w:val="en-GB"/>
          <w:rPrChange w:id="5506" w:author="Christian PIEDALLU" w:date="2023-02-06T09:53:00Z">
            <w:rPr>
              <w:rFonts w:ascii="Trebuchet MS"/>
              <w:sz w:val="10"/>
            </w:rPr>
          </w:rPrChange>
        </w:rPr>
        <w:t xml:space="preserve">277     </w:t>
      </w:r>
      <w:r w:rsidRPr="00814BC9">
        <w:rPr>
          <w:rFonts w:ascii="Trebuchet MS"/>
          <w:spacing w:val="19"/>
          <w:sz w:val="10"/>
          <w:lang w:val="en-GB"/>
          <w:rPrChange w:id="5507" w:author="Christian PIEDALLU" w:date="2023-02-06T09:53:00Z">
            <w:rPr>
              <w:rFonts w:ascii="Trebuchet MS"/>
              <w:spacing w:val="19"/>
              <w:sz w:val="10"/>
            </w:rPr>
          </w:rPrChange>
        </w:rPr>
        <w:t xml:space="preserve"> </w:t>
      </w:r>
      <w:bookmarkStart w:id="5508" w:name="Influence_of_the_topographical_exposures"/>
      <w:bookmarkEnd w:id="5508"/>
      <w:r w:rsidRPr="00814BC9">
        <w:rPr>
          <w:i/>
          <w:sz w:val="20"/>
          <w:lang w:val="en-GB"/>
          <w:rPrChange w:id="5509" w:author="Christian PIEDALLU" w:date="2023-02-06T09:53:00Z">
            <w:rPr>
              <w:i/>
              <w:sz w:val="20"/>
            </w:rPr>
          </w:rPrChange>
        </w:rPr>
        <w:t>4.4.</w:t>
      </w:r>
      <w:r w:rsidRPr="00814BC9">
        <w:rPr>
          <w:i/>
          <w:spacing w:val="68"/>
          <w:sz w:val="20"/>
          <w:lang w:val="en-GB"/>
          <w:rPrChange w:id="5510" w:author="Christian PIEDALLU" w:date="2023-02-06T09:53:00Z">
            <w:rPr>
              <w:i/>
              <w:spacing w:val="68"/>
              <w:sz w:val="20"/>
            </w:rPr>
          </w:rPrChange>
        </w:rPr>
        <w:t xml:space="preserve"> </w:t>
      </w:r>
      <w:commentRangeStart w:id="5511"/>
      <w:r w:rsidRPr="00814BC9">
        <w:rPr>
          <w:i/>
          <w:sz w:val="20"/>
          <w:lang w:val="en-GB"/>
          <w:rPrChange w:id="5512" w:author="Christian PIEDALLU" w:date="2023-02-06T09:53:00Z">
            <w:rPr>
              <w:i/>
              <w:sz w:val="20"/>
            </w:rPr>
          </w:rPrChange>
        </w:rPr>
        <w:t>Influence</w:t>
      </w:r>
      <w:r w:rsidRPr="00814BC9">
        <w:rPr>
          <w:i/>
          <w:spacing w:val="34"/>
          <w:sz w:val="20"/>
          <w:lang w:val="en-GB"/>
          <w:rPrChange w:id="5513" w:author="Christian PIEDALLU" w:date="2023-02-06T09:53:00Z">
            <w:rPr>
              <w:i/>
              <w:spacing w:val="34"/>
              <w:sz w:val="20"/>
            </w:rPr>
          </w:rPrChange>
        </w:rPr>
        <w:t xml:space="preserve"> </w:t>
      </w:r>
      <w:r w:rsidRPr="00814BC9">
        <w:rPr>
          <w:i/>
          <w:sz w:val="20"/>
          <w:lang w:val="en-GB"/>
          <w:rPrChange w:id="5514" w:author="Christian PIEDALLU" w:date="2023-02-06T09:53:00Z">
            <w:rPr>
              <w:i/>
              <w:sz w:val="20"/>
            </w:rPr>
          </w:rPrChange>
        </w:rPr>
        <w:t>of</w:t>
      </w:r>
      <w:r w:rsidRPr="00814BC9">
        <w:rPr>
          <w:i/>
          <w:spacing w:val="33"/>
          <w:sz w:val="20"/>
          <w:lang w:val="en-GB"/>
          <w:rPrChange w:id="5515" w:author="Christian PIEDALLU" w:date="2023-02-06T09:53:00Z">
            <w:rPr>
              <w:i/>
              <w:spacing w:val="33"/>
              <w:sz w:val="20"/>
            </w:rPr>
          </w:rPrChange>
        </w:rPr>
        <w:t xml:space="preserve"> </w:t>
      </w:r>
      <w:r w:rsidRPr="00814BC9">
        <w:rPr>
          <w:i/>
          <w:sz w:val="20"/>
          <w:lang w:val="en-GB"/>
          <w:rPrChange w:id="5516" w:author="Christian PIEDALLU" w:date="2023-02-06T09:53:00Z">
            <w:rPr>
              <w:i/>
              <w:sz w:val="20"/>
            </w:rPr>
          </w:rPrChange>
        </w:rPr>
        <w:t>the</w:t>
      </w:r>
      <w:r w:rsidRPr="00814BC9">
        <w:rPr>
          <w:i/>
          <w:spacing w:val="34"/>
          <w:sz w:val="20"/>
          <w:lang w:val="en-GB"/>
          <w:rPrChange w:id="5517" w:author="Christian PIEDALLU" w:date="2023-02-06T09:53:00Z">
            <w:rPr>
              <w:i/>
              <w:spacing w:val="34"/>
              <w:sz w:val="20"/>
            </w:rPr>
          </w:rPrChange>
        </w:rPr>
        <w:t xml:space="preserve"> </w:t>
      </w:r>
      <w:r w:rsidRPr="00814BC9">
        <w:rPr>
          <w:i/>
          <w:sz w:val="20"/>
          <w:lang w:val="en-GB"/>
          <w:rPrChange w:id="5518" w:author="Christian PIEDALLU" w:date="2023-02-06T09:53:00Z">
            <w:rPr>
              <w:i/>
              <w:sz w:val="20"/>
            </w:rPr>
          </w:rPrChange>
        </w:rPr>
        <w:t>topographical</w:t>
      </w:r>
      <w:r w:rsidRPr="00814BC9">
        <w:rPr>
          <w:i/>
          <w:spacing w:val="33"/>
          <w:sz w:val="20"/>
          <w:lang w:val="en-GB"/>
          <w:rPrChange w:id="5519" w:author="Christian PIEDALLU" w:date="2023-02-06T09:53:00Z">
            <w:rPr>
              <w:i/>
              <w:spacing w:val="33"/>
              <w:sz w:val="20"/>
            </w:rPr>
          </w:rPrChange>
        </w:rPr>
        <w:t xml:space="preserve"> </w:t>
      </w:r>
      <w:r w:rsidRPr="00814BC9">
        <w:rPr>
          <w:i/>
          <w:sz w:val="20"/>
          <w:lang w:val="en-GB"/>
          <w:rPrChange w:id="5520" w:author="Christian PIEDALLU" w:date="2023-02-06T09:53:00Z">
            <w:rPr>
              <w:i/>
              <w:sz w:val="20"/>
            </w:rPr>
          </w:rPrChange>
        </w:rPr>
        <w:t>exposures</w:t>
      </w:r>
      <w:r w:rsidRPr="00814BC9">
        <w:rPr>
          <w:i/>
          <w:spacing w:val="34"/>
          <w:sz w:val="20"/>
          <w:lang w:val="en-GB"/>
          <w:rPrChange w:id="5521" w:author="Christian PIEDALLU" w:date="2023-02-06T09:53:00Z">
            <w:rPr>
              <w:i/>
              <w:spacing w:val="34"/>
              <w:sz w:val="20"/>
            </w:rPr>
          </w:rPrChange>
        </w:rPr>
        <w:t xml:space="preserve"> </w:t>
      </w:r>
      <w:r w:rsidRPr="00814BC9">
        <w:rPr>
          <w:i/>
          <w:sz w:val="20"/>
          <w:lang w:val="en-GB"/>
          <w:rPrChange w:id="5522" w:author="Christian PIEDALLU" w:date="2023-02-06T09:53:00Z">
            <w:rPr>
              <w:i/>
              <w:sz w:val="20"/>
            </w:rPr>
          </w:rPrChange>
        </w:rPr>
        <w:t>on</w:t>
      </w:r>
      <w:r w:rsidRPr="00814BC9">
        <w:rPr>
          <w:i/>
          <w:spacing w:val="33"/>
          <w:sz w:val="20"/>
          <w:lang w:val="en-GB"/>
          <w:rPrChange w:id="5523" w:author="Christian PIEDALLU" w:date="2023-02-06T09:53:00Z">
            <w:rPr>
              <w:i/>
              <w:spacing w:val="33"/>
              <w:sz w:val="20"/>
            </w:rPr>
          </w:rPrChange>
        </w:rPr>
        <w:t xml:space="preserve"> </w:t>
      </w:r>
      <w:r w:rsidRPr="00814BC9">
        <w:rPr>
          <w:i/>
          <w:sz w:val="20"/>
          <w:lang w:val="en-GB"/>
          <w:rPrChange w:id="5524" w:author="Christian PIEDALLU" w:date="2023-02-06T09:53:00Z">
            <w:rPr>
              <w:i/>
              <w:sz w:val="20"/>
            </w:rPr>
          </w:rPrChange>
        </w:rPr>
        <w:t>the</w:t>
      </w:r>
      <w:r w:rsidRPr="00814BC9">
        <w:rPr>
          <w:i/>
          <w:spacing w:val="34"/>
          <w:sz w:val="20"/>
          <w:lang w:val="en-GB"/>
          <w:rPrChange w:id="5525" w:author="Christian PIEDALLU" w:date="2023-02-06T09:53:00Z">
            <w:rPr>
              <w:i/>
              <w:spacing w:val="34"/>
              <w:sz w:val="20"/>
            </w:rPr>
          </w:rPrChange>
        </w:rPr>
        <w:t xml:space="preserve"> </w:t>
      </w:r>
      <w:r w:rsidRPr="00814BC9">
        <w:rPr>
          <w:i/>
          <w:sz w:val="20"/>
          <w:lang w:val="en-GB"/>
          <w:rPrChange w:id="5526" w:author="Christian PIEDALLU" w:date="2023-02-06T09:53:00Z">
            <w:rPr>
              <w:i/>
              <w:sz w:val="20"/>
            </w:rPr>
          </w:rPrChange>
        </w:rPr>
        <w:t>dieback</w:t>
      </w:r>
      <w:r w:rsidRPr="00814BC9">
        <w:rPr>
          <w:i/>
          <w:spacing w:val="33"/>
          <w:sz w:val="20"/>
          <w:lang w:val="en-GB"/>
          <w:rPrChange w:id="5527" w:author="Christian PIEDALLU" w:date="2023-02-06T09:53:00Z">
            <w:rPr>
              <w:i/>
              <w:spacing w:val="33"/>
              <w:sz w:val="20"/>
            </w:rPr>
          </w:rPrChange>
        </w:rPr>
        <w:t xml:space="preserve"> </w:t>
      </w:r>
      <w:r w:rsidRPr="00814BC9">
        <w:rPr>
          <w:i/>
          <w:sz w:val="20"/>
          <w:lang w:val="en-GB"/>
          <w:rPrChange w:id="5528" w:author="Christian PIEDALLU" w:date="2023-02-06T09:53:00Z">
            <w:rPr>
              <w:i/>
              <w:sz w:val="20"/>
            </w:rPr>
          </w:rPrChange>
        </w:rPr>
        <w:t>of</w:t>
      </w:r>
      <w:r w:rsidRPr="00814BC9">
        <w:rPr>
          <w:i/>
          <w:spacing w:val="34"/>
          <w:sz w:val="20"/>
          <w:lang w:val="en-GB"/>
          <w:rPrChange w:id="5529" w:author="Christian PIEDALLU" w:date="2023-02-06T09:53:00Z">
            <w:rPr>
              <w:i/>
              <w:spacing w:val="34"/>
              <w:sz w:val="20"/>
            </w:rPr>
          </w:rPrChange>
        </w:rPr>
        <w:t xml:space="preserve"> </w:t>
      </w:r>
      <w:r w:rsidRPr="00814BC9">
        <w:rPr>
          <w:i/>
          <w:sz w:val="20"/>
          <w:lang w:val="en-GB"/>
          <w:rPrChange w:id="5530" w:author="Christian PIEDALLU" w:date="2023-02-06T09:53:00Z">
            <w:rPr>
              <w:i/>
              <w:sz w:val="20"/>
            </w:rPr>
          </w:rPrChange>
        </w:rPr>
        <w:t>Norway</w:t>
      </w:r>
      <w:r w:rsidRPr="00814BC9">
        <w:rPr>
          <w:i/>
          <w:spacing w:val="33"/>
          <w:sz w:val="20"/>
          <w:lang w:val="en-GB"/>
          <w:rPrChange w:id="5531" w:author="Christian PIEDALLU" w:date="2023-02-06T09:53:00Z">
            <w:rPr>
              <w:i/>
              <w:spacing w:val="33"/>
              <w:sz w:val="20"/>
            </w:rPr>
          </w:rPrChange>
        </w:rPr>
        <w:t xml:space="preserve"> </w:t>
      </w:r>
      <w:r w:rsidRPr="00814BC9">
        <w:rPr>
          <w:i/>
          <w:sz w:val="20"/>
          <w:lang w:val="en-GB"/>
          <w:rPrChange w:id="5532" w:author="Christian PIEDALLU" w:date="2023-02-06T09:53:00Z">
            <w:rPr>
              <w:i/>
              <w:sz w:val="20"/>
            </w:rPr>
          </w:rPrChange>
        </w:rPr>
        <w:t>spruce.</w:t>
      </w:r>
      <w:commentRangeEnd w:id="5511"/>
      <w:r w:rsidR="00D922D6">
        <w:rPr>
          <w:rStyle w:val="Marquedecommentaire"/>
        </w:rPr>
        <w:commentReference w:id="5511"/>
      </w:r>
    </w:p>
    <w:p w14:paraId="70FBF60E" w14:textId="72DE2A19" w:rsidR="00B177F5" w:rsidRPr="00814BC9" w:rsidRDefault="00B553DB">
      <w:pPr>
        <w:pStyle w:val="Corpsdetexte"/>
        <w:tabs>
          <w:tab w:val="left" w:pos="820"/>
        </w:tabs>
        <w:spacing w:before="55" w:line="242" w:lineRule="exact"/>
        <w:ind w:left="163"/>
        <w:rPr>
          <w:lang w:val="en-GB"/>
          <w:rPrChange w:id="5533" w:author="Christian PIEDALLU" w:date="2023-02-06T09:53:00Z">
            <w:rPr/>
          </w:rPrChange>
        </w:rPr>
      </w:pPr>
      <w:r w:rsidRPr="00814BC9">
        <w:rPr>
          <w:rFonts w:ascii="Trebuchet MS"/>
          <w:sz w:val="10"/>
          <w:lang w:val="en-GB"/>
          <w:rPrChange w:id="5534" w:author="Christian PIEDALLU" w:date="2023-02-06T09:53:00Z">
            <w:rPr>
              <w:rFonts w:ascii="Trebuchet MS"/>
              <w:sz w:val="10"/>
            </w:rPr>
          </w:rPrChange>
        </w:rPr>
        <w:t>278</w:t>
      </w:r>
      <w:r w:rsidRPr="00814BC9">
        <w:rPr>
          <w:rFonts w:ascii="Trebuchet MS"/>
          <w:sz w:val="10"/>
          <w:lang w:val="en-GB"/>
          <w:rPrChange w:id="5535" w:author="Christian PIEDALLU" w:date="2023-02-06T09:53:00Z">
            <w:rPr>
              <w:rFonts w:ascii="Trebuchet MS"/>
              <w:sz w:val="10"/>
            </w:rPr>
          </w:rPrChange>
        </w:rPr>
        <w:tab/>
      </w:r>
      <w:r w:rsidRPr="00814BC9">
        <w:rPr>
          <w:lang w:val="en-GB"/>
          <w:rPrChange w:id="5536" w:author="Christian PIEDALLU" w:date="2023-02-06T09:53:00Z">
            <w:rPr/>
          </w:rPrChange>
        </w:rPr>
        <w:t>The</w:t>
      </w:r>
      <w:r w:rsidRPr="00814BC9">
        <w:rPr>
          <w:spacing w:val="27"/>
          <w:lang w:val="en-GB"/>
          <w:rPrChange w:id="5537" w:author="Christian PIEDALLU" w:date="2023-02-06T09:53:00Z">
            <w:rPr>
              <w:spacing w:val="27"/>
            </w:rPr>
          </w:rPrChange>
        </w:rPr>
        <w:t xml:space="preserve"> </w:t>
      </w:r>
      <w:r w:rsidRPr="00814BC9">
        <w:rPr>
          <w:lang w:val="en-GB"/>
          <w:rPrChange w:id="5538" w:author="Christian PIEDALLU" w:date="2023-02-06T09:53:00Z">
            <w:rPr/>
          </w:rPrChange>
        </w:rPr>
        <w:t>exposure</w:t>
      </w:r>
      <w:r w:rsidRPr="00814BC9">
        <w:rPr>
          <w:spacing w:val="27"/>
          <w:lang w:val="en-GB"/>
          <w:rPrChange w:id="5539" w:author="Christian PIEDALLU" w:date="2023-02-06T09:53:00Z">
            <w:rPr>
              <w:spacing w:val="27"/>
            </w:rPr>
          </w:rPrChange>
        </w:rPr>
        <w:t xml:space="preserve"> </w:t>
      </w:r>
      <w:del w:id="5540" w:author="Christian PIEDALLU" w:date="2023-02-06T16:41:00Z">
        <w:r w:rsidRPr="00814BC9" w:rsidDel="0019129E">
          <w:rPr>
            <w:lang w:val="en-GB"/>
            <w:rPrChange w:id="5541" w:author="Christian PIEDALLU" w:date="2023-02-06T09:53:00Z">
              <w:rPr/>
            </w:rPrChange>
          </w:rPr>
          <w:delText>of</w:delText>
        </w:r>
        <w:r w:rsidRPr="00814BC9" w:rsidDel="0019129E">
          <w:rPr>
            <w:spacing w:val="27"/>
            <w:lang w:val="en-GB"/>
            <w:rPrChange w:id="5542" w:author="Christian PIEDALLU" w:date="2023-02-06T09:53:00Z">
              <w:rPr>
                <w:spacing w:val="27"/>
              </w:rPr>
            </w:rPrChange>
          </w:rPr>
          <w:delText xml:space="preserve"> </w:delText>
        </w:r>
        <w:r w:rsidRPr="00814BC9" w:rsidDel="0019129E">
          <w:rPr>
            <w:lang w:val="en-GB"/>
            <w:rPrChange w:id="5543" w:author="Christian PIEDALLU" w:date="2023-02-06T09:53:00Z">
              <w:rPr/>
            </w:rPrChange>
          </w:rPr>
          <w:delText>slopes</w:delText>
        </w:r>
        <w:r w:rsidRPr="00814BC9" w:rsidDel="0019129E">
          <w:rPr>
            <w:spacing w:val="27"/>
            <w:lang w:val="en-GB"/>
            <w:rPrChange w:id="5544" w:author="Christian PIEDALLU" w:date="2023-02-06T09:53:00Z">
              <w:rPr>
                <w:spacing w:val="27"/>
              </w:rPr>
            </w:rPrChange>
          </w:rPr>
          <w:delText xml:space="preserve"> </w:delText>
        </w:r>
      </w:del>
      <w:r w:rsidRPr="00814BC9">
        <w:rPr>
          <w:lang w:val="en-GB"/>
          <w:rPrChange w:id="5545" w:author="Christian PIEDALLU" w:date="2023-02-06T09:53:00Z">
            <w:rPr/>
          </w:rPrChange>
        </w:rPr>
        <w:t>influences</w:t>
      </w:r>
      <w:r w:rsidRPr="00814BC9">
        <w:rPr>
          <w:spacing w:val="28"/>
          <w:lang w:val="en-GB"/>
          <w:rPrChange w:id="5546" w:author="Christian PIEDALLU" w:date="2023-02-06T09:53:00Z">
            <w:rPr>
              <w:spacing w:val="28"/>
            </w:rPr>
          </w:rPrChange>
        </w:rPr>
        <w:t xml:space="preserve"> </w:t>
      </w:r>
      <w:commentRangeStart w:id="5547"/>
      <w:r w:rsidRPr="00814BC9">
        <w:rPr>
          <w:lang w:val="en-GB"/>
          <w:rPrChange w:id="5548" w:author="Christian PIEDALLU" w:date="2023-02-06T09:53:00Z">
            <w:rPr/>
          </w:rPrChange>
        </w:rPr>
        <w:t>received</w:t>
      </w:r>
      <w:r w:rsidRPr="00814BC9">
        <w:rPr>
          <w:spacing w:val="27"/>
          <w:lang w:val="en-GB"/>
          <w:rPrChange w:id="5549" w:author="Christian PIEDALLU" w:date="2023-02-06T09:53:00Z">
            <w:rPr>
              <w:spacing w:val="27"/>
            </w:rPr>
          </w:rPrChange>
        </w:rPr>
        <w:t xml:space="preserve"> </w:t>
      </w:r>
      <w:r w:rsidRPr="00814BC9">
        <w:rPr>
          <w:lang w:val="en-GB"/>
          <w:rPrChange w:id="5550" w:author="Christian PIEDALLU" w:date="2023-02-06T09:53:00Z">
            <w:rPr/>
          </w:rPrChange>
        </w:rPr>
        <w:t>radiation</w:t>
      </w:r>
      <w:commentRangeEnd w:id="5547"/>
      <w:r w:rsidR="0019129E">
        <w:rPr>
          <w:rStyle w:val="Marquedecommentaire"/>
        </w:rPr>
        <w:commentReference w:id="5547"/>
      </w:r>
      <w:ins w:id="5551" w:author="Christian PIEDALLU" w:date="2023-02-06T16:58:00Z">
        <w:r w:rsidR="0019129E">
          <w:rPr>
            <w:lang w:val="en-GB"/>
          </w:rPr>
          <w:t xml:space="preserve"> and water balance</w:t>
        </w:r>
      </w:ins>
      <w:r w:rsidRPr="00814BC9">
        <w:rPr>
          <w:lang w:val="en-GB"/>
          <w:rPrChange w:id="5552" w:author="Christian PIEDALLU" w:date="2023-02-06T09:53:00Z">
            <w:rPr/>
          </w:rPrChange>
        </w:rPr>
        <w:t>.</w:t>
      </w:r>
      <w:r w:rsidRPr="00814BC9">
        <w:rPr>
          <w:spacing w:val="67"/>
          <w:lang w:val="en-GB"/>
          <w:rPrChange w:id="5553" w:author="Christian PIEDALLU" w:date="2023-02-06T09:53:00Z">
            <w:rPr>
              <w:spacing w:val="67"/>
            </w:rPr>
          </w:rPrChange>
        </w:rPr>
        <w:t xml:space="preserve"> </w:t>
      </w:r>
      <w:r w:rsidRPr="00814BC9">
        <w:rPr>
          <w:lang w:val="en-GB"/>
          <w:rPrChange w:id="5554" w:author="Christian PIEDALLU" w:date="2023-02-06T09:53:00Z">
            <w:rPr/>
          </w:rPrChange>
        </w:rPr>
        <w:t>South</w:t>
      </w:r>
      <w:r w:rsidRPr="00814BC9">
        <w:rPr>
          <w:spacing w:val="28"/>
          <w:lang w:val="en-GB"/>
          <w:rPrChange w:id="5555" w:author="Christian PIEDALLU" w:date="2023-02-06T09:53:00Z">
            <w:rPr>
              <w:spacing w:val="28"/>
            </w:rPr>
          </w:rPrChange>
        </w:rPr>
        <w:t xml:space="preserve"> </w:t>
      </w:r>
      <w:r w:rsidRPr="00814BC9">
        <w:rPr>
          <w:lang w:val="en-GB"/>
          <w:rPrChange w:id="5556" w:author="Christian PIEDALLU" w:date="2023-02-06T09:53:00Z">
            <w:rPr/>
          </w:rPrChange>
        </w:rPr>
        <w:t>facing</w:t>
      </w:r>
      <w:r w:rsidRPr="00814BC9">
        <w:rPr>
          <w:spacing w:val="27"/>
          <w:lang w:val="en-GB"/>
          <w:rPrChange w:id="5557" w:author="Christian PIEDALLU" w:date="2023-02-06T09:53:00Z">
            <w:rPr>
              <w:spacing w:val="27"/>
            </w:rPr>
          </w:rPrChange>
        </w:rPr>
        <w:t xml:space="preserve"> </w:t>
      </w:r>
      <w:r w:rsidRPr="00814BC9">
        <w:rPr>
          <w:lang w:val="en-GB"/>
          <w:rPrChange w:id="5558" w:author="Christian PIEDALLU" w:date="2023-02-06T09:53:00Z">
            <w:rPr/>
          </w:rPrChange>
        </w:rPr>
        <w:t>slopes</w:t>
      </w:r>
      <w:r w:rsidRPr="00814BC9">
        <w:rPr>
          <w:spacing w:val="27"/>
          <w:lang w:val="en-GB"/>
          <w:rPrChange w:id="5559" w:author="Christian PIEDALLU" w:date="2023-02-06T09:53:00Z">
            <w:rPr>
              <w:spacing w:val="27"/>
            </w:rPr>
          </w:rPrChange>
        </w:rPr>
        <w:t xml:space="preserve"> </w:t>
      </w:r>
      <w:r w:rsidRPr="00814BC9">
        <w:rPr>
          <w:lang w:val="en-GB"/>
          <w:rPrChange w:id="5560" w:author="Christian PIEDALLU" w:date="2023-02-06T09:53:00Z">
            <w:rPr/>
          </w:rPrChange>
        </w:rPr>
        <w:t>are</w:t>
      </w:r>
      <w:r w:rsidRPr="00814BC9">
        <w:rPr>
          <w:spacing w:val="27"/>
          <w:lang w:val="en-GB"/>
          <w:rPrChange w:id="5561" w:author="Christian PIEDALLU" w:date="2023-02-06T09:53:00Z">
            <w:rPr>
              <w:spacing w:val="27"/>
            </w:rPr>
          </w:rPrChange>
        </w:rPr>
        <w:t xml:space="preserve"> </w:t>
      </w:r>
      <w:r w:rsidRPr="00814BC9">
        <w:rPr>
          <w:lang w:val="en-GB"/>
          <w:rPrChange w:id="5562" w:author="Christian PIEDALLU" w:date="2023-02-06T09:53:00Z">
            <w:rPr/>
          </w:rPrChange>
        </w:rPr>
        <w:t>warmer</w:t>
      </w:r>
      <w:r w:rsidRPr="00814BC9">
        <w:rPr>
          <w:spacing w:val="28"/>
          <w:lang w:val="en-GB"/>
          <w:rPrChange w:id="5563" w:author="Christian PIEDALLU" w:date="2023-02-06T09:53:00Z">
            <w:rPr>
              <w:spacing w:val="28"/>
            </w:rPr>
          </w:rPrChange>
        </w:rPr>
        <w:t xml:space="preserve"> </w:t>
      </w:r>
      <w:r w:rsidRPr="00814BC9">
        <w:rPr>
          <w:lang w:val="en-GB"/>
          <w:rPrChange w:id="5564" w:author="Christian PIEDALLU" w:date="2023-02-06T09:53:00Z">
            <w:rPr/>
          </w:rPrChange>
        </w:rPr>
        <w:t>than</w:t>
      </w:r>
      <w:r w:rsidRPr="00814BC9">
        <w:rPr>
          <w:spacing w:val="27"/>
          <w:lang w:val="en-GB"/>
          <w:rPrChange w:id="5565" w:author="Christian PIEDALLU" w:date="2023-02-06T09:53:00Z">
            <w:rPr>
              <w:spacing w:val="27"/>
            </w:rPr>
          </w:rPrChange>
        </w:rPr>
        <w:t xml:space="preserve"> </w:t>
      </w:r>
      <w:r w:rsidRPr="00814BC9">
        <w:rPr>
          <w:lang w:val="en-GB"/>
          <w:rPrChange w:id="5566" w:author="Christian PIEDALLU" w:date="2023-02-06T09:53:00Z">
            <w:rPr/>
          </w:rPrChange>
        </w:rPr>
        <w:t>north</w:t>
      </w:r>
    </w:p>
    <w:p w14:paraId="0D1B7AD0" w14:textId="7CE801D6" w:rsidR="00B177F5" w:rsidRPr="00814BC9" w:rsidRDefault="00B553DB">
      <w:pPr>
        <w:pStyle w:val="Corpsdetexte"/>
        <w:ind w:left="163"/>
        <w:rPr>
          <w:lang w:val="en-GB"/>
          <w:rPrChange w:id="5567" w:author="Christian PIEDALLU" w:date="2023-02-06T09:53:00Z">
            <w:rPr/>
          </w:rPrChange>
        </w:rPr>
      </w:pPr>
      <w:r w:rsidRPr="00814BC9">
        <w:rPr>
          <w:rFonts w:ascii="Trebuchet MS"/>
          <w:sz w:val="10"/>
          <w:lang w:val="en-GB"/>
          <w:rPrChange w:id="5568" w:author="Christian PIEDALLU" w:date="2023-02-06T09:53:00Z">
            <w:rPr>
              <w:rFonts w:ascii="Trebuchet MS"/>
              <w:sz w:val="10"/>
            </w:rPr>
          </w:rPrChange>
        </w:rPr>
        <w:t xml:space="preserve">279     </w:t>
      </w:r>
      <w:r w:rsidRPr="00814BC9">
        <w:rPr>
          <w:rFonts w:ascii="Trebuchet MS"/>
          <w:spacing w:val="19"/>
          <w:sz w:val="10"/>
          <w:lang w:val="en-GB"/>
          <w:rPrChange w:id="5569" w:author="Christian PIEDALLU" w:date="2023-02-06T09:53:00Z">
            <w:rPr>
              <w:rFonts w:ascii="Trebuchet MS"/>
              <w:spacing w:val="19"/>
              <w:sz w:val="10"/>
            </w:rPr>
          </w:rPrChange>
        </w:rPr>
        <w:t xml:space="preserve"> </w:t>
      </w:r>
      <w:r w:rsidRPr="00814BC9">
        <w:rPr>
          <w:w w:val="105"/>
          <w:lang w:val="en-GB"/>
          <w:rPrChange w:id="5570" w:author="Christian PIEDALLU" w:date="2023-02-06T09:53:00Z">
            <w:rPr>
              <w:w w:val="105"/>
            </w:rPr>
          </w:rPrChange>
        </w:rPr>
        <w:t>facing ones</w:t>
      </w:r>
      <w:ins w:id="5571" w:author="Christian PIEDALLU" w:date="2023-02-06T16:58:00Z">
        <w:r w:rsidR="00236ED1">
          <w:rPr>
            <w:w w:val="105"/>
            <w:lang w:val="en-GB"/>
          </w:rPr>
          <w:t xml:space="preserve"> (reference ?)</w:t>
        </w:r>
      </w:ins>
      <w:r w:rsidRPr="00814BC9">
        <w:rPr>
          <w:w w:val="105"/>
          <w:lang w:val="en-GB"/>
          <w:rPrChange w:id="5572" w:author="Christian PIEDALLU" w:date="2023-02-06T09:53:00Z">
            <w:rPr>
              <w:w w:val="105"/>
            </w:rPr>
          </w:rPrChange>
        </w:rPr>
        <w:t>.</w:t>
      </w:r>
      <w:r w:rsidRPr="00814BC9">
        <w:rPr>
          <w:spacing w:val="30"/>
          <w:w w:val="105"/>
          <w:lang w:val="en-GB"/>
          <w:rPrChange w:id="5573" w:author="Christian PIEDALLU" w:date="2023-02-06T09:53:00Z">
            <w:rPr>
              <w:spacing w:val="30"/>
              <w:w w:val="105"/>
            </w:rPr>
          </w:rPrChange>
        </w:rPr>
        <w:t xml:space="preserve"> </w:t>
      </w:r>
      <w:r w:rsidRPr="00814BC9">
        <w:rPr>
          <w:w w:val="105"/>
          <w:lang w:val="en-GB"/>
          <w:rPrChange w:id="5574" w:author="Christian PIEDALLU" w:date="2023-02-06T09:53:00Z">
            <w:rPr>
              <w:w w:val="105"/>
            </w:rPr>
          </w:rPrChange>
        </w:rPr>
        <w:t>As</w:t>
      </w:r>
      <w:r w:rsidRPr="00814BC9">
        <w:rPr>
          <w:spacing w:val="-1"/>
          <w:w w:val="105"/>
          <w:lang w:val="en-GB"/>
          <w:rPrChange w:id="5575" w:author="Christian PIEDALLU" w:date="2023-02-06T09:53:00Z">
            <w:rPr>
              <w:spacing w:val="-1"/>
              <w:w w:val="105"/>
            </w:rPr>
          </w:rPrChange>
        </w:rPr>
        <w:t xml:space="preserve"> </w:t>
      </w:r>
      <w:r w:rsidRPr="00814BC9">
        <w:rPr>
          <w:w w:val="105"/>
          <w:lang w:val="en-GB"/>
          <w:rPrChange w:id="5576" w:author="Christian PIEDALLU" w:date="2023-02-06T09:53:00Z">
            <w:rPr>
              <w:w w:val="105"/>
            </w:rPr>
          </w:rPrChange>
        </w:rPr>
        <w:t>the life cycle</w:t>
      </w:r>
      <w:r w:rsidRPr="00814BC9">
        <w:rPr>
          <w:spacing w:val="-1"/>
          <w:w w:val="105"/>
          <w:lang w:val="en-GB"/>
          <w:rPrChange w:id="5577" w:author="Christian PIEDALLU" w:date="2023-02-06T09:53:00Z">
            <w:rPr>
              <w:spacing w:val="-1"/>
              <w:w w:val="105"/>
            </w:rPr>
          </w:rPrChange>
        </w:rPr>
        <w:t xml:space="preserve"> </w:t>
      </w:r>
      <w:r w:rsidRPr="00814BC9">
        <w:rPr>
          <w:w w:val="105"/>
          <w:lang w:val="en-GB"/>
          <w:rPrChange w:id="5578" w:author="Christian PIEDALLU" w:date="2023-02-06T09:53:00Z">
            <w:rPr>
              <w:w w:val="105"/>
            </w:rPr>
          </w:rPrChange>
        </w:rPr>
        <w:t>of the bark</w:t>
      </w:r>
      <w:r w:rsidRPr="00814BC9">
        <w:rPr>
          <w:spacing w:val="-1"/>
          <w:w w:val="105"/>
          <w:lang w:val="en-GB"/>
          <w:rPrChange w:id="5579" w:author="Christian PIEDALLU" w:date="2023-02-06T09:53:00Z">
            <w:rPr>
              <w:spacing w:val="-1"/>
              <w:w w:val="105"/>
            </w:rPr>
          </w:rPrChange>
        </w:rPr>
        <w:t xml:space="preserve"> </w:t>
      </w:r>
      <w:r w:rsidRPr="00814BC9">
        <w:rPr>
          <w:w w:val="105"/>
          <w:lang w:val="en-GB"/>
          <w:rPrChange w:id="5580" w:author="Christian PIEDALLU" w:date="2023-02-06T09:53:00Z">
            <w:rPr>
              <w:w w:val="105"/>
            </w:rPr>
          </w:rPrChange>
        </w:rPr>
        <w:t>beetle is influenced</w:t>
      </w:r>
      <w:r w:rsidRPr="00814BC9">
        <w:rPr>
          <w:spacing w:val="-1"/>
          <w:w w:val="105"/>
          <w:lang w:val="en-GB"/>
          <w:rPrChange w:id="5581" w:author="Christian PIEDALLU" w:date="2023-02-06T09:53:00Z">
            <w:rPr>
              <w:spacing w:val="-1"/>
              <w:w w:val="105"/>
            </w:rPr>
          </w:rPrChange>
        </w:rPr>
        <w:t xml:space="preserve"> </w:t>
      </w:r>
      <w:r w:rsidRPr="00814BC9">
        <w:rPr>
          <w:w w:val="105"/>
          <w:lang w:val="en-GB"/>
          <w:rPrChange w:id="5582" w:author="Christian PIEDALLU" w:date="2023-02-06T09:53:00Z">
            <w:rPr>
              <w:w w:val="105"/>
            </w:rPr>
          </w:rPrChange>
        </w:rPr>
        <w:t xml:space="preserve">by temperature </w:t>
      </w:r>
      <w:r w:rsidR="00F312A1" w:rsidRPr="00814BC9">
        <w:rPr>
          <w:lang w:val="en-GB"/>
          <w:rPrChange w:id="5583" w:author="Christian PIEDALLU" w:date="2023-02-06T09:53:00Z">
            <w:rPr/>
          </w:rPrChange>
        </w:rPr>
        <w:fldChar w:fldCharType="begin"/>
      </w:r>
      <w:r w:rsidR="00F312A1" w:rsidRPr="00814BC9">
        <w:rPr>
          <w:lang w:val="en-GB"/>
          <w:rPrChange w:id="5584" w:author="Christian PIEDALLU" w:date="2023-02-06T09:53:00Z">
            <w:rPr/>
          </w:rPrChange>
        </w:rPr>
        <w:instrText xml:space="preserve"> HYPERLINK \l "_bookmark13" </w:instrText>
      </w:r>
      <w:r w:rsidR="00F312A1" w:rsidRPr="00814BC9">
        <w:rPr>
          <w:lang w:val="en-GB"/>
          <w:rPrChange w:id="5585" w:author="Christian PIEDALLU" w:date="2023-02-06T09:53:00Z">
            <w:rPr>
              <w:w w:val="105"/>
            </w:rPr>
          </w:rPrChange>
        </w:rPr>
        <w:fldChar w:fldCharType="separate"/>
      </w:r>
      <w:r w:rsidRPr="00814BC9">
        <w:rPr>
          <w:w w:val="105"/>
          <w:lang w:val="en-GB"/>
          <w:rPrChange w:id="5586" w:author="Christian PIEDALLU" w:date="2023-02-06T09:53:00Z">
            <w:rPr>
              <w:w w:val="105"/>
            </w:rPr>
          </w:rPrChange>
        </w:rPr>
        <w:t>(Baier</w:t>
      </w:r>
      <w:r w:rsidRPr="00814BC9">
        <w:rPr>
          <w:spacing w:val="-1"/>
          <w:w w:val="105"/>
          <w:lang w:val="en-GB"/>
          <w:rPrChange w:id="5587" w:author="Christian PIEDALLU" w:date="2023-02-06T09:53:00Z">
            <w:rPr>
              <w:spacing w:val="-1"/>
              <w:w w:val="105"/>
            </w:rPr>
          </w:rPrChange>
        </w:rPr>
        <w:t xml:space="preserve"> </w:t>
      </w:r>
      <w:r w:rsidRPr="00814BC9">
        <w:rPr>
          <w:w w:val="105"/>
          <w:lang w:val="en-GB"/>
          <w:rPrChange w:id="5588" w:author="Christian PIEDALLU" w:date="2023-02-06T09:53:00Z">
            <w:rPr>
              <w:w w:val="105"/>
            </w:rPr>
          </w:rPrChange>
        </w:rPr>
        <w:t xml:space="preserve">et al., </w:t>
      </w:r>
      <w:r w:rsidR="00F312A1" w:rsidRPr="00814BC9">
        <w:rPr>
          <w:w w:val="105"/>
          <w:lang w:val="en-GB"/>
          <w:rPrChange w:id="5589" w:author="Christian PIEDALLU" w:date="2023-02-06T09:53:00Z">
            <w:rPr>
              <w:w w:val="105"/>
            </w:rPr>
          </w:rPrChange>
        </w:rPr>
        <w:fldChar w:fldCharType="end"/>
      </w:r>
      <w:r w:rsidR="00F312A1" w:rsidRPr="00814BC9">
        <w:rPr>
          <w:lang w:val="en-GB"/>
          <w:rPrChange w:id="5590" w:author="Christian PIEDALLU" w:date="2023-02-06T09:53:00Z">
            <w:rPr/>
          </w:rPrChange>
        </w:rPr>
        <w:fldChar w:fldCharType="begin"/>
      </w:r>
      <w:r w:rsidR="00F312A1" w:rsidRPr="00814BC9">
        <w:rPr>
          <w:lang w:val="en-GB"/>
          <w:rPrChange w:id="5591" w:author="Christian PIEDALLU" w:date="2023-02-06T09:53:00Z">
            <w:rPr/>
          </w:rPrChange>
        </w:rPr>
        <w:instrText xml:space="preserve"> HYPERLINK \l "_bookmark13" </w:instrText>
      </w:r>
      <w:r w:rsidR="00F312A1" w:rsidRPr="00814BC9">
        <w:rPr>
          <w:lang w:val="en-GB"/>
          <w:rPrChange w:id="5592" w:author="Christian PIEDALLU" w:date="2023-02-06T09:53:00Z">
            <w:rPr>
              <w:spacing w:val="2"/>
              <w:w w:val="105"/>
            </w:rPr>
          </w:rPrChange>
        </w:rPr>
        <w:fldChar w:fldCharType="separate"/>
      </w:r>
      <w:r w:rsidRPr="00814BC9">
        <w:rPr>
          <w:w w:val="105"/>
          <w:lang w:val="en-GB"/>
          <w:rPrChange w:id="5593" w:author="Christian PIEDALLU" w:date="2023-02-06T09:53:00Z">
            <w:rPr>
              <w:w w:val="105"/>
            </w:rPr>
          </w:rPrChange>
        </w:rPr>
        <w:t>2007),</w:t>
      </w:r>
      <w:r w:rsidRPr="00814BC9">
        <w:rPr>
          <w:spacing w:val="2"/>
          <w:w w:val="105"/>
          <w:lang w:val="en-GB"/>
          <w:rPrChange w:id="5594" w:author="Christian PIEDALLU" w:date="2023-02-06T09:53:00Z">
            <w:rPr>
              <w:spacing w:val="2"/>
              <w:w w:val="105"/>
            </w:rPr>
          </w:rPrChange>
        </w:rPr>
        <w:t xml:space="preserve"> </w:t>
      </w:r>
      <w:r w:rsidR="00F312A1" w:rsidRPr="00814BC9">
        <w:rPr>
          <w:spacing w:val="2"/>
          <w:w w:val="105"/>
          <w:lang w:val="en-GB"/>
          <w:rPrChange w:id="5595" w:author="Christian PIEDALLU" w:date="2023-02-06T09:53:00Z">
            <w:rPr>
              <w:spacing w:val="2"/>
              <w:w w:val="105"/>
            </w:rPr>
          </w:rPrChange>
        </w:rPr>
        <w:fldChar w:fldCharType="end"/>
      </w:r>
      <w:r w:rsidRPr="00814BC9">
        <w:rPr>
          <w:w w:val="105"/>
          <w:lang w:val="en-GB"/>
          <w:rPrChange w:id="5596" w:author="Christian PIEDALLU" w:date="2023-02-06T09:53:00Z">
            <w:rPr>
              <w:w w:val="105"/>
            </w:rPr>
          </w:rPrChange>
        </w:rPr>
        <w:t>this</w:t>
      </w:r>
    </w:p>
    <w:p w14:paraId="72433DA0" w14:textId="77777777" w:rsidR="00B177F5" w:rsidRPr="00814BC9" w:rsidRDefault="00B553DB">
      <w:pPr>
        <w:pStyle w:val="Corpsdetexte"/>
        <w:ind w:left="163"/>
        <w:rPr>
          <w:lang w:val="en-GB"/>
          <w:rPrChange w:id="5597" w:author="Christian PIEDALLU" w:date="2023-02-06T09:53:00Z">
            <w:rPr/>
          </w:rPrChange>
        </w:rPr>
      </w:pPr>
      <w:r w:rsidRPr="00814BC9">
        <w:rPr>
          <w:rFonts w:ascii="Trebuchet MS"/>
          <w:sz w:val="10"/>
          <w:lang w:val="en-GB"/>
          <w:rPrChange w:id="5598" w:author="Christian PIEDALLU" w:date="2023-02-06T09:53:00Z">
            <w:rPr>
              <w:rFonts w:ascii="Trebuchet MS"/>
              <w:sz w:val="10"/>
            </w:rPr>
          </w:rPrChange>
        </w:rPr>
        <w:t xml:space="preserve">280     </w:t>
      </w:r>
      <w:r w:rsidRPr="00814BC9">
        <w:rPr>
          <w:rFonts w:ascii="Trebuchet MS"/>
          <w:spacing w:val="19"/>
          <w:sz w:val="10"/>
          <w:lang w:val="en-GB"/>
          <w:rPrChange w:id="5599" w:author="Christian PIEDALLU" w:date="2023-02-06T09:53:00Z">
            <w:rPr>
              <w:rFonts w:ascii="Trebuchet MS"/>
              <w:spacing w:val="19"/>
              <w:sz w:val="10"/>
            </w:rPr>
          </w:rPrChange>
        </w:rPr>
        <w:t xml:space="preserve"> </w:t>
      </w:r>
      <w:r w:rsidRPr="00814BC9">
        <w:rPr>
          <w:w w:val="105"/>
          <w:lang w:val="en-GB"/>
          <w:rPrChange w:id="5600" w:author="Christian PIEDALLU" w:date="2023-02-06T09:53:00Z">
            <w:rPr>
              <w:w w:val="105"/>
            </w:rPr>
          </w:rPrChange>
        </w:rPr>
        <w:t>insect</w:t>
      </w:r>
      <w:r w:rsidRPr="00814BC9">
        <w:rPr>
          <w:spacing w:val="4"/>
          <w:w w:val="105"/>
          <w:lang w:val="en-GB"/>
          <w:rPrChange w:id="5601" w:author="Christian PIEDALLU" w:date="2023-02-06T09:53:00Z">
            <w:rPr>
              <w:spacing w:val="4"/>
              <w:w w:val="105"/>
            </w:rPr>
          </w:rPrChange>
        </w:rPr>
        <w:t xml:space="preserve"> </w:t>
      </w:r>
      <w:r w:rsidRPr="00814BC9">
        <w:rPr>
          <w:w w:val="105"/>
          <w:lang w:val="en-GB"/>
          <w:rPrChange w:id="5602" w:author="Christian PIEDALLU" w:date="2023-02-06T09:53:00Z">
            <w:rPr>
              <w:w w:val="105"/>
            </w:rPr>
          </w:rPrChange>
        </w:rPr>
        <w:t>should</w:t>
      </w:r>
      <w:r w:rsidRPr="00814BC9">
        <w:rPr>
          <w:spacing w:val="5"/>
          <w:w w:val="105"/>
          <w:lang w:val="en-GB"/>
          <w:rPrChange w:id="5603" w:author="Christian PIEDALLU" w:date="2023-02-06T09:53:00Z">
            <w:rPr>
              <w:spacing w:val="5"/>
              <w:w w:val="105"/>
            </w:rPr>
          </w:rPrChange>
        </w:rPr>
        <w:t xml:space="preserve"> </w:t>
      </w:r>
      <w:r w:rsidRPr="00814BC9">
        <w:rPr>
          <w:w w:val="105"/>
          <w:lang w:val="en-GB"/>
          <w:rPrChange w:id="5604" w:author="Christian PIEDALLU" w:date="2023-02-06T09:53:00Z">
            <w:rPr>
              <w:w w:val="105"/>
            </w:rPr>
          </w:rPrChange>
        </w:rPr>
        <w:t>produce</w:t>
      </w:r>
      <w:r w:rsidRPr="00814BC9">
        <w:rPr>
          <w:spacing w:val="4"/>
          <w:w w:val="105"/>
          <w:lang w:val="en-GB"/>
          <w:rPrChange w:id="5605" w:author="Christian PIEDALLU" w:date="2023-02-06T09:53:00Z">
            <w:rPr>
              <w:spacing w:val="4"/>
              <w:w w:val="105"/>
            </w:rPr>
          </w:rPrChange>
        </w:rPr>
        <w:t xml:space="preserve"> </w:t>
      </w:r>
      <w:r w:rsidRPr="00814BC9">
        <w:rPr>
          <w:w w:val="105"/>
          <w:lang w:val="en-GB"/>
          <w:rPrChange w:id="5606" w:author="Christian PIEDALLU" w:date="2023-02-06T09:53:00Z">
            <w:rPr>
              <w:w w:val="105"/>
            </w:rPr>
          </w:rPrChange>
        </w:rPr>
        <w:t>more</w:t>
      </w:r>
      <w:r w:rsidRPr="00814BC9">
        <w:rPr>
          <w:spacing w:val="4"/>
          <w:w w:val="105"/>
          <w:lang w:val="en-GB"/>
          <w:rPrChange w:id="5607" w:author="Christian PIEDALLU" w:date="2023-02-06T09:53:00Z">
            <w:rPr>
              <w:spacing w:val="4"/>
              <w:w w:val="105"/>
            </w:rPr>
          </w:rPrChange>
        </w:rPr>
        <w:t xml:space="preserve"> </w:t>
      </w:r>
      <w:r w:rsidRPr="00814BC9">
        <w:rPr>
          <w:w w:val="105"/>
          <w:lang w:val="en-GB"/>
          <w:rPrChange w:id="5608" w:author="Christian PIEDALLU" w:date="2023-02-06T09:53:00Z">
            <w:rPr>
              <w:w w:val="105"/>
            </w:rPr>
          </w:rPrChange>
        </w:rPr>
        <w:t>generations</w:t>
      </w:r>
      <w:r w:rsidRPr="00814BC9">
        <w:rPr>
          <w:spacing w:val="4"/>
          <w:w w:val="105"/>
          <w:lang w:val="en-GB"/>
          <w:rPrChange w:id="5609" w:author="Christian PIEDALLU" w:date="2023-02-06T09:53:00Z">
            <w:rPr>
              <w:spacing w:val="4"/>
              <w:w w:val="105"/>
            </w:rPr>
          </w:rPrChange>
        </w:rPr>
        <w:t xml:space="preserve"> </w:t>
      </w:r>
      <w:r w:rsidRPr="00814BC9">
        <w:rPr>
          <w:w w:val="105"/>
          <w:lang w:val="en-GB"/>
          <w:rPrChange w:id="5610" w:author="Christian PIEDALLU" w:date="2023-02-06T09:53:00Z">
            <w:rPr>
              <w:w w:val="105"/>
            </w:rPr>
          </w:rPrChange>
        </w:rPr>
        <w:t>in</w:t>
      </w:r>
      <w:r w:rsidRPr="00814BC9">
        <w:rPr>
          <w:spacing w:val="5"/>
          <w:w w:val="105"/>
          <w:lang w:val="en-GB"/>
          <w:rPrChange w:id="5611" w:author="Christian PIEDALLU" w:date="2023-02-06T09:53:00Z">
            <w:rPr>
              <w:spacing w:val="5"/>
              <w:w w:val="105"/>
            </w:rPr>
          </w:rPrChange>
        </w:rPr>
        <w:t xml:space="preserve"> </w:t>
      </w:r>
      <w:r w:rsidRPr="00814BC9">
        <w:rPr>
          <w:w w:val="105"/>
          <w:lang w:val="en-GB"/>
          <w:rPrChange w:id="5612" w:author="Christian PIEDALLU" w:date="2023-02-06T09:53:00Z">
            <w:rPr>
              <w:w w:val="105"/>
            </w:rPr>
          </w:rPrChange>
        </w:rPr>
        <w:t>south-facing</w:t>
      </w:r>
      <w:r w:rsidRPr="00814BC9">
        <w:rPr>
          <w:spacing w:val="4"/>
          <w:w w:val="105"/>
          <w:lang w:val="en-GB"/>
          <w:rPrChange w:id="5613" w:author="Christian PIEDALLU" w:date="2023-02-06T09:53:00Z">
            <w:rPr>
              <w:spacing w:val="4"/>
              <w:w w:val="105"/>
            </w:rPr>
          </w:rPrChange>
        </w:rPr>
        <w:t xml:space="preserve"> </w:t>
      </w:r>
      <w:r w:rsidRPr="00814BC9">
        <w:rPr>
          <w:w w:val="105"/>
          <w:lang w:val="en-GB"/>
          <w:rPrChange w:id="5614" w:author="Christian PIEDALLU" w:date="2023-02-06T09:53:00Z">
            <w:rPr>
              <w:w w:val="105"/>
            </w:rPr>
          </w:rPrChange>
        </w:rPr>
        <w:t>slopes</w:t>
      </w:r>
      <w:r w:rsidRPr="00814BC9">
        <w:rPr>
          <w:spacing w:val="4"/>
          <w:w w:val="105"/>
          <w:lang w:val="en-GB"/>
          <w:rPrChange w:id="5615" w:author="Christian PIEDALLU" w:date="2023-02-06T09:53:00Z">
            <w:rPr>
              <w:spacing w:val="4"/>
              <w:w w:val="105"/>
            </w:rPr>
          </w:rPrChange>
        </w:rPr>
        <w:t xml:space="preserve"> </w:t>
      </w:r>
      <w:r w:rsidRPr="00814BC9">
        <w:rPr>
          <w:w w:val="105"/>
          <w:lang w:val="en-GB"/>
          <w:rPrChange w:id="5616" w:author="Christian PIEDALLU" w:date="2023-02-06T09:53:00Z">
            <w:rPr>
              <w:w w:val="105"/>
            </w:rPr>
          </w:rPrChange>
        </w:rPr>
        <w:t>and</w:t>
      </w:r>
      <w:r w:rsidRPr="00814BC9">
        <w:rPr>
          <w:spacing w:val="4"/>
          <w:w w:val="105"/>
          <w:lang w:val="en-GB"/>
          <w:rPrChange w:id="5617" w:author="Christian PIEDALLU" w:date="2023-02-06T09:53:00Z">
            <w:rPr>
              <w:spacing w:val="4"/>
              <w:w w:val="105"/>
            </w:rPr>
          </w:rPrChange>
        </w:rPr>
        <w:t xml:space="preserve"> </w:t>
      </w:r>
      <w:r w:rsidRPr="00814BC9">
        <w:rPr>
          <w:w w:val="105"/>
          <w:lang w:val="en-GB"/>
          <w:rPrChange w:id="5618" w:author="Christian PIEDALLU" w:date="2023-02-06T09:53:00Z">
            <w:rPr>
              <w:w w:val="105"/>
            </w:rPr>
          </w:rPrChange>
        </w:rPr>
        <w:t>thus</w:t>
      </w:r>
      <w:r w:rsidRPr="00814BC9">
        <w:rPr>
          <w:spacing w:val="5"/>
          <w:w w:val="105"/>
          <w:lang w:val="en-GB"/>
          <w:rPrChange w:id="5619" w:author="Christian PIEDALLU" w:date="2023-02-06T09:53:00Z">
            <w:rPr>
              <w:spacing w:val="5"/>
              <w:w w:val="105"/>
            </w:rPr>
          </w:rPrChange>
        </w:rPr>
        <w:t xml:space="preserve"> </w:t>
      </w:r>
      <w:r w:rsidRPr="00814BC9">
        <w:rPr>
          <w:w w:val="105"/>
          <w:lang w:val="en-GB"/>
          <w:rPrChange w:id="5620" w:author="Christian PIEDALLU" w:date="2023-02-06T09:53:00Z">
            <w:rPr>
              <w:w w:val="105"/>
            </w:rPr>
          </w:rPrChange>
        </w:rPr>
        <w:t>cause</w:t>
      </w:r>
      <w:r w:rsidRPr="00814BC9">
        <w:rPr>
          <w:spacing w:val="4"/>
          <w:w w:val="105"/>
          <w:lang w:val="en-GB"/>
          <w:rPrChange w:id="5621" w:author="Christian PIEDALLU" w:date="2023-02-06T09:53:00Z">
            <w:rPr>
              <w:spacing w:val="4"/>
              <w:w w:val="105"/>
            </w:rPr>
          </w:rPrChange>
        </w:rPr>
        <w:t xml:space="preserve"> </w:t>
      </w:r>
      <w:r w:rsidRPr="00814BC9">
        <w:rPr>
          <w:w w:val="105"/>
          <w:lang w:val="en-GB"/>
          <w:rPrChange w:id="5622" w:author="Christian PIEDALLU" w:date="2023-02-06T09:53:00Z">
            <w:rPr>
              <w:w w:val="105"/>
            </w:rPr>
          </w:rPrChange>
        </w:rPr>
        <w:t>more</w:t>
      </w:r>
      <w:r w:rsidRPr="00814BC9">
        <w:rPr>
          <w:spacing w:val="4"/>
          <w:w w:val="105"/>
          <w:lang w:val="en-GB"/>
          <w:rPrChange w:id="5623" w:author="Christian PIEDALLU" w:date="2023-02-06T09:53:00Z">
            <w:rPr>
              <w:spacing w:val="4"/>
              <w:w w:val="105"/>
            </w:rPr>
          </w:rPrChange>
        </w:rPr>
        <w:t xml:space="preserve"> </w:t>
      </w:r>
      <w:r w:rsidRPr="00814BC9">
        <w:rPr>
          <w:w w:val="105"/>
          <w:lang w:val="en-GB"/>
          <w:rPrChange w:id="5624" w:author="Christian PIEDALLU" w:date="2023-02-06T09:53:00Z">
            <w:rPr>
              <w:w w:val="105"/>
            </w:rPr>
          </w:rPrChange>
        </w:rPr>
        <w:t>damage</w:t>
      </w:r>
      <w:r w:rsidRPr="00814BC9">
        <w:rPr>
          <w:spacing w:val="4"/>
          <w:w w:val="105"/>
          <w:lang w:val="en-GB"/>
          <w:rPrChange w:id="5625" w:author="Christian PIEDALLU" w:date="2023-02-06T09:53:00Z">
            <w:rPr>
              <w:spacing w:val="4"/>
              <w:w w:val="105"/>
            </w:rPr>
          </w:rPrChange>
        </w:rPr>
        <w:t xml:space="preserve"> </w:t>
      </w:r>
      <w:r w:rsidRPr="00814BC9">
        <w:rPr>
          <w:w w:val="105"/>
          <w:lang w:val="en-GB"/>
          <w:rPrChange w:id="5626" w:author="Christian PIEDALLU" w:date="2023-02-06T09:53:00Z">
            <w:rPr>
              <w:w w:val="105"/>
            </w:rPr>
          </w:rPrChange>
        </w:rPr>
        <w:t>in</w:t>
      </w:r>
      <w:r w:rsidRPr="00814BC9">
        <w:rPr>
          <w:spacing w:val="5"/>
          <w:w w:val="105"/>
          <w:lang w:val="en-GB"/>
          <w:rPrChange w:id="5627" w:author="Christian PIEDALLU" w:date="2023-02-06T09:53:00Z">
            <w:rPr>
              <w:spacing w:val="5"/>
              <w:w w:val="105"/>
            </w:rPr>
          </w:rPrChange>
        </w:rPr>
        <w:t xml:space="preserve"> </w:t>
      </w:r>
      <w:r w:rsidRPr="00814BC9">
        <w:rPr>
          <w:w w:val="105"/>
          <w:lang w:val="en-GB"/>
          <w:rPrChange w:id="5628" w:author="Christian PIEDALLU" w:date="2023-02-06T09:53:00Z">
            <w:rPr>
              <w:w w:val="105"/>
            </w:rPr>
          </w:rPrChange>
        </w:rPr>
        <w:t>this</w:t>
      </w:r>
    </w:p>
    <w:p w14:paraId="18A00895" w14:textId="77777777" w:rsidR="00B177F5" w:rsidRPr="00814BC9" w:rsidRDefault="00B553DB">
      <w:pPr>
        <w:pStyle w:val="Corpsdetexte"/>
        <w:ind w:left="163"/>
        <w:rPr>
          <w:lang w:val="en-GB"/>
          <w:rPrChange w:id="5629" w:author="Christian PIEDALLU" w:date="2023-02-06T09:53:00Z">
            <w:rPr/>
          </w:rPrChange>
        </w:rPr>
      </w:pPr>
      <w:r w:rsidRPr="00814BC9">
        <w:rPr>
          <w:rFonts w:ascii="Trebuchet MS" w:hAnsi="Trebuchet MS"/>
          <w:sz w:val="10"/>
          <w:lang w:val="en-GB"/>
          <w:rPrChange w:id="5630" w:author="Christian PIEDALLU" w:date="2023-02-06T09:53:00Z">
            <w:rPr>
              <w:rFonts w:ascii="Trebuchet MS" w:hAnsi="Trebuchet MS"/>
              <w:sz w:val="10"/>
            </w:rPr>
          </w:rPrChange>
        </w:rPr>
        <w:t xml:space="preserve">281      </w:t>
      </w:r>
      <w:r w:rsidRPr="00814BC9">
        <w:rPr>
          <w:rFonts w:ascii="Trebuchet MS" w:hAnsi="Trebuchet MS"/>
          <w:spacing w:val="-12"/>
          <w:sz w:val="10"/>
          <w:lang w:val="en-GB"/>
          <w:rPrChange w:id="5631" w:author="Christian PIEDALLU" w:date="2023-02-06T09:53:00Z">
            <w:rPr>
              <w:rFonts w:ascii="Trebuchet MS" w:hAnsi="Trebuchet MS"/>
              <w:spacing w:val="-12"/>
              <w:sz w:val="10"/>
            </w:rPr>
          </w:rPrChange>
        </w:rPr>
        <w:t xml:space="preserve"> </w:t>
      </w:r>
      <w:r w:rsidRPr="00814BC9">
        <w:rPr>
          <w:w w:val="104"/>
          <w:lang w:val="en-GB"/>
          <w:rPrChange w:id="5632" w:author="Christian PIEDALLU" w:date="2023-02-06T09:53:00Z">
            <w:rPr>
              <w:w w:val="104"/>
            </w:rPr>
          </w:rPrChange>
        </w:rPr>
        <w:t>ex</w:t>
      </w:r>
      <w:r w:rsidRPr="00814BC9">
        <w:rPr>
          <w:spacing w:val="5"/>
          <w:w w:val="104"/>
          <w:lang w:val="en-GB"/>
          <w:rPrChange w:id="5633" w:author="Christian PIEDALLU" w:date="2023-02-06T09:53:00Z">
            <w:rPr>
              <w:spacing w:val="5"/>
              <w:w w:val="104"/>
            </w:rPr>
          </w:rPrChange>
        </w:rPr>
        <w:t>p</w:t>
      </w:r>
      <w:r w:rsidRPr="00814BC9">
        <w:rPr>
          <w:w w:val="99"/>
          <w:lang w:val="en-GB"/>
          <w:rPrChange w:id="5634" w:author="Christian PIEDALLU" w:date="2023-02-06T09:53:00Z">
            <w:rPr>
              <w:w w:val="99"/>
            </w:rPr>
          </w:rPrChange>
        </w:rPr>
        <w:t>osure</w:t>
      </w:r>
      <w:r w:rsidRPr="00814BC9">
        <w:rPr>
          <w:lang w:val="en-GB"/>
          <w:rPrChange w:id="5635" w:author="Christian PIEDALLU" w:date="2023-02-06T09:53:00Z">
            <w:rPr/>
          </w:rPrChange>
        </w:rPr>
        <w:t xml:space="preserve"> </w:t>
      </w:r>
      <w:r w:rsidRPr="00814BC9">
        <w:rPr>
          <w:spacing w:val="-19"/>
          <w:lang w:val="en-GB"/>
          <w:rPrChange w:id="5636" w:author="Christian PIEDALLU" w:date="2023-02-06T09:53:00Z">
            <w:rPr>
              <w:spacing w:val="-19"/>
            </w:rPr>
          </w:rPrChange>
        </w:rPr>
        <w:t xml:space="preserve"> </w:t>
      </w:r>
      <w:r w:rsidR="00F312A1" w:rsidRPr="00814BC9">
        <w:rPr>
          <w:lang w:val="en-GB"/>
          <w:rPrChange w:id="5637" w:author="Christian PIEDALLU" w:date="2023-02-06T09:53:00Z">
            <w:rPr/>
          </w:rPrChange>
        </w:rPr>
        <w:fldChar w:fldCharType="begin"/>
      </w:r>
      <w:r w:rsidR="00F312A1" w:rsidRPr="00814BC9">
        <w:rPr>
          <w:lang w:val="en-GB"/>
          <w:rPrChange w:id="5638" w:author="Christian PIEDALLU" w:date="2023-02-06T09:53:00Z">
            <w:rPr/>
          </w:rPrChange>
        </w:rPr>
        <w:instrText xml:space="preserve"> HYPERLINK \l "_bookmark33" </w:instrText>
      </w:r>
      <w:r w:rsidR="00F312A1" w:rsidRPr="00814BC9">
        <w:rPr>
          <w:lang w:val="en-GB"/>
          <w:rPrChange w:id="5639" w:author="Christian PIEDALLU" w:date="2023-02-06T09:53:00Z">
            <w:rPr>
              <w:spacing w:val="-90"/>
              <w:w w:val="126"/>
            </w:rPr>
          </w:rPrChange>
        </w:rPr>
        <w:fldChar w:fldCharType="separate"/>
      </w:r>
      <w:r w:rsidRPr="00814BC9">
        <w:rPr>
          <w:w w:val="118"/>
          <w:lang w:val="en-GB"/>
          <w:rPrChange w:id="5640" w:author="Christian PIEDALLU" w:date="2023-02-06T09:53:00Z">
            <w:rPr>
              <w:w w:val="118"/>
            </w:rPr>
          </w:rPrChange>
        </w:rPr>
        <w:t>(Jak</w:t>
      </w:r>
      <w:r w:rsidRPr="00814BC9">
        <w:rPr>
          <w:spacing w:val="-11"/>
          <w:w w:val="118"/>
          <w:lang w:val="en-GB"/>
          <w:rPrChange w:id="5641" w:author="Christian PIEDALLU" w:date="2023-02-06T09:53:00Z">
            <w:rPr>
              <w:spacing w:val="-11"/>
              <w:w w:val="118"/>
            </w:rPr>
          </w:rPrChange>
        </w:rPr>
        <w:t>u</w:t>
      </w:r>
      <w:r w:rsidRPr="00814BC9">
        <w:rPr>
          <w:spacing w:val="-90"/>
          <w:w w:val="126"/>
          <w:lang w:val="en-GB"/>
          <w:rPrChange w:id="5642" w:author="Christian PIEDALLU" w:date="2023-02-06T09:53:00Z">
            <w:rPr>
              <w:spacing w:val="-90"/>
              <w:w w:val="126"/>
            </w:rPr>
          </w:rPrChange>
        </w:rPr>
        <w:t>ˇ</w:t>
      </w:r>
      <w:r w:rsidR="00F312A1" w:rsidRPr="00814BC9">
        <w:rPr>
          <w:spacing w:val="-90"/>
          <w:w w:val="126"/>
          <w:lang w:val="en-GB"/>
          <w:rPrChange w:id="5643" w:author="Christian PIEDALLU" w:date="2023-02-06T09:53:00Z">
            <w:rPr>
              <w:spacing w:val="-90"/>
              <w:w w:val="126"/>
            </w:rPr>
          </w:rPrChange>
        </w:rPr>
        <w:fldChar w:fldCharType="end"/>
      </w:r>
      <w:r w:rsidRPr="00814BC9">
        <w:rPr>
          <w:w w:val="104"/>
          <w:lang w:val="en-GB"/>
          <w:rPrChange w:id="5644" w:author="Christian PIEDALLU" w:date="2023-02-06T09:53:00Z">
            <w:rPr>
              <w:w w:val="104"/>
            </w:rPr>
          </w:rPrChange>
        </w:rPr>
        <w:t>s,</w:t>
      </w:r>
      <w:r w:rsidRPr="00814BC9">
        <w:rPr>
          <w:lang w:val="en-GB"/>
          <w:rPrChange w:id="5645" w:author="Christian PIEDALLU" w:date="2023-02-06T09:53:00Z">
            <w:rPr/>
          </w:rPrChange>
        </w:rPr>
        <w:t xml:space="preserve"> </w:t>
      </w:r>
      <w:r w:rsidRPr="00814BC9">
        <w:rPr>
          <w:spacing w:val="-19"/>
          <w:lang w:val="en-GB"/>
          <w:rPrChange w:id="5646" w:author="Christian PIEDALLU" w:date="2023-02-06T09:53:00Z">
            <w:rPr>
              <w:spacing w:val="-19"/>
            </w:rPr>
          </w:rPrChange>
        </w:rPr>
        <w:t xml:space="preserve"> </w:t>
      </w:r>
      <w:r w:rsidR="00F312A1" w:rsidRPr="00814BC9">
        <w:rPr>
          <w:lang w:val="en-GB"/>
          <w:rPrChange w:id="5647" w:author="Christian PIEDALLU" w:date="2023-02-06T09:53:00Z">
            <w:rPr/>
          </w:rPrChange>
        </w:rPr>
        <w:fldChar w:fldCharType="begin"/>
      </w:r>
      <w:r w:rsidR="00F312A1" w:rsidRPr="00814BC9">
        <w:rPr>
          <w:lang w:val="en-GB"/>
          <w:rPrChange w:id="5648" w:author="Christian PIEDALLU" w:date="2023-02-06T09:53:00Z">
            <w:rPr/>
          </w:rPrChange>
        </w:rPr>
        <w:instrText xml:space="preserve"> HYPERLINK \l "_bookmark33" </w:instrText>
      </w:r>
      <w:r w:rsidR="00F312A1" w:rsidRPr="00814BC9">
        <w:rPr>
          <w:lang w:val="en-GB"/>
          <w:rPrChange w:id="5649" w:author="Christian PIEDALLU" w:date="2023-02-06T09:53:00Z">
            <w:rPr>
              <w:w w:val="102"/>
            </w:rPr>
          </w:rPrChange>
        </w:rPr>
        <w:fldChar w:fldCharType="separate"/>
      </w:r>
      <w:r w:rsidRPr="00814BC9">
        <w:rPr>
          <w:w w:val="102"/>
          <w:lang w:val="en-GB"/>
          <w:rPrChange w:id="5650" w:author="Christian PIEDALLU" w:date="2023-02-06T09:53:00Z">
            <w:rPr>
              <w:w w:val="102"/>
            </w:rPr>
          </w:rPrChange>
        </w:rPr>
        <w:t>1995).</w:t>
      </w:r>
      <w:r w:rsidR="00F312A1" w:rsidRPr="00814BC9">
        <w:rPr>
          <w:w w:val="102"/>
          <w:lang w:val="en-GB"/>
          <w:rPrChange w:id="5651" w:author="Christian PIEDALLU" w:date="2023-02-06T09:53:00Z">
            <w:rPr>
              <w:w w:val="102"/>
            </w:rPr>
          </w:rPrChange>
        </w:rPr>
        <w:fldChar w:fldCharType="end"/>
      </w:r>
      <w:r w:rsidRPr="00814BC9">
        <w:rPr>
          <w:lang w:val="en-GB"/>
          <w:rPrChange w:id="5652" w:author="Christian PIEDALLU" w:date="2023-02-06T09:53:00Z">
            <w:rPr/>
          </w:rPrChange>
        </w:rPr>
        <w:t xml:space="preserve"> </w:t>
      </w:r>
      <w:r w:rsidRPr="00814BC9">
        <w:rPr>
          <w:spacing w:val="15"/>
          <w:lang w:val="en-GB"/>
          <w:rPrChange w:id="5653" w:author="Christian PIEDALLU" w:date="2023-02-06T09:53:00Z">
            <w:rPr>
              <w:spacing w:val="15"/>
            </w:rPr>
          </w:rPrChange>
        </w:rPr>
        <w:t xml:space="preserve"> </w:t>
      </w:r>
      <w:r w:rsidRPr="00814BC9">
        <w:rPr>
          <w:w w:val="99"/>
          <w:lang w:val="en-GB"/>
          <w:rPrChange w:id="5654" w:author="Christian PIEDALLU" w:date="2023-02-06T09:53:00Z">
            <w:rPr>
              <w:w w:val="99"/>
            </w:rPr>
          </w:rPrChange>
        </w:rPr>
        <w:t>More</w:t>
      </w:r>
      <w:r w:rsidRPr="00814BC9">
        <w:rPr>
          <w:spacing w:val="-6"/>
          <w:w w:val="99"/>
          <w:lang w:val="en-GB"/>
          <w:rPrChange w:id="5655" w:author="Christian PIEDALLU" w:date="2023-02-06T09:53:00Z">
            <w:rPr>
              <w:spacing w:val="-6"/>
              <w:w w:val="99"/>
            </w:rPr>
          </w:rPrChange>
        </w:rPr>
        <w:t>o</w:t>
      </w:r>
      <w:r w:rsidRPr="00814BC9">
        <w:rPr>
          <w:spacing w:val="-6"/>
          <w:w w:val="116"/>
          <w:lang w:val="en-GB"/>
          <w:rPrChange w:id="5656" w:author="Christian PIEDALLU" w:date="2023-02-06T09:53:00Z">
            <w:rPr>
              <w:spacing w:val="-6"/>
              <w:w w:val="116"/>
            </w:rPr>
          </w:rPrChange>
        </w:rPr>
        <w:t>v</w:t>
      </w:r>
      <w:r w:rsidRPr="00814BC9">
        <w:rPr>
          <w:w w:val="101"/>
          <w:lang w:val="en-GB"/>
          <w:rPrChange w:id="5657" w:author="Christian PIEDALLU" w:date="2023-02-06T09:53:00Z">
            <w:rPr>
              <w:w w:val="101"/>
            </w:rPr>
          </w:rPrChange>
        </w:rPr>
        <w:t>er,</w:t>
      </w:r>
      <w:r w:rsidRPr="00814BC9">
        <w:rPr>
          <w:lang w:val="en-GB"/>
          <w:rPrChange w:id="5658" w:author="Christian PIEDALLU" w:date="2023-02-06T09:53:00Z">
            <w:rPr/>
          </w:rPrChange>
        </w:rPr>
        <w:t xml:space="preserve"> </w:t>
      </w:r>
      <w:r w:rsidRPr="00814BC9">
        <w:rPr>
          <w:spacing w:val="-17"/>
          <w:lang w:val="en-GB"/>
          <w:rPrChange w:id="5659" w:author="Christian PIEDALLU" w:date="2023-02-06T09:53:00Z">
            <w:rPr>
              <w:spacing w:val="-17"/>
            </w:rPr>
          </w:rPrChange>
        </w:rPr>
        <w:t xml:space="preserve"> </w:t>
      </w:r>
      <w:commentRangeStart w:id="5660"/>
      <w:r w:rsidRPr="00814BC9">
        <w:rPr>
          <w:lang w:val="en-GB"/>
          <w:rPrChange w:id="5661" w:author="Christian PIEDALLU" w:date="2023-02-06T09:53:00Z">
            <w:rPr/>
          </w:rPrChange>
        </w:rPr>
        <w:t xml:space="preserve">there </w:t>
      </w:r>
      <w:r w:rsidRPr="00814BC9">
        <w:rPr>
          <w:spacing w:val="-18"/>
          <w:lang w:val="en-GB"/>
          <w:rPrChange w:id="5662" w:author="Christian PIEDALLU" w:date="2023-02-06T09:53:00Z">
            <w:rPr>
              <w:spacing w:val="-18"/>
            </w:rPr>
          </w:rPrChange>
        </w:rPr>
        <w:t xml:space="preserve"> </w:t>
      </w:r>
      <w:r w:rsidRPr="00814BC9">
        <w:rPr>
          <w:w w:val="107"/>
          <w:lang w:val="en-GB"/>
          <w:rPrChange w:id="5663" w:author="Christian PIEDALLU" w:date="2023-02-06T09:53:00Z">
            <w:rPr>
              <w:w w:val="107"/>
            </w:rPr>
          </w:rPrChange>
        </w:rPr>
        <w:t>is</w:t>
      </w:r>
      <w:r w:rsidRPr="00814BC9">
        <w:rPr>
          <w:lang w:val="en-GB"/>
          <w:rPrChange w:id="5664" w:author="Christian PIEDALLU" w:date="2023-02-06T09:53:00Z">
            <w:rPr/>
          </w:rPrChange>
        </w:rPr>
        <w:t xml:space="preserve"> </w:t>
      </w:r>
      <w:r w:rsidRPr="00814BC9">
        <w:rPr>
          <w:spacing w:val="-18"/>
          <w:lang w:val="en-GB"/>
          <w:rPrChange w:id="5665" w:author="Christian PIEDALLU" w:date="2023-02-06T09:53:00Z">
            <w:rPr>
              <w:spacing w:val="-18"/>
            </w:rPr>
          </w:rPrChange>
        </w:rPr>
        <w:t xml:space="preserve"> </w:t>
      </w:r>
      <w:r w:rsidRPr="00814BC9">
        <w:rPr>
          <w:w w:val="98"/>
          <w:lang w:val="en-GB"/>
          <w:rPrChange w:id="5666" w:author="Christian PIEDALLU" w:date="2023-02-06T09:53:00Z">
            <w:rPr>
              <w:w w:val="98"/>
            </w:rPr>
          </w:rPrChange>
        </w:rPr>
        <w:t>50</w:t>
      </w:r>
      <w:r w:rsidRPr="00814BC9">
        <w:rPr>
          <w:lang w:val="en-GB"/>
          <w:rPrChange w:id="5667" w:author="Christian PIEDALLU" w:date="2023-02-06T09:53:00Z">
            <w:rPr/>
          </w:rPrChange>
        </w:rPr>
        <w:t xml:space="preserve"> </w:t>
      </w:r>
      <w:r w:rsidRPr="00814BC9">
        <w:rPr>
          <w:spacing w:val="-19"/>
          <w:lang w:val="en-GB"/>
          <w:rPrChange w:id="5668" w:author="Christian PIEDALLU" w:date="2023-02-06T09:53:00Z">
            <w:rPr>
              <w:spacing w:val="-19"/>
            </w:rPr>
          </w:rPrChange>
        </w:rPr>
        <w:t xml:space="preserve"> </w:t>
      </w:r>
      <w:r w:rsidRPr="00814BC9">
        <w:rPr>
          <w:w w:val="116"/>
          <w:lang w:val="en-GB"/>
          <w:rPrChange w:id="5669" w:author="Christian PIEDALLU" w:date="2023-02-06T09:53:00Z">
            <w:rPr>
              <w:w w:val="116"/>
            </w:rPr>
          </w:rPrChange>
        </w:rPr>
        <w:t>%</w:t>
      </w:r>
      <w:r w:rsidRPr="00814BC9">
        <w:rPr>
          <w:lang w:val="en-GB"/>
          <w:rPrChange w:id="5670" w:author="Christian PIEDALLU" w:date="2023-02-06T09:53:00Z">
            <w:rPr/>
          </w:rPrChange>
        </w:rPr>
        <w:t xml:space="preserve"> </w:t>
      </w:r>
      <w:r w:rsidRPr="00814BC9">
        <w:rPr>
          <w:spacing w:val="-19"/>
          <w:lang w:val="en-GB"/>
          <w:rPrChange w:id="5671" w:author="Christian PIEDALLU" w:date="2023-02-06T09:53:00Z">
            <w:rPr>
              <w:spacing w:val="-19"/>
            </w:rPr>
          </w:rPrChange>
        </w:rPr>
        <w:t xml:space="preserve"> </w:t>
      </w:r>
      <w:r w:rsidRPr="00814BC9">
        <w:rPr>
          <w:spacing w:val="-1"/>
          <w:w w:val="120"/>
          <w:lang w:val="en-GB"/>
          <w:rPrChange w:id="5672" w:author="Christian PIEDALLU" w:date="2023-02-06T09:53:00Z">
            <w:rPr>
              <w:spacing w:val="-1"/>
              <w:w w:val="120"/>
            </w:rPr>
          </w:rPrChange>
        </w:rPr>
        <w:t>l</w:t>
      </w:r>
      <w:r w:rsidRPr="00814BC9">
        <w:rPr>
          <w:w w:val="88"/>
          <w:lang w:val="en-GB"/>
          <w:rPrChange w:id="5673" w:author="Christian PIEDALLU" w:date="2023-02-06T09:53:00Z">
            <w:rPr>
              <w:w w:val="88"/>
            </w:rPr>
          </w:rPrChange>
        </w:rPr>
        <w:t>e</w:t>
      </w:r>
      <w:r w:rsidRPr="00814BC9">
        <w:rPr>
          <w:lang w:val="en-GB"/>
          <w:rPrChange w:id="5674" w:author="Christian PIEDALLU" w:date="2023-02-06T09:53:00Z">
            <w:rPr/>
          </w:rPrChange>
        </w:rPr>
        <w:t xml:space="preserve">ss </w:t>
      </w:r>
      <w:r w:rsidRPr="00814BC9">
        <w:rPr>
          <w:spacing w:val="-19"/>
          <w:lang w:val="en-GB"/>
          <w:rPrChange w:id="5675" w:author="Christian PIEDALLU" w:date="2023-02-06T09:53:00Z">
            <w:rPr>
              <w:spacing w:val="-19"/>
            </w:rPr>
          </w:rPrChange>
        </w:rPr>
        <w:t xml:space="preserve"> </w:t>
      </w:r>
      <w:r w:rsidRPr="00814BC9">
        <w:rPr>
          <w:spacing w:val="-6"/>
          <w:lang w:val="en-GB"/>
          <w:rPrChange w:id="5676" w:author="Christian PIEDALLU" w:date="2023-02-06T09:53:00Z">
            <w:rPr>
              <w:spacing w:val="-6"/>
            </w:rPr>
          </w:rPrChange>
        </w:rPr>
        <w:t>w</w:t>
      </w:r>
      <w:r w:rsidRPr="00814BC9">
        <w:rPr>
          <w:w w:val="103"/>
          <w:lang w:val="en-GB"/>
          <w:rPrChange w:id="5677" w:author="Christian PIEDALLU" w:date="2023-02-06T09:53:00Z">
            <w:rPr>
              <w:w w:val="103"/>
            </w:rPr>
          </w:rPrChange>
        </w:rPr>
        <w:t>ater</w:t>
      </w:r>
      <w:r w:rsidRPr="00814BC9">
        <w:rPr>
          <w:lang w:val="en-GB"/>
          <w:rPrChange w:id="5678" w:author="Christian PIEDALLU" w:date="2023-02-06T09:53:00Z">
            <w:rPr/>
          </w:rPrChange>
        </w:rPr>
        <w:t xml:space="preserve"> </w:t>
      </w:r>
      <w:r w:rsidRPr="00814BC9">
        <w:rPr>
          <w:spacing w:val="-19"/>
          <w:lang w:val="en-GB"/>
          <w:rPrChange w:id="5679" w:author="Christian PIEDALLU" w:date="2023-02-06T09:53:00Z">
            <w:rPr>
              <w:spacing w:val="-19"/>
            </w:rPr>
          </w:rPrChange>
        </w:rPr>
        <w:t xml:space="preserve"> </w:t>
      </w:r>
      <w:r w:rsidRPr="00814BC9">
        <w:rPr>
          <w:w w:val="101"/>
          <w:lang w:val="en-GB"/>
          <w:rPrChange w:id="5680" w:author="Christian PIEDALLU" w:date="2023-02-06T09:53:00Z">
            <w:rPr>
              <w:w w:val="101"/>
            </w:rPr>
          </w:rPrChange>
        </w:rPr>
        <w:t>reser</w:t>
      </w:r>
      <w:r w:rsidRPr="00814BC9">
        <w:rPr>
          <w:spacing w:val="-6"/>
          <w:w w:val="101"/>
          <w:lang w:val="en-GB"/>
          <w:rPrChange w:id="5681" w:author="Christian PIEDALLU" w:date="2023-02-06T09:53:00Z">
            <w:rPr>
              <w:spacing w:val="-6"/>
              <w:w w:val="101"/>
            </w:rPr>
          </w:rPrChange>
        </w:rPr>
        <w:t>v</w:t>
      </w:r>
      <w:r w:rsidRPr="00814BC9">
        <w:rPr>
          <w:w w:val="88"/>
          <w:lang w:val="en-GB"/>
          <w:rPrChange w:id="5682" w:author="Christian PIEDALLU" w:date="2023-02-06T09:53:00Z">
            <w:rPr>
              <w:w w:val="88"/>
            </w:rPr>
          </w:rPrChange>
        </w:rPr>
        <w:t>e</w:t>
      </w:r>
      <w:r w:rsidRPr="00814BC9">
        <w:rPr>
          <w:lang w:val="en-GB"/>
          <w:rPrChange w:id="5683" w:author="Christian PIEDALLU" w:date="2023-02-06T09:53:00Z">
            <w:rPr/>
          </w:rPrChange>
        </w:rPr>
        <w:t xml:space="preserve"> </w:t>
      </w:r>
      <w:r w:rsidRPr="00814BC9">
        <w:rPr>
          <w:spacing w:val="-19"/>
          <w:lang w:val="en-GB"/>
          <w:rPrChange w:id="5684" w:author="Christian PIEDALLU" w:date="2023-02-06T09:53:00Z">
            <w:rPr>
              <w:spacing w:val="-19"/>
            </w:rPr>
          </w:rPrChange>
        </w:rPr>
        <w:t xml:space="preserve"> </w:t>
      </w:r>
      <w:commentRangeEnd w:id="5660"/>
      <w:r w:rsidR="0019129E">
        <w:rPr>
          <w:rStyle w:val="Marquedecommentaire"/>
        </w:rPr>
        <w:commentReference w:id="5660"/>
      </w:r>
      <w:r w:rsidRPr="00814BC9">
        <w:rPr>
          <w:w w:val="109"/>
          <w:lang w:val="en-GB"/>
          <w:rPrChange w:id="5685" w:author="Christian PIEDALLU" w:date="2023-02-06T09:53:00Z">
            <w:rPr>
              <w:w w:val="109"/>
            </w:rPr>
          </w:rPrChange>
        </w:rPr>
        <w:t>in</w:t>
      </w:r>
      <w:r w:rsidRPr="00814BC9">
        <w:rPr>
          <w:lang w:val="en-GB"/>
          <w:rPrChange w:id="5686" w:author="Christian PIEDALLU" w:date="2023-02-06T09:53:00Z">
            <w:rPr/>
          </w:rPrChange>
        </w:rPr>
        <w:t xml:space="preserve"> </w:t>
      </w:r>
      <w:r w:rsidRPr="00814BC9">
        <w:rPr>
          <w:spacing w:val="-18"/>
          <w:lang w:val="en-GB"/>
          <w:rPrChange w:id="5687" w:author="Christian PIEDALLU" w:date="2023-02-06T09:53:00Z">
            <w:rPr>
              <w:spacing w:val="-18"/>
            </w:rPr>
          </w:rPrChange>
        </w:rPr>
        <w:t xml:space="preserve"> </w:t>
      </w:r>
      <w:r w:rsidRPr="00814BC9">
        <w:rPr>
          <w:w w:val="104"/>
          <w:lang w:val="en-GB"/>
          <w:rPrChange w:id="5688" w:author="Christian PIEDALLU" w:date="2023-02-06T09:53:00Z">
            <w:rPr>
              <w:w w:val="104"/>
            </w:rPr>
          </w:rPrChange>
        </w:rPr>
        <w:t>south-facing</w:t>
      </w:r>
      <w:r w:rsidRPr="00814BC9">
        <w:rPr>
          <w:lang w:val="en-GB"/>
          <w:rPrChange w:id="5689" w:author="Christian PIEDALLU" w:date="2023-02-06T09:53:00Z">
            <w:rPr/>
          </w:rPrChange>
        </w:rPr>
        <w:t xml:space="preserve"> </w:t>
      </w:r>
      <w:r w:rsidRPr="00814BC9">
        <w:rPr>
          <w:spacing w:val="-19"/>
          <w:lang w:val="en-GB"/>
          <w:rPrChange w:id="5690" w:author="Christian PIEDALLU" w:date="2023-02-06T09:53:00Z">
            <w:rPr>
              <w:spacing w:val="-19"/>
            </w:rPr>
          </w:rPrChange>
        </w:rPr>
        <w:t xml:space="preserve"> </w:t>
      </w:r>
      <w:r w:rsidRPr="00814BC9">
        <w:rPr>
          <w:w w:val="102"/>
          <w:lang w:val="en-GB"/>
          <w:rPrChange w:id="5691" w:author="Christian PIEDALLU" w:date="2023-02-06T09:53:00Z">
            <w:rPr>
              <w:w w:val="102"/>
            </w:rPr>
          </w:rPrChange>
        </w:rPr>
        <w:t>slo</w:t>
      </w:r>
      <w:r w:rsidRPr="00814BC9">
        <w:rPr>
          <w:spacing w:val="5"/>
          <w:w w:val="102"/>
          <w:lang w:val="en-GB"/>
          <w:rPrChange w:id="5692" w:author="Christian PIEDALLU" w:date="2023-02-06T09:53:00Z">
            <w:rPr>
              <w:spacing w:val="5"/>
              <w:w w:val="102"/>
            </w:rPr>
          </w:rPrChange>
        </w:rPr>
        <w:t>p</w:t>
      </w:r>
      <w:r w:rsidRPr="00814BC9">
        <w:rPr>
          <w:w w:val="93"/>
          <w:lang w:val="en-GB"/>
          <w:rPrChange w:id="5693" w:author="Christian PIEDALLU" w:date="2023-02-06T09:53:00Z">
            <w:rPr>
              <w:w w:val="93"/>
            </w:rPr>
          </w:rPrChange>
        </w:rPr>
        <w:t>es</w:t>
      </w:r>
      <w:r w:rsidRPr="00814BC9">
        <w:rPr>
          <w:lang w:val="en-GB"/>
          <w:rPrChange w:id="5694" w:author="Christian PIEDALLU" w:date="2023-02-06T09:53:00Z">
            <w:rPr/>
          </w:rPrChange>
        </w:rPr>
        <w:t xml:space="preserve"> </w:t>
      </w:r>
      <w:r w:rsidRPr="00814BC9">
        <w:rPr>
          <w:spacing w:val="-19"/>
          <w:lang w:val="en-GB"/>
          <w:rPrChange w:id="5695" w:author="Christian PIEDALLU" w:date="2023-02-06T09:53:00Z">
            <w:rPr>
              <w:spacing w:val="-19"/>
            </w:rPr>
          </w:rPrChange>
        </w:rPr>
        <w:t xml:space="preserve"> </w:t>
      </w:r>
      <w:r w:rsidRPr="00814BC9">
        <w:rPr>
          <w:w w:val="106"/>
          <w:lang w:val="en-GB"/>
          <w:rPrChange w:id="5696" w:author="Christian PIEDALLU" w:date="2023-02-06T09:53:00Z">
            <w:rPr>
              <w:w w:val="106"/>
            </w:rPr>
          </w:rPrChange>
        </w:rPr>
        <w:t>than</w:t>
      </w:r>
      <w:r w:rsidRPr="00814BC9">
        <w:rPr>
          <w:lang w:val="en-GB"/>
          <w:rPrChange w:id="5697" w:author="Christian PIEDALLU" w:date="2023-02-06T09:53:00Z">
            <w:rPr/>
          </w:rPrChange>
        </w:rPr>
        <w:t xml:space="preserve"> </w:t>
      </w:r>
      <w:r w:rsidRPr="00814BC9">
        <w:rPr>
          <w:spacing w:val="-19"/>
          <w:lang w:val="en-GB"/>
          <w:rPrChange w:id="5698" w:author="Christian PIEDALLU" w:date="2023-02-06T09:53:00Z">
            <w:rPr>
              <w:spacing w:val="-19"/>
            </w:rPr>
          </w:rPrChange>
        </w:rPr>
        <w:t xml:space="preserve"> </w:t>
      </w:r>
      <w:r w:rsidRPr="00814BC9">
        <w:rPr>
          <w:w w:val="109"/>
          <w:lang w:val="en-GB"/>
          <w:rPrChange w:id="5699" w:author="Christian PIEDALLU" w:date="2023-02-06T09:53:00Z">
            <w:rPr>
              <w:w w:val="109"/>
            </w:rPr>
          </w:rPrChange>
        </w:rPr>
        <w:t>in</w:t>
      </w:r>
    </w:p>
    <w:p w14:paraId="4E75ED82" w14:textId="77777777" w:rsidR="00B177F5" w:rsidRPr="00814BC9" w:rsidRDefault="00B553DB">
      <w:pPr>
        <w:pStyle w:val="Corpsdetexte"/>
        <w:ind w:left="163"/>
        <w:rPr>
          <w:lang w:val="en-GB"/>
          <w:rPrChange w:id="5700" w:author="Christian PIEDALLU" w:date="2023-02-06T09:53:00Z">
            <w:rPr/>
          </w:rPrChange>
        </w:rPr>
      </w:pPr>
      <w:r w:rsidRPr="00814BC9">
        <w:rPr>
          <w:rFonts w:ascii="Trebuchet MS"/>
          <w:sz w:val="10"/>
          <w:lang w:val="en-GB"/>
          <w:rPrChange w:id="5701" w:author="Christian PIEDALLU" w:date="2023-02-06T09:53:00Z">
            <w:rPr>
              <w:rFonts w:ascii="Trebuchet MS"/>
              <w:sz w:val="10"/>
            </w:rPr>
          </w:rPrChange>
        </w:rPr>
        <w:t xml:space="preserve">282     </w:t>
      </w:r>
      <w:r w:rsidRPr="00814BC9">
        <w:rPr>
          <w:rFonts w:ascii="Trebuchet MS"/>
          <w:spacing w:val="19"/>
          <w:sz w:val="10"/>
          <w:lang w:val="en-GB"/>
          <w:rPrChange w:id="5702" w:author="Christian PIEDALLU" w:date="2023-02-06T09:53:00Z">
            <w:rPr>
              <w:rFonts w:ascii="Trebuchet MS"/>
              <w:spacing w:val="19"/>
              <w:sz w:val="10"/>
            </w:rPr>
          </w:rPrChange>
        </w:rPr>
        <w:t xml:space="preserve"> </w:t>
      </w:r>
      <w:r w:rsidRPr="00814BC9">
        <w:rPr>
          <w:w w:val="105"/>
          <w:lang w:val="en-GB"/>
          <w:rPrChange w:id="5703" w:author="Christian PIEDALLU" w:date="2023-02-06T09:53:00Z">
            <w:rPr>
              <w:w w:val="105"/>
            </w:rPr>
          </w:rPrChange>
        </w:rPr>
        <w:t>north-facing</w:t>
      </w:r>
      <w:r w:rsidRPr="00814BC9">
        <w:rPr>
          <w:spacing w:val="19"/>
          <w:w w:val="105"/>
          <w:lang w:val="en-GB"/>
          <w:rPrChange w:id="5704" w:author="Christian PIEDALLU" w:date="2023-02-06T09:53:00Z">
            <w:rPr>
              <w:spacing w:val="19"/>
              <w:w w:val="105"/>
            </w:rPr>
          </w:rPrChange>
        </w:rPr>
        <w:t xml:space="preserve"> </w:t>
      </w:r>
      <w:r w:rsidRPr="00814BC9">
        <w:rPr>
          <w:w w:val="105"/>
          <w:lang w:val="en-GB"/>
          <w:rPrChange w:id="5705" w:author="Christian PIEDALLU" w:date="2023-02-06T09:53:00Z">
            <w:rPr>
              <w:w w:val="105"/>
            </w:rPr>
          </w:rPrChange>
        </w:rPr>
        <w:t>slopes</w:t>
      </w:r>
      <w:r w:rsidRPr="00814BC9">
        <w:rPr>
          <w:spacing w:val="19"/>
          <w:w w:val="105"/>
          <w:lang w:val="en-GB"/>
          <w:rPrChange w:id="5706" w:author="Christian PIEDALLU" w:date="2023-02-06T09:53:00Z">
            <w:rPr>
              <w:spacing w:val="19"/>
              <w:w w:val="105"/>
            </w:rPr>
          </w:rPrChange>
        </w:rPr>
        <w:t xml:space="preserve"> </w:t>
      </w:r>
      <w:r w:rsidRPr="00814BC9">
        <w:rPr>
          <w:w w:val="105"/>
          <w:lang w:val="en-GB"/>
          <w:rPrChange w:id="5707" w:author="Christian PIEDALLU" w:date="2023-02-06T09:53:00Z">
            <w:rPr>
              <w:w w:val="105"/>
            </w:rPr>
          </w:rPrChange>
        </w:rPr>
        <w:t>in</w:t>
      </w:r>
      <w:r w:rsidRPr="00814BC9">
        <w:rPr>
          <w:spacing w:val="19"/>
          <w:w w:val="105"/>
          <w:lang w:val="en-GB"/>
          <w:rPrChange w:id="5708" w:author="Christian PIEDALLU" w:date="2023-02-06T09:53:00Z">
            <w:rPr>
              <w:spacing w:val="19"/>
              <w:w w:val="105"/>
            </w:rPr>
          </w:rPrChange>
        </w:rPr>
        <w:t xml:space="preserve"> </w:t>
      </w:r>
      <w:r w:rsidRPr="00814BC9">
        <w:rPr>
          <w:w w:val="105"/>
          <w:lang w:val="en-GB"/>
          <w:rPrChange w:id="5709" w:author="Christian PIEDALLU" w:date="2023-02-06T09:53:00Z">
            <w:rPr>
              <w:w w:val="105"/>
            </w:rPr>
          </w:rPrChange>
        </w:rPr>
        <w:t>spring</w:t>
      </w:r>
      <w:r w:rsidRPr="00814BC9">
        <w:rPr>
          <w:spacing w:val="19"/>
          <w:w w:val="105"/>
          <w:lang w:val="en-GB"/>
          <w:rPrChange w:id="5710" w:author="Christian PIEDALLU" w:date="2023-02-06T09:53:00Z">
            <w:rPr>
              <w:spacing w:val="19"/>
              <w:w w:val="105"/>
            </w:rPr>
          </w:rPrChange>
        </w:rPr>
        <w:t xml:space="preserve"> </w:t>
      </w:r>
      <w:r w:rsidR="00F312A1" w:rsidRPr="00814BC9">
        <w:rPr>
          <w:lang w:val="en-GB"/>
          <w:rPrChange w:id="5711" w:author="Christian PIEDALLU" w:date="2023-02-06T09:53:00Z">
            <w:rPr/>
          </w:rPrChange>
        </w:rPr>
        <w:fldChar w:fldCharType="begin"/>
      </w:r>
      <w:r w:rsidR="00F312A1" w:rsidRPr="00814BC9">
        <w:rPr>
          <w:lang w:val="en-GB"/>
          <w:rPrChange w:id="5712" w:author="Christian PIEDALLU" w:date="2023-02-06T09:53:00Z">
            <w:rPr/>
          </w:rPrChange>
        </w:rPr>
        <w:instrText xml:space="preserve"> HYPERLINK \l "_bookmark54" </w:instrText>
      </w:r>
      <w:r w:rsidR="00F312A1" w:rsidRPr="00814BC9">
        <w:rPr>
          <w:lang w:val="en-GB"/>
          <w:rPrChange w:id="5713" w:author="Christian PIEDALLU" w:date="2023-02-06T09:53:00Z">
            <w:rPr>
              <w:spacing w:val="18"/>
              <w:w w:val="105"/>
            </w:rPr>
          </w:rPrChange>
        </w:rPr>
        <w:fldChar w:fldCharType="separate"/>
      </w:r>
      <w:r w:rsidRPr="00814BC9">
        <w:rPr>
          <w:w w:val="105"/>
          <w:lang w:val="en-GB"/>
          <w:rPrChange w:id="5714" w:author="Christian PIEDALLU" w:date="2023-02-06T09:53:00Z">
            <w:rPr>
              <w:w w:val="105"/>
            </w:rPr>
          </w:rPrChange>
        </w:rPr>
        <w:t>(Rouse</w:t>
      </w:r>
      <w:r w:rsidRPr="00814BC9">
        <w:rPr>
          <w:spacing w:val="19"/>
          <w:w w:val="105"/>
          <w:lang w:val="en-GB"/>
          <w:rPrChange w:id="5715" w:author="Christian PIEDALLU" w:date="2023-02-06T09:53:00Z">
            <w:rPr>
              <w:spacing w:val="19"/>
              <w:w w:val="105"/>
            </w:rPr>
          </w:rPrChange>
        </w:rPr>
        <w:t xml:space="preserve"> </w:t>
      </w:r>
      <w:r w:rsidRPr="00814BC9">
        <w:rPr>
          <w:w w:val="105"/>
          <w:lang w:val="en-GB"/>
          <w:rPrChange w:id="5716" w:author="Christian PIEDALLU" w:date="2023-02-06T09:53:00Z">
            <w:rPr>
              <w:w w:val="105"/>
            </w:rPr>
          </w:rPrChange>
        </w:rPr>
        <w:t>and</w:t>
      </w:r>
      <w:r w:rsidRPr="00814BC9">
        <w:rPr>
          <w:spacing w:val="19"/>
          <w:w w:val="105"/>
          <w:lang w:val="en-GB"/>
          <w:rPrChange w:id="5717" w:author="Christian PIEDALLU" w:date="2023-02-06T09:53:00Z">
            <w:rPr>
              <w:spacing w:val="19"/>
              <w:w w:val="105"/>
            </w:rPr>
          </w:rPrChange>
        </w:rPr>
        <w:t xml:space="preserve"> </w:t>
      </w:r>
      <w:r w:rsidRPr="00814BC9">
        <w:rPr>
          <w:w w:val="105"/>
          <w:lang w:val="en-GB"/>
          <w:rPrChange w:id="5718" w:author="Christian PIEDALLU" w:date="2023-02-06T09:53:00Z">
            <w:rPr>
              <w:w w:val="105"/>
            </w:rPr>
          </w:rPrChange>
        </w:rPr>
        <w:t>Wilson,</w:t>
      </w:r>
      <w:r w:rsidRPr="00814BC9">
        <w:rPr>
          <w:spacing w:val="18"/>
          <w:w w:val="105"/>
          <w:lang w:val="en-GB"/>
          <w:rPrChange w:id="5719" w:author="Christian PIEDALLU" w:date="2023-02-06T09:53:00Z">
            <w:rPr>
              <w:spacing w:val="18"/>
              <w:w w:val="105"/>
            </w:rPr>
          </w:rPrChange>
        </w:rPr>
        <w:t xml:space="preserve"> </w:t>
      </w:r>
      <w:r w:rsidR="00F312A1" w:rsidRPr="00814BC9">
        <w:rPr>
          <w:spacing w:val="18"/>
          <w:w w:val="105"/>
          <w:lang w:val="en-GB"/>
          <w:rPrChange w:id="5720" w:author="Christian PIEDALLU" w:date="2023-02-06T09:53:00Z">
            <w:rPr>
              <w:spacing w:val="18"/>
              <w:w w:val="105"/>
            </w:rPr>
          </w:rPrChange>
        </w:rPr>
        <w:fldChar w:fldCharType="end"/>
      </w:r>
      <w:r w:rsidR="00F312A1" w:rsidRPr="00814BC9">
        <w:rPr>
          <w:lang w:val="en-GB"/>
          <w:rPrChange w:id="5721" w:author="Christian PIEDALLU" w:date="2023-02-06T09:53:00Z">
            <w:rPr/>
          </w:rPrChange>
        </w:rPr>
        <w:fldChar w:fldCharType="begin"/>
      </w:r>
      <w:r w:rsidR="00F312A1" w:rsidRPr="00814BC9">
        <w:rPr>
          <w:lang w:val="en-GB"/>
          <w:rPrChange w:id="5722" w:author="Christian PIEDALLU" w:date="2023-02-06T09:53:00Z">
            <w:rPr/>
          </w:rPrChange>
        </w:rPr>
        <w:instrText xml:space="preserve"> HYPERLINK \l "_bookmark54" </w:instrText>
      </w:r>
      <w:r w:rsidR="00F312A1" w:rsidRPr="00814BC9">
        <w:rPr>
          <w:lang w:val="en-GB"/>
          <w:rPrChange w:id="5723" w:author="Christian PIEDALLU" w:date="2023-02-06T09:53:00Z">
            <w:rPr>
              <w:w w:val="105"/>
            </w:rPr>
          </w:rPrChange>
        </w:rPr>
        <w:fldChar w:fldCharType="separate"/>
      </w:r>
      <w:r w:rsidRPr="00814BC9">
        <w:rPr>
          <w:w w:val="105"/>
          <w:lang w:val="en-GB"/>
          <w:rPrChange w:id="5724" w:author="Christian PIEDALLU" w:date="2023-02-06T09:53:00Z">
            <w:rPr>
              <w:w w:val="105"/>
            </w:rPr>
          </w:rPrChange>
        </w:rPr>
        <w:t>1969).</w:t>
      </w:r>
      <w:r w:rsidR="00F312A1" w:rsidRPr="00814BC9">
        <w:rPr>
          <w:w w:val="105"/>
          <w:lang w:val="en-GB"/>
          <w:rPrChange w:id="5725" w:author="Christian PIEDALLU" w:date="2023-02-06T09:53:00Z">
            <w:rPr>
              <w:w w:val="105"/>
            </w:rPr>
          </w:rPrChange>
        </w:rPr>
        <w:fldChar w:fldCharType="end"/>
      </w:r>
      <w:r w:rsidRPr="00814BC9">
        <w:rPr>
          <w:spacing w:val="46"/>
          <w:w w:val="105"/>
          <w:lang w:val="en-GB"/>
          <w:rPrChange w:id="5726" w:author="Christian PIEDALLU" w:date="2023-02-06T09:53:00Z">
            <w:rPr>
              <w:spacing w:val="46"/>
              <w:w w:val="105"/>
            </w:rPr>
          </w:rPrChange>
        </w:rPr>
        <w:t xml:space="preserve"> </w:t>
      </w:r>
      <w:r w:rsidRPr="00814BC9">
        <w:rPr>
          <w:w w:val="105"/>
          <w:lang w:val="en-GB"/>
          <w:rPrChange w:id="5727" w:author="Christian PIEDALLU" w:date="2023-02-06T09:53:00Z">
            <w:rPr>
              <w:w w:val="105"/>
            </w:rPr>
          </w:rPrChange>
        </w:rPr>
        <w:t>Thus,</w:t>
      </w:r>
      <w:r w:rsidRPr="00814BC9">
        <w:rPr>
          <w:spacing w:val="20"/>
          <w:w w:val="105"/>
          <w:lang w:val="en-GB"/>
          <w:rPrChange w:id="5728" w:author="Christian PIEDALLU" w:date="2023-02-06T09:53:00Z">
            <w:rPr>
              <w:spacing w:val="20"/>
              <w:w w:val="105"/>
            </w:rPr>
          </w:rPrChange>
        </w:rPr>
        <w:t xml:space="preserve"> </w:t>
      </w:r>
      <w:r w:rsidRPr="00814BC9">
        <w:rPr>
          <w:w w:val="105"/>
          <w:lang w:val="en-GB"/>
          <w:rPrChange w:id="5729" w:author="Christian PIEDALLU" w:date="2023-02-06T09:53:00Z">
            <w:rPr>
              <w:w w:val="105"/>
            </w:rPr>
          </w:rPrChange>
        </w:rPr>
        <w:t>Norway</w:t>
      </w:r>
      <w:r w:rsidRPr="00814BC9">
        <w:rPr>
          <w:spacing w:val="19"/>
          <w:w w:val="105"/>
          <w:lang w:val="en-GB"/>
          <w:rPrChange w:id="5730" w:author="Christian PIEDALLU" w:date="2023-02-06T09:53:00Z">
            <w:rPr>
              <w:spacing w:val="19"/>
              <w:w w:val="105"/>
            </w:rPr>
          </w:rPrChange>
        </w:rPr>
        <w:t xml:space="preserve"> </w:t>
      </w:r>
      <w:r w:rsidRPr="00814BC9">
        <w:rPr>
          <w:w w:val="105"/>
          <w:lang w:val="en-GB"/>
          <w:rPrChange w:id="5731" w:author="Christian PIEDALLU" w:date="2023-02-06T09:53:00Z">
            <w:rPr>
              <w:w w:val="105"/>
            </w:rPr>
          </w:rPrChange>
        </w:rPr>
        <w:t>spruces</w:t>
      </w:r>
      <w:r w:rsidRPr="00814BC9">
        <w:rPr>
          <w:spacing w:val="19"/>
          <w:w w:val="105"/>
          <w:lang w:val="en-GB"/>
          <w:rPrChange w:id="5732" w:author="Christian PIEDALLU" w:date="2023-02-06T09:53:00Z">
            <w:rPr>
              <w:spacing w:val="19"/>
              <w:w w:val="105"/>
            </w:rPr>
          </w:rPrChange>
        </w:rPr>
        <w:t xml:space="preserve"> </w:t>
      </w:r>
      <w:r w:rsidRPr="00814BC9">
        <w:rPr>
          <w:w w:val="105"/>
          <w:lang w:val="en-GB"/>
          <w:rPrChange w:id="5733" w:author="Christian PIEDALLU" w:date="2023-02-06T09:53:00Z">
            <w:rPr>
              <w:w w:val="105"/>
            </w:rPr>
          </w:rPrChange>
        </w:rPr>
        <w:t>that</w:t>
      </w:r>
      <w:r w:rsidRPr="00814BC9">
        <w:rPr>
          <w:spacing w:val="19"/>
          <w:w w:val="105"/>
          <w:lang w:val="en-GB"/>
          <w:rPrChange w:id="5734" w:author="Christian PIEDALLU" w:date="2023-02-06T09:53:00Z">
            <w:rPr>
              <w:spacing w:val="19"/>
              <w:w w:val="105"/>
            </w:rPr>
          </w:rPrChange>
        </w:rPr>
        <w:t xml:space="preserve"> </w:t>
      </w:r>
      <w:r w:rsidRPr="00814BC9">
        <w:rPr>
          <w:w w:val="105"/>
          <w:lang w:val="en-GB"/>
          <w:rPrChange w:id="5735" w:author="Christian PIEDALLU" w:date="2023-02-06T09:53:00Z">
            <w:rPr>
              <w:w w:val="105"/>
            </w:rPr>
          </w:rPrChange>
        </w:rPr>
        <w:t>growth</w:t>
      </w:r>
      <w:r w:rsidRPr="00814BC9">
        <w:rPr>
          <w:spacing w:val="19"/>
          <w:w w:val="105"/>
          <w:lang w:val="en-GB"/>
          <w:rPrChange w:id="5736" w:author="Christian PIEDALLU" w:date="2023-02-06T09:53:00Z">
            <w:rPr>
              <w:spacing w:val="19"/>
              <w:w w:val="105"/>
            </w:rPr>
          </w:rPrChange>
        </w:rPr>
        <w:t xml:space="preserve"> </w:t>
      </w:r>
      <w:r w:rsidRPr="00814BC9">
        <w:rPr>
          <w:w w:val="105"/>
          <w:lang w:val="en-GB"/>
          <w:rPrChange w:id="5737" w:author="Christian PIEDALLU" w:date="2023-02-06T09:53:00Z">
            <w:rPr>
              <w:w w:val="105"/>
            </w:rPr>
          </w:rPrChange>
        </w:rPr>
        <w:t>in</w:t>
      </w:r>
      <w:r w:rsidRPr="00814BC9">
        <w:rPr>
          <w:spacing w:val="19"/>
          <w:w w:val="105"/>
          <w:lang w:val="en-GB"/>
          <w:rPrChange w:id="5738" w:author="Christian PIEDALLU" w:date="2023-02-06T09:53:00Z">
            <w:rPr>
              <w:spacing w:val="19"/>
              <w:w w:val="105"/>
            </w:rPr>
          </w:rPrChange>
        </w:rPr>
        <w:t xml:space="preserve"> </w:t>
      </w:r>
      <w:r w:rsidRPr="00814BC9">
        <w:rPr>
          <w:w w:val="105"/>
          <w:lang w:val="en-GB"/>
          <w:rPrChange w:id="5739" w:author="Christian PIEDALLU" w:date="2023-02-06T09:53:00Z">
            <w:rPr>
              <w:w w:val="105"/>
            </w:rPr>
          </w:rPrChange>
        </w:rPr>
        <w:t>this</w:t>
      </w:r>
    </w:p>
    <w:p w14:paraId="1D25629B" w14:textId="77777777" w:rsidR="00B177F5" w:rsidRPr="00814BC9" w:rsidRDefault="00B553DB">
      <w:pPr>
        <w:pStyle w:val="Corpsdetexte"/>
        <w:ind w:left="163"/>
        <w:rPr>
          <w:lang w:val="en-GB"/>
          <w:rPrChange w:id="5740" w:author="Christian PIEDALLU" w:date="2023-02-06T09:53:00Z">
            <w:rPr/>
          </w:rPrChange>
        </w:rPr>
      </w:pPr>
      <w:r w:rsidRPr="00814BC9">
        <w:rPr>
          <w:rFonts w:ascii="Trebuchet MS"/>
          <w:sz w:val="10"/>
          <w:lang w:val="en-GB"/>
          <w:rPrChange w:id="5741" w:author="Christian PIEDALLU" w:date="2023-02-06T09:53:00Z">
            <w:rPr>
              <w:rFonts w:ascii="Trebuchet MS"/>
              <w:sz w:val="10"/>
            </w:rPr>
          </w:rPrChange>
        </w:rPr>
        <w:t xml:space="preserve">283     </w:t>
      </w:r>
      <w:r w:rsidRPr="00814BC9">
        <w:rPr>
          <w:rFonts w:ascii="Trebuchet MS"/>
          <w:spacing w:val="19"/>
          <w:sz w:val="10"/>
          <w:lang w:val="en-GB"/>
          <w:rPrChange w:id="5742" w:author="Christian PIEDALLU" w:date="2023-02-06T09:53:00Z">
            <w:rPr>
              <w:rFonts w:ascii="Trebuchet MS"/>
              <w:spacing w:val="19"/>
              <w:sz w:val="10"/>
            </w:rPr>
          </w:rPrChange>
        </w:rPr>
        <w:t xml:space="preserve"> </w:t>
      </w:r>
      <w:r w:rsidRPr="00814BC9">
        <w:rPr>
          <w:w w:val="105"/>
          <w:lang w:val="en-GB"/>
          <w:rPrChange w:id="5743" w:author="Christian PIEDALLU" w:date="2023-02-06T09:53:00Z">
            <w:rPr>
              <w:w w:val="105"/>
            </w:rPr>
          </w:rPrChange>
        </w:rPr>
        <w:t>orientation</w:t>
      </w:r>
      <w:r w:rsidRPr="00814BC9">
        <w:rPr>
          <w:spacing w:val="15"/>
          <w:w w:val="105"/>
          <w:lang w:val="en-GB"/>
          <w:rPrChange w:id="5744" w:author="Christian PIEDALLU" w:date="2023-02-06T09:53:00Z">
            <w:rPr>
              <w:spacing w:val="15"/>
              <w:w w:val="105"/>
            </w:rPr>
          </w:rPrChange>
        </w:rPr>
        <w:t xml:space="preserve"> </w:t>
      </w:r>
      <w:r w:rsidRPr="00814BC9">
        <w:rPr>
          <w:w w:val="105"/>
          <w:lang w:val="en-GB"/>
          <w:rPrChange w:id="5745" w:author="Christian PIEDALLU" w:date="2023-02-06T09:53:00Z">
            <w:rPr>
              <w:w w:val="105"/>
            </w:rPr>
          </w:rPrChange>
        </w:rPr>
        <w:t>should</w:t>
      </w:r>
      <w:r w:rsidRPr="00814BC9">
        <w:rPr>
          <w:spacing w:val="14"/>
          <w:w w:val="105"/>
          <w:lang w:val="en-GB"/>
          <w:rPrChange w:id="5746" w:author="Christian PIEDALLU" w:date="2023-02-06T09:53:00Z">
            <w:rPr>
              <w:spacing w:val="14"/>
              <w:w w:val="105"/>
            </w:rPr>
          </w:rPrChange>
        </w:rPr>
        <w:t xml:space="preserve"> </w:t>
      </w:r>
      <w:r w:rsidRPr="00814BC9">
        <w:rPr>
          <w:w w:val="105"/>
          <w:lang w:val="en-GB"/>
          <w:rPrChange w:id="5747" w:author="Christian PIEDALLU" w:date="2023-02-06T09:53:00Z">
            <w:rPr>
              <w:w w:val="105"/>
            </w:rPr>
          </w:rPrChange>
        </w:rPr>
        <w:t>be</w:t>
      </w:r>
      <w:r w:rsidRPr="00814BC9">
        <w:rPr>
          <w:spacing w:val="15"/>
          <w:w w:val="105"/>
          <w:lang w:val="en-GB"/>
          <w:rPrChange w:id="5748" w:author="Christian PIEDALLU" w:date="2023-02-06T09:53:00Z">
            <w:rPr>
              <w:spacing w:val="15"/>
              <w:w w:val="105"/>
            </w:rPr>
          </w:rPrChange>
        </w:rPr>
        <w:t xml:space="preserve"> </w:t>
      </w:r>
      <w:r w:rsidRPr="00814BC9">
        <w:rPr>
          <w:w w:val="105"/>
          <w:lang w:val="en-GB"/>
          <w:rPrChange w:id="5749" w:author="Christian PIEDALLU" w:date="2023-02-06T09:53:00Z">
            <w:rPr>
              <w:w w:val="105"/>
            </w:rPr>
          </w:rPrChange>
        </w:rPr>
        <w:t>more</w:t>
      </w:r>
      <w:r w:rsidRPr="00814BC9">
        <w:rPr>
          <w:spacing w:val="15"/>
          <w:w w:val="105"/>
          <w:lang w:val="en-GB"/>
          <w:rPrChange w:id="5750" w:author="Christian PIEDALLU" w:date="2023-02-06T09:53:00Z">
            <w:rPr>
              <w:spacing w:val="15"/>
              <w:w w:val="105"/>
            </w:rPr>
          </w:rPrChange>
        </w:rPr>
        <w:t xml:space="preserve"> </w:t>
      </w:r>
      <w:r w:rsidRPr="00814BC9">
        <w:rPr>
          <w:w w:val="105"/>
          <w:lang w:val="en-GB"/>
          <w:rPrChange w:id="5751" w:author="Christian PIEDALLU" w:date="2023-02-06T09:53:00Z">
            <w:rPr>
              <w:w w:val="105"/>
            </w:rPr>
          </w:rPrChange>
        </w:rPr>
        <w:t>often</w:t>
      </w:r>
      <w:r w:rsidRPr="00814BC9">
        <w:rPr>
          <w:spacing w:val="14"/>
          <w:w w:val="105"/>
          <w:lang w:val="en-GB"/>
          <w:rPrChange w:id="5752" w:author="Christian PIEDALLU" w:date="2023-02-06T09:53:00Z">
            <w:rPr>
              <w:spacing w:val="14"/>
              <w:w w:val="105"/>
            </w:rPr>
          </w:rPrChange>
        </w:rPr>
        <w:t xml:space="preserve"> </w:t>
      </w:r>
      <w:r w:rsidRPr="00814BC9">
        <w:rPr>
          <w:w w:val="105"/>
          <w:lang w:val="en-GB"/>
          <w:rPrChange w:id="5753" w:author="Christian PIEDALLU" w:date="2023-02-06T09:53:00Z">
            <w:rPr>
              <w:w w:val="105"/>
            </w:rPr>
          </w:rPrChange>
        </w:rPr>
        <w:t>in</w:t>
      </w:r>
      <w:r w:rsidRPr="00814BC9">
        <w:rPr>
          <w:spacing w:val="15"/>
          <w:w w:val="105"/>
          <w:lang w:val="en-GB"/>
          <w:rPrChange w:id="5754" w:author="Christian PIEDALLU" w:date="2023-02-06T09:53:00Z">
            <w:rPr>
              <w:spacing w:val="15"/>
              <w:w w:val="105"/>
            </w:rPr>
          </w:rPrChange>
        </w:rPr>
        <w:t xml:space="preserve"> </w:t>
      </w:r>
      <w:r w:rsidRPr="00814BC9">
        <w:rPr>
          <w:w w:val="105"/>
          <w:lang w:val="en-GB"/>
          <w:rPrChange w:id="5755" w:author="Christian PIEDALLU" w:date="2023-02-06T09:53:00Z">
            <w:rPr>
              <w:w w:val="105"/>
            </w:rPr>
          </w:rPrChange>
        </w:rPr>
        <w:t>a</w:t>
      </w:r>
      <w:r w:rsidRPr="00814BC9">
        <w:rPr>
          <w:spacing w:val="14"/>
          <w:w w:val="105"/>
          <w:lang w:val="en-GB"/>
          <w:rPrChange w:id="5756" w:author="Christian PIEDALLU" w:date="2023-02-06T09:53:00Z">
            <w:rPr>
              <w:spacing w:val="14"/>
              <w:w w:val="105"/>
            </w:rPr>
          </w:rPrChange>
        </w:rPr>
        <w:t xml:space="preserve"> </w:t>
      </w:r>
      <w:r w:rsidRPr="00814BC9">
        <w:rPr>
          <w:w w:val="105"/>
          <w:lang w:val="en-GB"/>
          <w:rPrChange w:id="5757" w:author="Christian PIEDALLU" w:date="2023-02-06T09:53:00Z">
            <w:rPr>
              <w:w w:val="105"/>
            </w:rPr>
          </w:rPrChange>
        </w:rPr>
        <w:t>situation</w:t>
      </w:r>
      <w:r w:rsidRPr="00814BC9">
        <w:rPr>
          <w:spacing w:val="14"/>
          <w:w w:val="105"/>
          <w:lang w:val="en-GB"/>
          <w:rPrChange w:id="5758" w:author="Christian PIEDALLU" w:date="2023-02-06T09:53:00Z">
            <w:rPr>
              <w:spacing w:val="14"/>
              <w:w w:val="105"/>
            </w:rPr>
          </w:rPrChange>
        </w:rPr>
        <w:t xml:space="preserve"> </w:t>
      </w:r>
      <w:r w:rsidRPr="00814BC9">
        <w:rPr>
          <w:w w:val="105"/>
          <w:lang w:val="en-GB"/>
          <w:rPrChange w:id="5759" w:author="Christian PIEDALLU" w:date="2023-02-06T09:53:00Z">
            <w:rPr>
              <w:w w:val="105"/>
            </w:rPr>
          </w:rPrChange>
        </w:rPr>
        <w:t>of</w:t>
      </w:r>
      <w:r w:rsidRPr="00814BC9">
        <w:rPr>
          <w:spacing w:val="15"/>
          <w:w w:val="105"/>
          <w:lang w:val="en-GB"/>
          <w:rPrChange w:id="5760" w:author="Christian PIEDALLU" w:date="2023-02-06T09:53:00Z">
            <w:rPr>
              <w:spacing w:val="15"/>
              <w:w w:val="105"/>
            </w:rPr>
          </w:rPrChange>
        </w:rPr>
        <w:t xml:space="preserve"> </w:t>
      </w:r>
      <w:r w:rsidRPr="00814BC9">
        <w:rPr>
          <w:w w:val="105"/>
          <w:lang w:val="en-GB"/>
          <w:rPrChange w:id="5761" w:author="Christian PIEDALLU" w:date="2023-02-06T09:53:00Z">
            <w:rPr>
              <w:w w:val="105"/>
            </w:rPr>
          </w:rPrChange>
        </w:rPr>
        <w:t>water</w:t>
      </w:r>
      <w:r w:rsidRPr="00814BC9">
        <w:rPr>
          <w:spacing w:val="15"/>
          <w:w w:val="105"/>
          <w:lang w:val="en-GB"/>
          <w:rPrChange w:id="5762" w:author="Christian PIEDALLU" w:date="2023-02-06T09:53:00Z">
            <w:rPr>
              <w:spacing w:val="15"/>
              <w:w w:val="105"/>
            </w:rPr>
          </w:rPrChange>
        </w:rPr>
        <w:t xml:space="preserve"> </w:t>
      </w:r>
      <w:r w:rsidRPr="00814BC9">
        <w:rPr>
          <w:w w:val="105"/>
          <w:lang w:val="en-GB"/>
          <w:rPrChange w:id="5763" w:author="Christian PIEDALLU" w:date="2023-02-06T09:53:00Z">
            <w:rPr>
              <w:w w:val="105"/>
            </w:rPr>
          </w:rPrChange>
        </w:rPr>
        <w:t>stress</w:t>
      </w:r>
      <w:r w:rsidRPr="00814BC9">
        <w:rPr>
          <w:spacing w:val="14"/>
          <w:w w:val="105"/>
          <w:lang w:val="en-GB"/>
          <w:rPrChange w:id="5764" w:author="Christian PIEDALLU" w:date="2023-02-06T09:53:00Z">
            <w:rPr>
              <w:spacing w:val="14"/>
              <w:w w:val="105"/>
            </w:rPr>
          </w:rPrChange>
        </w:rPr>
        <w:t xml:space="preserve"> </w:t>
      </w:r>
      <w:r w:rsidRPr="00814BC9">
        <w:rPr>
          <w:w w:val="105"/>
          <w:lang w:val="en-GB"/>
          <w:rPrChange w:id="5765" w:author="Christian PIEDALLU" w:date="2023-02-06T09:53:00Z">
            <w:rPr>
              <w:w w:val="105"/>
            </w:rPr>
          </w:rPrChange>
        </w:rPr>
        <w:t>and</w:t>
      </w:r>
      <w:r w:rsidRPr="00814BC9">
        <w:rPr>
          <w:spacing w:val="15"/>
          <w:w w:val="105"/>
          <w:lang w:val="en-GB"/>
          <w:rPrChange w:id="5766" w:author="Christian PIEDALLU" w:date="2023-02-06T09:53:00Z">
            <w:rPr>
              <w:spacing w:val="15"/>
              <w:w w:val="105"/>
            </w:rPr>
          </w:rPrChange>
        </w:rPr>
        <w:t xml:space="preserve"> </w:t>
      </w:r>
      <w:r w:rsidRPr="00814BC9">
        <w:rPr>
          <w:w w:val="105"/>
          <w:lang w:val="en-GB"/>
          <w:rPrChange w:id="5767" w:author="Christian PIEDALLU" w:date="2023-02-06T09:53:00Z">
            <w:rPr>
              <w:w w:val="105"/>
            </w:rPr>
          </w:rPrChange>
        </w:rPr>
        <w:t>should</w:t>
      </w:r>
      <w:r w:rsidRPr="00814BC9">
        <w:rPr>
          <w:spacing w:val="14"/>
          <w:w w:val="105"/>
          <w:lang w:val="en-GB"/>
          <w:rPrChange w:id="5768" w:author="Christian PIEDALLU" w:date="2023-02-06T09:53:00Z">
            <w:rPr>
              <w:spacing w:val="14"/>
              <w:w w:val="105"/>
            </w:rPr>
          </w:rPrChange>
        </w:rPr>
        <w:t xml:space="preserve"> </w:t>
      </w:r>
      <w:r w:rsidRPr="00814BC9">
        <w:rPr>
          <w:w w:val="105"/>
          <w:lang w:val="en-GB"/>
          <w:rPrChange w:id="5769" w:author="Christian PIEDALLU" w:date="2023-02-06T09:53:00Z">
            <w:rPr>
              <w:w w:val="105"/>
            </w:rPr>
          </w:rPrChange>
        </w:rPr>
        <w:t>be</w:t>
      </w:r>
      <w:r w:rsidRPr="00814BC9">
        <w:rPr>
          <w:spacing w:val="15"/>
          <w:w w:val="105"/>
          <w:lang w:val="en-GB"/>
          <w:rPrChange w:id="5770" w:author="Christian PIEDALLU" w:date="2023-02-06T09:53:00Z">
            <w:rPr>
              <w:spacing w:val="15"/>
              <w:w w:val="105"/>
            </w:rPr>
          </w:rPrChange>
        </w:rPr>
        <w:t xml:space="preserve"> </w:t>
      </w:r>
      <w:r w:rsidRPr="00814BC9">
        <w:rPr>
          <w:w w:val="105"/>
          <w:lang w:val="en-GB"/>
          <w:rPrChange w:id="5771" w:author="Christian PIEDALLU" w:date="2023-02-06T09:53:00Z">
            <w:rPr>
              <w:w w:val="105"/>
            </w:rPr>
          </w:rPrChange>
        </w:rPr>
        <w:t>more</w:t>
      </w:r>
      <w:r w:rsidRPr="00814BC9">
        <w:rPr>
          <w:spacing w:val="15"/>
          <w:w w:val="105"/>
          <w:lang w:val="en-GB"/>
          <w:rPrChange w:id="5772" w:author="Christian PIEDALLU" w:date="2023-02-06T09:53:00Z">
            <w:rPr>
              <w:spacing w:val="15"/>
              <w:w w:val="105"/>
            </w:rPr>
          </w:rPrChange>
        </w:rPr>
        <w:t xml:space="preserve"> </w:t>
      </w:r>
      <w:r w:rsidRPr="00814BC9">
        <w:rPr>
          <w:w w:val="105"/>
          <w:lang w:val="en-GB"/>
          <w:rPrChange w:id="5773" w:author="Christian PIEDALLU" w:date="2023-02-06T09:53:00Z">
            <w:rPr>
              <w:w w:val="105"/>
            </w:rPr>
          </w:rPrChange>
        </w:rPr>
        <w:t>attacked</w:t>
      </w:r>
      <w:r w:rsidRPr="00814BC9">
        <w:rPr>
          <w:spacing w:val="14"/>
          <w:w w:val="105"/>
          <w:lang w:val="en-GB"/>
          <w:rPrChange w:id="5774" w:author="Christian PIEDALLU" w:date="2023-02-06T09:53:00Z">
            <w:rPr>
              <w:spacing w:val="14"/>
              <w:w w:val="105"/>
            </w:rPr>
          </w:rPrChange>
        </w:rPr>
        <w:t xml:space="preserve"> </w:t>
      </w:r>
      <w:r w:rsidRPr="00814BC9">
        <w:rPr>
          <w:w w:val="105"/>
          <w:lang w:val="en-GB"/>
          <w:rPrChange w:id="5775" w:author="Christian PIEDALLU" w:date="2023-02-06T09:53:00Z">
            <w:rPr>
              <w:w w:val="105"/>
            </w:rPr>
          </w:rPrChange>
        </w:rPr>
        <w:t>than</w:t>
      </w:r>
    </w:p>
    <w:p w14:paraId="3E4487A3" w14:textId="7A3D2FF3" w:rsidR="00B177F5" w:rsidRPr="00814BC9" w:rsidRDefault="00B553DB">
      <w:pPr>
        <w:pStyle w:val="Corpsdetexte"/>
        <w:ind w:left="163"/>
        <w:rPr>
          <w:lang w:val="en-GB"/>
          <w:rPrChange w:id="5776" w:author="Christian PIEDALLU" w:date="2023-02-06T09:53:00Z">
            <w:rPr/>
          </w:rPrChange>
        </w:rPr>
      </w:pPr>
      <w:r w:rsidRPr="00814BC9">
        <w:rPr>
          <w:rFonts w:ascii="Trebuchet MS"/>
          <w:sz w:val="10"/>
          <w:lang w:val="en-GB"/>
          <w:rPrChange w:id="5777" w:author="Christian PIEDALLU" w:date="2023-02-06T09:53:00Z">
            <w:rPr>
              <w:rFonts w:ascii="Trebuchet MS"/>
              <w:sz w:val="10"/>
            </w:rPr>
          </w:rPrChange>
        </w:rPr>
        <w:t xml:space="preserve">284     </w:t>
      </w:r>
      <w:r w:rsidRPr="00814BC9">
        <w:rPr>
          <w:rFonts w:ascii="Trebuchet MS"/>
          <w:spacing w:val="19"/>
          <w:sz w:val="10"/>
          <w:lang w:val="en-GB"/>
          <w:rPrChange w:id="5778" w:author="Christian PIEDALLU" w:date="2023-02-06T09:53:00Z">
            <w:rPr>
              <w:rFonts w:ascii="Trebuchet MS"/>
              <w:spacing w:val="19"/>
              <w:sz w:val="10"/>
            </w:rPr>
          </w:rPrChange>
        </w:rPr>
        <w:t xml:space="preserve"> </w:t>
      </w:r>
      <w:r w:rsidRPr="00814BC9">
        <w:rPr>
          <w:w w:val="105"/>
          <w:lang w:val="en-GB"/>
          <w:rPrChange w:id="5779" w:author="Christian PIEDALLU" w:date="2023-02-06T09:53:00Z">
            <w:rPr>
              <w:w w:val="105"/>
            </w:rPr>
          </w:rPrChange>
        </w:rPr>
        <w:t>the</w:t>
      </w:r>
      <w:r w:rsidRPr="00814BC9">
        <w:rPr>
          <w:spacing w:val="30"/>
          <w:w w:val="105"/>
          <w:lang w:val="en-GB"/>
          <w:rPrChange w:id="5780" w:author="Christian PIEDALLU" w:date="2023-02-06T09:53:00Z">
            <w:rPr>
              <w:spacing w:val="30"/>
              <w:w w:val="105"/>
            </w:rPr>
          </w:rPrChange>
        </w:rPr>
        <w:t xml:space="preserve"> </w:t>
      </w:r>
      <w:r w:rsidRPr="00814BC9">
        <w:rPr>
          <w:w w:val="105"/>
          <w:lang w:val="en-GB"/>
          <w:rPrChange w:id="5781" w:author="Christian PIEDALLU" w:date="2023-02-06T09:53:00Z">
            <w:rPr>
              <w:w w:val="105"/>
            </w:rPr>
          </w:rPrChange>
        </w:rPr>
        <w:t>north-facing</w:t>
      </w:r>
      <w:r w:rsidRPr="00814BC9">
        <w:rPr>
          <w:spacing w:val="30"/>
          <w:w w:val="105"/>
          <w:lang w:val="en-GB"/>
          <w:rPrChange w:id="5782" w:author="Christian PIEDALLU" w:date="2023-02-06T09:53:00Z">
            <w:rPr>
              <w:spacing w:val="30"/>
              <w:w w:val="105"/>
            </w:rPr>
          </w:rPrChange>
        </w:rPr>
        <w:t xml:space="preserve"> </w:t>
      </w:r>
      <w:r w:rsidRPr="00814BC9">
        <w:rPr>
          <w:w w:val="105"/>
          <w:lang w:val="en-GB"/>
          <w:rPrChange w:id="5783" w:author="Christian PIEDALLU" w:date="2023-02-06T09:53:00Z">
            <w:rPr>
              <w:w w:val="105"/>
            </w:rPr>
          </w:rPrChange>
        </w:rPr>
        <w:t xml:space="preserve">slopes. </w:t>
      </w:r>
      <w:ins w:id="5784" w:author="Christian PIEDALLU" w:date="2023-02-06T17:15:00Z">
        <w:r w:rsidR="006301FB">
          <w:rPr>
            <w:w w:val="105"/>
            <w:lang w:val="en-GB"/>
          </w:rPr>
          <w:t xml:space="preserve"> And wha</w:t>
        </w:r>
      </w:ins>
      <w:ins w:id="5785" w:author="Christian PIEDALLU" w:date="2023-02-06T17:16:00Z">
        <w:r w:rsidR="006301FB">
          <w:rPr>
            <w:w w:val="105"/>
            <w:lang w:val="en-GB"/>
          </w:rPr>
          <w:t xml:space="preserve">t do you expect for flat areas ? </w:t>
        </w:r>
      </w:ins>
      <w:r w:rsidRPr="00814BC9">
        <w:rPr>
          <w:spacing w:val="28"/>
          <w:w w:val="105"/>
          <w:lang w:val="en-GB"/>
          <w:rPrChange w:id="5786" w:author="Christian PIEDALLU" w:date="2023-02-06T09:53:00Z">
            <w:rPr>
              <w:spacing w:val="28"/>
              <w:w w:val="105"/>
            </w:rPr>
          </w:rPrChange>
        </w:rPr>
        <w:t xml:space="preserve"> </w:t>
      </w:r>
      <w:r w:rsidRPr="00814BC9">
        <w:rPr>
          <w:w w:val="105"/>
          <w:lang w:val="en-GB"/>
          <w:rPrChange w:id="5787" w:author="Christian PIEDALLU" w:date="2023-02-06T09:53:00Z">
            <w:rPr>
              <w:w w:val="105"/>
            </w:rPr>
          </w:rPrChange>
        </w:rPr>
        <w:t>However,</w:t>
      </w:r>
      <w:r w:rsidRPr="00814BC9">
        <w:rPr>
          <w:spacing w:val="33"/>
          <w:w w:val="105"/>
          <w:lang w:val="en-GB"/>
          <w:rPrChange w:id="5788" w:author="Christian PIEDALLU" w:date="2023-02-06T09:53:00Z">
            <w:rPr>
              <w:spacing w:val="33"/>
              <w:w w:val="105"/>
            </w:rPr>
          </w:rPrChange>
        </w:rPr>
        <w:t xml:space="preserve"> </w:t>
      </w:r>
      <w:r w:rsidRPr="00814BC9">
        <w:rPr>
          <w:w w:val="105"/>
          <w:lang w:val="en-GB"/>
          <w:rPrChange w:id="5789" w:author="Christian PIEDALLU" w:date="2023-02-06T09:53:00Z">
            <w:rPr>
              <w:w w:val="105"/>
            </w:rPr>
          </w:rPrChange>
        </w:rPr>
        <w:t>our</w:t>
      </w:r>
      <w:r w:rsidRPr="00814BC9">
        <w:rPr>
          <w:spacing w:val="30"/>
          <w:w w:val="105"/>
          <w:lang w:val="en-GB"/>
          <w:rPrChange w:id="5790" w:author="Christian PIEDALLU" w:date="2023-02-06T09:53:00Z">
            <w:rPr>
              <w:spacing w:val="30"/>
              <w:w w:val="105"/>
            </w:rPr>
          </w:rPrChange>
        </w:rPr>
        <w:t xml:space="preserve"> </w:t>
      </w:r>
      <w:r w:rsidRPr="00814BC9">
        <w:rPr>
          <w:w w:val="105"/>
          <w:lang w:val="en-GB"/>
          <w:rPrChange w:id="5791" w:author="Christian PIEDALLU" w:date="2023-02-06T09:53:00Z">
            <w:rPr>
              <w:w w:val="105"/>
            </w:rPr>
          </w:rPrChange>
        </w:rPr>
        <w:t>results</w:t>
      </w:r>
      <w:ins w:id="5792" w:author="Christian PIEDALLU" w:date="2023-02-06T16:59:00Z">
        <w:r w:rsidR="00236ED1">
          <w:rPr>
            <w:w w:val="105"/>
            <w:lang w:val="en-GB"/>
          </w:rPr>
          <w:t xml:space="preserve"> do</w:t>
        </w:r>
      </w:ins>
      <w:r w:rsidRPr="00814BC9">
        <w:rPr>
          <w:spacing w:val="30"/>
          <w:w w:val="105"/>
          <w:lang w:val="en-GB"/>
          <w:rPrChange w:id="5793" w:author="Christian PIEDALLU" w:date="2023-02-06T09:53:00Z">
            <w:rPr>
              <w:spacing w:val="30"/>
              <w:w w:val="105"/>
            </w:rPr>
          </w:rPrChange>
        </w:rPr>
        <w:t xml:space="preserve"> </w:t>
      </w:r>
      <w:del w:id="5794" w:author="Christian PIEDALLU" w:date="2023-02-06T16:46:00Z">
        <w:r w:rsidRPr="00814BC9" w:rsidDel="0019129E">
          <w:rPr>
            <w:w w:val="105"/>
            <w:lang w:val="en-GB"/>
            <w:rPrChange w:id="5795" w:author="Christian PIEDALLU" w:date="2023-02-06T09:53:00Z">
              <w:rPr>
                <w:w w:val="105"/>
              </w:rPr>
            </w:rPrChange>
          </w:rPr>
          <w:delText>fits</w:delText>
        </w:r>
        <w:r w:rsidRPr="00814BC9" w:rsidDel="0019129E">
          <w:rPr>
            <w:spacing w:val="31"/>
            <w:w w:val="105"/>
            <w:lang w:val="en-GB"/>
            <w:rPrChange w:id="5796" w:author="Christian PIEDALLU" w:date="2023-02-06T09:53:00Z">
              <w:rPr>
                <w:spacing w:val="31"/>
                <w:w w:val="105"/>
              </w:rPr>
            </w:rPrChange>
          </w:rPr>
          <w:delText xml:space="preserve"> </w:delText>
        </w:r>
      </w:del>
      <w:r w:rsidRPr="00814BC9">
        <w:rPr>
          <w:w w:val="105"/>
          <w:lang w:val="en-GB"/>
          <w:rPrChange w:id="5797" w:author="Christian PIEDALLU" w:date="2023-02-06T09:53:00Z">
            <w:rPr>
              <w:w w:val="105"/>
            </w:rPr>
          </w:rPrChange>
        </w:rPr>
        <w:t>not</w:t>
      </w:r>
      <w:r w:rsidRPr="00814BC9">
        <w:rPr>
          <w:spacing w:val="30"/>
          <w:w w:val="105"/>
          <w:lang w:val="en-GB"/>
          <w:rPrChange w:id="5798" w:author="Christian PIEDALLU" w:date="2023-02-06T09:53:00Z">
            <w:rPr>
              <w:spacing w:val="30"/>
              <w:w w:val="105"/>
            </w:rPr>
          </w:rPrChange>
        </w:rPr>
        <w:t xml:space="preserve"> </w:t>
      </w:r>
      <w:r w:rsidRPr="00814BC9">
        <w:rPr>
          <w:w w:val="105"/>
          <w:lang w:val="en-GB"/>
          <w:rPrChange w:id="5799" w:author="Christian PIEDALLU" w:date="2023-02-06T09:53:00Z">
            <w:rPr>
              <w:w w:val="105"/>
            </w:rPr>
          </w:rPrChange>
        </w:rPr>
        <w:t>clearly</w:t>
      </w:r>
      <w:r w:rsidRPr="00814BC9">
        <w:rPr>
          <w:spacing w:val="30"/>
          <w:w w:val="105"/>
          <w:lang w:val="en-GB"/>
          <w:rPrChange w:id="5800" w:author="Christian PIEDALLU" w:date="2023-02-06T09:53:00Z">
            <w:rPr>
              <w:spacing w:val="30"/>
              <w:w w:val="105"/>
            </w:rPr>
          </w:rPrChange>
        </w:rPr>
        <w:t xml:space="preserve"> </w:t>
      </w:r>
      <w:ins w:id="5801" w:author="Christian PIEDALLU" w:date="2023-02-06T16:46:00Z">
        <w:r w:rsidR="0019129E">
          <w:rPr>
            <w:spacing w:val="30"/>
            <w:w w:val="105"/>
            <w:lang w:val="en-GB"/>
          </w:rPr>
          <w:t xml:space="preserve">fit </w:t>
        </w:r>
      </w:ins>
      <w:r w:rsidRPr="00814BC9">
        <w:rPr>
          <w:w w:val="105"/>
          <w:lang w:val="en-GB"/>
          <w:rPrChange w:id="5802" w:author="Christian PIEDALLU" w:date="2023-02-06T09:53:00Z">
            <w:rPr>
              <w:w w:val="105"/>
            </w:rPr>
          </w:rPrChange>
        </w:rPr>
        <w:t>with</w:t>
      </w:r>
      <w:r w:rsidRPr="00814BC9">
        <w:rPr>
          <w:spacing w:val="30"/>
          <w:w w:val="105"/>
          <w:lang w:val="en-GB"/>
          <w:rPrChange w:id="5803" w:author="Christian PIEDALLU" w:date="2023-02-06T09:53:00Z">
            <w:rPr>
              <w:spacing w:val="30"/>
              <w:w w:val="105"/>
            </w:rPr>
          </w:rPrChange>
        </w:rPr>
        <w:t xml:space="preserve"> </w:t>
      </w:r>
      <w:r w:rsidRPr="00814BC9">
        <w:rPr>
          <w:w w:val="105"/>
          <w:lang w:val="en-GB"/>
          <w:rPrChange w:id="5804" w:author="Christian PIEDALLU" w:date="2023-02-06T09:53:00Z">
            <w:rPr>
              <w:w w:val="105"/>
            </w:rPr>
          </w:rPrChange>
        </w:rPr>
        <w:t>this</w:t>
      </w:r>
      <w:r w:rsidRPr="00814BC9">
        <w:rPr>
          <w:spacing w:val="30"/>
          <w:w w:val="105"/>
          <w:lang w:val="en-GB"/>
          <w:rPrChange w:id="5805" w:author="Christian PIEDALLU" w:date="2023-02-06T09:53:00Z">
            <w:rPr>
              <w:spacing w:val="30"/>
              <w:w w:val="105"/>
            </w:rPr>
          </w:rPrChange>
        </w:rPr>
        <w:t xml:space="preserve"> </w:t>
      </w:r>
      <w:r w:rsidRPr="00814BC9">
        <w:rPr>
          <w:w w:val="105"/>
          <w:lang w:val="en-GB"/>
          <w:rPrChange w:id="5806" w:author="Christian PIEDALLU" w:date="2023-02-06T09:53:00Z">
            <w:rPr>
              <w:w w:val="105"/>
            </w:rPr>
          </w:rPrChange>
        </w:rPr>
        <w:t xml:space="preserve">hypothesis. </w:t>
      </w:r>
      <w:r w:rsidRPr="00814BC9">
        <w:rPr>
          <w:spacing w:val="29"/>
          <w:w w:val="105"/>
          <w:lang w:val="en-GB"/>
          <w:rPrChange w:id="5807" w:author="Christian PIEDALLU" w:date="2023-02-06T09:53:00Z">
            <w:rPr>
              <w:spacing w:val="29"/>
              <w:w w:val="105"/>
            </w:rPr>
          </w:rPrChange>
        </w:rPr>
        <w:t xml:space="preserve"> </w:t>
      </w:r>
      <w:r w:rsidRPr="00814BC9">
        <w:rPr>
          <w:w w:val="105"/>
          <w:lang w:val="en-GB"/>
          <w:rPrChange w:id="5808" w:author="Christian PIEDALLU" w:date="2023-02-06T09:53:00Z">
            <w:rPr>
              <w:w w:val="105"/>
            </w:rPr>
          </w:rPrChange>
        </w:rPr>
        <w:t>In</w:t>
      </w:r>
      <w:r w:rsidRPr="00814BC9">
        <w:rPr>
          <w:spacing w:val="30"/>
          <w:w w:val="105"/>
          <w:lang w:val="en-GB"/>
          <w:rPrChange w:id="5809" w:author="Christian PIEDALLU" w:date="2023-02-06T09:53:00Z">
            <w:rPr>
              <w:spacing w:val="30"/>
              <w:w w:val="105"/>
            </w:rPr>
          </w:rPrChange>
        </w:rPr>
        <w:t xml:space="preserve"> </w:t>
      </w:r>
      <w:r w:rsidRPr="00814BC9">
        <w:rPr>
          <w:w w:val="105"/>
          <w:lang w:val="en-GB"/>
          <w:rPrChange w:id="5810" w:author="Christian PIEDALLU" w:date="2023-02-06T09:53:00Z">
            <w:rPr>
              <w:w w:val="105"/>
            </w:rPr>
          </w:rPrChange>
        </w:rPr>
        <w:t>the</w:t>
      </w:r>
      <w:r w:rsidRPr="00814BC9">
        <w:rPr>
          <w:spacing w:val="30"/>
          <w:w w:val="105"/>
          <w:lang w:val="en-GB"/>
          <w:rPrChange w:id="5811" w:author="Christian PIEDALLU" w:date="2023-02-06T09:53:00Z">
            <w:rPr>
              <w:spacing w:val="30"/>
              <w:w w:val="105"/>
            </w:rPr>
          </w:rPrChange>
        </w:rPr>
        <w:t xml:space="preserve"> </w:t>
      </w:r>
      <w:r w:rsidRPr="00814BC9">
        <w:rPr>
          <w:w w:val="105"/>
          <w:lang w:val="en-GB"/>
          <w:rPrChange w:id="5812" w:author="Christian PIEDALLU" w:date="2023-02-06T09:53:00Z">
            <w:rPr>
              <w:w w:val="105"/>
            </w:rPr>
          </w:rPrChange>
        </w:rPr>
        <w:t>Plains</w:t>
      </w:r>
    </w:p>
    <w:p w14:paraId="66143BF3" w14:textId="2CB71C7B" w:rsidR="00B177F5" w:rsidRPr="00814BC9" w:rsidRDefault="00B553DB">
      <w:pPr>
        <w:pStyle w:val="Corpsdetexte"/>
        <w:ind w:left="163"/>
        <w:rPr>
          <w:lang w:val="en-GB"/>
          <w:rPrChange w:id="5813" w:author="Christian PIEDALLU" w:date="2023-02-06T09:53:00Z">
            <w:rPr/>
          </w:rPrChange>
        </w:rPr>
      </w:pPr>
      <w:r w:rsidRPr="00814BC9">
        <w:rPr>
          <w:rFonts w:ascii="Trebuchet MS"/>
          <w:sz w:val="10"/>
          <w:lang w:val="en-GB"/>
          <w:rPrChange w:id="5814" w:author="Christian PIEDALLU" w:date="2023-02-06T09:53:00Z">
            <w:rPr>
              <w:rFonts w:ascii="Trebuchet MS"/>
              <w:sz w:val="10"/>
            </w:rPr>
          </w:rPrChange>
        </w:rPr>
        <w:t xml:space="preserve">285     </w:t>
      </w:r>
      <w:r w:rsidRPr="00814BC9">
        <w:rPr>
          <w:rFonts w:ascii="Trebuchet MS"/>
          <w:spacing w:val="19"/>
          <w:sz w:val="10"/>
          <w:lang w:val="en-GB"/>
          <w:rPrChange w:id="5815" w:author="Christian PIEDALLU" w:date="2023-02-06T09:53:00Z">
            <w:rPr>
              <w:rFonts w:ascii="Trebuchet MS"/>
              <w:spacing w:val="19"/>
              <w:sz w:val="10"/>
            </w:rPr>
          </w:rPrChange>
        </w:rPr>
        <w:t xml:space="preserve"> </w:t>
      </w:r>
      <w:del w:id="5816" w:author="Christian PIEDALLU" w:date="2023-02-06T16:46:00Z">
        <w:r w:rsidRPr="00814BC9" w:rsidDel="0019129E">
          <w:rPr>
            <w:w w:val="105"/>
            <w:lang w:val="en-GB"/>
            <w:rPrChange w:id="5817" w:author="Christian PIEDALLU" w:date="2023-02-06T09:53:00Z">
              <w:rPr>
                <w:w w:val="105"/>
              </w:rPr>
            </w:rPrChange>
          </w:rPr>
          <w:delText>bioclimatic</w:delText>
        </w:r>
        <w:r w:rsidRPr="00814BC9" w:rsidDel="0019129E">
          <w:rPr>
            <w:spacing w:val="-3"/>
            <w:w w:val="105"/>
            <w:lang w:val="en-GB"/>
            <w:rPrChange w:id="5818" w:author="Christian PIEDALLU" w:date="2023-02-06T09:53:00Z">
              <w:rPr>
                <w:spacing w:val="-3"/>
                <w:w w:val="105"/>
              </w:rPr>
            </w:rPrChange>
          </w:rPr>
          <w:delText xml:space="preserve"> </w:delText>
        </w:r>
        <w:r w:rsidRPr="00814BC9" w:rsidDel="0019129E">
          <w:rPr>
            <w:w w:val="105"/>
            <w:lang w:val="en-GB"/>
            <w:rPrChange w:id="5819" w:author="Christian PIEDALLU" w:date="2023-02-06T09:53:00Z">
              <w:rPr>
                <w:w w:val="105"/>
              </w:rPr>
            </w:rPrChange>
          </w:rPr>
          <w:delText>area</w:delText>
        </w:r>
      </w:del>
      <w:r w:rsidRPr="00814BC9">
        <w:rPr>
          <w:w w:val="105"/>
          <w:lang w:val="en-GB"/>
          <w:rPrChange w:id="5820" w:author="Christian PIEDALLU" w:date="2023-02-06T09:53:00Z">
            <w:rPr>
              <w:w w:val="105"/>
            </w:rPr>
          </w:rPrChange>
        </w:rPr>
        <w:t>,</w:t>
      </w:r>
      <w:r w:rsidRPr="00814BC9">
        <w:rPr>
          <w:spacing w:val="-1"/>
          <w:w w:val="105"/>
          <w:lang w:val="en-GB"/>
          <w:rPrChange w:id="5821" w:author="Christian PIEDALLU" w:date="2023-02-06T09:53:00Z">
            <w:rPr>
              <w:spacing w:val="-1"/>
              <w:w w:val="105"/>
            </w:rPr>
          </w:rPrChange>
        </w:rPr>
        <w:t xml:space="preserve"> </w:t>
      </w:r>
      <w:r w:rsidRPr="00814BC9">
        <w:rPr>
          <w:w w:val="105"/>
          <w:lang w:val="en-GB"/>
          <w:rPrChange w:id="5822" w:author="Christian PIEDALLU" w:date="2023-02-06T09:53:00Z">
            <w:rPr>
              <w:w w:val="105"/>
            </w:rPr>
          </w:rPrChange>
        </w:rPr>
        <w:t>the</w:t>
      </w:r>
      <w:r w:rsidRPr="00814BC9">
        <w:rPr>
          <w:spacing w:val="-2"/>
          <w:w w:val="105"/>
          <w:lang w:val="en-GB"/>
          <w:rPrChange w:id="5823" w:author="Christian PIEDALLU" w:date="2023-02-06T09:53:00Z">
            <w:rPr>
              <w:spacing w:val="-2"/>
              <w:w w:val="105"/>
            </w:rPr>
          </w:rPrChange>
        </w:rPr>
        <w:t xml:space="preserve"> </w:t>
      </w:r>
      <w:r w:rsidRPr="00814BC9">
        <w:rPr>
          <w:w w:val="105"/>
          <w:lang w:val="en-GB"/>
          <w:rPrChange w:id="5824" w:author="Christian PIEDALLU" w:date="2023-02-06T09:53:00Z">
            <w:rPr>
              <w:w w:val="105"/>
            </w:rPr>
          </w:rPrChange>
        </w:rPr>
        <w:t>south-facing</w:t>
      </w:r>
      <w:r w:rsidRPr="00814BC9">
        <w:rPr>
          <w:spacing w:val="-3"/>
          <w:w w:val="105"/>
          <w:lang w:val="en-GB"/>
          <w:rPrChange w:id="5825" w:author="Christian PIEDALLU" w:date="2023-02-06T09:53:00Z">
            <w:rPr>
              <w:spacing w:val="-3"/>
              <w:w w:val="105"/>
            </w:rPr>
          </w:rPrChange>
        </w:rPr>
        <w:t xml:space="preserve"> </w:t>
      </w:r>
      <w:r w:rsidRPr="00814BC9">
        <w:rPr>
          <w:w w:val="105"/>
          <w:lang w:val="en-GB"/>
          <w:rPrChange w:id="5826" w:author="Christian PIEDALLU" w:date="2023-02-06T09:53:00Z">
            <w:rPr>
              <w:w w:val="105"/>
            </w:rPr>
          </w:rPrChange>
        </w:rPr>
        <w:t>slopes</w:t>
      </w:r>
      <w:r w:rsidRPr="00814BC9">
        <w:rPr>
          <w:spacing w:val="-3"/>
          <w:w w:val="105"/>
          <w:lang w:val="en-GB"/>
          <w:rPrChange w:id="5827" w:author="Christian PIEDALLU" w:date="2023-02-06T09:53:00Z">
            <w:rPr>
              <w:spacing w:val="-3"/>
              <w:w w:val="105"/>
            </w:rPr>
          </w:rPrChange>
        </w:rPr>
        <w:t xml:space="preserve"> </w:t>
      </w:r>
      <w:r w:rsidRPr="00814BC9">
        <w:rPr>
          <w:w w:val="105"/>
          <w:lang w:val="en-GB"/>
          <w:rPrChange w:id="5828" w:author="Christian PIEDALLU" w:date="2023-02-06T09:53:00Z">
            <w:rPr>
              <w:w w:val="105"/>
            </w:rPr>
          </w:rPrChange>
        </w:rPr>
        <w:t>and</w:t>
      </w:r>
      <w:r w:rsidRPr="00814BC9">
        <w:rPr>
          <w:spacing w:val="-2"/>
          <w:w w:val="105"/>
          <w:lang w:val="en-GB"/>
          <w:rPrChange w:id="5829" w:author="Christian PIEDALLU" w:date="2023-02-06T09:53:00Z">
            <w:rPr>
              <w:spacing w:val="-2"/>
              <w:w w:val="105"/>
            </w:rPr>
          </w:rPrChange>
        </w:rPr>
        <w:t xml:space="preserve"> </w:t>
      </w:r>
      <w:r w:rsidRPr="00814BC9">
        <w:rPr>
          <w:w w:val="105"/>
          <w:lang w:val="en-GB"/>
          <w:rPrChange w:id="5830" w:author="Christian PIEDALLU" w:date="2023-02-06T09:53:00Z">
            <w:rPr>
              <w:w w:val="105"/>
            </w:rPr>
          </w:rPrChange>
        </w:rPr>
        <w:t>the</w:t>
      </w:r>
      <w:r w:rsidRPr="00814BC9">
        <w:rPr>
          <w:spacing w:val="-3"/>
          <w:w w:val="105"/>
          <w:lang w:val="en-GB"/>
          <w:rPrChange w:id="5831" w:author="Christian PIEDALLU" w:date="2023-02-06T09:53:00Z">
            <w:rPr>
              <w:spacing w:val="-3"/>
              <w:w w:val="105"/>
            </w:rPr>
          </w:rPrChange>
        </w:rPr>
        <w:t xml:space="preserve"> </w:t>
      </w:r>
      <w:del w:id="5832" w:author="Christian PIEDALLU" w:date="2023-02-06T16:46:00Z">
        <w:r w:rsidRPr="00814BC9" w:rsidDel="0019129E">
          <w:rPr>
            <w:w w:val="105"/>
            <w:lang w:val="en-GB"/>
            <w:rPrChange w:id="5833" w:author="Christian PIEDALLU" w:date="2023-02-06T09:53:00Z">
              <w:rPr>
                <w:w w:val="105"/>
              </w:rPr>
            </w:rPrChange>
          </w:rPr>
          <w:delText>plateaus</w:delText>
        </w:r>
        <w:r w:rsidRPr="00814BC9" w:rsidDel="0019129E">
          <w:rPr>
            <w:spacing w:val="-3"/>
            <w:w w:val="105"/>
            <w:lang w:val="en-GB"/>
            <w:rPrChange w:id="5834" w:author="Christian PIEDALLU" w:date="2023-02-06T09:53:00Z">
              <w:rPr>
                <w:spacing w:val="-3"/>
                <w:w w:val="105"/>
              </w:rPr>
            </w:rPrChange>
          </w:rPr>
          <w:delText xml:space="preserve"> </w:delText>
        </w:r>
      </w:del>
      <w:ins w:id="5835" w:author="Christian PIEDALLU" w:date="2023-02-06T16:46:00Z">
        <w:r w:rsidR="0019129E">
          <w:rPr>
            <w:w w:val="105"/>
            <w:lang w:val="en-GB"/>
          </w:rPr>
          <w:t>flat areas</w:t>
        </w:r>
        <w:r w:rsidR="0019129E" w:rsidRPr="00814BC9">
          <w:rPr>
            <w:spacing w:val="-3"/>
            <w:w w:val="105"/>
            <w:lang w:val="en-GB"/>
            <w:rPrChange w:id="5836" w:author="Christian PIEDALLU" w:date="2023-02-06T09:53:00Z">
              <w:rPr>
                <w:spacing w:val="-3"/>
                <w:w w:val="105"/>
              </w:rPr>
            </w:rPrChange>
          </w:rPr>
          <w:t xml:space="preserve"> </w:t>
        </w:r>
      </w:ins>
      <w:commentRangeStart w:id="5837"/>
      <w:r w:rsidRPr="00814BC9">
        <w:rPr>
          <w:w w:val="105"/>
          <w:lang w:val="en-GB"/>
          <w:rPrChange w:id="5838" w:author="Christian PIEDALLU" w:date="2023-02-06T09:53:00Z">
            <w:rPr>
              <w:w w:val="105"/>
            </w:rPr>
          </w:rPrChange>
        </w:rPr>
        <w:t>are</w:t>
      </w:r>
      <w:r w:rsidRPr="00814BC9">
        <w:rPr>
          <w:spacing w:val="-3"/>
          <w:w w:val="105"/>
          <w:lang w:val="en-GB"/>
          <w:rPrChange w:id="5839" w:author="Christian PIEDALLU" w:date="2023-02-06T09:53:00Z">
            <w:rPr>
              <w:spacing w:val="-3"/>
              <w:w w:val="105"/>
            </w:rPr>
          </w:rPrChange>
        </w:rPr>
        <w:t xml:space="preserve"> </w:t>
      </w:r>
      <w:r w:rsidRPr="00814BC9">
        <w:rPr>
          <w:w w:val="105"/>
          <w:lang w:val="en-GB"/>
          <w:rPrChange w:id="5840" w:author="Christian PIEDALLU" w:date="2023-02-06T09:53:00Z">
            <w:rPr>
              <w:w w:val="105"/>
            </w:rPr>
          </w:rPrChange>
        </w:rPr>
        <w:t>more</w:t>
      </w:r>
      <w:r w:rsidRPr="00814BC9">
        <w:rPr>
          <w:spacing w:val="-2"/>
          <w:w w:val="105"/>
          <w:lang w:val="en-GB"/>
          <w:rPrChange w:id="5841" w:author="Christian PIEDALLU" w:date="2023-02-06T09:53:00Z">
            <w:rPr>
              <w:spacing w:val="-2"/>
              <w:w w:val="105"/>
            </w:rPr>
          </w:rPrChange>
        </w:rPr>
        <w:t xml:space="preserve"> </w:t>
      </w:r>
      <w:r w:rsidRPr="00814BC9">
        <w:rPr>
          <w:w w:val="105"/>
          <w:lang w:val="en-GB"/>
          <w:rPrChange w:id="5842" w:author="Christian PIEDALLU" w:date="2023-02-06T09:53:00Z">
            <w:rPr>
              <w:w w:val="105"/>
            </w:rPr>
          </w:rPrChange>
        </w:rPr>
        <w:t>or</w:t>
      </w:r>
      <w:r w:rsidRPr="00814BC9">
        <w:rPr>
          <w:spacing w:val="-3"/>
          <w:w w:val="105"/>
          <w:lang w:val="en-GB"/>
          <w:rPrChange w:id="5843" w:author="Christian PIEDALLU" w:date="2023-02-06T09:53:00Z">
            <w:rPr>
              <w:spacing w:val="-3"/>
              <w:w w:val="105"/>
            </w:rPr>
          </w:rPrChange>
        </w:rPr>
        <w:t xml:space="preserve"> </w:t>
      </w:r>
      <w:r w:rsidRPr="00814BC9">
        <w:rPr>
          <w:w w:val="105"/>
          <w:lang w:val="en-GB"/>
          <w:rPrChange w:id="5844" w:author="Christian PIEDALLU" w:date="2023-02-06T09:53:00Z">
            <w:rPr>
              <w:w w:val="105"/>
            </w:rPr>
          </w:rPrChange>
        </w:rPr>
        <w:t>less</w:t>
      </w:r>
      <w:r w:rsidRPr="00814BC9">
        <w:rPr>
          <w:spacing w:val="-3"/>
          <w:w w:val="105"/>
          <w:lang w:val="en-GB"/>
          <w:rPrChange w:id="5845" w:author="Christian PIEDALLU" w:date="2023-02-06T09:53:00Z">
            <w:rPr>
              <w:spacing w:val="-3"/>
              <w:w w:val="105"/>
            </w:rPr>
          </w:rPrChange>
        </w:rPr>
        <w:t xml:space="preserve"> </w:t>
      </w:r>
      <w:r w:rsidRPr="00814BC9">
        <w:rPr>
          <w:w w:val="105"/>
          <w:lang w:val="en-GB"/>
          <w:rPrChange w:id="5846" w:author="Christian PIEDALLU" w:date="2023-02-06T09:53:00Z">
            <w:rPr>
              <w:w w:val="105"/>
            </w:rPr>
          </w:rPrChange>
        </w:rPr>
        <w:t>attacked</w:t>
      </w:r>
      <w:r w:rsidRPr="00814BC9">
        <w:rPr>
          <w:spacing w:val="-2"/>
          <w:w w:val="105"/>
          <w:lang w:val="en-GB"/>
          <w:rPrChange w:id="5847" w:author="Christian PIEDALLU" w:date="2023-02-06T09:53:00Z">
            <w:rPr>
              <w:spacing w:val="-2"/>
              <w:w w:val="105"/>
            </w:rPr>
          </w:rPrChange>
        </w:rPr>
        <w:t xml:space="preserve"> </w:t>
      </w:r>
      <w:r w:rsidRPr="00814BC9">
        <w:rPr>
          <w:w w:val="105"/>
          <w:lang w:val="en-GB"/>
          <w:rPrChange w:id="5848" w:author="Christian PIEDALLU" w:date="2023-02-06T09:53:00Z">
            <w:rPr>
              <w:w w:val="105"/>
            </w:rPr>
          </w:rPrChange>
        </w:rPr>
        <w:t>at</w:t>
      </w:r>
      <w:r w:rsidRPr="00814BC9">
        <w:rPr>
          <w:spacing w:val="-4"/>
          <w:w w:val="105"/>
          <w:lang w:val="en-GB"/>
          <w:rPrChange w:id="5849" w:author="Christian PIEDALLU" w:date="2023-02-06T09:53:00Z">
            <w:rPr>
              <w:spacing w:val="-4"/>
              <w:w w:val="105"/>
            </w:rPr>
          </w:rPrChange>
        </w:rPr>
        <w:t xml:space="preserve"> </w:t>
      </w:r>
      <w:r w:rsidRPr="00814BC9">
        <w:rPr>
          <w:w w:val="105"/>
          <w:lang w:val="en-GB"/>
          <w:rPrChange w:id="5850" w:author="Christian PIEDALLU" w:date="2023-02-06T09:53:00Z">
            <w:rPr>
              <w:w w:val="105"/>
            </w:rPr>
          </w:rPrChange>
        </w:rPr>
        <w:t>the</w:t>
      </w:r>
      <w:r w:rsidRPr="00814BC9">
        <w:rPr>
          <w:spacing w:val="-2"/>
          <w:w w:val="105"/>
          <w:lang w:val="en-GB"/>
          <w:rPrChange w:id="5851" w:author="Christian PIEDALLU" w:date="2023-02-06T09:53:00Z">
            <w:rPr>
              <w:spacing w:val="-2"/>
              <w:w w:val="105"/>
            </w:rPr>
          </w:rPrChange>
        </w:rPr>
        <w:t xml:space="preserve"> </w:t>
      </w:r>
      <w:r w:rsidRPr="00814BC9">
        <w:rPr>
          <w:w w:val="105"/>
          <w:lang w:val="en-GB"/>
          <w:rPrChange w:id="5852" w:author="Christian PIEDALLU" w:date="2023-02-06T09:53:00Z">
            <w:rPr>
              <w:w w:val="105"/>
            </w:rPr>
          </w:rPrChange>
        </w:rPr>
        <w:t>same</w:t>
      </w:r>
      <w:r w:rsidRPr="00814BC9">
        <w:rPr>
          <w:spacing w:val="-3"/>
          <w:w w:val="105"/>
          <w:lang w:val="en-GB"/>
          <w:rPrChange w:id="5853" w:author="Christian PIEDALLU" w:date="2023-02-06T09:53:00Z">
            <w:rPr>
              <w:spacing w:val="-3"/>
              <w:w w:val="105"/>
            </w:rPr>
          </w:rPrChange>
        </w:rPr>
        <w:t xml:space="preserve"> </w:t>
      </w:r>
      <w:r w:rsidRPr="00814BC9">
        <w:rPr>
          <w:w w:val="105"/>
          <w:lang w:val="en-GB"/>
          <w:rPrChange w:id="5854" w:author="Christian PIEDALLU" w:date="2023-02-06T09:53:00Z">
            <w:rPr>
              <w:w w:val="105"/>
            </w:rPr>
          </w:rPrChange>
        </w:rPr>
        <w:t>way</w:t>
      </w:r>
    </w:p>
    <w:p w14:paraId="314CBAE9" w14:textId="77777777" w:rsidR="00B177F5" w:rsidRPr="00814BC9" w:rsidRDefault="00B553DB">
      <w:pPr>
        <w:pStyle w:val="Corpsdetexte"/>
        <w:ind w:left="163"/>
        <w:rPr>
          <w:lang w:val="en-GB"/>
          <w:rPrChange w:id="5855" w:author="Christian PIEDALLU" w:date="2023-02-06T09:53:00Z">
            <w:rPr/>
          </w:rPrChange>
        </w:rPr>
      </w:pPr>
      <w:r w:rsidRPr="00814BC9">
        <w:rPr>
          <w:rFonts w:ascii="Trebuchet MS"/>
          <w:sz w:val="10"/>
          <w:lang w:val="en-GB"/>
          <w:rPrChange w:id="5856" w:author="Christian PIEDALLU" w:date="2023-02-06T09:53:00Z">
            <w:rPr>
              <w:rFonts w:ascii="Trebuchet MS"/>
              <w:sz w:val="10"/>
            </w:rPr>
          </w:rPrChange>
        </w:rPr>
        <w:t xml:space="preserve">286     </w:t>
      </w:r>
      <w:r w:rsidRPr="00814BC9">
        <w:rPr>
          <w:rFonts w:ascii="Trebuchet MS"/>
          <w:spacing w:val="19"/>
          <w:sz w:val="10"/>
          <w:lang w:val="en-GB"/>
          <w:rPrChange w:id="5857" w:author="Christian PIEDALLU" w:date="2023-02-06T09:53:00Z">
            <w:rPr>
              <w:rFonts w:ascii="Trebuchet MS"/>
              <w:spacing w:val="19"/>
              <w:sz w:val="10"/>
            </w:rPr>
          </w:rPrChange>
        </w:rPr>
        <w:t xml:space="preserve"> </w:t>
      </w:r>
      <w:r w:rsidRPr="00814BC9">
        <w:rPr>
          <w:w w:val="105"/>
          <w:lang w:val="en-GB"/>
          <w:rPrChange w:id="5858" w:author="Christian PIEDALLU" w:date="2023-02-06T09:53:00Z">
            <w:rPr>
              <w:w w:val="105"/>
            </w:rPr>
          </w:rPrChange>
        </w:rPr>
        <w:t>than</w:t>
      </w:r>
      <w:r w:rsidRPr="00814BC9">
        <w:rPr>
          <w:spacing w:val="17"/>
          <w:w w:val="105"/>
          <w:lang w:val="en-GB"/>
          <w:rPrChange w:id="5859" w:author="Christian PIEDALLU" w:date="2023-02-06T09:53:00Z">
            <w:rPr>
              <w:spacing w:val="17"/>
              <w:w w:val="105"/>
            </w:rPr>
          </w:rPrChange>
        </w:rPr>
        <w:t xml:space="preserve"> </w:t>
      </w:r>
      <w:r w:rsidRPr="00814BC9">
        <w:rPr>
          <w:w w:val="105"/>
          <w:lang w:val="en-GB"/>
          <w:rPrChange w:id="5860" w:author="Christian PIEDALLU" w:date="2023-02-06T09:53:00Z">
            <w:rPr>
              <w:w w:val="105"/>
            </w:rPr>
          </w:rPrChange>
        </w:rPr>
        <w:t>the</w:t>
      </w:r>
      <w:r w:rsidRPr="00814BC9">
        <w:rPr>
          <w:spacing w:val="18"/>
          <w:w w:val="105"/>
          <w:lang w:val="en-GB"/>
          <w:rPrChange w:id="5861" w:author="Christian PIEDALLU" w:date="2023-02-06T09:53:00Z">
            <w:rPr>
              <w:spacing w:val="18"/>
              <w:w w:val="105"/>
            </w:rPr>
          </w:rPrChange>
        </w:rPr>
        <w:t xml:space="preserve"> </w:t>
      </w:r>
      <w:r w:rsidRPr="00814BC9">
        <w:rPr>
          <w:w w:val="105"/>
          <w:lang w:val="en-GB"/>
          <w:rPrChange w:id="5862" w:author="Christian PIEDALLU" w:date="2023-02-06T09:53:00Z">
            <w:rPr>
              <w:w w:val="105"/>
            </w:rPr>
          </w:rPrChange>
        </w:rPr>
        <w:t>north-facing</w:t>
      </w:r>
      <w:r w:rsidRPr="00814BC9">
        <w:rPr>
          <w:spacing w:val="16"/>
          <w:w w:val="105"/>
          <w:lang w:val="en-GB"/>
          <w:rPrChange w:id="5863" w:author="Christian PIEDALLU" w:date="2023-02-06T09:53:00Z">
            <w:rPr>
              <w:spacing w:val="16"/>
              <w:w w:val="105"/>
            </w:rPr>
          </w:rPrChange>
        </w:rPr>
        <w:t xml:space="preserve"> </w:t>
      </w:r>
      <w:r w:rsidRPr="00814BC9">
        <w:rPr>
          <w:w w:val="105"/>
          <w:lang w:val="en-GB"/>
          <w:rPrChange w:id="5864" w:author="Christian PIEDALLU" w:date="2023-02-06T09:53:00Z">
            <w:rPr>
              <w:w w:val="105"/>
            </w:rPr>
          </w:rPrChange>
        </w:rPr>
        <w:t>slopes</w:t>
      </w:r>
      <w:commentRangeEnd w:id="5837"/>
      <w:r w:rsidR="006301FB">
        <w:rPr>
          <w:rStyle w:val="Marquedecommentaire"/>
        </w:rPr>
        <w:commentReference w:id="5837"/>
      </w:r>
      <w:r w:rsidRPr="00814BC9">
        <w:rPr>
          <w:w w:val="105"/>
          <w:lang w:val="en-GB"/>
          <w:rPrChange w:id="5865" w:author="Christian PIEDALLU" w:date="2023-02-06T09:53:00Z">
            <w:rPr>
              <w:w w:val="105"/>
            </w:rPr>
          </w:rPrChange>
        </w:rPr>
        <w:t>.</w:t>
      </w:r>
      <w:r w:rsidRPr="00814BC9">
        <w:rPr>
          <w:spacing w:val="45"/>
          <w:w w:val="105"/>
          <w:lang w:val="en-GB"/>
          <w:rPrChange w:id="5866" w:author="Christian PIEDALLU" w:date="2023-02-06T09:53:00Z">
            <w:rPr>
              <w:spacing w:val="45"/>
              <w:w w:val="105"/>
            </w:rPr>
          </w:rPrChange>
        </w:rPr>
        <w:t xml:space="preserve"> </w:t>
      </w:r>
      <w:r w:rsidRPr="00814BC9">
        <w:rPr>
          <w:w w:val="105"/>
          <w:lang w:val="en-GB"/>
          <w:rPrChange w:id="5867" w:author="Christian PIEDALLU" w:date="2023-02-06T09:53:00Z">
            <w:rPr>
              <w:w w:val="105"/>
            </w:rPr>
          </w:rPrChange>
        </w:rPr>
        <w:t>In</w:t>
      </w:r>
      <w:r w:rsidRPr="00814BC9">
        <w:rPr>
          <w:spacing w:val="17"/>
          <w:w w:val="105"/>
          <w:lang w:val="en-GB"/>
          <w:rPrChange w:id="5868" w:author="Christian PIEDALLU" w:date="2023-02-06T09:53:00Z">
            <w:rPr>
              <w:spacing w:val="17"/>
              <w:w w:val="105"/>
            </w:rPr>
          </w:rPrChange>
        </w:rPr>
        <w:t xml:space="preserve"> </w:t>
      </w:r>
      <w:r w:rsidRPr="00814BC9">
        <w:rPr>
          <w:w w:val="105"/>
          <w:lang w:val="en-GB"/>
          <w:rPrChange w:id="5869" w:author="Christian PIEDALLU" w:date="2023-02-06T09:53:00Z">
            <w:rPr>
              <w:w w:val="105"/>
            </w:rPr>
          </w:rPrChange>
        </w:rPr>
        <w:t>Europe</w:t>
      </w:r>
      <w:r w:rsidRPr="00814BC9">
        <w:rPr>
          <w:spacing w:val="18"/>
          <w:w w:val="105"/>
          <w:lang w:val="en-GB"/>
          <w:rPrChange w:id="5870" w:author="Christian PIEDALLU" w:date="2023-02-06T09:53:00Z">
            <w:rPr>
              <w:spacing w:val="18"/>
              <w:w w:val="105"/>
            </w:rPr>
          </w:rPrChange>
        </w:rPr>
        <w:t xml:space="preserve"> </w:t>
      </w:r>
      <w:r w:rsidRPr="00814BC9">
        <w:rPr>
          <w:w w:val="105"/>
          <w:lang w:val="en-GB"/>
          <w:rPrChange w:id="5871" w:author="Christian PIEDALLU" w:date="2023-02-06T09:53:00Z">
            <w:rPr>
              <w:w w:val="105"/>
            </w:rPr>
          </w:rPrChange>
        </w:rPr>
        <w:t>and</w:t>
      </w:r>
      <w:r w:rsidRPr="00814BC9">
        <w:rPr>
          <w:spacing w:val="17"/>
          <w:w w:val="105"/>
          <w:lang w:val="en-GB"/>
          <w:rPrChange w:id="5872" w:author="Christian PIEDALLU" w:date="2023-02-06T09:53:00Z">
            <w:rPr>
              <w:spacing w:val="17"/>
              <w:w w:val="105"/>
            </w:rPr>
          </w:rPrChange>
        </w:rPr>
        <w:t xml:space="preserve"> </w:t>
      </w:r>
      <w:r w:rsidRPr="00814BC9">
        <w:rPr>
          <w:w w:val="105"/>
          <w:lang w:val="en-GB"/>
          <w:rPrChange w:id="5873" w:author="Christian PIEDALLU" w:date="2023-02-06T09:53:00Z">
            <w:rPr>
              <w:w w:val="105"/>
            </w:rPr>
          </w:rPrChange>
        </w:rPr>
        <w:t>in</w:t>
      </w:r>
      <w:r w:rsidRPr="00814BC9">
        <w:rPr>
          <w:spacing w:val="16"/>
          <w:w w:val="105"/>
          <w:lang w:val="en-GB"/>
          <w:rPrChange w:id="5874" w:author="Christian PIEDALLU" w:date="2023-02-06T09:53:00Z">
            <w:rPr>
              <w:spacing w:val="16"/>
              <w:w w:val="105"/>
            </w:rPr>
          </w:rPrChange>
        </w:rPr>
        <w:t xml:space="preserve"> </w:t>
      </w:r>
      <w:r w:rsidRPr="00814BC9">
        <w:rPr>
          <w:w w:val="105"/>
          <w:lang w:val="en-GB"/>
          <w:rPrChange w:id="5875" w:author="Christian PIEDALLU" w:date="2023-02-06T09:53:00Z">
            <w:rPr>
              <w:w w:val="105"/>
            </w:rPr>
          </w:rPrChange>
        </w:rPr>
        <w:t>north</w:t>
      </w:r>
      <w:r w:rsidRPr="00814BC9">
        <w:rPr>
          <w:spacing w:val="18"/>
          <w:w w:val="105"/>
          <w:lang w:val="en-GB"/>
          <w:rPrChange w:id="5876" w:author="Christian PIEDALLU" w:date="2023-02-06T09:53:00Z">
            <w:rPr>
              <w:spacing w:val="18"/>
              <w:w w:val="105"/>
            </w:rPr>
          </w:rPrChange>
        </w:rPr>
        <w:t xml:space="preserve"> </w:t>
      </w:r>
      <w:r w:rsidRPr="00814BC9">
        <w:rPr>
          <w:w w:val="105"/>
          <w:lang w:val="en-GB"/>
          <w:rPrChange w:id="5877" w:author="Christian PIEDALLU" w:date="2023-02-06T09:53:00Z">
            <w:rPr>
              <w:w w:val="105"/>
            </w:rPr>
          </w:rPrChange>
        </w:rPr>
        <w:t>America,</w:t>
      </w:r>
      <w:r w:rsidRPr="00814BC9">
        <w:rPr>
          <w:spacing w:val="18"/>
          <w:w w:val="105"/>
          <w:lang w:val="en-GB"/>
          <w:rPrChange w:id="5878" w:author="Christian PIEDALLU" w:date="2023-02-06T09:53:00Z">
            <w:rPr>
              <w:spacing w:val="18"/>
              <w:w w:val="105"/>
            </w:rPr>
          </w:rPrChange>
        </w:rPr>
        <w:t xml:space="preserve"> </w:t>
      </w:r>
      <w:r w:rsidRPr="00814BC9">
        <w:rPr>
          <w:w w:val="105"/>
          <w:lang w:val="en-GB"/>
          <w:rPrChange w:id="5879" w:author="Christian PIEDALLU" w:date="2023-02-06T09:53:00Z">
            <w:rPr>
              <w:w w:val="105"/>
            </w:rPr>
          </w:rPrChange>
        </w:rPr>
        <w:t>Gazol</w:t>
      </w:r>
      <w:r w:rsidRPr="00814BC9">
        <w:rPr>
          <w:spacing w:val="18"/>
          <w:w w:val="105"/>
          <w:lang w:val="en-GB"/>
          <w:rPrChange w:id="5880" w:author="Christian PIEDALLU" w:date="2023-02-06T09:53:00Z">
            <w:rPr>
              <w:spacing w:val="18"/>
              <w:w w:val="105"/>
            </w:rPr>
          </w:rPrChange>
        </w:rPr>
        <w:t xml:space="preserve"> </w:t>
      </w:r>
      <w:r w:rsidR="00F312A1" w:rsidRPr="00814BC9">
        <w:rPr>
          <w:lang w:val="en-GB"/>
          <w:rPrChange w:id="5881" w:author="Christian PIEDALLU" w:date="2023-02-06T09:53:00Z">
            <w:rPr/>
          </w:rPrChange>
        </w:rPr>
        <w:fldChar w:fldCharType="begin"/>
      </w:r>
      <w:r w:rsidR="00F312A1" w:rsidRPr="00814BC9">
        <w:rPr>
          <w:lang w:val="en-GB"/>
          <w:rPrChange w:id="5882" w:author="Christian PIEDALLU" w:date="2023-02-06T09:53:00Z">
            <w:rPr/>
          </w:rPrChange>
        </w:rPr>
        <w:instrText xml:space="preserve"> HYPERLINK \l "_bookmark24" </w:instrText>
      </w:r>
      <w:r w:rsidR="00F312A1" w:rsidRPr="00814BC9">
        <w:rPr>
          <w:lang w:val="en-GB"/>
          <w:rPrChange w:id="5883" w:author="Christian PIEDALLU" w:date="2023-02-06T09:53:00Z">
            <w:rPr>
              <w:spacing w:val="17"/>
              <w:w w:val="105"/>
            </w:rPr>
          </w:rPrChange>
        </w:rPr>
        <w:fldChar w:fldCharType="separate"/>
      </w:r>
      <w:r w:rsidRPr="00814BC9">
        <w:rPr>
          <w:w w:val="105"/>
          <w:lang w:val="en-GB"/>
          <w:rPrChange w:id="5884" w:author="Christian PIEDALLU" w:date="2023-02-06T09:53:00Z">
            <w:rPr>
              <w:w w:val="105"/>
            </w:rPr>
          </w:rPrChange>
        </w:rPr>
        <w:t>(Gazol</w:t>
      </w:r>
      <w:r w:rsidRPr="00814BC9">
        <w:rPr>
          <w:spacing w:val="17"/>
          <w:w w:val="105"/>
          <w:lang w:val="en-GB"/>
          <w:rPrChange w:id="5885" w:author="Christian PIEDALLU" w:date="2023-02-06T09:53:00Z">
            <w:rPr>
              <w:spacing w:val="17"/>
              <w:w w:val="105"/>
            </w:rPr>
          </w:rPrChange>
        </w:rPr>
        <w:t xml:space="preserve"> </w:t>
      </w:r>
      <w:r w:rsidRPr="00814BC9">
        <w:rPr>
          <w:w w:val="105"/>
          <w:lang w:val="en-GB"/>
          <w:rPrChange w:id="5886" w:author="Christian PIEDALLU" w:date="2023-02-06T09:53:00Z">
            <w:rPr>
              <w:w w:val="105"/>
            </w:rPr>
          </w:rPrChange>
        </w:rPr>
        <w:t>et</w:t>
      </w:r>
      <w:r w:rsidRPr="00814BC9">
        <w:rPr>
          <w:spacing w:val="17"/>
          <w:w w:val="105"/>
          <w:lang w:val="en-GB"/>
          <w:rPrChange w:id="5887" w:author="Christian PIEDALLU" w:date="2023-02-06T09:53:00Z">
            <w:rPr>
              <w:spacing w:val="17"/>
              <w:w w:val="105"/>
            </w:rPr>
          </w:rPrChange>
        </w:rPr>
        <w:t xml:space="preserve"> </w:t>
      </w:r>
      <w:r w:rsidRPr="00814BC9">
        <w:rPr>
          <w:w w:val="105"/>
          <w:lang w:val="en-GB"/>
          <w:rPrChange w:id="5888" w:author="Christian PIEDALLU" w:date="2023-02-06T09:53:00Z">
            <w:rPr>
              <w:w w:val="105"/>
            </w:rPr>
          </w:rPrChange>
        </w:rPr>
        <w:t>al.,</w:t>
      </w:r>
      <w:r w:rsidRPr="00814BC9">
        <w:rPr>
          <w:spacing w:val="17"/>
          <w:w w:val="105"/>
          <w:lang w:val="en-GB"/>
          <w:rPrChange w:id="5889" w:author="Christian PIEDALLU" w:date="2023-02-06T09:53:00Z">
            <w:rPr>
              <w:spacing w:val="17"/>
              <w:w w:val="105"/>
            </w:rPr>
          </w:rPrChange>
        </w:rPr>
        <w:t xml:space="preserve"> </w:t>
      </w:r>
      <w:r w:rsidR="00F312A1" w:rsidRPr="00814BC9">
        <w:rPr>
          <w:spacing w:val="17"/>
          <w:w w:val="105"/>
          <w:lang w:val="en-GB"/>
          <w:rPrChange w:id="5890" w:author="Christian PIEDALLU" w:date="2023-02-06T09:53:00Z">
            <w:rPr>
              <w:spacing w:val="17"/>
              <w:w w:val="105"/>
            </w:rPr>
          </w:rPrChange>
        </w:rPr>
        <w:fldChar w:fldCharType="end"/>
      </w:r>
      <w:r w:rsidR="00F312A1" w:rsidRPr="00814BC9">
        <w:rPr>
          <w:lang w:val="en-GB"/>
          <w:rPrChange w:id="5891" w:author="Christian PIEDALLU" w:date="2023-02-06T09:53:00Z">
            <w:rPr/>
          </w:rPrChange>
        </w:rPr>
        <w:fldChar w:fldCharType="begin"/>
      </w:r>
      <w:r w:rsidR="00F312A1" w:rsidRPr="00814BC9">
        <w:rPr>
          <w:lang w:val="en-GB"/>
          <w:rPrChange w:id="5892" w:author="Christian PIEDALLU" w:date="2023-02-06T09:53:00Z">
            <w:rPr/>
          </w:rPrChange>
        </w:rPr>
        <w:instrText xml:space="preserve"> HYPERLINK \l "_bookmark24" </w:instrText>
      </w:r>
      <w:r w:rsidR="00F312A1" w:rsidRPr="00814BC9">
        <w:rPr>
          <w:lang w:val="en-GB"/>
          <w:rPrChange w:id="5893" w:author="Christian PIEDALLU" w:date="2023-02-06T09:53:00Z">
            <w:rPr>
              <w:spacing w:val="17"/>
              <w:w w:val="105"/>
            </w:rPr>
          </w:rPrChange>
        </w:rPr>
        <w:fldChar w:fldCharType="separate"/>
      </w:r>
      <w:r w:rsidRPr="00814BC9">
        <w:rPr>
          <w:w w:val="105"/>
          <w:lang w:val="en-GB"/>
          <w:rPrChange w:id="5894" w:author="Christian PIEDALLU" w:date="2023-02-06T09:53:00Z">
            <w:rPr>
              <w:w w:val="105"/>
            </w:rPr>
          </w:rPrChange>
        </w:rPr>
        <w:t>2017)</w:t>
      </w:r>
      <w:r w:rsidRPr="00814BC9">
        <w:rPr>
          <w:spacing w:val="17"/>
          <w:w w:val="105"/>
          <w:lang w:val="en-GB"/>
          <w:rPrChange w:id="5895" w:author="Christian PIEDALLU" w:date="2023-02-06T09:53:00Z">
            <w:rPr>
              <w:spacing w:val="17"/>
              <w:w w:val="105"/>
            </w:rPr>
          </w:rPrChange>
        </w:rPr>
        <w:t xml:space="preserve"> </w:t>
      </w:r>
      <w:r w:rsidR="00F312A1" w:rsidRPr="00814BC9">
        <w:rPr>
          <w:spacing w:val="17"/>
          <w:w w:val="105"/>
          <w:lang w:val="en-GB"/>
          <w:rPrChange w:id="5896" w:author="Christian PIEDALLU" w:date="2023-02-06T09:53:00Z">
            <w:rPr>
              <w:spacing w:val="17"/>
              <w:w w:val="105"/>
            </w:rPr>
          </w:rPrChange>
        </w:rPr>
        <w:fldChar w:fldCharType="end"/>
      </w:r>
      <w:r w:rsidRPr="00814BC9">
        <w:rPr>
          <w:w w:val="105"/>
          <w:lang w:val="en-GB"/>
          <w:rPrChange w:id="5897" w:author="Christian PIEDALLU" w:date="2023-02-06T09:53:00Z">
            <w:rPr>
              <w:w w:val="105"/>
            </w:rPr>
          </w:rPrChange>
        </w:rPr>
        <w:t>observed</w:t>
      </w:r>
    </w:p>
    <w:p w14:paraId="67AB4A1E" w14:textId="77777777" w:rsidR="00B177F5" w:rsidRPr="00814BC9" w:rsidRDefault="00B553DB">
      <w:pPr>
        <w:pStyle w:val="Corpsdetexte"/>
        <w:ind w:left="163"/>
        <w:rPr>
          <w:lang w:val="en-GB"/>
          <w:rPrChange w:id="5898" w:author="Christian PIEDALLU" w:date="2023-02-06T09:53:00Z">
            <w:rPr/>
          </w:rPrChange>
        </w:rPr>
      </w:pPr>
      <w:r w:rsidRPr="00814BC9">
        <w:rPr>
          <w:rFonts w:ascii="Trebuchet MS"/>
          <w:sz w:val="10"/>
          <w:lang w:val="en-GB"/>
          <w:rPrChange w:id="5899" w:author="Christian PIEDALLU" w:date="2023-02-06T09:53:00Z">
            <w:rPr>
              <w:rFonts w:ascii="Trebuchet MS"/>
              <w:sz w:val="10"/>
            </w:rPr>
          </w:rPrChange>
        </w:rPr>
        <w:t xml:space="preserve">287     </w:t>
      </w:r>
      <w:r w:rsidRPr="00814BC9">
        <w:rPr>
          <w:rFonts w:ascii="Trebuchet MS"/>
          <w:spacing w:val="19"/>
          <w:sz w:val="10"/>
          <w:lang w:val="en-GB"/>
          <w:rPrChange w:id="5900" w:author="Christian PIEDALLU" w:date="2023-02-06T09:53:00Z">
            <w:rPr>
              <w:rFonts w:ascii="Trebuchet MS"/>
              <w:spacing w:val="19"/>
              <w:sz w:val="10"/>
            </w:rPr>
          </w:rPrChange>
        </w:rPr>
        <w:t xml:space="preserve"> </w:t>
      </w:r>
      <w:commentRangeStart w:id="5901"/>
      <w:r w:rsidRPr="00814BC9">
        <w:rPr>
          <w:w w:val="105"/>
          <w:lang w:val="en-GB"/>
          <w:rPrChange w:id="5902" w:author="Christian PIEDALLU" w:date="2023-02-06T09:53:00Z">
            <w:rPr>
              <w:w w:val="105"/>
            </w:rPr>
          </w:rPrChange>
        </w:rPr>
        <w:t>that</w:t>
      </w:r>
      <w:r w:rsidRPr="00814BC9">
        <w:rPr>
          <w:spacing w:val="2"/>
          <w:w w:val="105"/>
          <w:lang w:val="en-GB"/>
          <w:rPrChange w:id="5903" w:author="Christian PIEDALLU" w:date="2023-02-06T09:53:00Z">
            <w:rPr>
              <w:spacing w:val="2"/>
              <w:w w:val="105"/>
            </w:rPr>
          </w:rPrChange>
        </w:rPr>
        <w:t xml:space="preserve"> </w:t>
      </w:r>
      <w:r w:rsidRPr="00814BC9">
        <w:rPr>
          <w:w w:val="105"/>
          <w:lang w:val="en-GB"/>
          <w:rPrChange w:id="5904" w:author="Christian PIEDALLU" w:date="2023-02-06T09:53:00Z">
            <w:rPr>
              <w:w w:val="105"/>
            </w:rPr>
          </w:rPrChange>
        </w:rPr>
        <w:t>species</w:t>
      </w:r>
      <w:r w:rsidRPr="00814BC9">
        <w:rPr>
          <w:spacing w:val="2"/>
          <w:w w:val="105"/>
          <w:lang w:val="en-GB"/>
          <w:rPrChange w:id="5905" w:author="Christian PIEDALLU" w:date="2023-02-06T09:53:00Z">
            <w:rPr>
              <w:spacing w:val="2"/>
              <w:w w:val="105"/>
            </w:rPr>
          </w:rPrChange>
        </w:rPr>
        <w:t xml:space="preserve"> </w:t>
      </w:r>
      <w:r w:rsidRPr="00814BC9">
        <w:rPr>
          <w:w w:val="105"/>
          <w:lang w:val="en-GB"/>
          <w:rPrChange w:id="5906" w:author="Christian PIEDALLU" w:date="2023-02-06T09:53:00Z">
            <w:rPr>
              <w:w w:val="105"/>
            </w:rPr>
          </w:rPrChange>
        </w:rPr>
        <w:t>that</w:t>
      </w:r>
      <w:r w:rsidRPr="00814BC9">
        <w:rPr>
          <w:spacing w:val="1"/>
          <w:w w:val="105"/>
          <w:lang w:val="en-GB"/>
          <w:rPrChange w:id="5907" w:author="Christian PIEDALLU" w:date="2023-02-06T09:53:00Z">
            <w:rPr>
              <w:spacing w:val="1"/>
              <w:w w:val="105"/>
            </w:rPr>
          </w:rPrChange>
        </w:rPr>
        <w:t xml:space="preserve"> </w:t>
      </w:r>
      <w:r w:rsidRPr="00814BC9">
        <w:rPr>
          <w:w w:val="105"/>
          <w:lang w:val="en-GB"/>
          <w:rPrChange w:id="5908" w:author="Christian PIEDALLU" w:date="2023-02-06T09:53:00Z">
            <w:rPr>
              <w:w w:val="105"/>
            </w:rPr>
          </w:rPrChange>
        </w:rPr>
        <w:t>grow</w:t>
      </w:r>
      <w:r w:rsidRPr="00814BC9">
        <w:rPr>
          <w:spacing w:val="2"/>
          <w:w w:val="105"/>
          <w:lang w:val="en-GB"/>
          <w:rPrChange w:id="5909" w:author="Christian PIEDALLU" w:date="2023-02-06T09:53:00Z">
            <w:rPr>
              <w:spacing w:val="2"/>
              <w:w w:val="105"/>
            </w:rPr>
          </w:rPrChange>
        </w:rPr>
        <w:t xml:space="preserve"> </w:t>
      </w:r>
      <w:r w:rsidRPr="00814BC9">
        <w:rPr>
          <w:w w:val="105"/>
          <w:lang w:val="en-GB"/>
          <w:rPrChange w:id="5910" w:author="Christian PIEDALLU" w:date="2023-02-06T09:53:00Z">
            <w:rPr>
              <w:w w:val="105"/>
            </w:rPr>
          </w:rPrChange>
        </w:rPr>
        <w:t>in</w:t>
      </w:r>
      <w:r w:rsidRPr="00814BC9">
        <w:rPr>
          <w:spacing w:val="2"/>
          <w:w w:val="105"/>
          <w:lang w:val="en-GB"/>
          <w:rPrChange w:id="5911" w:author="Christian PIEDALLU" w:date="2023-02-06T09:53:00Z">
            <w:rPr>
              <w:spacing w:val="2"/>
              <w:w w:val="105"/>
            </w:rPr>
          </w:rPrChange>
        </w:rPr>
        <w:t xml:space="preserve"> </w:t>
      </w:r>
      <w:r w:rsidRPr="00814BC9">
        <w:rPr>
          <w:w w:val="105"/>
          <w:lang w:val="en-GB"/>
          <w:rPrChange w:id="5912" w:author="Christian PIEDALLU" w:date="2023-02-06T09:53:00Z">
            <w:rPr>
              <w:w w:val="105"/>
            </w:rPr>
          </w:rPrChange>
        </w:rPr>
        <w:t>drier</w:t>
      </w:r>
      <w:r w:rsidRPr="00814BC9">
        <w:rPr>
          <w:spacing w:val="2"/>
          <w:w w:val="105"/>
          <w:lang w:val="en-GB"/>
          <w:rPrChange w:id="5913" w:author="Christian PIEDALLU" w:date="2023-02-06T09:53:00Z">
            <w:rPr>
              <w:spacing w:val="2"/>
              <w:w w:val="105"/>
            </w:rPr>
          </w:rPrChange>
        </w:rPr>
        <w:t xml:space="preserve"> </w:t>
      </w:r>
      <w:r w:rsidRPr="00814BC9">
        <w:rPr>
          <w:w w:val="105"/>
          <w:lang w:val="en-GB"/>
          <w:rPrChange w:id="5914" w:author="Christian PIEDALLU" w:date="2023-02-06T09:53:00Z">
            <w:rPr>
              <w:w w:val="105"/>
            </w:rPr>
          </w:rPrChange>
        </w:rPr>
        <w:t>condition</w:t>
      </w:r>
      <w:r w:rsidRPr="00814BC9">
        <w:rPr>
          <w:spacing w:val="2"/>
          <w:w w:val="105"/>
          <w:lang w:val="en-GB"/>
          <w:rPrChange w:id="5915" w:author="Christian PIEDALLU" w:date="2023-02-06T09:53:00Z">
            <w:rPr>
              <w:spacing w:val="2"/>
              <w:w w:val="105"/>
            </w:rPr>
          </w:rPrChange>
        </w:rPr>
        <w:t xml:space="preserve"> </w:t>
      </w:r>
      <w:r w:rsidRPr="00814BC9">
        <w:rPr>
          <w:w w:val="105"/>
          <w:lang w:val="en-GB"/>
          <w:rPrChange w:id="5916" w:author="Christian PIEDALLU" w:date="2023-02-06T09:53:00Z">
            <w:rPr>
              <w:w w:val="105"/>
            </w:rPr>
          </w:rPrChange>
        </w:rPr>
        <w:t>area</w:t>
      </w:r>
      <w:r w:rsidRPr="00814BC9">
        <w:rPr>
          <w:spacing w:val="2"/>
          <w:w w:val="105"/>
          <w:lang w:val="en-GB"/>
          <w:rPrChange w:id="5917" w:author="Christian PIEDALLU" w:date="2023-02-06T09:53:00Z">
            <w:rPr>
              <w:spacing w:val="2"/>
              <w:w w:val="105"/>
            </w:rPr>
          </w:rPrChange>
        </w:rPr>
        <w:t xml:space="preserve"> </w:t>
      </w:r>
      <w:r w:rsidRPr="00814BC9">
        <w:rPr>
          <w:w w:val="105"/>
          <w:lang w:val="en-GB"/>
          <w:rPrChange w:id="5918" w:author="Christian PIEDALLU" w:date="2023-02-06T09:53:00Z">
            <w:rPr>
              <w:w w:val="105"/>
            </w:rPr>
          </w:rPrChange>
        </w:rPr>
        <w:t>are</w:t>
      </w:r>
      <w:r w:rsidRPr="00814BC9">
        <w:rPr>
          <w:spacing w:val="1"/>
          <w:w w:val="105"/>
          <w:lang w:val="en-GB"/>
          <w:rPrChange w:id="5919" w:author="Christian PIEDALLU" w:date="2023-02-06T09:53:00Z">
            <w:rPr>
              <w:spacing w:val="1"/>
              <w:w w:val="105"/>
            </w:rPr>
          </w:rPrChange>
        </w:rPr>
        <w:t xml:space="preserve"> </w:t>
      </w:r>
      <w:r w:rsidRPr="00814BC9">
        <w:rPr>
          <w:w w:val="105"/>
          <w:lang w:val="en-GB"/>
          <w:rPrChange w:id="5920" w:author="Christian PIEDALLU" w:date="2023-02-06T09:53:00Z">
            <w:rPr>
              <w:w w:val="105"/>
            </w:rPr>
          </w:rPrChange>
        </w:rPr>
        <w:t>more</w:t>
      </w:r>
      <w:r w:rsidRPr="00814BC9">
        <w:rPr>
          <w:spacing w:val="2"/>
          <w:w w:val="105"/>
          <w:lang w:val="en-GB"/>
          <w:rPrChange w:id="5921" w:author="Christian PIEDALLU" w:date="2023-02-06T09:53:00Z">
            <w:rPr>
              <w:spacing w:val="2"/>
              <w:w w:val="105"/>
            </w:rPr>
          </w:rPrChange>
        </w:rPr>
        <w:t xml:space="preserve"> </w:t>
      </w:r>
      <w:r w:rsidRPr="00814BC9">
        <w:rPr>
          <w:w w:val="105"/>
          <w:lang w:val="en-GB"/>
          <w:rPrChange w:id="5922" w:author="Christian PIEDALLU" w:date="2023-02-06T09:53:00Z">
            <w:rPr>
              <w:w w:val="105"/>
            </w:rPr>
          </w:rPrChange>
        </w:rPr>
        <w:t>resilient</w:t>
      </w:r>
      <w:r w:rsidRPr="00814BC9">
        <w:rPr>
          <w:spacing w:val="2"/>
          <w:w w:val="105"/>
          <w:lang w:val="en-GB"/>
          <w:rPrChange w:id="5923" w:author="Christian PIEDALLU" w:date="2023-02-06T09:53:00Z">
            <w:rPr>
              <w:spacing w:val="2"/>
              <w:w w:val="105"/>
            </w:rPr>
          </w:rPrChange>
        </w:rPr>
        <w:t xml:space="preserve"> </w:t>
      </w:r>
      <w:r w:rsidRPr="00814BC9">
        <w:rPr>
          <w:w w:val="105"/>
          <w:lang w:val="en-GB"/>
          <w:rPrChange w:id="5924" w:author="Christian PIEDALLU" w:date="2023-02-06T09:53:00Z">
            <w:rPr>
              <w:w w:val="105"/>
            </w:rPr>
          </w:rPrChange>
        </w:rPr>
        <w:t>to</w:t>
      </w:r>
      <w:r w:rsidRPr="00814BC9">
        <w:rPr>
          <w:spacing w:val="2"/>
          <w:w w:val="105"/>
          <w:lang w:val="en-GB"/>
          <w:rPrChange w:id="5925" w:author="Christian PIEDALLU" w:date="2023-02-06T09:53:00Z">
            <w:rPr>
              <w:spacing w:val="2"/>
              <w:w w:val="105"/>
            </w:rPr>
          </w:rPrChange>
        </w:rPr>
        <w:t xml:space="preserve"> </w:t>
      </w:r>
      <w:r w:rsidRPr="00814BC9">
        <w:rPr>
          <w:w w:val="105"/>
          <w:lang w:val="en-GB"/>
          <w:rPrChange w:id="5926" w:author="Christian PIEDALLU" w:date="2023-02-06T09:53:00Z">
            <w:rPr>
              <w:w w:val="105"/>
            </w:rPr>
          </w:rPrChange>
        </w:rPr>
        <w:t>drought</w:t>
      </w:r>
      <w:commentRangeEnd w:id="5901"/>
      <w:r w:rsidR="00DC21F8">
        <w:rPr>
          <w:rStyle w:val="Marquedecommentaire"/>
        </w:rPr>
        <w:commentReference w:id="5901"/>
      </w:r>
      <w:r w:rsidRPr="00814BC9">
        <w:rPr>
          <w:w w:val="105"/>
          <w:lang w:val="en-GB"/>
          <w:rPrChange w:id="5927" w:author="Christian PIEDALLU" w:date="2023-02-06T09:53:00Z">
            <w:rPr>
              <w:w w:val="105"/>
            </w:rPr>
          </w:rPrChange>
        </w:rPr>
        <w:t>.</w:t>
      </w:r>
      <w:r w:rsidRPr="00814BC9">
        <w:rPr>
          <w:spacing w:val="35"/>
          <w:w w:val="105"/>
          <w:lang w:val="en-GB"/>
          <w:rPrChange w:id="5928" w:author="Christian PIEDALLU" w:date="2023-02-06T09:53:00Z">
            <w:rPr>
              <w:spacing w:val="35"/>
              <w:w w:val="105"/>
            </w:rPr>
          </w:rPrChange>
        </w:rPr>
        <w:t xml:space="preserve"> </w:t>
      </w:r>
      <w:r w:rsidRPr="00814BC9">
        <w:rPr>
          <w:w w:val="105"/>
          <w:lang w:val="en-GB"/>
          <w:rPrChange w:id="5929" w:author="Christian PIEDALLU" w:date="2023-02-06T09:53:00Z">
            <w:rPr>
              <w:w w:val="105"/>
            </w:rPr>
          </w:rPrChange>
        </w:rPr>
        <w:t>Piedallu</w:t>
      </w:r>
      <w:r w:rsidRPr="00814BC9">
        <w:rPr>
          <w:spacing w:val="2"/>
          <w:w w:val="105"/>
          <w:lang w:val="en-GB"/>
          <w:rPrChange w:id="5930" w:author="Christian PIEDALLU" w:date="2023-02-06T09:53:00Z">
            <w:rPr>
              <w:spacing w:val="2"/>
              <w:w w:val="105"/>
            </w:rPr>
          </w:rPrChange>
        </w:rPr>
        <w:t xml:space="preserve"> </w:t>
      </w:r>
      <w:r w:rsidR="00F312A1" w:rsidRPr="00814BC9">
        <w:rPr>
          <w:lang w:val="en-GB"/>
          <w:rPrChange w:id="5931" w:author="Christian PIEDALLU" w:date="2023-02-06T09:53:00Z">
            <w:rPr/>
          </w:rPrChange>
        </w:rPr>
        <w:fldChar w:fldCharType="begin"/>
      </w:r>
      <w:r w:rsidR="00F312A1" w:rsidRPr="00814BC9">
        <w:rPr>
          <w:lang w:val="en-GB"/>
          <w:rPrChange w:id="5932" w:author="Christian PIEDALLU" w:date="2023-02-06T09:53:00Z">
            <w:rPr/>
          </w:rPrChange>
        </w:rPr>
        <w:instrText xml:space="preserve"> HYPERLINK \l "_bookmark52" </w:instrText>
      </w:r>
      <w:r w:rsidR="00F312A1" w:rsidRPr="00814BC9">
        <w:rPr>
          <w:lang w:val="en-GB"/>
          <w:rPrChange w:id="5933" w:author="Christian PIEDALLU" w:date="2023-02-06T09:53:00Z">
            <w:rPr>
              <w:w w:val="105"/>
            </w:rPr>
          </w:rPrChange>
        </w:rPr>
        <w:fldChar w:fldCharType="separate"/>
      </w:r>
      <w:r w:rsidRPr="00814BC9">
        <w:rPr>
          <w:w w:val="105"/>
          <w:lang w:val="en-GB"/>
          <w:rPrChange w:id="5934" w:author="Christian PIEDALLU" w:date="2023-02-06T09:53:00Z">
            <w:rPr>
              <w:w w:val="105"/>
            </w:rPr>
          </w:rPrChange>
        </w:rPr>
        <w:t>(Piedallu</w:t>
      </w:r>
      <w:r w:rsidRPr="00814BC9">
        <w:rPr>
          <w:spacing w:val="2"/>
          <w:w w:val="105"/>
          <w:lang w:val="en-GB"/>
          <w:rPrChange w:id="5935" w:author="Christian PIEDALLU" w:date="2023-02-06T09:53:00Z">
            <w:rPr>
              <w:spacing w:val="2"/>
              <w:w w:val="105"/>
            </w:rPr>
          </w:rPrChange>
        </w:rPr>
        <w:t xml:space="preserve"> </w:t>
      </w:r>
      <w:r w:rsidRPr="00814BC9">
        <w:rPr>
          <w:w w:val="105"/>
          <w:lang w:val="en-GB"/>
          <w:rPrChange w:id="5936" w:author="Christian PIEDALLU" w:date="2023-02-06T09:53:00Z">
            <w:rPr>
              <w:w w:val="105"/>
            </w:rPr>
          </w:rPrChange>
        </w:rPr>
        <w:t>et</w:t>
      </w:r>
      <w:r w:rsidRPr="00814BC9">
        <w:rPr>
          <w:spacing w:val="2"/>
          <w:w w:val="105"/>
          <w:lang w:val="en-GB"/>
          <w:rPrChange w:id="5937" w:author="Christian PIEDALLU" w:date="2023-02-06T09:53:00Z">
            <w:rPr>
              <w:spacing w:val="2"/>
              <w:w w:val="105"/>
            </w:rPr>
          </w:rPrChange>
        </w:rPr>
        <w:t xml:space="preserve"> </w:t>
      </w:r>
      <w:r w:rsidRPr="00814BC9">
        <w:rPr>
          <w:w w:val="105"/>
          <w:lang w:val="en-GB"/>
          <w:rPrChange w:id="5938" w:author="Christian PIEDALLU" w:date="2023-02-06T09:53:00Z">
            <w:rPr>
              <w:w w:val="105"/>
            </w:rPr>
          </w:rPrChange>
        </w:rPr>
        <w:t>al</w:t>
      </w:r>
      <w:r w:rsidR="00F312A1" w:rsidRPr="00814BC9">
        <w:rPr>
          <w:w w:val="105"/>
          <w:lang w:val="en-GB"/>
          <w:rPrChange w:id="5939" w:author="Christian PIEDALLU" w:date="2023-02-06T09:53:00Z">
            <w:rPr>
              <w:w w:val="105"/>
            </w:rPr>
          </w:rPrChange>
        </w:rPr>
        <w:fldChar w:fldCharType="end"/>
      </w:r>
      <w:r w:rsidRPr="00814BC9">
        <w:rPr>
          <w:w w:val="105"/>
          <w:lang w:val="en-GB"/>
          <w:rPrChange w:id="5940" w:author="Christian PIEDALLU" w:date="2023-02-06T09:53:00Z">
            <w:rPr>
              <w:w w:val="105"/>
            </w:rPr>
          </w:rPrChange>
        </w:rPr>
        <w:t>.,</w:t>
      </w:r>
    </w:p>
    <w:p w14:paraId="31475A0F" w14:textId="77777777" w:rsidR="00B177F5" w:rsidRPr="00814BC9" w:rsidRDefault="00B553DB">
      <w:pPr>
        <w:pStyle w:val="Corpsdetexte"/>
        <w:ind w:left="163"/>
        <w:rPr>
          <w:lang w:val="en-GB"/>
          <w:rPrChange w:id="5941" w:author="Christian PIEDALLU" w:date="2023-02-06T09:53:00Z">
            <w:rPr/>
          </w:rPrChange>
        </w:rPr>
      </w:pPr>
      <w:r w:rsidRPr="00814BC9">
        <w:rPr>
          <w:rFonts w:ascii="Trebuchet MS"/>
          <w:sz w:val="10"/>
          <w:lang w:val="en-GB"/>
          <w:rPrChange w:id="5942" w:author="Christian PIEDALLU" w:date="2023-02-06T09:53:00Z">
            <w:rPr>
              <w:rFonts w:ascii="Trebuchet MS"/>
              <w:sz w:val="10"/>
            </w:rPr>
          </w:rPrChange>
        </w:rPr>
        <w:t xml:space="preserve">288     </w:t>
      </w:r>
      <w:r w:rsidRPr="00814BC9">
        <w:rPr>
          <w:rFonts w:ascii="Trebuchet MS"/>
          <w:spacing w:val="19"/>
          <w:sz w:val="10"/>
          <w:lang w:val="en-GB"/>
          <w:rPrChange w:id="5943" w:author="Christian PIEDALLU" w:date="2023-02-06T09:53:00Z">
            <w:rPr>
              <w:rFonts w:ascii="Trebuchet MS"/>
              <w:spacing w:val="19"/>
              <w:sz w:val="10"/>
            </w:rPr>
          </w:rPrChange>
        </w:rPr>
        <w:t xml:space="preserve"> </w:t>
      </w:r>
      <w:r w:rsidR="00F312A1" w:rsidRPr="00814BC9">
        <w:rPr>
          <w:lang w:val="en-GB"/>
          <w:rPrChange w:id="5944" w:author="Christian PIEDALLU" w:date="2023-02-06T09:53:00Z">
            <w:rPr/>
          </w:rPrChange>
        </w:rPr>
        <w:fldChar w:fldCharType="begin"/>
      </w:r>
      <w:r w:rsidR="00F312A1" w:rsidRPr="00814BC9">
        <w:rPr>
          <w:lang w:val="en-GB"/>
          <w:rPrChange w:id="5945" w:author="Christian PIEDALLU" w:date="2023-02-06T09:53:00Z">
            <w:rPr/>
          </w:rPrChange>
        </w:rPr>
        <w:instrText xml:space="preserve"> HYPERLINK \l "_bookmark52" </w:instrText>
      </w:r>
      <w:r w:rsidR="00F312A1" w:rsidRPr="00814BC9">
        <w:rPr>
          <w:lang w:val="en-GB"/>
          <w:rPrChange w:id="5946" w:author="Christian PIEDALLU" w:date="2023-02-06T09:53:00Z">
            <w:rPr>
              <w:w w:val="105"/>
            </w:rPr>
          </w:rPrChange>
        </w:rPr>
        <w:fldChar w:fldCharType="separate"/>
      </w:r>
      <w:r w:rsidRPr="00814BC9">
        <w:rPr>
          <w:w w:val="105"/>
          <w:lang w:val="en-GB"/>
          <w:rPrChange w:id="5947" w:author="Christian PIEDALLU" w:date="2023-02-06T09:53:00Z">
            <w:rPr>
              <w:w w:val="105"/>
            </w:rPr>
          </w:rPrChange>
        </w:rPr>
        <w:t>2022)</w:t>
      </w:r>
      <w:r w:rsidR="00F312A1" w:rsidRPr="00814BC9">
        <w:rPr>
          <w:w w:val="105"/>
          <w:lang w:val="en-GB"/>
          <w:rPrChange w:id="5948" w:author="Christian PIEDALLU" w:date="2023-02-06T09:53:00Z">
            <w:rPr>
              <w:w w:val="105"/>
            </w:rPr>
          </w:rPrChange>
        </w:rPr>
        <w:fldChar w:fldCharType="end"/>
      </w:r>
      <w:r w:rsidRPr="00814BC9">
        <w:rPr>
          <w:spacing w:val="26"/>
          <w:w w:val="105"/>
          <w:lang w:val="en-GB"/>
          <w:rPrChange w:id="5949" w:author="Christian PIEDALLU" w:date="2023-02-06T09:53:00Z">
            <w:rPr>
              <w:spacing w:val="26"/>
              <w:w w:val="105"/>
            </w:rPr>
          </w:rPrChange>
        </w:rPr>
        <w:t xml:space="preserve"> </w:t>
      </w:r>
      <w:r w:rsidRPr="00814BC9">
        <w:rPr>
          <w:w w:val="105"/>
          <w:lang w:val="en-GB"/>
          <w:rPrChange w:id="5950" w:author="Christian PIEDALLU" w:date="2023-02-06T09:53:00Z">
            <w:rPr>
              <w:w w:val="105"/>
            </w:rPr>
          </w:rPrChange>
        </w:rPr>
        <w:t>confirmed</w:t>
      </w:r>
      <w:r w:rsidRPr="00814BC9">
        <w:rPr>
          <w:spacing w:val="27"/>
          <w:w w:val="105"/>
          <w:lang w:val="en-GB"/>
          <w:rPrChange w:id="5951" w:author="Christian PIEDALLU" w:date="2023-02-06T09:53:00Z">
            <w:rPr>
              <w:spacing w:val="27"/>
              <w:w w:val="105"/>
            </w:rPr>
          </w:rPrChange>
        </w:rPr>
        <w:t xml:space="preserve"> </w:t>
      </w:r>
      <w:r w:rsidRPr="00814BC9">
        <w:rPr>
          <w:w w:val="105"/>
          <w:lang w:val="en-GB"/>
          <w:rPrChange w:id="5952" w:author="Christian PIEDALLU" w:date="2023-02-06T09:53:00Z">
            <w:rPr>
              <w:w w:val="105"/>
            </w:rPr>
          </w:rPrChange>
        </w:rPr>
        <w:t>this</w:t>
      </w:r>
      <w:r w:rsidRPr="00814BC9">
        <w:rPr>
          <w:spacing w:val="26"/>
          <w:w w:val="105"/>
          <w:lang w:val="en-GB"/>
          <w:rPrChange w:id="5953" w:author="Christian PIEDALLU" w:date="2023-02-06T09:53:00Z">
            <w:rPr>
              <w:spacing w:val="26"/>
              <w:w w:val="105"/>
            </w:rPr>
          </w:rPrChange>
        </w:rPr>
        <w:t xml:space="preserve"> </w:t>
      </w:r>
      <w:r w:rsidRPr="00814BC9">
        <w:rPr>
          <w:w w:val="105"/>
          <w:lang w:val="en-GB"/>
          <w:rPrChange w:id="5954" w:author="Christian PIEDALLU" w:date="2023-02-06T09:53:00Z">
            <w:rPr>
              <w:w w:val="105"/>
            </w:rPr>
          </w:rPrChange>
        </w:rPr>
        <w:t>observation</w:t>
      </w:r>
      <w:r w:rsidRPr="00814BC9">
        <w:rPr>
          <w:spacing w:val="26"/>
          <w:w w:val="105"/>
          <w:lang w:val="en-GB"/>
          <w:rPrChange w:id="5955" w:author="Christian PIEDALLU" w:date="2023-02-06T09:53:00Z">
            <w:rPr>
              <w:spacing w:val="26"/>
              <w:w w:val="105"/>
            </w:rPr>
          </w:rPrChange>
        </w:rPr>
        <w:t xml:space="preserve"> </w:t>
      </w:r>
      <w:r w:rsidRPr="00814BC9">
        <w:rPr>
          <w:w w:val="105"/>
          <w:lang w:val="en-GB"/>
          <w:rPrChange w:id="5956" w:author="Christian PIEDALLU" w:date="2023-02-06T09:53:00Z">
            <w:rPr>
              <w:w w:val="105"/>
            </w:rPr>
          </w:rPrChange>
        </w:rPr>
        <w:t>in</w:t>
      </w:r>
      <w:r w:rsidRPr="00814BC9">
        <w:rPr>
          <w:spacing w:val="27"/>
          <w:w w:val="105"/>
          <w:lang w:val="en-GB"/>
          <w:rPrChange w:id="5957" w:author="Christian PIEDALLU" w:date="2023-02-06T09:53:00Z">
            <w:rPr>
              <w:spacing w:val="27"/>
              <w:w w:val="105"/>
            </w:rPr>
          </w:rPrChange>
        </w:rPr>
        <w:t xml:space="preserve"> </w:t>
      </w:r>
      <w:r w:rsidRPr="00814BC9">
        <w:rPr>
          <w:w w:val="105"/>
          <w:lang w:val="en-GB"/>
          <w:rPrChange w:id="5958" w:author="Christian PIEDALLU" w:date="2023-02-06T09:53:00Z">
            <w:rPr>
              <w:w w:val="105"/>
            </w:rPr>
          </w:rPrChange>
        </w:rPr>
        <w:t>the</w:t>
      </w:r>
      <w:r w:rsidRPr="00814BC9">
        <w:rPr>
          <w:spacing w:val="26"/>
          <w:w w:val="105"/>
          <w:lang w:val="en-GB"/>
          <w:rPrChange w:id="5959" w:author="Christian PIEDALLU" w:date="2023-02-06T09:53:00Z">
            <w:rPr>
              <w:spacing w:val="26"/>
              <w:w w:val="105"/>
            </w:rPr>
          </w:rPrChange>
        </w:rPr>
        <w:t xml:space="preserve"> </w:t>
      </w:r>
      <w:r w:rsidRPr="00814BC9">
        <w:rPr>
          <w:w w:val="105"/>
          <w:lang w:val="en-GB"/>
          <w:rPrChange w:id="5960" w:author="Christian PIEDALLU" w:date="2023-02-06T09:53:00Z">
            <w:rPr>
              <w:w w:val="105"/>
            </w:rPr>
          </w:rPrChange>
        </w:rPr>
        <w:t>Vosges</w:t>
      </w:r>
      <w:r w:rsidRPr="00814BC9">
        <w:rPr>
          <w:spacing w:val="26"/>
          <w:w w:val="105"/>
          <w:lang w:val="en-GB"/>
          <w:rPrChange w:id="5961" w:author="Christian PIEDALLU" w:date="2023-02-06T09:53:00Z">
            <w:rPr>
              <w:spacing w:val="26"/>
              <w:w w:val="105"/>
            </w:rPr>
          </w:rPrChange>
        </w:rPr>
        <w:t xml:space="preserve"> </w:t>
      </w:r>
      <w:r w:rsidRPr="00814BC9">
        <w:rPr>
          <w:w w:val="105"/>
          <w:lang w:val="en-GB"/>
          <w:rPrChange w:id="5962" w:author="Christian PIEDALLU" w:date="2023-02-06T09:53:00Z">
            <w:rPr>
              <w:w w:val="105"/>
            </w:rPr>
          </w:rPrChange>
        </w:rPr>
        <w:t>during</w:t>
      </w:r>
      <w:r w:rsidRPr="00814BC9">
        <w:rPr>
          <w:spacing w:val="27"/>
          <w:w w:val="105"/>
          <w:lang w:val="en-GB"/>
          <w:rPrChange w:id="5963" w:author="Christian PIEDALLU" w:date="2023-02-06T09:53:00Z">
            <w:rPr>
              <w:spacing w:val="27"/>
              <w:w w:val="105"/>
            </w:rPr>
          </w:rPrChange>
        </w:rPr>
        <w:t xml:space="preserve"> </w:t>
      </w:r>
      <w:r w:rsidRPr="00814BC9">
        <w:rPr>
          <w:w w:val="105"/>
          <w:lang w:val="en-GB"/>
          <w:rPrChange w:id="5964" w:author="Christian PIEDALLU" w:date="2023-02-06T09:53:00Z">
            <w:rPr>
              <w:w w:val="105"/>
            </w:rPr>
          </w:rPrChange>
        </w:rPr>
        <w:t>the</w:t>
      </w:r>
      <w:r w:rsidRPr="00814BC9">
        <w:rPr>
          <w:spacing w:val="26"/>
          <w:w w:val="105"/>
          <w:lang w:val="en-GB"/>
          <w:rPrChange w:id="5965" w:author="Christian PIEDALLU" w:date="2023-02-06T09:53:00Z">
            <w:rPr>
              <w:spacing w:val="26"/>
              <w:w w:val="105"/>
            </w:rPr>
          </w:rPrChange>
        </w:rPr>
        <w:t xml:space="preserve"> </w:t>
      </w:r>
      <w:r w:rsidRPr="00814BC9">
        <w:rPr>
          <w:w w:val="105"/>
          <w:lang w:val="en-GB"/>
          <w:rPrChange w:id="5966" w:author="Christian PIEDALLU" w:date="2023-02-06T09:53:00Z">
            <w:rPr>
              <w:w w:val="105"/>
            </w:rPr>
          </w:rPrChange>
        </w:rPr>
        <w:t>last</w:t>
      </w:r>
      <w:r w:rsidRPr="00814BC9">
        <w:rPr>
          <w:spacing w:val="27"/>
          <w:w w:val="105"/>
          <w:lang w:val="en-GB"/>
          <w:rPrChange w:id="5967" w:author="Christian PIEDALLU" w:date="2023-02-06T09:53:00Z">
            <w:rPr>
              <w:spacing w:val="27"/>
              <w:w w:val="105"/>
            </w:rPr>
          </w:rPrChange>
        </w:rPr>
        <w:t xml:space="preserve"> </w:t>
      </w:r>
      <w:r w:rsidRPr="00814BC9">
        <w:rPr>
          <w:w w:val="105"/>
          <w:lang w:val="en-GB"/>
          <w:rPrChange w:id="5968" w:author="Christian PIEDALLU" w:date="2023-02-06T09:53:00Z">
            <w:rPr>
              <w:w w:val="105"/>
            </w:rPr>
          </w:rPrChange>
        </w:rPr>
        <w:t xml:space="preserve">outbreak. </w:t>
      </w:r>
      <w:r w:rsidRPr="00814BC9">
        <w:rPr>
          <w:spacing w:val="27"/>
          <w:w w:val="105"/>
          <w:lang w:val="en-GB"/>
          <w:rPrChange w:id="5969" w:author="Christian PIEDALLU" w:date="2023-02-06T09:53:00Z">
            <w:rPr>
              <w:spacing w:val="27"/>
              <w:w w:val="105"/>
            </w:rPr>
          </w:rPrChange>
        </w:rPr>
        <w:t xml:space="preserve"> </w:t>
      </w:r>
      <w:r w:rsidRPr="00814BC9">
        <w:rPr>
          <w:w w:val="105"/>
          <w:lang w:val="en-GB"/>
          <w:rPrChange w:id="5970" w:author="Christian PIEDALLU" w:date="2023-02-06T09:53:00Z">
            <w:rPr>
              <w:w w:val="105"/>
            </w:rPr>
          </w:rPrChange>
        </w:rPr>
        <w:t>Moreover</w:t>
      </w:r>
      <w:r w:rsidRPr="00814BC9">
        <w:rPr>
          <w:spacing w:val="27"/>
          <w:w w:val="105"/>
          <w:lang w:val="en-GB"/>
          <w:rPrChange w:id="5971" w:author="Christian PIEDALLU" w:date="2023-02-06T09:53:00Z">
            <w:rPr>
              <w:spacing w:val="27"/>
              <w:w w:val="105"/>
            </w:rPr>
          </w:rPrChange>
        </w:rPr>
        <w:t xml:space="preserve"> </w:t>
      </w:r>
      <w:r w:rsidRPr="00814BC9">
        <w:rPr>
          <w:w w:val="105"/>
          <w:lang w:val="en-GB"/>
          <w:rPrChange w:id="5972" w:author="Christian PIEDALLU" w:date="2023-02-06T09:53:00Z">
            <w:rPr>
              <w:w w:val="105"/>
            </w:rPr>
          </w:rPrChange>
        </w:rPr>
        <w:t>in</w:t>
      </w:r>
      <w:r w:rsidRPr="00814BC9">
        <w:rPr>
          <w:spacing w:val="26"/>
          <w:w w:val="105"/>
          <w:lang w:val="en-GB"/>
          <w:rPrChange w:id="5973" w:author="Christian PIEDALLU" w:date="2023-02-06T09:53:00Z">
            <w:rPr>
              <w:spacing w:val="26"/>
              <w:w w:val="105"/>
            </w:rPr>
          </w:rPrChange>
        </w:rPr>
        <w:t xml:space="preserve"> </w:t>
      </w:r>
      <w:r w:rsidRPr="00814BC9">
        <w:rPr>
          <w:w w:val="105"/>
          <w:lang w:val="en-GB"/>
          <w:rPrChange w:id="5974" w:author="Christian PIEDALLU" w:date="2023-02-06T09:53:00Z">
            <w:rPr>
              <w:w w:val="105"/>
            </w:rPr>
          </w:rPrChange>
        </w:rPr>
        <w:t>France,</w:t>
      </w:r>
      <w:r w:rsidRPr="00814BC9">
        <w:rPr>
          <w:spacing w:val="30"/>
          <w:w w:val="105"/>
          <w:lang w:val="en-GB"/>
          <w:rPrChange w:id="5975" w:author="Christian PIEDALLU" w:date="2023-02-06T09:53:00Z">
            <w:rPr>
              <w:spacing w:val="30"/>
              <w:w w:val="105"/>
            </w:rPr>
          </w:rPrChange>
        </w:rPr>
        <w:t xml:space="preserve"> </w:t>
      </w:r>
      <w:r w:rsidRPr="00814BC9">
        <w:rPr>
          <w:w w:val="105"/>
          <w:lang w:val="en-GB"/>
          <w:rPrChange w:id="5976" w:author="Christian PIEDALLU" w:date="2023-02-06T09:53:00Z">
            <w:rPr>
              <w:w w:val="105"/>
            </w:rPr>
          </w:rPrChange>
        </w:rPr>
        <w:t>a</w:t>
      </w:r>
    </w:p>
    <w:p w14:paraId="1956C047" w14:textId="3C341770" w:rsidR="00B177F5" w:rsidRPr="00814BC9" w:rsidRDefault="00B553DB">
      <w:pPr>
        <w:pStyle w:val="Corpsdetexte"/>
        <w:ind w:left="163"/>
        <w:rPr>
          <w:lang w:val="en-GB"/>
          <w:rPrChange w:id="5977" w:author="Christian PIEDALLU" w:date="2023-02-06T09:53:00Z">
            <w:rPr/>
          </w:rPrChange>
        </w:rPr>
      </w:pPr>
      <w:r w:rsidRPr="00814BC9">
        <w:rPr>
          <w:rFonts w:ascii="Trebuchet MS"/>
          <w:sz w:val="10"/>
          <w:lang w:val="en-GB"/>
          <w:rPrChange w:id="5978" w:author="Christian PIEDALLU" w:date="2023-02-06T09:53:00Z">
            <w:rPr>
              <w:rFonts w:ascii="Trebuchet MS"/>
              <w:sz w:val="10"/>
            </w:rPr>
          </w:rPrChange>
        </w:rPr>
        <w:t xml:space="preserve">289     </w:t>
      </w:r>
      <w:r w:rsidRPr="00814BC9">
        <w:rPr>
          <w:rFonts w:ascii="Trebuchet MS"/>
          <w:spacing w:val="19"/>
          <w:sz w:val="10"/>
          <w:lang w:val="en-GB"/>
          <w:rPrChange w:id="5979" w:author="Christian PIEDALLU" w:date="2023-02-06T09:53:00Z">
            <w:rPr>
              <w:rFonts w:ascii="Trebuchet MS"/>
              <w:spacing w:val="19"/>
              <w:sz w:val="10"/>
            </w:rPr>
          </w:rPrChange>
        </w:rPr>
        <w:t xml:space="preserve"> </w:t>
      </w:r>
      <w:r w:rsidRPr="00814BC9">
        <w:rPr>
          <w:w w:val="105"/>
          <w:lang w:val="en-GB"/>
          <w:rPrChange w:id="5980" w:author="Christian PIEDALLU" w:date="2023-02-06T09:53:00Z">
            <w:rPr>
              <w:w w:val="105"/>
            </w:rPr>
          </w:rPrChange>
        </w:rPr>
        <w:t>recent</w:t>
      </w:r>
      <w:r w:rsidRPr="00814BC9">
        <w:rPr>
          <w:spacing w:val="-2"/>
          <w:w w:val="105"/>
          <w:lang w:val="en-GB"/>
          <w:rPrChange w:id="5981" w:author="Christian PIEDALLU" w:date="2023-02-06T09:53:00Z">
            <w:rPr>
              <w:spacing w:val="-2"/>
              <w:w w:val="105"/>
            </w:rPr>
          </w:rPrChange>
        </w:rPr>
        <w:t xml:space="preserve"> </w:t>
      </w:r>
      <w:r w:rsidRPr="00814BC9">
        <w:rPr>
          <w:w w:val="105"/>
          <w:lang w:val="en-GB"/>
          <w:rPrChange w:id="5982" w:author="Christian PIEDALLU" w:date="2023-02-06T09:53:00Z">
            <w:rPr>
              <w:w w:val="105"/>
            </w:rPr>
          </w:rPrChange>
        </w:rPr>
        <w:t>study</w:t>
      </w:r>
      <w:r w:rsidRPr="00814BC9">
        <w:rPr>
          <w:spacing w:val="-1"/>
          <w:w w:val="105"/>
          <w:lang w:val="en-GB"/>
          <w:rPrChange w:id="5983" w:author="Christian PIEDALLU" w:date="2023-02-06T09:53:00Z">
            <w:rPr>
              <w:spacing w:val="-1"/>
              <w:w w:val="105"/>
            </w:rPr>
          </w:rPrChange>
        </w:rPr>
        <w:t xml:space="preserve"> </w:t>
      </w:r>
      <w:r w:rsidRPr="00814BC9">
        <w:rPr>
          <w:w w:val="105"/>
          <w:lang w:val="en-GB"/>
          <w:rPrChange w:id="5984" w:author="Christian PIEDALLU" w:date="2023-02-06T09:53:00Z">
            <w:rPr>
              <w:w w:val="105"/>
            </w:rPr>
          </w:rPrChange>
        </w:rPr>
        <w:t>of</w:t>
      </w:r>
      <w:r w:rsidRPr="00814BC9">
        <w:rPr>
          <w:spacing w:val="-2"/>
          <w:w w:val="105"/>
          <w:lang w:val="en-GB"/>
          <w:rPrChange w:id="5985" w:author="Christian PIEDALLU" w:date="2023-02-06T09:53:00Z">
            <w:rPr>
              <w:spacing w:val="-2"/>
              <w:w w:val="105"/>
            </w:rPr>
          </w:rPrChange>
        </w:rPr>
        <w:t xml:space="preserve"> </w:t>
      </w:r>
      <w:r w:rsidR="00F312A1" w:rsidRPr="00814BC9">
        <w:rPr>
          <w:lang w:val="en-GB"/>
          <w:rPrChange w:id="5986" w:author="Christian PIEDALLU" w:date="2023-02-06T09:53:00Z">
            <w:rPr/>
          </w:rPrChange>
        </w:rPr>
        <w:fldChar w:fldCharType="begin"/>
      </w:r>
      <w:r w:rsidR="00F312A1" w:rsidRPr="00814BC9">
        <w:rPr>
          <w:lang w:val="en-GB"/>
          <w:rPrChange w:id="5987" w:author="Christian PIEDALLU" w:date="2023-02-06T09:53:00Z">
            <w:rPr/>
          </w:rPrChange>
        </w:rPr>
        <w:instrText xml:space="preserve"> HYPERLINK \l "_bookmark46" </w:instrText>
      </w:r>
      <w:r w:rsidR="00F312A1" w:rsidRPr="00814BC9">
        <w:rPr>
          <w:lang w:val="en-GB"/>
          <w:rPrChange w:id="5988" w:author="Christian PIEDALLU" w:date="2023-02-06T09:53:00Z">
            <w:rPr>
              <w:spacing w:val="-2"/>
              <w:w w:val="105"/>
            </w:rPr>
          </w:rPrChange>
        </w:rPr>
        <w:fldChar w:fldCharType="separate"/>
      </w:r>
      <w:r w:rsidRPr="00814BC9">
        <w:rPr>
          <w:w w:val="105"/>
          <w:lang w:val="en-GB"/>
          <w:rPrChange w:id="5989" w:author="Christian PIEDALLU" w:date="2023-02-06T09:53:00Z">
            <w:rPr>
              <w:w w:val="105"/>
            </w:rPr>
          </w:rPrChange>
        </w:rPr>
        <w:t>Nardi</w:t>
      </w:r>
      <w:r w:rsidRPr="00814BC9">
        <w:rPr>
          <w:spacing w:val="-2"/>
          <w:w w:val="105"/>
          <w:lang w:val="en-GB"/>
          <w:rPrChange w:id="5990" w:author="Christian PIEDALLU" w:date="2023-02-06T09:53:00Z">
            <w:rPr>
              <w:spacing w:val="-2"/>
              <w:w w:val="105"/>
            </w:rPr>
          </w:rPrChange>
        </w:rPr>
        <w:t xml:space="preserve"> </w:t>
      </w:r>
      <w:r w:rsidRPr="00814BC9">
        <w:rPr>
          <w:w w:val="105"/>
          <w:lang w:val="en-GB"/>
          <w:rPrChange w:id="5991" w:author="Christian PIEDALLU" w:date="2023-02-06T09:53:00Z">
            <w:rPr>
              <w:w w:val="105"/>
            </w:rPr>
          </w:rPrChange>
        </w:rPr>
        <w:t>et al.</w:t>
      </w:r>
      <w:r w:rsidRPr="00814BC9">
        <w:rPr>
          <w:spacing w:val="-2"/>
          <w:w w:val="105"/>
          <w:lang w:val="en-GB"/>
          <w:rPrChange w:id="5992" w:author="Christian PIEDALLU" w:date="2023-02-06T09:53:00Z">
            <w:rPr>
              <w:spacing w:val="-2"/>
              <w:w w:val="105"/>
            </w:rPr>
          </w:rPrChange>
        </w:rPr>
        <w:t xml:space="preserve"> </w:t>
      </w:r>
      <w:r w:rsidR="00F312A1" w:rsidRPr="00814BC9">
        <w:rPr>
          <w:spacing w:val="-2"/>
          <w:w w:val="105"/>
          <w:lang w:val="en-GB"/>
          <w:rPrChange w:id="5993" w:author="Christian PIEDALLU" w:date="2023-02-06T09:53:00Z">
            <w:rPr>
              <w:spacing w:val="-2"/>
              <w:w w:val="105"/>
            </w:rPr>
          </w:rPrChange>
        </w:rPr>
        <w:fldChar w:fldCharType="end"/>
      </w:r>
      <w:r w:rsidR="00F312A1" w:rsidRPr="00814BC9">
        <w:rPr>
          <w:lang w:val="en-GB"/>
          <w:rPrChange w:id="5994" w:author="Christian PIEDALLU" w:date="2023-02-06T09:53:00Z">
            <w:rPr/>
          </w:rPrChange>
        </w:rPr>
        <w:fldChar w:fldCharType="begin"/>
      </w:r>
      <w:r w:rsidR="00F312A1" w:rsidRPr="00814BC9">
        <w:rPr>
          <w:lang w:val="en-GB"/>
          <w:rPrChange w:id="5995" w:author="Christian PIEDALLU" w:date="2023-02-06T09:53:00Z">
            <w:rPr/>
          </w:rPrChange>
        </w:rPr>
        <w:instrText xml:space="preserve"> HYPERLINK \l "_bookmark46" </w:instrText>
      </w:r>
      <w:r w:rsidR="00F312A1" w:rsidRPr="00814BC9">
        <w:rPr>
          <w:lang w:val="en-GB"/>
          <w:rPrChange w:id="5996" w:author="Christian PIEDALLU" w:date="2023-02-06T09:53:00Z">
            <w:rPr>
              <w:spacing w:val="-2"/>
              <w:w w:val="105"/>
            </w:rPr>
          </w:rPrChange>
        </w:rPr>
        <w:fldChar w:fldCharType="separate"/>
      </w:r>
      <w:r w:rsidRPr="00814BC9">
        <w:rPr>
          <w:w w:val="105"/>
          <w:lang w:val="en-GB"/>
          <w:rPrChange w:id="5997" w:author="Christian PIEDALLU" w:date="2023-02-06T09:53:00Z">
            <w:rPr>
              <w:w w:val="105"/>
            </w:rPr>
          </w:rPrChange>
        </w:rPr>
        <w:t>(2022)</w:t>
      </w:r>
      <w:r w:rsidRPr="00814BC9">
        <w:rPr>
          <w:spacing w:val="-2"/>
          <w:w w:val="105"/>
          <w:lang w:val="en-GB"/>
          <w:rPrChange w:id="5998" w:author="Christian PIEDALLU" w:date="2023-02-06T09:53:00Z">
            <w:rPr>
              <w:spacing w:val="-2"/>
              <w:w w:val="105"/>
            </w:rPr>
          </w:rPrChange>
        </w:rPr>
        <w:t xml:space="preserve"> </w:t>
      </w:r>
      <w:r w:rsidR="00F312A1" w:rsidRPr="00814BC9">
        <w:rPr>
          <w:spacing w:val="-2"/>
          <w:w w:val="105"/>
          <w:lang w:val="en-GB"/>
          <w:rPrChange w:id="5999" w:author="Christian PIEDALLU" w:date="2023-02-06T09:53:00Z">
            <w:rPr>
              <w:spacing w:val="-2"/>
              <w:w w:val="105"/>
            </w:rPr>
          </w:rPrChange>
        </w:rPr>
        <w:fldChar w:fldCharType="end"/>
      </w:r>
      <w:r w:rsidRPr="00814BC9">
        <w:rPr>
          <w:w w:val="105"/>
          <w:lang w:val="en-GB"/>
          <w:rPrChange w:id="6000" w:author="Christian PIEDALLU" w:date="2023-02-06T09:53:00Z">
            <w:rPr>
              <w:w w:val="105"/>
            </w:rPr>
          </w:rPrChange>
        </w:rPr>
        <w:t>show</w:t>
      </w:r>
      <w:ins w:id="6001" w:author="Christian PIEDALLU" w:date="2023-02-06T17:07:00Z">
        <w:r w:rsidR="00236ED1">
          <w:rPr>
            <w:w w:val="105"/>
            <w:lang w:val="en-GB"/>
          </w:rPr>
          <w:t>ed</w:t>
        </w:r>
      </w:ins>
      <w:r w:rsidRPr="00814BC9">
        <w:rPr>
          <w:spacing w:val="-1"/>
          <w:w w:val="105"/>
          <w:lang w:val="en-GB"/>
          <w:rPrChange w:id="6002" w:author="Christian PIEDALLU" w:date="2023-02-06T09:53:00Z">
            <w:rPr>
              <w:spacing w:val="-1"/>
              <w:w w:val="105"/>
            </w:rPr>
          </w:rPrChange>
        </w:rPr>
        <w:t xml:space="preserve"> </w:t>
      </w:r>
      <w:r w:rsidRPr="00814BC9">
        <w:rPr>
          <w:w w:val="105"/>
          <w:lang w:val="en-GB"/>
          <w:rPrChange w:id="6003" w:author="Christian PIEDALLU" w:date="2023-02-06T09:53:00Z">
            <w:rPr>
              <w:w w:val="105"/>
            </w:rPr>
          </w:rPrChange>
        </w:rPr>
        <w:t>that</w:t>
      </w:r>
      <w:r w:rsidRPr="00814BC9">
        <w:rPr>
          <w:spacing w:val="-2"/>
          <w:w w:val="105"/>
          <w:lang w:val="en-GB"/>
          <w:rPrChange w:id="6004" w:author="Christian PIEDALLU" w:date="2023-02-06T09:53:00Z">
            <w:rPr>
              <w:spacing w:val="-2"/>
              <w:w w:val="105"/>
            </w:rPr>
          </w:rPrChange>
        </w:rPr>
        <w:t xml:space="preserve"> </w:t>
      </w:r>
      <w:r w:rsidRPr="00814BC9">
        <w:rPr>
          <w:w w:val="105"/>
          <w:lang w:val="en-GB"/>
          <w:rPrChange w:id="6005" w:author="Christian PIEDALLU" w:date="2023-02-06T09:53:00Z">
            <w:rPr>
              <w:w w:val="105"/>
            </w:rPr>
          </w:rPrChange>
        </w:rPr>
        <w:t>Norway</w:t>
      </w:r>
      <w:r w:rsidRPr="00814BC9">
        <w:rPr>
          <w:spacing w:val="-2"/>
          <w:w w:val="105"/>
          <w:lang w:val="en-GB"/>
          <w:rPrChange w:id="6006" w:author="Christian PIEDALLU" w:date="2023-02-06T09:53:00Z">
            <w:rPr>
              <w:spacing w:val="-2"/>
              <w:w w:val="105"/>
            </w:rPr>
          </w:rPrChange>
        </w:rPr>
        <w:t xml:space="preserve"> </w:t>
      </w:r>
      <w:r w:rsidRPr="00814BC9">
        <w:rPr>
          <w:w w:val="105"/>
          <w:lang w:val="en-GB"/>
          <w:rPrChange w:id="6007" w:author="Christian PIEDALLU" w:date="2023-02-06T09:53:00Z">
            <w:rPr>
              <w:w w:val="105"/>
            </w:rPr>
          </w:rPrChange>
        </w:rPr>
        <w:t>spruce</w:t>
      </w:r>
      <w:r w:rsidRPr="00814BC9">
        <w:rPr>
          <w:spacing w:val="-1"/>
          <w:w w:val="105"/>
          <w:lang w:val="en-GB"/>
          <w:rPrChange w:id="6008" w:author="Christian PIEDALLU" w:date="2023-02-06T09:53:00Z">
            <w:rPr>
              <w:spacing w:val="-1"/>
              <w:w w:val="105"/>
            </w:rPr>
          </w:rPrChange>
        </w:rPr>
        <w:t xml:space="preserve"> </w:t>
      </w:r>
      <w:r w:rsidRPr="00814BC9">
        <w:rPr>
          <w:w w:val="105"/>
          <w:lang w:val="en-GB"/>
          <w:rPrChange w:id="6009" w:author="Christian PIEDALLU" w:date="2023-02-06T09:53:00Z">
            <w:rPr>
              <w:w w:val="105"/>
            </w:rPr>
          </w:rPrChange>
        </w:rPr>
        <w:t>stand</w:t>
      </w:r>
      <w:r w:rsidRPr="00814BC9">
        <w:rPr>
          <w:spacing w:val="-2"/>
          <w:w w:val="105"/>
          <w:lang w:val="en-GB"/>
          <w:rPrChange w:id="6010" w:author="Christian PIEDALLU" w:date="2023-02-06T09:53:00Z">
            <w:rPr>
              <w:spacing w:val="-2"/>
              <w:w w:val="105"/>
            </w:rPr>
          </w:rPrChange>
        </w:rPr>
        <w:t xml:space="preserve"> </w:t>
      </w:r>
      <w:r w:rsidRPr="00814BC9">
        <w:rPr>
          <w:w w:val="105"/>
          <w:lang w:val="en-GB"/>
          <w:rPrChange w:id="6011" w:author="Christian PIEDALLU" w:date="2023-02-06T09:53:00Z">
            <w:rPr>
              <w:w w:val="105"/>
            </w:rPr>
          </w:rPrChange>
        </w:rPr>
        <w:t>on</w:t>
      </w:r>
      <w:r w:rsidRPr="00814BC9">
        <w:rPr>
          <w:spacing w:val="-2"/>
          <w:w w:val="105"/>
          <w:lang w:val="en-GB"/>
          <w:rPrChange w:id="6012" w:author="Christian PIEDALLU" w:date="2023-02-06T09:53:00Z">
            <w:rPr>
              <w:spacing w:val="-2"/>
              <w:w w:val="105"/>
            </w:rPr>
          </w:rPrChange>
        </w:rPr>
        <w:t xml:space="preserve"> </w:t>
      </w:r>
      <w:r w:rsidRPr="00814BC9">
        <w:rPr>
          <w:w w:val="105"/>
          <w:lang w:val="en-GB"/>
          <w:rPrChange w:id="6013" w:author="Christian PIEDALLU" w:date="2023-02-06T09:53:00Z">
            <w:rPr>
              <w:w w:val="105"/>
            </w:rPr>
          </w:rPrChange>
        </w:rPr>
        <w:t>the</w:t>
      </w:r>
      <w:r w:rsidRPr="00814BC9">
        <w:rPr>
          <w:spacing w:val="-1"/>
          <w:w w:val="105"/>
          <w:lang w:val="en-GB"/>
          <w:rPrChange w:id="6014" w:author="Christian PIEDALLU" w:date="2023-02-06T09:53:00Z">
            <w:rPr>
              <w:spacing w:val="-1"/>
              <w:w w:val="105"/>
            </w:rPr>
          </w:rPrChange>
        </w:rPr>
        <w:t xml:space="preserve"> </w:t>
      </w:r>
      <w:r w:rsidRPr="00814BC9">
        <w:rPr>
          <w:w w:val="105"/>
          <w:lang w:val="en-GB"/>
          <w:rPrChange w:id="6015" w:author="Christian PIEDALLU" w:date="2023-02-06T09:53:00Z">
            <w:rPr>
              <w:w w:val="105"/>
            </w:rPr>
          </w:rPrChange>
        </w:rPr>
        <w:t>steep</w:t>
      </w:r>
      <w:r w:rsidRPr="00814BC9">
        <w:rPr>
          <w:spacing w:val="-2"/>
          <w:w w:val="105"/>
          <w:lang w:val="en-GB"/>
          <w:rPrChange w:id="6016" w:author="Christian PIEDALLU" w:date="2023-02-06T09:53:00Z">
            <w:rPr>
              <w:spacing w:val="-2"/>
              <w:w w:val="105"/>
            </w:rPr>
          </w:rPrChange>
        </w:rPr>
        <w:t xml:space="preserve"> </w:t>
      </w:r>
      <w:r w:rsidRPr="00814BC9">
        <w:rPr>
          <w:w w:val="105"/>
          <w:lang w:val="en-GB"/>
          <w:rPrChange w:id="6017" w:author="Christian PIEDALLU" w:date="2023-02-06T09:53:00Z">
            <w:rPr>
              <w:w w:val="105"/>
            </w:rPr>
          </w:rPrChange>
        </w:rPr>
        <w:t>slopes</w:t>
      </w:r>
      <w:r w:rsidRPr="00814BC9">
        <w:rPr>
          <w:spacing w:val="-2"/>
          <w:w w:val="105"/>
          <w:lang w:val="en-GB"/>
          <w:rPrChange w:id="6018" w:author="Christian PIEDALLU" w:date="2023-02-06T09:53:00Z">
            <w:rPr>
              <w:spacing w:val="-2"/>
              <w:w w:val="105"/>
            </w:rPr>
          </w:rPrChange>
        </w:rPr>
        <w:t xml:space="preserve"> </w:t>
      </w:r>
      <w:r w:rsidRPr="00814BC9">
        <w:rPr>
          <w:w w:val="105"/>
          <w:lang w:val="en-GB"/>
          <w:rPrChange w:id="6019" w:author="Christian PIEDALLU" w:date="2023-02-06T09:53:00Z">
            <w:rPr>
              <w:w w:val="105"/>
            </w:rPr>
          </w:rPrChange>
        </w:rPr>
        <w:t>and</w:t>
      </w:r>
      <w:r w:rsidRPr="00814BC9">
        <w:rPr>
          <w:spacing w:val="-1"/>
          <w:w w:val="105"/>
          <w:lang w:val="en-GB"/>
          <w:rPrChange w:id="6020" w:author="Christian PIEDALLU" w:date="2023-02-06T09:53:00Z">
            <w:rPr>
              <w:spacing w:val="-1"/>
              <w:w w:val="105"/>
            </w:rPr>
          </w:rPrChange>
        </w:rPr>
        <w:t xml:space="preserve"> </w:t>
      </w:r>
      <w:r w:rsidRPr="00814BC9">
        <w:rPr>
          <w:w w:val="105"/>
          <w:lang w:val="en-GB"/>
          <w:rPrChange w:id="6021" w:author="Christian PIEDALLU" w:date="2023-02-06T09:53:00Z">
            <w:rPr>
              <w:w w:val="105"/>
            </w:rPr>
          </w:rPrChange>
        </w:rPr>
        <w:t>soils</w:t>
      </w:r>
      <w:r w:rsidRPr="00814BC9">
        <w:rPr>
          <w:spacing w:val="-2"/>
          <w:w w:val="105"/>
          <w:lang w:val="en-GB"/>
          <w:rPrChange w:id="6022" w:author="Christian PIEDALLU" w:date="2023-02-06T09:53:00Z">
            <w:rPr>
              <w:spacing w:val="-2"/>
              <w:w w:val="105"/>
            </w:rPr>
          </w:rPrChange>
        </w:rPr>
        <w:t xml:space="preserve"> </w:t>
      </w:r>
      <w:r w:rsidRPr="00814BC9">
        <w:rPr>
          <w:w w:val="105"/>
          <w:lang w:val="en-GB"/>
          <w:rPrChange w:id="6023" w:author="Christian PIEDALLU" w:date="2023-02-06T09:53:00Z">
            <w:rPr>
              <w:w w:val="105"/>
            </w:rPr>
          </w:rPrChange>
        </w:rPr>
        <w:t>with</w:t>
      </w:r>
    </w:p>
    <w:p w14:paraId="301B1A91" w14:textId="33698E9A" w:rsidR="00B177F5" w:rsidRPr="00814BC9" w:rsidRDefault="00B553DB">
      <w:pPr>
        <w:pStyle w:val="Corpsdetexte"/>
        <w:ind w:left="163"/>
        <w:rPr>
          <w:lang w:val="en-GB"/>
          <w:rPrChange w:id="6024" w:author="Christian PIEDALLU" w:date="2023-02-06T09:53:00Z">
            <w:rPr/>
          </w:rPrChange>
        </w:rPr>
      </w:pPr>
      <w:r w:rsidRPr="00814BC9">
        <w:rPr>
          <w:rFonts w:ascii="Trebuchet MS"/>
          <w:sz w:val="10"/>
          <w:lang w:val="en-GB"/>
          <w:rPrChange w:id="6025" w:author="Christian PIEDALLU" w:date="2023-02-06T09:53:00Z">
            <w:rPr>
              <w:rFonts w:ascii="Trebuchet MS"/>
              <w:sz w:val="10"/>
            </w:rPr>
          </w:rPrChange>
        </w:rPr>
        <w:t xml:space="preserve">290     </w:t>
      </w:r>
      <w:r w:rsidRPr="00814BC9">
        <w:rPr>
          <w:rFonts w:ascii="Trebuchet MS"/>
          <w:spacing w:val="19"/>
          <w:sz w:val="10"/>
          <w:lang w:val="en-GB"/>
          <w:rPrChange w:id="6026" w:author="Christian PIEDALLU" w:date="2023-02-06T09:53:00Z">
            <w:rPr>
              <w:rFonts w:ascii="Trebuchet MS"/>
              <w:spacing w:val="19"/>
              <w:sz w:val="10"/>
            </w:rPr>
          </w:rPrChange>
        </w:rPr>
        <w:t xml:space="preserve"> </w:t>
      </w:r>
      <w:r w:rsidRPr="00814BC9">
        <w:rPr>
          <w:w w:val="105"/>
          <w:lang w:val="en-GB"/>
          <w:rPrChange w:id="6027" w:author="Christian PIEDALLU" w:date="2023-02-06T09:53:00Z">
            <w:rPr>
              <w:w w:val="105"/>
            </w:rPr>
          </w:rPrChange>
        </w:rPr>
        <w:t>low</w:t>
      </w:r>
      <w:r w:rsidRPr="00814BC9">
        <w:rPr>
          <w:spacing w:val="7"/>
          <w:w w:val="105"/>
          <w:lang w:val="en-GB"/>
          <w:rPrChange w:id="6028" w:author="Christian PIEDALLU" w:date="2023-02-06T09:53:00Z">
            <w:rPr>
              <w:spacing w:val="7"/>
              <w:w w:val="105"/>
            </w:rPr>
          </w:rPrChange>
        </w:rPr>
        <w:t xml:space="preserve"> </w:t>
      </w:r>
      <w:r w:rsidRPr="00814BC9">
        <w:rPr>
          <w:w w:val="105"/>
          <w:lang w:val="en-GB"/>
          <w:rPrChange w:id="6029" w:author="Christian PIEDALLU" w:date="2023-02-06T09:53:00Z">
            <w:rPr>
              <w:w w:val="105"/>
            </w:rPr>
          </w:rPrChange>
        </w:rPr>
        <w:t>water</w:t>
      </w:r>
      <w:r w:rsidRPr="00814BC9">
        <w:rPr>
          <w:spacing w:val="6"/>
          <w:w w:val="105"/>
          <w:lang w:val="en-GB"/>
          <w:rPrChange w:id="6030" w:author="Christian PIEDALLU" w:date="2023-02-06T09:53:00Z">
            <w:rPr>
              <w:spacing w:val="6"/>
              <w:w w:val="105"/>
            </w:rPr>
          </w:rPrChange>
        </w:rPr>
        <w:t xml:space="preserve"> </w:t>
      </w:r>
      <w:r w:rsidRPr="00814BC9">
        <w:rPr>
          <w:w w:val="105"/>
          <w:lang w:val="en-GB"/>
          <w:rPrChange w:id="6031" w:author="Christian PIEDALLU" w:date="2023-02-06T09:53:00Z">
            <w:rPr>
              <w:w w:val="105"/>
            </w:rPr>
          </w:rPrChange>
        </w:rPr>
        <w:t>availability</w:t>
      </w:r>
      <w:r w:rsidRPr="00814BC9">
        <w:rPr>
          <w:spacing w:val="7"/>
          <w:w w:val="105"/>
          <w:lang w:val="en-GB"/>
          <w:rPrChange w:id="6032" w:author="Christian PIEDALLU" w:date="2023-02-06T09:53:00Z">
            <w:rPr>
              <w:spacing w:val="7"/>
              <w:w w:val="105"/>
            </w:rPr>
          </w:rPrChange>
        </w:rPr>
        <w:t xml:space="preserve"> </w:t>
      </w:r>
      <w:r w:rsidRPr="00814BC9">
        <w:rPr>
          <w:w w:val="105"/>
          <w:lang w:val="en-GB"/>
          <w:rPrChange w:id="6033" w:author="Christian PIEDALLU" w:date="2023-02-06T09:53:00Z">
            <w:rPr>
              <w:w w:val="105"/>
            </w:rPr>
          </w:rPrChange>
        </w:rPr>
        <w:t>are</w:t>
      </w:r>
      <w:r w:rsidRPr="00814BC9">
        <w:rPr>
          <w:spacing w:val="6"/>
          <w:w w:val="105"/>
          <w:lang w:val="en-GB"/>
          <w:rPrChange w:id="6034" w:author="Christian PIEDALLU" w:date="2023-02-06T09:53:00Z">
            <w:rPr>
              <w:spacing w:val="6"/>
              <w:w w:val="105"/>
            </w:rPr>
          </w:rPrChange>
        </w:rPr>
        <w:t xml:space="preserve"> </w:t>
      </w:r>
      <w:r w:rsidRPr="00814BC9">
        <w:rPr>
          <w:w w:val="105"/>
          <w:lang w:val="en-GB"/>
          <w:rPrChange w:id="6035" w:author="Christian PIEDALLU" w:date="2023-02-06T09:53:00Z">
            <w:rPr>
              <w:w w:val="105"/>
            </w:rPr>
          </w:rPrChange>
        </w:rPr>
        <w:t>less</w:t>
      </w:r>
      <w:r w:rsidRPr="00814BC9">
        <w:rPr>
          <w:spacing w:val="6"/>
          <w:w w:val="105"/>
          <w:lang w:val="en-GB"/>
          <w:rPrChange w:id="6036" w:author="Christian PIEDALLU" w:date="2023-02-06T09:53:00Z">
            <w:rPr>
              <w:spacing w:val="6"/>
              <w:w w:val="105"/>
            </w:rPr>
          </w:rPrChange>
        </w:rPr>
        <w:t xml:space="preserve"> </w:t>
      </w:r>
      <w:r w:rsidRPr="00814BC9">
        <w:rPr>
          <w:w w:val="105"/>
          <w:lang w:val="en-GB"/>
          <w:rPrChange w:id="6037" w:author="Christian PIEDALLU" w:date="2023-02-06T09:53:00Z">
            <w:rPr>
              <w:w w:val="105"/>
            </w:rPr>
          </w:rPrChange>
        </w:rPr>
        <w:t>attacked.</w:t>
      </w:r>
      <w:r w:rsidRPr="00814BC9">
        <w:rPr>
          <w:spacing w:val="28"/>
          <w:w w:val="105"/>
          <w:lang w:val="en-GB"/>
          <w:rPrChange w:id="6038" w:author="Christian PIEDALLU" w:date="2023-02-06T09:53:00Z">
            <w:rPr>
              <w:spacing w:val="28"/>
              <w:w w:val="105"/>
            </w:rPr>
          </w:rPrChange>
        </w:rPr>
        <w:t xml:space="preserve"> </w:t>
      </w:r>
      <w:r w:rsidRPr="00814BC9">
        <w:rPr>
          <w:w w:val="105"/>
          <w:lang w:val="en-GB"/>
          <w:rPrChange w:id="6039" w:author="Christian PIEDALLU" w:date="2023-02-06T09:53:00Z">
            <w:rPr>
              <w:w w:val="105"/>
            </w:rPr>
          </w:rPrChange>
        </w:rPr>
        <w:t>In</w:t>
      </w:r>
      <w:r w:rsidRPr="00814BC9">
        <w:rPr>
          <w:spacing w:val="6"/>
          <w:w w:val="105"/>
          <w:lang w:val="en-GB"/>
          <w:rPrChange w:id="6040" w:author="Christian PIEDALLU" w:date="2023-02-06T09:53:00Z">
            <w:rPr>
              <w:spacing w:val="6"/>
              <w:w w:val="105"/>
            </w:rPr>
          </w:rPrChange>
        </w:rPr>
        <w:t xml:space="preserve"> </w:t>
      </w:r>
      <w:del w:id="6041" w:author="Christian PIEDALLU" w:date="2023-02-06T17:09:00Z">
        <w:r w:rsidRPr="00814BC9" w:rsidDel="006301FB">
          <w:rPr>
            <w:w w:val="105"/>
            <w:lang w:val="en-GB"/>
            <w:rPrChange w:id="6042" w:author="Christian PIEDALLU" w:date="2023-02-06T09:53:00Z">
              <w:rPr>
                <w:w w:val="105"/>
              </w:rPr>
            </w:rPrChange>
          </w:rPr>
          <w:delText>this</w:delText>
        </w:r>
        <w:r w:rsidRPr="00814BC9" w:rsidDel="006301FB">
          <w:rPr>
            <w:spacing w:val="7"/>
            <w:w w:val="105"/>
            <w:lang w:val="en-GB"/>
            <w:rPrChange w:id="6043" w:author="Christian PIEDALLU" w:date="2023-02-06T09:53:00Z">
              <w:rPr>
                <w:spacing w:val="7"/>
                <w:w w:val="105"/>
              </w:rPr>
            </w:rPrChange>
          </w:rPr>
          <w:delText xml:space="preserve"> </w:delText>
        </w:r>
        <w:r w:rsidRPr="00814BC9" w:rsidDel="006301FB">
          <w:rPr>
            <w:w w:val="105"/>
            <w:lang w:val="en-GB"/>
            <w:rPrChange w:id="6044" w:author="Christian PIEDALLU" w:date="2023-02-06T09:53:00Z">
              <w:rPr>
                <w:w w:val="105"/>
              </w:rPr>
            </w:rPrChange>
          </w:rPr>
          <w:delText>region</w:delText>
        </w:r>
      </w:del>
      <w:ins w:id="6045" w:author="Christian PIEDALLU" w:date="2023-02-06T17:09:00Z">
        <w:r w:rsidR="006301FB">
          <w:rPr>
            <w:w w:val="105"/>
            <w:lang w:val="en-GB"/>
          </w:rPr>
          <w:t>the Vosges</w:t>
        </w:r>
      </w:ins>
      <w:commentRangeStart w:id="6046"/>
      <w:r w:rsidRPr="00814BC9">
        <w:rPr>
          <w:w w:val="105"/>
          <w:lang w:val="en-GB"/>
          <w:rPrChange w:id="6047" w:author="Christian PIEDALLU" w:date="2023-02-06T09:53:00Z">
            <w:rPr>
              <w:w w:val="105"/>
            </w:rPr>
          </w:rPrChange>
        </w:rPr>
        <w:t>,</w:t>
      </w:r>
      <w:r w:rsidRPr="00814BC9">
        <w:rPr>
          <w:spacing w:val="7"/>
          <w:w w:val="105"/>
          <w:lang w:val="en-GB"/>
          <w:rPrChange w:id="6048" w:author="Christian PIEDALLU" w:date="2023-02-06T09:53:00Z">
            <w:rPr>
              <w:spacing w:val="7"/>
              <w:w w:val="105"/>
            </w:rPr>
          </w:rPrChange>
        </w:rPr>
        <w:t xml:space="preserve"> </w:t>
      </w:r>
      <w:r w:rsidRPr="00814BC9">
        <w:rPr>
          <w:w w:val="105"/>
          <w:lang w:val="en-GB"/>
          <w:rPrChange w:id="6049" w:author="Christian PIEDALLU" w:date="2023-02-06T09:53:00Z">
            <w:rPr>
              <w:w w:val="105"/>
            </w:rPr>
          </w:rPrChange>
        </w:rPr>
        <w:t>spruce</w:t>
      </w:r>
      <w:r w:rsidRPr="00814BC9">
        <w:rPr>
          <w:spacing w:val="7"/>
          <w:w w:val="105"/>
          <w:lang w:val="en-GB"/>
          <w:rPrChange w:id="6050" w:author="Christian PIEDALLU" w:date="2023-02-06T09:53:00Z">
            <w:rPr>
              <w:spacing w:val="7"/>
              <w:w w:val="105"/>
            </w:rPr>
          </w:rPrChange>
        </w:rPr>
        <w:t xml:space="preserve"> </w:t>
      </w:r>
      <w:r w:rsidRPr="00814BC9">
        <w:rPr>
          <w:w w:val="105"/>
          <w:lang w:val="en-GB"/>
          <w:rPrChange w:id="6051" w:author="Christian PIEDALLU" w:date="2023-02-06T09:53:00Z">
            <w:rPr>
              <w:w w:val="105"/>
            </w:rPr>
          </w:rPrChange>
        </w:rPr>
        <w:t>trees</w:t>
      </w:r>
      <w:r w:rsidRPr="00814BC9">
        <w:rPr>
          <w:spacing w:val="7"/>
          <w:w w:val="105"/>
          <w:lang w:val="en-GB"/>
          <w:rPrChange w:id="6052" w:author="Christian PIEDALLU" w:date="2023-02-06T09:53:00Z">
            <w:rPr>
              <w:spacing w:val="7"/>
              <w:w w:val="105"/>
            </w:rPr>
          </w:rPrChange>
        </w:rPr>
        <w:t xml:space="preserve"> </w:t>
      </w:r>
      <w:r w:rsidRPr="00814BC9">
        <w:rPr>
          <w:w w:val="105"/>
          <w:lang w:val="en-GB"/>
          <w:rPrChange w:id="6053" w:author="Christian PIEDALLU" w:date="2023-02-06T09:53:00Z">
            <w:rPr>
              <w:w w:val="105"/>
            </w:rPr>
          </w:rPrChange>
        </w:rPr>
        <w:t>growing</w:t>
      </w:r>
      <w:r w:rsidRPr="00814BC9">
        <w:rPr>
          <w:spacing w:val="7"/>
          <w:w w:val="105"/>
          <w:lang w:val="en-GB"/>
          <w:rPrChange w:id="6054" w:author="Christian PIEDALLU" w:date="2023-02-06T09:53:00Z">
            <w:rPr>
              <w:spacing w:val="7"/>
              <w:w w:val="105"/>
            </w:rPr>
          </w:rPrChange>
        </w:rPr>
        <w:t xml:space="preserve"> </w:t>
      </w:r>
      <w:r w:rsidRPr="00814BC9">
        <w:rPr>
          <w:w w:val="105"/>
          <w:lang w:val="en-GB"/>
          <w:rPrChange w:id="6055" w:author="Christian PIEDALLU" w:date="2023-02-06T09:53:00Z">
            <w:rPr>
              <w:w w:val="105"/>
            </w:rPr>
          </w:rPrChange>
        </w:rPr>
        <w:t>on</w:t>
      </w:r>
      <w:r w:rsidRPr="00814BC9">
        <w:rPr>
          <w:spacing w:val="6"/>
          <w:w w:val="105"/>
          <w:lang w:val="en-GB"/>
          <w:rPrChange w:id="6056" w:author="Christian PIEDALLU" w:date="2023-02-06T09:53:00Z">
            <w:rPr>
              <w:spacing w:val="6"/>
              <w:w w:val="105"/>
            </w:rPr>
          </w:rPrChange>
        </w:rPr>
        <w:t xml:space="preserve"> </w:t>
      </w:r>
      <w:r w:rsidRPr="00814BC9">
        <w:rPr>
          <w:w w:val="105"/>
          <w:lang w:val="en-GB"/>
          <w:rPrChange w:id="6057" w:author="Christian PIEDALLU" w:date="2023-02-06T09:53:00Z">
            <w:rPr>
              <w:w w:val="105"/>
            </w:rPr>
          </w:rPrChange>
        </w:rPr>
        <w:t>the</w:t>
      </w:r>
      <w:r w:rsidRPr="00814BC9">
        <w:rPr>
          <w:spacing w:val="6"/>
          <w:w w:val="105"/>
          <w:lang w:val="en-GB"/>
          <w:rPrChange w:id="6058" w:author="Christian PIEDALLU" w:date="2023-02-06T09:53:00Z">
            <w:rPr>
              <w:spacing w:val="6"/>
              <w:w w:val="105"/>
            </w:rPr>
          </w:rPrChange>
        </w:rPr>
        <w:t xml:space="preserve"> </w:t>
      </w:r>
      <w:r w:rsidRPr="00814BC9">
        <w:rPr>
          <w:w w:val="105"/>
          <w:lang w:val="en-GB"/>
          <w:rPrChange w:id="6059" w:author="Christian PIEDALLU" w:date="2023-02-06T09:53:00Z">
            <w:rPr>
              <w:w w:val="105"/>
            </w:rPr>
          </w:rPrChange>
        </w:rPr>
        <w:t>southern</w:t>
      </w:r>
      <w:r w:rsidRPr="00814BC9">
        <w:rPr>
          <w:spacing w:val="7"/>
          <w:w w:val="105"/>
          <w:lang w:val="en-GB"/>
          <w:rPrChange w:id="6060" w:author="Christian PIEDALLU" w:date="2023-02-06T09:53:00Z">
            <w:rPr>
              <w:spacing w:val="7"/>
              <w:w w:val="105"/>
            </w:rPr>
          </w:rPrChange>
        </w:rPr>
        <w:t xml:space="preserve"> </w:t>
      </w:r>
      <w:r w:rsidRPr="00814BC9">
        <w:rPr>
          <w:w w:val="105"/>
          <w:lang w:val="en-GB"/>
          <w:rPrChange w:id="6061" w:author="Christian PIEDALLU" w:date="2023-02-06T09:53:00Z">
            <w:rPr>
              <w:w w:val="105"/>
            </w:rPr>
          </w:rPrChange>
        </w:rPr>
        <w:t>slopes</w:t>
      </w:r>
    </w:p>
    <w:p w14:paraId="1AD6FE0D" w14:textId="77777777" w:rsidR="00B177F5" w:rsidRPr="00814BC9" w:rsidRDefault="00B553DB">
      <w:pPr>
        <w:pStyle w:val="Corpsdetexte"/>
        <w:ind w:left="163"/>
        <w:rPr>
          <w:lang w:val="en-GB"/>
          <w:rPrChange w:id="6062" w:author="Christian PIEDALLU" w:date="2023-02-06T09:53:00Z">
            <w:rPr/>
          </w:rPrChange>
        </w:rPr>
      </w:pPr>
      <w:r w:rsidRPr="00814BC9">
        <w:rPr>
          <w:rFonts w:ascii="Trebuchet MS"/>
          <w:sz w:val="10"/>
          <w:lang w:val="en-GB"/>
          <w:rPrChange w:id="6063" w:author="Christian PIEDALLU" w:date="2023-02-06T09:53:00Z">
            <w:rPr>
              <w:rFonts w:ascii="Trebuchet MS"/>
              <w:sz w:val="10"/>
            </w:rPr>
          </w:rPrChange>
        </w:rPr>
        <w:t xml:space="preserve">291     </w:t>
      </w:r>
      <w:r w:rsidRPr="00814BC9">
        <w:rPr>
          <w:rFonts w:ascii="Trebuchet MS"/>
          <w:spacing w:val="19"/>
          <w:sz w:val="10"/>
          <w:lang w:val="en-GB"/>
          <w:rPrChange w:id="6064" w:author="Christian PIEDALLU" w:date="2023-02-06T09:53:00Z">
            <w:rPr>
              <w:rFonts w:ascii="Trebuchet MS"/>
              <w:spacing w:val="19"/>
              <w:sz w:val="10"/>
            </w:rPr>
          </w:rPrChange>
        </w:rPr>
        <w:t xml:space="preserve"> </w:t>
      </w:r>
      <w:r w:rsidRPr="00814BC9">
        <w:rPr>
          <w:w w:val="105"/>
          <w:lang w:val="en-GB"/>
          <w:rPrChange w:id="6065" w:author="Christian PIEDALLU" w:date="2023-02-06T09:53:00Z">
            <w:rPr>
              <w:w w:val="105"/>
            </w:rPr>
          </w:rPrChange>
        </w:rPr>
        <w:t>and</w:t>
      </w:r>
      <w:r w:rsidRPr="00814BC9">
        <w:rPr>
          <w:spacing w:val="27"/>
          <w:w w:val="105"/>
          <w:lang w:val="en-GB"/>
          <w:rPrChange w:id="6066" w:author="Christian PIEDALLU" w:date="2023-02-06T09:53:00Z">
            <w:rPr>
              <w:spacing w:val="27"/>
              <w:w w:val="105"/>
            </w:rPr>
          </w:rPrChange>
        </w:rPr>
        <w:t xml:space="preserve"> </w:t>
      </w:r>
      <w:r w:rsidRPr="00814BC9">
        <w:rPr>
          <w:w w:val="105"/>
          <w:lang w:val="en-GB"/>
          <w:rPrChange w:id="6067" w:author="Christian PIEDALLU" w:date="2023-02-06T09:53:00Z">
            <w:rPr>
              <w:w w:val="105"/>
            </w:rPr>
          </w:rPrChange>
        </w:rPr>
        <w:t>plains</w:t>
      </w:r>
      <w:r w:rsidRPr="00814BC9">
        <w:rPr>
          <w:spacing w:val="29"/>
          <w:w w:val="105"/>
          <w:lang w:val="en-GB"/>
          <w:rPrChange w:id="6068" w:author="Christian PIEDALLU" w:date="2023-02-06T09:53:00Z">
            <w:rPr>
              <w:spacing w:val="29"/>
              <w:w w:val="105"/>
            </w:rPr>
          </w:rPrChange>
        </w:rPr>
        <w:t xml:space="preserve"> </w:t>
      </w:r>
      <w:r w:rsidRPr="00814BC9">
        <w:rPr>
          <w:w w:val="105"/>
          <w:lang w:val="en-GB"/>
          <w:rPrChange w:id="6069" w:author="Christian PIEDALLU" w:date="2023-02-06T09:53:00Z">
            <w:rPr>
              <w:w w:val="105"/>
            </w:rPr>
          </w:rPrChange>
        </w:rPr>
        <w:t>have</w:t>
      </w:r>
      <w:r w:rsidRPr="00814BC9">
        <w:rPr>
          <w:spacing w:val="28"/>
          <w:w w:val="105"/>
          <w:lang w:val="en-GB"/>
          <w:rPrChange w:id="6070" w:author="Christian PIEDALLU" w:date="2023-02-06T09:53:00Z">
            <w:rPr>
              <w:spacing w:val="28"/>
              <w:w w:val="105"/>
            </w:rPr>
          </w:rPrChange>
        </w:rPr>
        <w:t xml:space="preserve"> </w:t>
      </w:r>
      <w:r w:rsidRPr="00814BC9">
        <w:rPr>
          <w:w w:val="105"/>
          <w:lang w:val="en-GB"/>
          <w:rPrChange w:id="6071" w:author="Christian PIEDALLU" w:date="2023-02-06T09:53:00Z">
            <w:rPr>
              <w:w w:val="105"/>
            </w:rPr>
          </w:rPrChange>
        </w:rPr>
        <w:t>suffered</w:t>
      </w:r>
      <w:r w:rsidRPr="00814BC9">
        <w:rPr>
          <w:spacing w:val="27"/>
          <w:w w:val="105"/>
          <w:lang w:val="en-GB"/>
          <w:rPrChange w:id="6072" w:author="Christian PIEDALLU" w:date="2023-02-06T09:53:00Z">
            <w:rPr>
              <w:spacing w:val="27"/>
              <w:w w:val="105"/>
            </w:rPr>
          </w:rPrChange>
        </w:rPr>
        <w:t xml:space="preserve"> </w:t>
      </w:r>
      <w:r w:rsidRPr="00814BC9">
        <w:rPr>
          <w:w w:val="105"/>
          <w:lang w:val="en-GB"/>
          <w:rPrChange w:id="6073" w:author="Christian PIEDALLU" w:date="2023-02-06T09:53:00Z">
            <w:rPr>
              <w:w w:val="105"/>
            </w:rPr>
          </w:rPrChange>
        </w:rPr>
        <w:t>of</w:t>
      </w:r>
      <w:r w:rsidRPr="00814BC9">
        <w:rPr>
          <w:spacing w:val="27"/>
          <w:w w:val="105"/>
          <w:lang w:val="en-GB"/>
          <w:rPrChange w:id="6074" w:author="Christian PIEDALLU" w:date="2023-02-06T09:53:00Z">
            <w:rPr>
              <w:spacing w:val="27"/>
              <w:w w:val="105"/>
            </w:rPr>
          </w:rPrChange>
        </w:rPr>
        <w:t xml:space="preserve"> </w:t>
      </w:r>
      <w:r w:rsidRPr="00814BC9">
        <w:rPr>
          <w:w w:val="105"/>
          <w:lang w:val="en-GB"/>
          <w:rPrChange w:id="6075" w:author="Christian PIEDALLU" w:date="2023-02-06T09:53:00Z">
            <w:rPr>
              <w:w w:val="105"/>
            </w:rPr>
          </w:rPrChange>
        </w:rPr>
        <w:t>drier</w:t>
      </w:r>
      <w:r w:rsidRPr="00814BC9">
        <w:rPr>
          <w:spacing w:val="28"/>
          <w:w w:val="105"/>
          <w:lang w:val="en-GB"/>
          <w:rPrChange w:id="6076" w:author="Christian PIEDALLU" w:date="2023-02-06T09:53:00Z">
            <w:rPr>
              <w:spacing w:val="28"/>
              <w:w w:val="105"/>
            </w:rPr>
          </w:rPrChange>
        </w:rPr>
        <w:t xml:space="preserve"> </w:t>
      </w:r>
      <w:r w:rsidRPr="00814BC9">
        <w:rPr>
          <w:w w:val="105"/>
          <w:lang w:val="en-GB"/>
          <w:rPrChange w:id="6077" w:author="Christian PIEDALLU" w:date="2023-02-06T09:53:00Z">
            <w:rPr>
              <w:w w:val="105"/>
            </w:rPr>
          </w:rPrChange>
        </w:rPr>
        <w:t>conditions</w:t>
      </w:r>
      <w:r w:rsidRPr="00814BC9">
        <w:rPr>
          <w:spacing w:val="28"/>
          <w:w w:val="105"/>
          <w:lang w:val="en-GB"/>
          <w:rPrChange w:id="6078" w:author="Christian PIEDALLU" w:date="2023-02-06T09:53:00Z">
            <w:rPr>
              <w:spacing w:val="28"/>
              <w:w w:val="105"/>
            </w:rPr>
          </w:rPrChange>
        </w:rPr>
        <w:t xml:space="preserve"> </w:t>
      </w:r>
      <w:r w:rsidRPr="00814BC9">
        <w:rPr>
          <w:w w:val="105"/>
          <w:lang w:val="en-GB"/>
          <w:rPrChange w:id="6079" w:author="Christian PIEDALLU" w:date="2023-02-06T09:53:00Z">
            <w:rPr>
              <w:w w:val="105"/>
            </w:rPr>
          </w:rPrChange>
        </w:rPr>
        <w:t>throughout</w:t>
      </w:r>
      <w:r w:rsidRPr="00814BC9">
        <w:rPr>
          <w:spacing w:val="28"/>
          <w:w w:val="105"/>
          <w:lang w:val="en-GB"/>
          <w:rPrChange w:id="6080" w:author="Christian PIEDALLU" w:date="2023-02-06T09:53:00Z">
            <w:rPr>
              <w:spacing w:val="28"/>
              <w:w w:val="105"/>
            </w:rPr>
          </w:rPrChange>
        </w:rPr>
        <w:t xml:space="preserve"> </w:t>
      </w:r>
      <w:r w:rsidRPr="00814BC9">
        <w:rPr>
          <w:w w:val="105"/>
          <w:lang w:val="en-GB"/>
          <w:rPrChange w:id="6081" w:author="Christian PIEDALLU" w:date="2023-02-06T09:53:00Z">
            <w:rPr>
              <w:w w:val="105"/>
            </w:rPr>
          </w:rPrChange>
        </w:rPr>
        <w:t>their</w:t>
      </w:r>
      <w:r w:rsidRPr="00814BC9">
        <w:rPr>
          <w:spacing w:val="28"/>
          <w:w w:val="105"/>
          <w:lang w:val="en-GB"/>
          <w:rPrChange w:id="6082" w:author="Christian PIEDALLU" w:date="2023-02-06T09:53:00Z">
            <w:rPr>
              <w:spacing w:val="28"/>
              <w:w w:val="105"/>
            </w:rPr>
          </w:rPrChange>
        </w:rPr>
        <w:t xml:space="preserve"> </w:t>
      </w:r>
      <w:r w:rsidRPr="00814BC9">
        <w:rPr>
          <w:w w:val="105"/>
          <w:lang w:val="en-GB"/>
          <w:rPrChange w:id="6083" w:author="Christian PIEDALLU" w:date="2023-02-06T09:53:00Z">
            <w:rPr>
              <w:w w:val="105"/>
            </w:rPr>
          </w:rPrChange>
        </w:rPr>
        <w:t>lives</w:t>
      </w:r>
      <w:r w:rsidRPr="00814BC9">
        <w:rPr>
          <w:spacing w:val="27"/>
          <w:w w:val="105"/>
          <w:lang w:val="en-GB"/>
          <w:rPrChange w:id="6084" w:author="Christian PIEDALLU" w:date="2023-02-06T09:53:00Z">
            <w:rPr>
              <w:spacing w:val="27"/>
              <w:w w:val="105"/>
            </w:rPr>
          </w:rPrChange>
        </w:rPr>
        <w:t xml:space="preserve"> </w:t>
      </w:r>
      <w:r w:rsidRPr="00814BC9">
        <w:rPr>
          <w:w w:val="105"/>
          <w:lang w:val="en-GB"/>
          <w:rPrChange w:id="6085" w:author="Christian PIEDALLU" w:date="2023-02-06T09:53:00Z">
            <w:rPr>
              <w:w w:val="105"/>
            </w:rPr>
          </w:rPrChange>
        </w:rPr>
        <w:t>and</w:t>
      </w:r>
      <w:r w:rsidRPr="00814BC9">
        <w:rPr>
          <w:spacing w:val="29"/>
          <w:w w:val="105"/>
          <w:lang w:val="en-GB"/>
          <w:rPrChange w:id="6086" w:author="Christian PIEDALLU" w:date="2023-02-06T09:53:00Z">
            <w:rPr>
              <w:spacing w:val="29"/>
              <w:w w:val="105"/>
            </w:rPr>
          </w:rPrChange>
        </w:rPr>
        <w:t xml:space="preserve"> </w:t>
      </w:r>
      <w:r w:rsidRPr="00814BC9">
        <w:rPr>
          <w:w w:val="105"/>
          <w:lang w:val="en-GB"/>
          <w:rPrChange w:id="6087" w:author="Christian PIEDALLU" w:date="2023-02-06T09:53:00Z">
            <w:rPr>
              <w:w w:val="105"/>
            </w:rPr>
          </w:rPrChange>
        </w:rPr>
        <w:t>therefore</w:t>
      </w:r>
      <w:r w:rsidRPr="00814BC9">
        <w:rPr>
          <w:spacing w:val="28"/>
          <w:w w:val="105"/>
          <w:lang w:val="en-GB"/>
          <w:rPrChange w:id="6088" w:author="Christian PIEDALLU" w:date="2023-02-06T09:53:00Z">
            <w:rPr>
              <w:spacing w:val="28"/>
              <w:w w:val="105"/>
            </w:rPr>
          </w:rPrChange>
        </w:rPr>
        <w:t xml:space="preserve"> </w:t>
      </w:r>
      <w:r w:rsidRPr="00814BC9">
        <w:rPr>
          <w:w w:val="105"/>
          <w:lang w:val="en-GB"/>
          <w:rPrChange w:id="6089" w:author="Christian PIEDALLU" w:date="2023-02-06T09:53:00Z">
            <w:rPr>
              <w:w w:val="105"/>
            </w:rPr>
          </w:rPrChange>
        </w:rPr>
        <w:t>have</w:t>
      </w:r>
      <w:r w:rsidRPr="00814BC9">
        <w:rPr>
          <w:spacing w:val="27"/>
          <w:w w:val="105"/>
          <w:lang w:val="en-GB"/>
          <w:rPrChange w:id="6090" w:author="Christian PIEDALLU" w:date="2023-02-06T09:53:00Z">
            <w:rPr>
              <w:spacing w:val="27"/>
              <w:w w:val="105"/>
            </w:rPr>
          </w:rPrChange>
        </w:rPr>
        <w:t xml:space="preserve"> </w:t>
      </w:r>
      <w:r w:rsidRPr="00814BC9">
        <w:rPr>
          <w:w w:val="105"/>
          <w:lang w:val="en-GB"/>
          <w:rPrChange w:id="6091" w:author="Christian PIEDALLU" w:date="2023-02-06T09:53:00Z">
            <w:rPr>
              <w:w w:val="105"/>
            </w:rPr>
          </w:rPrChange>
        </w:rPr>
        <w:t>been</w:t>
      </w:r>
      <w:r w:rsidRPr="00814BC9">
        <w:rPr>
          <w:spacing w:val="27"/>
          <w:w w:val="105"/>
          <w:lang w:val="en-GB"/>
          <w:rPrChange w:id="6092" w:author="Christian PIEDALLU" w:date="2023-02-06T09:53:00Z">
            <w:rPr>
              <w:spacing w:val="27"/>
              <w:w w:val="105"/>
            </w:rPr>
          </w:rPrChange>
        </w:rPr>
        <w:t xml:space="preserve"> </w:t>
      </w:r>
      <w:r w:rsidRPr="00814BC9">
        <w:rPr>
          <w:w w:val="105"/>
          <w:lang w:val="en-GB"/>
          <w:rPrChange w:id="6093" w:author="Christian PIEDALLU" w:date="2023-02-06T09:53:00Z">
            <w:rPr>
              <w:w w:val="105"/>
            </w:rPr>
          </w:rPrChange>
        </w:rPr>
        <w:t>less</w:t>
      </w:r>
    </w:p>
    <w:p w14:paraId="44DCF63D" w14:textId="77777777" w:rsidR="00B177F5" w:rsidRPr="00814BC9" w:rsidRDefault="00B553DB">
      <w:pPr>
        <w:pStyle w:val="Corpsdetexte"/>
        <w:ind w:left="163"/>
        <w:rPr>
          <w:lang w:val="en-GB"/>
          <w:rPrChange w:id="6094" w:author="Christian PIEDALLU" w:date="2023-02-06T09:53:00Z">
            <w:rPr/>
          </w:rPrChange>
        </w:rPr>
      </w:pPr>
      <w:r w:rsidRPr="00814BC9">
        <w:rPr>
          <w:rFonts w:ascii="Trebuchet MS"/>
          <w:sz w:val="10"/>
          <w:lang w:val="en-GB"/>
          <w:rPrChange w:id="6095" w:author="Christian PIEDALLU" w:date="2023-02-06T09:53:00Z">
            <w:rPr>
              <w:rFonts w:ascii="Trebuchet MS"/>
              <w:sz w:val="10"/>
            </w:rPr>
          </w:rPrChange>
        </w:rPr>
        <w:t xml:space="preserve">292     </w:t>
      </w:r>
      <w:r w:rsidRPr="00814BC9">
        <w:rPr>
          <w:rFonts w:ascii="Trebuchet MS"/>
          <w:spacing w:val="19"/>
          <w:sz w:val="10"/>
          <w:lang w:val="en-GB"/>
          <w:rPrChange w:id="6096" w:author="Christian PIEDALLU" w:date="2023-02-06T09:53:00Z">
            <w:rPr>
              <w:rFonts w:ascii="Trebuchet MS"/>
              <w:spacing w:val="19"/>
              <w:sz w:val="10"/>
            </w:rPr>
          </w:rPrChange>
        </w:rPr>
        <w:t xml:space="preserve"> </w:t>
      </w:r>
      <w:r w:rsidRPr="00814BC9">
        <w:rPr>
          <w:w w:val="105"/>
          <w:lang w:val="en-GB"/>
          <w:rPrChange w:id="6097" w:author="Christian PIEDALLU" w:date="2023-02-06T09:53:00Z">
            <w:rPr>
              <w:w w:val="105"/>
            </w:rPr>
          </w:rPrChange>
        </w:rPr>
        <w:t>stressed</w:t>
      </w:r>
      <w:r w:rsidRPr="00814BC9">
        <w:rPr>
          <w:spacing w:val="9"/>
          <w:w w:val="105"/>
          <w:lang w:val="en-GB"/>
          <w:rPrChange w:id="6098" w:author="Christian PIEDALLU" w:date="2023-02-06T09:53:00Z">
            <w:rPr>
              <w:spacing w:val="9"/>
              <w:w w:val="105"/>
            </w:rPr>
          </w:rPrChange>
        </w:rPr>
        <w:t xml:space="preserve"> </w:t>
      </w:r>
      <w:r w:rsidRPr="00814BC9">
        <w:rPr>
          <w:w w:val="105"/>
          <w:lang w:val="en-GB"/>
          <w:rPrChange w:id="6099" w:author="Christian PIEDALLU" w:date="2023-02-06T09:53:00Z">
            <w:rPr>
              <w:w w:val="105"/>
            </w:rPr>
          </w:rPrChange>
        </w:rPr>
        <w:t>than</w:t>
      </w:r>
      <w:r w:rsidRPr="00814BC9">
        <w:rPr>
          <w:spacing w:val="9"/>
          <w:w w:val="105"/>
          <w:lang w:val="en-GB"/>
          <w:rPrChange w:id="6100" w:author="Christian PIEDALLU" w:date="2023-02-06T09:53:00Z">
            <w:rPr>
              <w:spacing w:val="9"/>
              <w:w w:val="105"/>
            </w:rPr>
          </w:rPrChange>
        </w:rPr>
        <w:t xml:space="preserve"> </w:t>
      </w:r>
      <w:r w:rsidRPr="00814BC9">
        <w:rPr>
          <w:w w:val="105"/>
          <w:lang w:val="en-GB"/>
          <w:rPrChange w:id="6101" w:author="Christian PIEDALLU" w:date="2023-02-06T09:53:00Z">
            <w:rPr>
              <w:w w:val="105"/>
            </w:rPr>
          </w:rPrChange>
        </w:rPr>
        <w:t>spruce</w:t>
      </w:r>
      <w:r w:rsidRPr="00814BC9">
        <w:rPr>
          <w:spacing w:val="9"/>
          <w:w w:val="105"/>
          <w:lang w:val="en-GB"/>
          <w:rPrChange w:id="6102" w:author="Christian PIEDALLU" w:date="2023-02-06T09:53:00Z">
            <w:rPr>
              <w:spacing w:val="9"/>
              <w:w w:val="105"/>
            </w:rPr>
          </w:rPrChange>
        </w:rPr>
        <w:t xml:space="preserve"> </w:t>
      </w:r>
      <w:r w:rsidRPr="00814BC9">
        <w:rPr>
          <w:w w:val="105"/>
          <w:lang w:val="en-GB"/>
          <w:rPrChange w:id="6103" w:author="Christian PIEDALLU" w:date="2023-02-06T09:53:00Z">
            <w:rPr>
              <w:w w:val="105"/>
            </w:rPr>
          </w:rPrChange>
        </w:rPr>
        <w:t>trees</w:t>
      </w:r>
      <w:r w:rsidRPr="00814BC9">
        <w:rPr>
          <w:spacing w:val="9"/>
          <w:w w:val="105"/>
          <w:lang w:val="en-GB"/>
          <w:rPrChange w:id="6104" w:author="Christian PIEDALLU" w:date="2023-02-06T09:53:00Z">
            <w:rPr>
              <w:spacing w:val="9"/>
              <w:w w:val="105"/>
            </w:rPr>
          </w:rPrChange>
        </w:rPr>
        <w:t xml:space="preserve"> </w:t>
      </w:r>
      <w:r w:rsidRPr="00814BC9">
        <w:rPr>
          <w:w w:val="105"/>
          <w:lang w:val="en-GB"/>
          <w:rPrChange w:id="6105" w:author="Christian PIEDALLU" w:date="2023-02-06T09:53:00Z">
            <w:rPr>
              <w:w w:val="105"/>
            </w:rPr>
          </w:rPrChange>
        </w:rPr>
        <w:t>growing</w:t>
      </w:r>
      <w:r w:rsidRPr="00814BC9">
        <w:rPr>
          <w:spacing w:val="9"/>
          <w:w w:val="105"/>
          <w:lang w:val="en-GB"/>
          <w:rPrChange w:id="6106" w:author="Christian PIEDALLU" w:date="2023-02-06T09:53:00Z">
            <w:rPr>
              <w:spacing w:val="9"/>
              <w:w w:val="105"/>
            </w:rPr>
          </w:rPrChange>
        </w:rPr>
        <w:t xml:space="preserve"> </w:t>
      </w:r>
      <w:r w:rsidRPr="00814BC9">
        <w:rPr>
          <w:w w:val="105"/>
          <w:lang w:val="en-GB"/>
          <w:rPrChange w:id="6107" w:author="Christian PIEDALLU" w:date="2023-02-06T09:53:00Z">
            <w:rPr>
              <w:w w:val="105"/>
            </w:rPr>
          </w:rPrChange>
        </w:rPr>
        <w:t>on</w:t>
      </w:r>
      <w:r w:rsidRPr="00814BC9">
        <w:rPr>
          <w:spacing w:val="9"/>
          <w:w w:val="105"/>
          <w:lang w:val="en-GB"/>
          <w:rPrChange w:id="6108" w:author="Christian PIEDALLU" w:date="2023-02-06T09:53:00Z">
            <w:rPr>
              <w:spacing w:val="9"/>
              <w:w w:val="105"/>
            </w:rPr>
          </w:rPrChange>
        </w:rPr>
        <w:t xml:space="preserve"> </w:t>
      </w:r>
      <w:r w:rsidRPr="00814BC9">
        <w:rPr>
          <w:w w:val="105"/>
          <w:lang w:val="en-GB"/>
          <w:rPrChange w:id="6109" w:author="Christian PIEDALLU" w:date="2023-02-06T09:53:00Z">
            <w:rPr>
              <w:w w:val="105"/>
            </w:rPr>
          </w:rPrChange>
        </w:rPr>
        <w:t>the</w:t>
      </w:r>
      <w:r w:rsidRPr="00814BC9">
        <w:rPr>
          <w:spacing w:val="10"/>
          <w:w w:val="105"/>
          <w:lang w:val="en-GB"/>
          <w:rPrChange w:id="6110" w:author="Christian PIEDALLU" w:date="2023-02-06T09:53:00Z">
            <w:rPr>
              <w:spacing w:val="10"/>
              <w:w w:val="105"/>
            </w:rPr>
          </w:rPrChange>
        </w:rPr>
        <w:t xml:space="preserve"> </w:t>
      </w:r>
      <w:r w:rsidRPr="00814BC9">
        <w:rPr>
          <w:w w:val="105"/>
          <w:lang w:val="en-GB"/>
          <w:rPrChange w:id="6111" w:author="Christian PIEDALLU" w:date="2023-02-06T09:53:00Z">
            <w:rPr>
              <w:w w:val="105"/>
            </w:rPr>
          </w:rPrChange>
        </w:rPr>
        <w:t>north-facing</w:t>
      </w:r>
      <w:r w:rsidRPr="00814BC9">
        <w:rPr>
          <w:spacing w:val="9"/>
          <w:w w:val="105"/>
          <w:lang w:val="en-GB"/>
          <w:rPrChange w:id="6112" w:author="Christian PIEDALLU" w:date="2023-02-06T09:53:00Z">
            <w:rPr>
              <w:spacing w:val="9"/>
              <w:w w:val="105"/>
            </w:rPr>
          </w:rPrChange>
        </w:rPr>
        <w:t xml:space="preserve"> </w:t>
      </w:r>
      <w:r w:rsidRPr="00814BC9">
        <w:rPr>
          <w:w w:val="105"/>
          <w:lang w:val="en-GB"/>
          <w:rPrChange w:id="6113" w:author="Christian PIEDALLU" w:date="2023-02-06T09:53:00Z">
            <w:rPr>
              <w:w w:val="105"/>
            </w:rPr>
          </w:rPrChange>
        </w:rPr>
        <w:t>slopes</w:t>
      </w:r>
      <w:commentRangeEnd w:id="6046"/>
      <w:r w:rsidR="00D922D6">
        <w:rPr>
          <w:rStyle w:val="Marquedecommentaire"/>
        </w:rPr>
        <w:commentReference w:id="6046"/>
      </w:r>
      <w:r w:rsidRPr="00814BC9">
        <w:rPr>
          <w:w w:val="105"/>
          <w:lang w:val="en-GB"/>
          <w:rPrChange w:id="6114" w:author="Christian PIEDALLU" w:date="2023-02-06T09:53:00Z">
            <w:rPr>
              <w:w w:val="105"/>
            </w:rPr>
          </w:rPrChange>
        </w:rPr>
        <w:t>.</w:t>
      </w:r>
      <w:r w:rsidRPr="00814BC9">
        <w:rPr>
          <w:spacing w:val="28"/>
          <w:w w:val="105"/>
          <w:lang w:val="en-GB"/>
          <w:rPrChange w:id="6115" w:author="Christian PIEDALLU" w:date="2023-02-06T09:53:00Z">
            <w:rPr>
              <w:spacing w:val="28"/>
              <w:w w:val="105"/>
            </w:rPr>
          </w:rPrChange>
        </w:rPr>
        <w:t xml:space="preserve"> </w:t>
      </w:r>
      <w:r w:rsidRPr="00814BC9">
        <w:rPr>
          <w:w w:val="105"/>
          <w:lang w:val="en-GB"/>
          <w:rPrChange w:id="6116" w:author="Christian PIEDALLU" w:date="2023-02-06T09:53:00Z">
            <w:rPr>
              <w:w w:val="105"/>
            </w:rPr>
          </w:rPrChange>
        </w:rPr>
        <w:t>In</w:t>
      </w:r>
      <w:r w:rsidRPr="00814BC9">
        <w:rPr>
          <w:spacing w:val="9"/>
          <w:w w:val="105"/>
          <w:lang w:val="en-GB"/>
          <w:rPrChange w:id="6117" w:author="Christian PIEDALLU" w:date="2023-02-06T09:53:00Z">
            <w:rPr>
              <w:spacing w:val="9"/>
              <w:w w:val="105"/>
            </w:rPr>
          </w:rPrChange>
        </w:rPr>
        <w:t xml:space="preserve"> </w:t>
      </w:r>
      <w:r w:rsidRPr="00814BC9">
        <w:rPr>
          <w:w w:val="105"/>
          <w:lang w:val="en-GB"/>
          <w:rPrChange w:id="6118" w:author="Christian PIEDALLU" w:date="2023-02-06T09:53:00Z">
            <w:rPr>
              <w:w w:val="105"/>
            </w:rPr>
          </w:rPrChange>
        </w:rPr>
        <w:t>Ardenne,</w:t>
      </w:r>
      <w:r w:rsidRPr="00814BC9">
        <w:rPr>
          <w:spacing w:val="9"/>
          <w:w w:val="105"/>
          <w:lang w:val="en-GB"/>
          <w:rPrChange w:id="6119" w:author="Christian PIEDALLU" w:date="2023-02-06T09:53:00Z">
            <w:rPr>
              <w:spacing w:val="9"/>
              <w:w w:val="105"/>
            </w:rPr>
          </w:rPrChange>
        </w:rPr>
        <w:t xml:space="preserve"> </w:t>
      </w:r>
      <w:r w:rsidRPr="00814BC9">
        <w:rPr>
          <w:w w:val="105"/>
          <w:lang w:val="en-GB"/>
          <w:rPrChange w:id="6120" w:author="Christian PIEDALLU" w:date="2023-02-06T09:53:00Z">
            <w:rPr>
              <w:w w:val="105"/>
            </w:rPr>
          </w:rPrChange>
        </w:rPr>
        <w:t>the</w:t>
      </w:r>
      <w:r w:rsidRPr="00814BC9">
        <w:rPr>
          <w:spacing w:val="9"/>
          <w:w w:val="105"/>
          <w:lang w:val="en-GB"/>
          <w:rPrChange w:id="6121" w:author="Christian PIEDALLU" w:date="2023-02-06T09:53:00Z">
            <w:rPr>
              <w:spacing w:val="9"/>
              <w:w w:val="105"/>
            </w:rPr>
          </w:rPrChange>
        </w:rPr>
        <w:t xml:space="preserve"> </w:t>
      </w:r>
      <w:r w:rsidRPr="00814BC9">
        <w:rPr>
          <w:w w:val="105"/>
          <w:lang w:val="en-GB"/>
          <w:rPrChange w:id="6122" w:author="Christian PIEDALLU" w:date="2023-02-06T09:53:00Z">
            <w:rPr>
              <w:w w:val="105"/>
            </w:rPr>
          </w:rPrChange>
        </w:rPr>
        <w:t>south-facing</w:t>
      </w:r>
      <w:r w:rsidRPr="00814BC9">
        <w:rPr>
          <w:spacing w:val="9"/>
          <w:w w:val="105"/>
          <w:lang w:val="en-GB"/>
          <w:rPrChange w:id="6123" w:author="Christian PIEDALLU" w:date="2023-02-06T09:53:00Z">
            <w:rPr>
              <w:spacing w:val="9"/>
              <w:w w:val="105"/>
            </w:rPr>
          </w:rPrChange>
        </w:rPr>
        <w:t xml:space="preserve"> </w:t>
      </w:r>
      <w:r w:rsidRPr="00814BC9">
        <w:rPr>
          <w:w w:val="105"/>
          <w:lang w:val="en-GB"/>
          <w:rPrChange w:id="6124" w:author="Christian PIEDALLU" w:date="2023-02-06T09:53:00Z">
            <w:rPr>
              <w:w w:val="105"/>
            </w:rPr>
          </w:rPrChange>
        </w:rPr>
        <w:t>slopes</w:t>
      </w:r>
    </w:p>
    <w:p w14:paraId="6BDF60DE" w14:textId="77777777" w:rsidR="00B177F5" w:rsidRPr="00814BC9" w:rsidRDefault="00B553DB">
      <w:pPr>
        <w:pStyle w:val="Corpsdetexte"/>
        <w:ind w:left="163"/>
        <w:rPr>
          <w:lang w:val="en-GB"/>
          <w:rPrChange w:id="6125" w:author="Christian PIEDALLU" w:date="2023-02-06T09:53:00Z">
            <w:rPr/>
          </w:rPrChange>
        </w:rPr>
      </w:pPr>
      <w:r w:rsidRPr="00814BC9">
        <w:rPr>
          <w:rFonts w:ascii="Trebuchet MS"/>
          <w:sz w:val="10"/>
          <w:lang w:val="en-GB"/>
          <w:rPrChange w:id="6126" w:author="Christian PIEDALLU" w:date="2023-02-06T09:53:00Z">
            <w:rPr>
              <w:rFonts w:ascii="Trebuchet MS"/>
              <w:sz w:val="10"/>
            </w:rPr>
          </w:rPrChange>
        </w:rPr>
        <w:t xml:space="preserve">293     </w:t>
      </w:r>
      <w:r w:rsidRPr="00814BC9">
        <w:rPr>
          <w:rFonts w:ascii="Trebuchet MS"/>
          <w:spacing w:val="19"/>
          <w:sz w:val="10"/>
          <w:lang w:val="en-GB"/>
          <w:rPrChange w:id="6127" w:author="Christian PIEDALLU" w:date="2023-02-06T09:53:00Z">
            <w:rPr>
              <w:rFonts w:ascii="Trebuchet MS"/>
              <w:spacing w:val="19"/>
              <w:sz w:val="10"/>
            </w:rPr>
          </w:rPrChange>
        </w:rPr>
        <w:t xml:space="preserve"> </w:t>
      </w:r>
      <w:r w:rsidRPr="00814BC9">
        <w:rPr>
          <w:w w:val="105"/>
          <w:lang w:val="en-GB"/>
          <w:rPrChange w:id="6128" w:author="Christian PIEDALLU" w:date="2023-02-06T09:53:00Z">
            <w:rPr>
              <w:w w:val="105"/>
            </w:rPr>
          </w:rPrChange>
        </w:rPr>
        <w:t>are</w:t>
      </w:r>
      <w:r w:rsidRPr="00814BC9">
        <w:rPr>
          <w:spacing w:val="17"/>
          <w:w w:val="105"/>
          <w:lang w:val="en-GB"/>
          <w:rPrChange w:id="6129" w:author="Christian PIEDALLU" w:date="2023-02-06T09:53:00Z">
            <w:rPr>
              <w:spacing w:val="17"/>
              <w:w w:val="105"/>
            </w:rPr>
          </w:rPrChange>
        </w:rPr>
        <w:t xml:space="preserve"> </w:t>
      </w:r>
      <w:r w:rsidRPr="00814BC9">
        <w:rPr>
          <w:w w:val="105"/>
          <w:lang w:val="en-GB"/>
          <w:rPrChange w:id="6130" w:author="Christian PIEDALLU" w:date="2023-02-06T09:53:00Z">
            <w:rPr>
              <w:w w:val="105"/>
            </w:rPr>
          </w:rPrChange>
        </w:rPr>
        <w:t>more</w:t>
      </w:r>
      <w:r w:rsidRPr="00814BC9">
        <w:rPr>
          <w:spacing w:val="17"/>
          <w:w w:val="105"/>
          <w:lang w:val="en-GB"/>
          <w:rPrChange w:id="6131" w:author="Christian PIEDALLU" w:date="2023-02-06T09:53:00Z">
            <w:rPr>
              <w:spacing w:val="17"/>
              <w:w w:val="105"/>
            </w:rPr>
          </w:rPrChange>
        </w:rPr>
        <w:t xml:space="preserve"> </w:t>
      </w:r>
      <w:r w:rsidRPr="00814BC9">
        <w:rPr>
          <w:w w:val="105"/>
          <w:lang w:val="en-GB"/>
          <w:rPrChange w:id="6132" w:author="Christian PIEDALLU" w:date="2023-02-06T09:53:00Z">
            <w:rPr>
              <w:w w:val="105"/>
            </w:rPr>
          </w:rPrChange>
        </w:rPr>
        <w:t>affected</w:t>
      </w:r>
      <w:r w:rsidRPr="00814BC9">
        <w:rPr>
          <w:spacing w:val="17"/>
          <w:w w:val="105"/>
          <w:lang w:val="en-GB"/>
          <w:rPrChange w:id="6133" w:author="Christian PIEDALLU" w:date="2023-02-06T09:53:00Z">
            <w:rPr>
              <w:spacing w:val="17"/>
              <w:w w:val="105"/>
            </w:rPr>
          </w:rPrChange>
        </w:rPr>
        <w:t xml:space="preserve"> </w:t>
      </w:r>
      <w:r w:rsidRPr="00814BC9">
        <w:rPr>
          <w:w w:val="105"/>
          <w:lang w:val="en-GB"/>
          <w:rPrChange w:id="6134" w:author="Christian PIEDALLU" w:date="2023-02-06T09:53:00Z">
            <w:rPr>
              <w:w w:val="105"/>
            </w:rPr>
          </w:rPrChange>
        </w:rPr>
        <w:t>by</w:t>
      </w:r>
      <w:r w:rsidRPr="00814BC9">
        <w:rPr>
          <w:spacing w:val="17"/>
          <w:w w:val="105"/>
          <w:lang w:val="en-GB"/>
          <w:rPrChange w:id="6135" w:author="Christian PIEDALLU" w:date="2023-02-06T09:53:00Z">
            <w:rPr>
              <w:spacing w:val="17"/>
              <w:w w:val="105"/>
            </w:rPr>
          </w:rPrChange>
        </w:rPr>
        <w:t xml:space="preserve"> </w:t>
      </w:r>
      <w:r w:rsidRPr="00814BC9">
        <w:rPr>
          <w:w w:val="105"/>
          <w:lang w:val="en-GB"/>
          <w:rPrChange w:id="6136" w:author="Christian PIEDALLU" w:date="2023-02-06T09:53:00Z">
            <w:rPr>
              <w:w w:val="105"/>
            </w:rPr>
          </w:rPrChange>
        </w:rPr>
        <w:t>bark</w:t>
      </w:r>
      <w:r w:rsidRPr="00814BC9">
        <w:rPr>
          <w:spacing w:val="17"/>
          <w:w w:val="105"/>
          <w:lang w:val="en-GB"/>
          <w:rPrChange w:id="6137" w:author="Christian PIEDALLU" w:date="2023-02-06T09:53:00Z">
            <w:rPr>
              <w:spacing w:val="17"/>
              <w:w w:val="105"/>
            </w:rPr>
          </w:rPrChange>
        </w:rPr>
        <w:t xml:space="preserve"> </w:t>
      </w:r>
      <w:r w:rsidRPr="00814BC9">
        <w:rPr>
          <w:w w:val="105"/>
          <w:lang w:val="en-GB"/>
          <w:rPrChange w:id="6138" w:author="Christian PIEDALLU" w:date="2023-02-06T09:53:00Z">
            <w:rPr>
              <w:w w:val="105"/>
            </w:rPr>
          </w:rPrChange>
        </w:rPr>
        <w:t>beetle</w:t>
      </w:r>
      <w:r w:rsidRPr="00814BC9">
        <w:rPr>
          <w:spacing w:val="17"/>
          <w:w w:val="105"/>
          <w:lang w:val="en-GB"/>
          <w:rPrChange w:id="6139" w:author="Christian PIEDALLU" w:date="2023-02-06T09:53:00Z">
            <w:rPr>
              <w:spacing w:val="17"/>
              <w:w w:val="105"/>
            </w:rPr>
          </w:rPrChange>
        </w:rPr>
        <w:t xml:space="preserve"> </w:t>
      </w:r>
      <w:r w:rsidRPr="00814BC9">
        <w:rPr>
          <w:w w:val="105"/>
          <w:lang w:val="en-GB"/>
          <w:rPrChange w:id="6140" w:author="Christian PIEDALLU" w:date="2023-02-06T09:53:00Z">
            <w:rPr>
              <w:w w:val="105"/>
            </w:rPr>
          </w:rPrChange>
        </w:rPr>
        <w:t>than</w:t>
      </w:r>
      <w:r w:rsidRPr="00814BC9">
        <w:rPr>
          <w:spacing w:val="17"/>
          <w:w w:val="105"/>
          <w:lang w:val="en-GB"/>
          <w:rPrChange w:id="6141" w:author="Christian PIEDALLU" w:date="2023-02-06T09:53:00Z">
            <w:rPr>
              <w:spacing w:val="17"/>
              <w:w w:val="105"/>
            </w:rPr>
          </w:rPrChange>
        </w:rPr>
        <w:t xml:space="preserve"> </w:t>
      </w:r>
      <w:r w:rsidRPr="00814BC9">
        <w:rPr>
          <w:w w:val="105"/>
          <w:lang w:val="en-GB"/>
          <w:rPrChange w:id="6142" w:author="Christian PIEDALLU" w:date="2023-02-06T09:53:00Z">
            <w:rPr>
              <w:w w:val="105"/>
            </w:rPr>
          </w:rPrChange>
        </w:rPr>
        <w:t>other</w:t>
      </w:r>
      <w:r w:rsidRPr="00814BC9">
        <w:rPr>
          <w:spacing w:val="17"/>
          <w:w w:val="105"/>
          <w:lang w:val="en-GB"/>
          <w:rPrChange w:id="6143" w:author="Christian PIEDALLU" w:date="2023-02-06T09:53:00Z">
            <w:rPr>
              <w:spacing w:val="17"/>
              <w:w w:val="105"/>
            </w:rPr>
          </w:rPrChange>
        </w:rPr>
        <w:t xml:space="preserve"> </w:t>
      </w:r>
      <w:r w:rsidRPr="00814BC9">
        <w:rPr>
          <w:w w:val="105"/>
          <w:lang w:val="en-GB"/>
          <w:rPrChange w:id="6144" w:author="Christian PIEDALLU" w:date="2023-02-06T09:53:00Z">
            <w:rPr>
              <w:w w:val="105"/>
            </w:rPr>
          </w:rPrChange>
        </w:rPr>
        <w:t>position.  Norway</w:t>
      </w:r>
      <w:r w:rsidRPr="00814BC9">
        <w:rPr>
          <w:spacing w:val="17"/>
          <w:w w:val="105"/>
          <w:lang w:val="en-GB"/>
          <w:rPrChange w:id="6145" w:author="Christian PIEDALLU" w:date="2023-02-06T09:53:00Z">
            <w:rPr>
              <w:spacing w:val="17"/>
              <w:w w:val="105"/>
            </w:rPr>
          </w:rPrChange>
        </w:rPr>
        <w:t xml:space="preserve"> </w:t>
      </w:r>
      <w:r w:rsidRPr="00814BC9">
        <w:rPr>
          <w:w w:val="105"/>
          <w:lang w:val="en-GB"/>
          <w:rPrChange w:id="6146" w:author="Christian PIEDALLU" w:date="2023-02-06T09:53:00Z">
            <w:rPr>
              <w:w w:val="105"/>
            </w:rPr>
          </w:rPrChange>
        </w:rPr>
        <w:t>spruce</w:t>
      </w:r>
      <w:r w:rsidRPr="00814BC9">
        <w:rPr>
          <w:spacing w:val="17"/>
          <w:w w:val="105"/>
          <w:lang w:val="en-GB"/>
          <w:rPrChange w:id="6147" w:author="Christian PIEDALLU" w:date="2023-02-06T09:53:00Z">
            <w:rPr>
              <w:spacing w:val="17"/>
              <w:w w:val="105"/>
            </w:rPr>
          </w:rPrChange>
        </w:rPr>
        <w:t xml:space="preserve"> </w:t>
      </w:r>
      <w:r w:rsidRPr="00814BC9">
        <w:rPr>
          <w:w w:val="105"/>
          <w:lang w:val="en-GB"/>
          <w:rPrChange w:id="6148" w:author="Christian PIEDALLU" w:date="2023-02-06T09:53:00Z">
            <w:rPr>
              <w:w w:val="105"/>
            </w:rPr>
          </w:rPrChange>
        </w:rPr>
        <w:t>that</w:t>
      </w:r>
      <w:r w:rsidRPr="00814BC9">
        <w:rPr>
          <w:spacing w:val="17"/>
          <w:w w:val="105"/>
          <w:lang w:val="en-GB"/>
          <w:rPrChange w:id="6149" w:author="Christian PIEDALLU" w:date="2023-02-06T09:53:00Z">
            <w:rPr>
              <w:spacing w:val="17"/>
              <w:w w:val="105"/>
            </w:rPr>
          </w:rPrChange>
        </w:rPr>
        <w:t xml:space="preserve"> </w:t>
      </w:r>
      <w:r w:rsidRPr="00814BC9">
        <w:rPr>
          <w:w w:val="105"/>
          <w:lang w:val="en-GB"/>
          <w:rPrChange w:id="6150" w:author="Christian PIEDALLU" w:date="2023-02-06T09:53:00Z">
            <w:rPr>
              <w:w w:val="105"/>
            </w:rPr>
          </w:rPrChange>
        </w:rPr>
        <w:t>growth</w:t>
      </w:r>
      <w:r w:rsidRPr="00814BC9">
        <w:rPr>
          <w:spacing w:val="17"/>
          <w:w w:val="105"/>
          <w:lang w:val="en-GB"/>
          <w:rPrChange w:id="6151" w:author="Christian PIEDALLU" w:date="2023-02-06T09:53:00Z">
            <w:rPr>
              <w:spacing w:val="17"/>
              <w:w w:val="105"/>
            </w:rPr>
          </w:rPrChange>
        </w:rPr>
        <w:t xml:space="preserve"> </w:t>
      </w:r>
      <w:r w:rsidRPr="00814BC9">
        <w:rPr>
          <w:w w:val="105"/>
          <w:lang w:val="en-GB"/>
          <w:rPrChange w:id="6152" w:author="Christian PIEDALLU" w:date="2023-02-06T09:53:00Z">
            <w:rPr>
              <w:w w:val="105"/>
            </w:rPr>
          </w:rPrChange>
        </w:rPr>
        <w:t>in</w:t>
      </w:r>
      <w:r w:rsidRPr="00814BC9">
        <w:rPr>
          <w:spacing w:val="17"/>
          <w:w w:val="105"/>
          <w:lang w:val="en-GB"/>
          <w:rPrChange w:id="6153" w:author="Christian PIEDALLU" w:date="2023-02-06T09:53:00Z">
            <w:rPr>
              <w:spacing w:val="17"/>
              <w:w w:val="105"/>
            </w:rPr>
          </w:rPrChange>
        </w:rPr>
        <w:t xml:space="preserve"> </w:t>
      </w:r>
      <w:r w:rsidRPr="00814BC9">
        <w:rPr>
          <w:w w:val="105"/>
          <w:lang w:val="en-GB"/>
          <w:rPrChange w:id="6154" w:author="Christian PIEDALLU" w:date="2023-02-06T09:53:00Z">
            <w:rPr>
              <w:w w:val="105"/>
            </w:rPr>
          </w:rPrChange>
        </w:rPr>
        <w:t>south-facing</w:t>
      </w:r>
    </w:p>
    <w:p w14:paraId="73941543" w14:textId="77777777" w:rsidR="00B177F5" w:rsidRPr="00814BC9" w:rsidRDefault="00B553DB">
      <w:pPr>
        <w:pStyle w:val="Corpsdetexte"/>
        <w:ind w:left="163"/>
        <w:rPr>
          <w:lang w:val="en-GB"/>
          <w:rPrChange w:id="6155" w:author="Christian PIEDALLU" w:date="2023-02-06T09:53:00Z">
            <w:rPr/>
          </w:rPrChange>
        </w:rPr>
      </w:pPr>
      <w:r w:rsidRPr="00814BC9">
        <w:rPr>
          <w:rFonts w:ascii="Trebuchet MS"/>
          <w:sz w:val="10"/>
          <w:lang w:val="en-GB"/>
          <w:rPrChange w:id="6156" w:author="Christian PIEDALLU" w:date="2023-02-06T09:53:00Z">
            <w:rPr>
              <w:rFonts w:ascii="Trebuchet MS"/>
              <w:sz w:val="10"/>
            </w:rPr>
          </w:rPrChange>
        </w:rPr>
        <w:t xml:space="preserve">294     </w:t>
      </w:r>
      <w:r w:rsidRPr="00814BC9">
        <w:rPr>
          <w:rFonts w:ascii="Trebuchet MS"/>
          <w:spacing w:val="19"/>
          <w:sz w:val="10"/>
          <w:lang w:val="en-GB"/>
          <w:rPrChange w:id="6157" w:author="Christian PIEDALLU" w:date="2023-02-06T09:53:00Z">
            <w:rPr>
              <w:rFonts w:ascii="Trebuchet MS"/>
              <w:spacing w:val="19"/>
              <w:sz w:val="10"/>
            </w:rPr>
          </w:rPrChange>
        </w:rPr>
        <w:t xml:space="preserve"> </w:t>
      </w:r>
      <w:r w:rsidRPr="00814BC9">
        <w:rPr>
          <w:w w:val="105"/>
          <w:lang w:val="en-GB"/>
          <w:rPrChange w:id="6158" w:author="Christian PIEDALLU" w:date="2023-02-06T09:53:00Z">
            <w:rPr>
              <w:w w:val="105"/>
            </w:rPr>
          </w:rPrChange>
        </w:rPr>
        <w:t>slopes</w:t>
      </w:r>
      <w:r w:rsidRPr="00814BC9">
        <w:rPr>
          <w:spacing w:val="18"/>
          <w:w w:val="105"/>
          <w:lang w:val="en-GB"/>
          <w:rPrChange w:id="6159" w:author="Christian PIEDALLU" w:date="2023-02-06T09:53:00Z">
            <w:rPr>
              <w:spacing w:val="18"/>
              <w:w w:val="105"/>
            </w:rPr>
          </w:rPrChange>
        </w:rPr>
        <w:t xml:space="preserve"> </w:t>
      </w:r>
      <w:r w:rsidRPr="00814BC9">
        <w:rPr>
          <w:w w:val="105"/>
          <w:lang w:val="en-GB"/>
          <w:rPrChange w:id="6160" w:author="Christian PIEDALLU" w:date="2023-02-06T09:53:00Z">
            <w:rPr>
              <w:w w:val="105"/>
            </w:rPr>
          </w:rPrChange>
        </w:rPr>
        <w:t>should</w:t>
      </w:r>
      <w:r w:rsidRPr="00814BC9">
        <w:rPr>
          <w:spacing w:val="18"/>
          <w:w w:val="105"/>
          <w:lang w:val="en-GB"/>
          <w:rPrChange w:id="6161" w:author="Christian PIEDALLU" w:date="2023-02-06T09:53:00Z">
            <w:rPr>
              <w:spacing w:val="18"/>
              <w:w w:val="105"/>
            </w:rPr>
          </w:rPrChange>
        </w:rPr>
        <w:t xml:space="preserve"> </w:t>
      </w:r>
      <w:r w:rsidRPr="00814BC9">
        <w:rPr>
          <w:w w:val="105"/>
          <w:lang w:val="en-GB"/>
          <w:rPrChange w:id="6162" w:author="Christian PIEDALLU" w:date="2023-02-06T09:53:00Z">
            <w:rPr>
              <w:w w:val="105"/>
            </w:rPr>
          </w:rPrChange>
        </w:rPr>
        <w:t>be</w:t>
      </w:r>
      <w:r w:rsidRPr="00814BC9">
        <w:rPr>
          <w:spacing w:val="18"/>
          <w:w w:val="105"/>
          <w:lang w:val="en-GB"/>
          <w:rPrChange w:id="6163" w:author="Christian PIEDALLU" w:date="2023-02-06T09:53:00Z">
            <w:rPr>
              <w:spacing w:val="18"/>
              <w:w w:val="105"/>
            </w:rPr>
          </w:rPrChange>
        </w:rPr>
        <w:t xml:space="preserve"> </w:t>
      </w:r>
      <w:r w:rsidRPr="00814BC9">
        <w:rPr>
          <w:w w:val="105"/>
          <w:lang w:val="en-GB"/>
          <w:rPrChange w:id="6164" w:author="Christian PIEDALLU" w:date="2023-02-06T09:53:00Z">
            <w:rPr>
              <w:w w:val="105"/>
            </w:rPr>
          </w:rPrChange>
        </w:rPr>
        <w:t>more</w:t>
      </w:r>
      <w:r w:rsidRPr="00814BC9">
        <w:rPr>
          <w:spacing w:val="19"/>
          <w:w w:val="105"/>
          <w:lang w:val="en-GB"/>
          <w:rPrChange w:id="6165" w:author="Christian PIEDALLU" w:date="2023-02-06T09:53:00Z">
            <w:rPr>
              <w:spacing w:val="19"/>
              <w:w w:val="105"/>
            </w:rPr>
          </w:rPrChange>
        </w:rPr>
        <w:t xml:space="preserve"> </w:t>
      </w:r>
      <w:r w:rsidRPr="00814BC9">
        <w:rPr>
          <w:w w:val="105"/>
          <w:lang w:val="en-GB"/>
          <w:rPrChange w:id="6166" w:author="Christian PIEDALLU" w:date="2023-02-06T09:53:00Z">
            <w:rPr>
              <w:w w:val="105"/>
            </w:rPr>
          </w:rPrChange>
        </w:rPr>
        <w:t>often</w:t>
      </w:r>
      <w:r w:rsidRPr="00814BC9">
        <w:rPr>
          <w:spacing w:val="18"/>
          <w:w w:val="105"/>
          <w:lang w:val="en-GB"/>
          <w:rPrChange w:id="6167" w:author="Christian PIEDALLU" w:date="2023-02-06T09:53:00Z">
            <w:rPr>
              <w:spacing w:val="18"/>
              <w:w w:val="105"/>
            </w:rPr>
          </w:rPrChange>
        </w:rPr>
        <w:t xml:space="preserve"> </w:t>
      </w:r>
      <w:r w:rsidRPr="00814BC9">
        <w:rPr>
          <w:w w:val="105"/>
          <w:lang w:val="en-GB"/>
          <w:rPrChange w:id="6168" w:author="Christian PIEDALLU" w:date="2023-02-06T09:53:00Z">
            <w:rPr>
              <w:w w:val="105"/>
            </w:rPr>
          </w:rPrChange>
        </w:rPr>
        <w:t>in</w:t>
      </w:r>
      <w:r w:rsidRPr="00814BC9">
        <w:rPr>
          <w:spacing w:val="18"/>
          <w:w w:val="105"/>
          <w:lang w:val="en-GB"/>
          <w:rPrChange w:id="6169" w:author="Christian PIEDALLU" w:date="2023-02-06T09:53:00Z">
            <w:rPr>
              <w:spacing w:val="18"/>
              <w:w w:val="105"/>
            </w:rPr>
          </w:rPrChange>
        </w:rPr>
        <w:t xml:space="preserve"> </w:t>
      </w:r>
      <w:r w:rsidRPr="00814BC9">
        <w:rPr>
          <w:w w:val="105"/>
          <w:lang w:val="en-GB"/>
          <w:rPrChange w:id="6170" w:author="Christian PIEDALLU" w:date="2023-02-06T09:53:00Z">
            <w:rPr>
              <w:w w:val="105"/>
            </w:rPr>
          </w:rPrChange>
        </w:rPr>
        <w:t>a</w:t>
      </w:r>
      <w:r w:rsidRPr="00814BC9">
        <w:rPr>
          <w:spacing w:val="18"/>
          <w:w w:val="105"/>
          <w:lang w:val="en-GB"/>
          <w:rPrChange w:id="6171" w:author="Christian PIEDALLU" w:date="2023-02-06T09:53:00Z">
            <w:rPr>
              <w:spacing w:val="18"/>
              <w:w w:val="105"/>
            </w:rPr>
          </w:rPrChange>
        </w:rPr>
        <w:t xml:space="preserve"> </w:t>
      </w:r>
      <w:r w:rsidRPr="00814BC9">
        <w:rPr>
          <w:w w:val="105"/>
          <w:lang w:val="en-GB"/>
          <w:rPrChange w:id="6172" w:author="Christian PIEDALLU" w:date="2023-02-06T09:53:00Z">
            <w:rPr>
              <w:w w:val="105"/>
            </w:rPr>
          </w:rPrChange>
        </w:rPr>
        <w:t>situation</w:t>
      </w:r>
      <w:r w:rsidRPr="00814BC9">
        <w:rPr>
          <w:spacing w:val="18"/>
          <w:w w:val="105"/>
          <w:lang w:val="en-GB"/>
          <w:rPrChange w:id="6173" w:author="Christian PIEDALLU" w:date="2023-02-06T09:53:00Z">
            <w:rPr>
              <w:spacing w:val="18"/>
              <w:w w:val="105"/>
            </w:rPr>
          </w:rPrChange>
        </w:rPr>
        <w:t xml:space="preserve"> </w:t>
      </w:r>
      <w:r w:rsidRPr="00814BC9">
        <w:rPr>
          <w:w w:val="105"/>
          <w:lang w:val="en-GB"/>
          <w:rPrChange w:id="6174" w:author="Christian PIEDALLU" w:date="2023-02-06T09:53:00Z">
            <w:rPr>
              <w:w w:val="105"/>
            </w:rPr>
          </w:rPrChange>
        </w:rPr>
        <w:t>of</w:t>
      </w:r>
      <w:r w:rsidRPr="00814BC9">
        <w:rPr>
          <w:spacing w:val="18"/>
          <w:w w:val="105"/>
          <w:lang w:val="en-GB"/>
          <w:rPrChange w:id="6175" w:author="Christian PIEDALLU" w:date="2023-02-06T09:53:00Z">
            <w:rPr>
              <w:spacing w:val="18"/>
              <w:w w:val="105"/>
            </w:rPr>
          </w:rPrChange>
        </w:rPr>
        <w:t xml:space="preserve"> </w:t>
      </w:r>
      <w:r w:rsidRPr="00814BC9">
        <w:rPr>
          <w:w w:val="105"/>
          <w:lang w:val="en-GB"/>
          <w:rPrChange w:id="6176" w:author="Christian PIEDALLU" w:date="2023-02-06T09:53:00Z">
            <w:rPr>
              <w:w w:val="105"/>
            </w:rPr>
          </w:rPrChange>
        </w:rPr>
        <w:t>water</w:t>
      </w:r>
      <w:r w:rsidRPr="00814BC9">
        <w:rPr>
          <w:spacing w:val="19"/>
          <w:w w:val="105"/>
          <w:lang w:val="en-GB"/>
          <w:rPrChange w:id="6177" w:author="Christian PIEDALLU" w:date="2023-02-06T09:53:00Z">
            <w:rPr>
              <w:spacing w:val="19"/>
              <w:w w:val="105"/>
            </w:rPr>
          </w:rPrChange>
        </w:rPr>
        <w:t xml:space="preserve"> </w:t>
      </w:r>
      <w:r w:rsidRPr="00814BC9">
        <w:rPr>
          <w:w w:val="105"/>
          <w:lang w:val="en-GB"/>
          <w:rPrChange w:id="6178" w:author="Christian PIEDALLU" w:date="2023-02-06T09:53:00Z">
            <w:rPr>
              <w:w w:val="105"/>
            </w:rPr>
          </w:rPrChange>
        </w:rPr>
        <w:t>stress</w:t>
      </w:r>
      <w:r w:rsidRPr="00814BC9">
        <w:rPr>
          <w:spacing w:val="18"/>
          <w:w w:val="105"/>
          <w:lang w:val="en-GB"/>
          <w:rPrChange w:id="6179" w:author="Christian PIEDALLU" w:date="2023-02-06T09:53:00Z">
            <w:rPr>
              <w:spacing w:val="18"/>
              <w:w w:val="105"/>
            </w:rPr>
          </w:rPrChange>
        </w:rPr>
        <w:t xml:space="preserve"> </w:t>
      </w:r>
      <w:r w:rsidRPr="00814BC9">
        <w:rPr>
          <w:w w:val="105"/>
          <w:lang w:val="en-GB"/>
          <w:rPrChange w:id="6180" w:author="Christian PIEDALLU" w:date="2023-02-06T09:53:00Z">
            <w:rPr>
              <w:w w:val="105"/>
            </w:rPr>
          </w:rPrChange>
        </w:rPr>
        <w:t>and</w:t>
      </w:r>
      <w:r w:rsidRPr="00814BC9">
        <w:rPr>
          <w:spacing w:val="18"/>
          <w:w w:val="105"/>
          <w:lang w:val="en-GB"/>
          <w:rPrChange w:id="6181" w:author="Christian PIEDALLU" w:date="2023-02-06T09:53:00Z">
            <w:rPr>
              <w:spacing w:val="18"/>
              <w:w w:val="105"/>
            </w:rPr>
          </w:rPrChange>
        </w:rPr>
        <w:t xml:space="preserve"> </w:t>
      </w:r>
      <w:r w:rsidRPr="00814BC9">
        <w:rPr>
          <w:w w:val="105"/>
          <w:lang w:val="en-GB"/>
          <w:rPrChange w:id="6182" w:author="Christian PIEDALLU" w:date="2023-02-06T09:53:00Z">
            <w:rPr>
              <w:w w:val="105"/>
            </w:rPr>
          </w:rPrChange>
        </w:rPr>
        <w:t>should</w:t>
      </w:r>
      <w:r w:rsidRPr="00814BC9">
        <w:rPr>
          <w:spacing w:val="19"/>
          <w:w w:val="105"/>
          <w:lang w:val="en-GB"/>
          <w:rPrChange w:id="6183" w:author="Christian PIEDALLU" w:date="2023-02-06T09:53:00Z">
            <w:rPr>
              <w:spacing w:val="19"/>
              <w:w w:val="105"/>
            </w:rPr>
          </w:rPrChange>
        </w:rPr>
        <w:t xml:space="preserve"> </w:t>
      </w:r>
      <w:r w:rsidRPr="00814BC9">
        <w:rPr>
          <w:w w:val="105"/>
          <w:lang w:val="en-GB"/>
          <w:rPrChange w:id="6184" w:author="Christian PIEDALLU" w:date="2023-02-06T09:53:00Z">
            <w:rPr>
              <w:w w:val="105"/>
            </w:rPr>
          </w:rPrChange>
        </w:rPr>
        <w:t>be</w:t>
      </w:r>
      <w:r w:rsidRPr="00814BC9">
        <w:rPr>
          <w:spacing w:val="18"/>
          <w:w w:val="105"/>
          <w:lang w:val="en-GB"/>
          <w:rPrChange w:id="6185" w:author="Christian PIEDALLU" w:date="2023-02-06T09:53:00Z">
            <w:rPr>
              <w:spacing w:val="18"/>
              <w:w w:val="105"/>
            </w:rPr>
          </w:rPrChange>
        </w:rPr>
        <w:t xml:space="preserve"> </w:t>
      </w:r>
      <w:r w:rsidRPr="00814BC9">
        <w:rPr>
          <w:w w:val="105"/>
          <w:lang w:val="en-GB"/>
          <w:rPrChange w:id="6186" w:author="Christian PIEDALLU" w:date="2023-02-06T09:53:00Z">
            <w:rPr>
              <w:w w:val="105"/>
            </w:rPr>
          </w:rPrChange>
        </w:rPr>
        <w:t>more</w:t>
      </w:r>
      <w:r w:rsidRPr="00814BC9">
        <w:rPr>
          <w:spacing w:val="18"/>
          <w:w w:val="105"/>
          <w:lang w:val="en-GB"/>
          <w:rPrChange w:id="6187" w:author="Christian PIEDALLU" w:date="2023-02-06T09:53:00Z">
            <w:rPr>
              <w:spacing w:val="18"/>
              <w:w w:val="105"/>
            </w:rPr>
          </w:rPrChange>
        </w:rPr>
        <w:t xml:space="preserve"> </w:t>
      </w:r>
      <w:r w:rsidRPr="00814BC9">
        <w:rPr>
          <w:w w:val="105"/>
          <w:lang w:val="en-GB"/>
          <w:rPrChange w:id="6188" w:author="Christian PIEDALLU" w:date="2023-02-06T09:53:00Z">
            <w:rPr>
              <w:w w:val="105"/>
            </w:rPr>
          </w:rPrChange>
        </w:rPr>
        <w:t>attacked</w:t>
      </w:r>
      <w:r w:rsidRPr="00814BC9">
        <w:rPr>
          <w:spacing w:val="18"/>
          <w:w w:val="105"/>
          <w:lang w:val="en-GB"/>
          <w:rPrChange w:id="6189" w:author="Christian PIEDALLU" w:date="2023-02-06T09:53:00Z">
            <w:rPr>
              <w:spacing w:val="18"/>
              <w:w w:val="105"/>
            </w:rPr>
          </w:rPrChange>
        </w:rPr>
        <w:t xml:space="preserve"> </w:t>
      </w:r>
      <w:r w:rsidRPr="00814BC9">
        <w:rPr>
          <w:w w:val="105"/>
          <w:lang w:val="en-GB"/>
          <w:rPrChange w:id="6190" w:author="Christian PIEDALLU" w:date="2023-02-06T09:53:00Z">
            <w:rPr>
              <w:w w:val="105"/>
            </w:rPr>
          </w:rPrChange>
        </w:rPr>
        <w:t>than</w:t>
      </w:r>
      <w:r w:rsidRPr="00814BC9">
        <w:rPr>
          <w:spacing w:val="18"/>
          <w:w w:val="105"/>
          <w:lang w:val="en-GB"/>
          <w:rPrChange w:id="6191" w:author="Christian PIEDALLU" w:date="2023-02-06T09:53:00Z">
            <w:rPr>
              <w:spacing w:val="18"/>
              <w:w w:val="105"/>
            </w:rPr>
          </w:rPrChange>
        </w:rPr>
        <w:t xml:space="preserve"> </w:t>
      </w:r>
      <w:r w:rsidRPr="00814BC9">
        <w:rPr>
          <w:w w:val="105"/>
          <w:lang w:val="en-GB"/>
          <w:rPrChange w:id="6192" w:author="Christian PIEDALLU" w:date="2023-02-06T09:53:00Z">
            <w:rPr>
              <w:w w:val="105"/>
            </w:rPr>
          </w:rPrChange>
        </w:rPr>
        <w:t>the</w:t>
      </w:r>
    </w:p>
    <w:p w14:paraId="1300ABD8" w14:textId="77777777" w:rsidR="00B177F5" w:rsidRPr="00814BC9" w:rsidRDefault="00B553DB">
      <w:pPr>
        <w:pStyle w:val="Corpsdetexte"/>
        <w:ind w:left="163"/>
        <w:rPr>
          <w:lang w:val="en-GB"/>
          <w:rPrChange w:id="6193" w:author="Christian PIEDALLU" w:date="2023-02-06T09:53:00Z">
            <w:rPr/>
          </w:rPrChange>
        </w:rPr>
      </w:pPr>
      <w:r w:rsidRPr="00814BC9">
        <w:rPr>
          <w:rFonts w:ascii="Trebuchet MS"/>
          <w:sz w:val="10"/>
          <w:lang w:val="en-GB"/>
          <w:rPrChange w:id="6194" w:author="Christian PIEDALLU" w:date="2023-02-06T09:53:00Z">
            <w:rPr>
              <w:rFonts w:ascii="Trebuchet MS"/>
              <w:sz w:val="10"/>
            </w:rPr>
          </w:rPrChange>
        </w:rPr>
        <w:t xml:space="preserve">295     </w:t>
      </w:r>
      <w:r w:rsidRPr="00814BC9">
        <w:rPr>
          <w:rFonts w:ascii="Trebuchet MS"/>
          <w:spacing w:val="19"/>
          <w:sz w:val="10"/>
          <w:lang w:val="en-GB"/>
          <w:rPrChange w:id="6195" w:author="Christian PIEDALLU" w:date="2023-02-06T09:53:00Z">
            <w:rPr>
              <w:rFonts w:ascii="Trebuchet MS"/>
              <w:spacing w:val="19"/>
              <w:sz w:val="10"/>
            </w:rPr>
          </w:rPrChange>
        </w:rPr>
        <w:t xml:space="preserve"> </w:t>
      </w:r>
      <w:r w:rsidRPr="00814BC9">
        <w:rPr>
          <w:w w:val="105"/>
          <w:lang w:val="en-GB"/>
          <w:rPrChange w:id="6196" w:author="Christian PIEDALLU" w:date="2023-02-06T09:53:00Z">
            <w:rPr>
              <w:w w:val="105"/>
            </w:rPr>
          </w:rPrChange>
        </w:rPr>
        <w:t>north</w:t>
      </w:r>
      <w:r w:rsidRPr="00814BC9">
        <w:rPr>
          <w:spacing w:val="24"/>
          <w:w w:val="105"/>
          <w:lang w:val="en-GB"/>
          <w:rPrChange w:id="6197" w:author="Christian PIEDALLU" w:date="2023-02-06T09:53:00Z">
            <w:rPr>
              <w:spacing w:val="24"/>
              <w:w w:val="105"/>
            </w:rPr>
          </w:rPrChange>
        </w:rPr>
        <w:t xml:space="preserve"> </w:t>
      </w:r>
      <w:r w:rsidRPr="00814BC9">
        <w:rPr>
          <w:w w:val="105"/>
          <w:lang w:val="en-GB"/>
          <w:rPrChange w:id="6198" w:author="Christian PIEDALLU" w:date="2023-02-06T09:53:00Z">
            <w:rPr>
              <w:w w:val="105"/>
            </w:rPr>
          </w:rPrChange>
        </w:rPr>
        <w:t xml:space="preserve">facing-slopes. </w:t>
      </w:r>
      <w:r w:rsidRPr="00814BC9">
        <w:rPr>
          <w:spacing w:val="21"/>
          <w:w w:val="105"/>
          <w:lang w:val="en-GB"/>
          <w:rPrChange w:id="6199" w:author="Christian PIEDALLU" w:date="2023-02-06T09:53:00Z">
            <w:rPr>
              <w:spacing w:val="21"/>
              <w:w w:val="105"/>
            </w:rPr>
          </w:rPrChange>
        </w:rPr>
        <w:t xml:space="preserve"> </w:t>
      </w:r>
      <w:r w:rsidRPr="00814BC9">
        <w:rPr>
          <w:w w:val="105"/>
          <w:lang w:val="en-GB"/>
          <w:rPrChange w:id="6200" w:author="Christian PIEDALLU" w:date="2023-02-06T09:53:00Z">
            <w:rPr>
              <w:w w:val="105"/>
            </w:rPr>
          </w:rPrChange>
        </w:rPr>
        <w:t>However</w:t>
      </w:r>
      <w:r w:rsidRPr="00814BC9">
        <w:rPr>
          <w:spacing w:val="24"/>
          <w:w w:val="105"/>
          <w:lang w:val="en-GB"/>
          <w:rPrChange w:id="6201" w:author="Christian PIEDALLU" w:date="2023-02-06T09:53:00Z">
            <w:rPr>
              <w:spacing w:val="24"/>
              <w:w w:val="105"/>
            </w:rPr>
          </w:rPrChange>
        </w:rPr>
        <w:t xml:space="preserve"> </w:t>
      </w:r>
      <w:r w:rsidRPr="00814BC9">
        <w:rPr>
          <w:w w:val="105"/>
          <w:lang w:val="en-GB"/>
          <w:rPrChange w:id="6202" w:author="Christian PIEDALLU" w:date="2023-02-06T09:53:00Z">
            <w:rPr>
              <w:w w:val="105"/>
            </w:rPr>
          </w:rPrChange>
        </w:rPr>
        <w:t>the</w:t>
      </w:r>
      <w:r w:rsidRPr="00814BC9">
        <w:rPr>
          <w:spacing w:val="25"/>
          <w:w w:val="105"/>
          <w:lang w:val="en-GB"/>
          <w:rPrChange w:id="6203" w:author="Christian PIEDALLU" w:date="2023-02-06T09:53:00Z">
            <w:rPr>
              <w:spacing w:val="25"/>
              <w:w w:val="105"/>
            </w:rPr>
          </w:rPrChange>
        </w:rPr>
        <w:t xml:space="preserve"> </w:t>
      </w:r>
      <w:r w:rsidRPr="00814BC9">
        <w:rPr>
          <w:w w:val="105"/>
          <w:lang w:val="en-GB"/>
          <w:rPrChange w:id="6204" w:author="Christian PIEDALLU" w:date="2023-02-06T09:53:00Z">
            <w:rPr>
              <w:w w:val="105"/>
            </w:rPr>
          </w:rPrChange>
        </w:rPr>
        <w:t>north-facing</w:t>
      </w:r>
      <w:r w:rsidRPr="00814BC9">
        <w:rPr>
          <w:spacing w:val="24"/>
          <w:w w:val="105"/>
          <w:lang w:val="en-GB"/>
          <w:rPrChange w:id="6205" w:author="Christian PIEDALLU" w:date="2023-02-06T09:53:00Z">
            <w:rPr>
              <w:spacing w:val="24"/>
              <w:w w:val="105"/>
            </w:rPr>
          </w:rPrChange>
        </w:rPr>
        <w:t xml:space="preserve"> </w:t>
      </w:r>
      <w:r w:rsidRPr="00814BC9">
        <w:rPr>
          <w:w w:val="105"/>
          <w:lang w:val="en-GB"/>
          <w:rPrChange w:id="6206" w:author="Christian PIEDALLU" w:date="2023-02-06T09:53:00Z">
            <w:rPr>
              <w:w w:val="105"/>
            </w:rPr>
          </w:rPrChange>
        </w:rPr>
        <w:t>slopes</w:t>
      </w:r>
      <w:r w:rsidRPr="00814BC9">
        <w:rPr>
          <w:spacing w:val="24"/>
          <w:w w:val="105"/>
          <w:lang w:val="en-GB"/>
          <w:rPrChange w:id="6207" w:author="Christian PIEDALLU" w:date="2023-02-06T09:53:00Z">
            <w:rPr>
              <w:spacing w:val="24"/>
              <w:w w:val="105"/>
            </w:rPr>
          </w:rPrChange>
        </w:rPr>
        <w:t xml:space="preserve"> </w:t>
      </w:r>
      <w:r w:rsidRPr="00814BC9">
        <w:rPr>
          <w:w w:val="105"/>
          <w:lang w:val="en-GB"/>
          <w:rPrChange w:id="6208" w:author="Christian PIEDALLU" w:date="2023-02-06T09:53:00Z">
            <w:rPr>
              <w:w w:val="105"/>
            </w:rPr>
          </w:rPrChange>
        </w:rPr>
        <w:t>are</w:t>
      </w:r>
      <w:r w:rsidRPr="00814BC9">
        <w:rPr>
          <w:spacing w:val="25"/>
          <w:w w:val="105"/>
          <w:lang w:val="en-GB"/>
          <w:rPrChange w:id="6209" w:author="Christian PIEDALLU" w:date="2023-02-06T09:53:00Z">
            <w:rPr>
              <w:spacing w:val="25"/>
              <w:w w:val="105"/>
            </w:rPr>
          </w:rPrChange>
        </w:rPr>
        <w:t xml:space="preserve"> </w:t>
      </w:r>
      <w:r w:rsidRPr="00814BC9">
        <w:rPr>
          <w:w w:val="105"/>
          <w:lang w:val="en-GB"/>
          <w:rPrChange w:id="6210" w:author="Christian PIEDALLU" w:date="2023-02-06T09:53:00Z">
            <w:rPr>
              <w:w w:val="105"/>
            </w:rPr>
          </w:rPrChange>
        </w:rPr>
        <w:t>not</w:t>
      </w:r>
      <w:r w:rsidRPr="00814BC9">
        <w:rPr>
          <w:spacing w:val="24"/>
          <w:w w:val="105"/>
          <w:lang w:val="en-GB"/>
          <w:rPrChange w:id="6211" w:author="Christian PIEDALLU" w:date="2023-02-06T09:53:00Z">
            <w:rPr>
              <w:spacing w:val="24"/>
              <w:w w:val="105"/>
            </w:rPr>
          </w:rPrChange>
        </w:rPr>
        <w:t xml:space="preserve"> </w:t>
      </w:r>
      <w:r w:rsidRPr="00814BC9">
        <w:rPr>
          <w:w w:val="105"/>
          <w:lang w:val="en-GB"/>
          <w:rPrChange w:id="6212" w:author="Christian PIEDALLU" w:date="2023-02-06T09:53:00Z">
            <w:rPr>
              <w:w w:val="105"/>
            </w:rPr>
          </w:rPrChange>
        </w:rPr>
        <w:t>the</w:t>
      </w:r>
      <w:r w:rsidRPr="00814BC9">
        <w:rPr>
          <w:spacing w:val="24"/>
          <w:w w:val="105"/>
          <w:lang w:val="en-GB"/>
          <w:rPrChange w:id="6213" w:author="Christian PIEDALLU" w:date="2023-02-06T09:53:00Z">
            <w:rPr>
              <w:spacing w:val="24"/>
              <w:w w:val="105"/>
            </w:rPr>
          </w:rPrChange>
        </w:rPr>
        <w:t xml:space="preserve"> </w:t>
      </w:r>
      <w:r w:rsidRPr="00814BC9">
        <w:rPr>
          <w:w w:val="105"/>
          <w:lang w:val="en-GB"/>
          <w:rPrChange w:id="6214" w:author="Christian PIEDALLU" w:date="2023-02-06T09:53:00Z">
            <w:rPr>
              <w:w w:val="105"/>
            </w:rPr>
          </w:rPrChange>
        </w:rPr>
        <w:t>less</w:t>
      </w:r>
      <w:r w:rsidRPr="00814BC9">
        <w:rPr>
          <w:spacing w:val="25"/>
          <w:w w:val="105"/>
          <w:lang w:val="en-GB"/>
          <w:rPrChange w:id="6215" w:author="Christian PIEDALLU" w:date="2023-02-06T09:53:00Z">
            <w:rPr>
              <w:spacing w:val="25"/>
              <w:w w:val="105"/>
            </w:rPr>
          </w:rPrChange>
        </w:rPr>
        <w:t xml:space="preserve"> </w:t>
      </w:r>
      <w:r w:rsidRPr="00814BC9">
        <w:rPr>
          <w:w w:val="105"/>
          <w:lang w:val="en-GB"/>
          <w:rPrChange w:id="6216" w:author="Christian PIEDALLU" w:date="2023-02-06T09:53:00Z">
            <w:rPr>
              <w:w w:val="105"/>
            </w:rPr>
          </w:rPrChange>
        </w:rPr>
        <w:t xml:space="preserve">attacked. </w:t>
      </w:r>
      <w:r w:rsidRPr="00814BC9">
        <w:rPr>
          <w:spacing w:val="20"/>
          <w:w w:val="105"/>
          <w:lang w:val="en-GB"/>
          <w:rPrChange w:id="6217" w:author="Christian PIEDALLU" w:date="2023-02-06T09:53:00Z">
            <w:rPr>
              <w:spacing w:val="20"/>
              <w:w w:val="105"/>
            </w:rPr>
          </w:rPrChange>
        </w:rPr>
        <w:t xml:space="preserve"> </w:t>
      </w:r>
      <w:r w:rsidRPr="00814BC9">
        <w:rPr>
          <w:w w:val="105"/>
          <w:lang w:val="en-GB"/>
          <w:rPrChange w:id="6218" w:author="Christian PIEDALLU" w:date="2023-02-06T09:53:00Z">
            <w:rPr>
              <w:w w:val="105"/>
            </w:rPr>
          </w:rPrChange>
        </w:rPr>
        <w:t>The</w:t>
      </w:r>
      <w:r w:rsidRPr="00814BC9">
        <w:rPr>
          <w:spacing w:val="24"/>
          <w:w w:val="105"/>
          <w:lang w:val="en-GB"/>
          <w:rPrChange w:id="6219" w:author="Christian PIEDALLU" w:date="2023-02-06T09:53:00Z">
            <w:rPr>
              <w:spacing w:val="24"/>
              <w:w w:val="105"/>
            </w:rPr>
          </w:rPrChange>
        </w:rPr>
        <w:t xml:space="preserve"> </w:t>
      </w:r>
      <w:r w:rsidRPr="00814BC9">
        <w:rPr>
          <w:w w:val="105"/>
          <w:lang w:val="en-GB"/>
          <w:rPrChange w:id="6220" w:author="Christian PIEDALLU" w:date="2023-02-06T09:53:00Z">
            <w:rPr>
              <w:w w:val="105"/>
            </w:rPr>
          </w:rPrChange>
        </w:rPr>
        <w:t>shallow</w:t>
      </w:r>
      <w:r w:rsidRPr="00814BC9">
        <w:rPr>
          <w:spacing w:val="25"/>
          <w:w w:val="105"/>
          <w:lang w:val="en-GB"/>
          <w:rPrChange w:id="6221" w:author="Christian PIEDALLU" w:date="2023-02-06T09:53:00Z">
            <w:rPr>
              <w:spacing w:val="25"/>
              <w:w w:val="105"/>
            </w:rPr>
          </w:rPrChange>
        </w:rPr>
        <w:t xml:space="preserve"> </w:t>
      </w:r>
      <w:r w:rsidRPr="00814BC9">
        <w:rPr>
          <w:w w:val="105"/>
          <w:lang w:val="en-GB"/>
          <w:rPrChange w:id="6222" w:author="Christian PIEDALLU" w:date="2023-02-06T09:53:00Z">
            <w:rPr>
              <w:w w:val="105"/>
            </w:rPr>
          </w:rPrChange>
        </w:rPr>
        <w:t>soil</w:t>
      </w:r>
    </w:p>
    <w:p w14:paraId="1BCD44BA" w14:textId="77777777" w:rsidR="00B177F5" w:rsidRPr="00814BC9" w:rsidRDefault="00B553DB">
      <w:pPr>
        <w:pStyle w:val="Corpsdetexte"/>
        <w:ind w:left="163"/>
        <w:rPr>
          <w:lang w:val="en-GB"/>
          <w:rPrChange w:id="6223" w:author="Christian PIEDALLU" w:date="2023-02-06T09:53:00Z">
            <w:rPr/>
          </w:rPrChange>
        </w:rPr>
      </w:pPr>
      <w:r w:rsidRPr="00814BC9">
        <w:rPr>
          <w:rFonts w:ascii="Trebuchet MS"/>
          <w:sz w:val="10"/>
          <w:lang w:val="en-GB"/>
          <w:rPrChange w:id="6224" w:author="Christian PIEDALLU" w:date="2023-02-06T09:53:00Z">
            <w:rPr>
              <w:rFonts w:ascii="Trebuchet MS"/>
              <w:sz w:val="10"/>
            </w:rPr>
          </w:rPrChange>
        </w:rPr>
        <w:t xml:space="preserve">296     </w:t>
      </w:r>
      <w:r w:rsidRPr="00814BC9">
        <w:rPr>
          <w:rFonts w:ascii="Trebuchet MS"/>
          <w:spacing w:val="19"/>
          <w:sz w:val="10"/>
          <w:lang w:val="en-GB"/>
          <w:rPrChange w:id="6225" w:author="Christian PIEDALLU" w:date="2023-02-06T09:53:00Z">
            <w:rPr>
              <w:rFonts w:ascii="Trebuchet MS"/>
              <w:spacing w:val="19"/>
              <w:sz w:val="10"/>
            </w:rPr>
          </w:rPrChange>
        </w:rPr>
        <w:t xml:space="preserve"> </w:t>
      </w:r>
      <w:r w:rsidRPr="00814BC9">
        <w:rPr>
          <w:lang w:val="en-GB"/>
          <w:rPrChange w:id="6226" w:author="Christian PIEDALLU" w:date="2023-02-06T09:53:00Z">
            <w:rPr/>
          </w:rPrChange>
        </w:rPr>
        <w:t>depth</w:t>
      </w:r>
      <w:r w:rsidRPr="00814BC9">
        <w:rPr>
          <w:spacing w:val="23"/>
          <w:lang w:val="en-GB"/>
          <w:rPrChange w:id="6227" w:author="Christian PIEDALLU" w:date="2023-02-06T09:53:00Z">
            <w:rPr>
              <w:spacing w:val="23"/>
            </w:rPr>
          </w:rPrChange>
        </w:rPr>
        <w:t xml:space="preserve"> </w:t>
      </w:r>
      <w:r w:rsidRPr="00814BC9">
        <w:rPr>
          <w:lang w:val="en-GB"/>
          <w:rPrChange w:id="6228" w:author="Christian PIEDALLU" w:date="2023-02-06T09:53:00Z">
            <w:rPr/>
          </w:rPrChange>
        </w:rPr>
        <w:t>on</w:t>
      </w:r>
      <w:r w:rsidRPr="00814BC9">
        <w:rPr>
          <w:spacing w:val="22"/>
          <w:lang w:val="en-GB"/>
          <w:rPrChange w:id="6229" w:author="Christian PIEDALLU" w:date="2023-02-06T09:53:00Z">
            <w:rPr>
              <w:spacing w:val="22"/>
            </w:rPr>
          </w:rPrChange>
        </w:rPr>
        <w:t xml:space="preserve"> </w:t>
      </w:r>
      <w:r w:rsidRPr="00814BC9">
        <w:rPr>
          <w:lang w:val="en-GB"/>
          <w:rPrChange w:id="6230" w:author="Christian PIEDALLU" w:date="2023-02-06T09:53:00Z">
            <w:rPr/>
          </w:rPrChange>
        </w:rPr>
        <w:t>the</w:t>
      </w:r>
      <w:r w:rsidRPr="00814BC9">
        <w:rPr>
          <w:spacing w:val="23"/>
          <w:lang w:val="en-GB"/>
          <w:rPrChange w:id="6231" w:author="Christian PIEDALLU" w:date="2023-02-06T09:53:00Z">
            <w:rPr>
              <w:spacing w:val="23"/>
            </w:rPr>
          </w:rPrChange>
        </w:rPr>
        <w:t xml:space="preserve"> </w:t>
      </w:r>
      <w:r w:rsidRPr="00814BC9">
        <w:rPr>
          <w:lang w:val="en-GB"/>
          <w:rPrChange w:id="6232" w:author="Christian PIEDALLU" w:date="2023-02-06T09:53:00Z">
            <w:rPr/>
          </w:rPrChange>
        </w:rPr>
        <w:t>slopes</w:t>
      </w:r>
      <w:r w:rsidRPr="00814BC9">
        <w:rPr>
          <w:spacing w:val="22"/>
          <w:lang w:val="en-GB"/>
          <w:rPrChange w:id="6233" w:author="Christian PIEDALLU" w:date="2023-02-06T09:53:00Z">
            <w:rPr>
              <w:spacing w:val="22"/>
            </w:rPr>
          </w:rPrChange>
        </w:rPr>
        <w:t xml:space="preserve"> </w:t>
      </w:r>
      <w:r w:rsidRPr="00814BC9">
        <w:rPr>
          <w:lang w:val="en-GB"/>
          <w:rPrChange w:id="6234" w:author="Christian PIEDALLU" w:date="2023-02-06T09:53:00Z">
            <w:rPr/>
          </w:rPrChange>
        </w:rPr>
        <w:t>could</w:t>
      </w:r>
      <w:r w:rsidRPr="00814BC9">
        <w:rPr>
          <w:spacing w:val="23"/>
          <w:lang w:val="en-GB"/>
          <w:rPrChange w:id="6235" w:author="Christian PIEDALLU" w:date="2023-02-06T09:53:00Z">
            <w:rPr>
              <w:spacing w:val="23"/>
            </w:rPr>
          </w:rPrChange>
        </w:rPr>
        <w:t xml:space="preserve"> </w:t>
      </w:r>
      <w:r w:rsidRPr="00814BC9">
        <w:rPr>
          <w:lang w:val="en-GB"/>
          <w:rPrChange w:id="6236" w:author="Christian PIEDALLU" w:date="2023-02-06T09:53:00Z">
            <w:rPr/>
          </w:rPrChange>
        </w:rPr>
        <w:t>explain</w:t>
      </w:r>
      <w:r w:rsidRPr="00814BC9">
        <w:rPr>
          <w:spacing w:val="23"/>
          <w:lang w:val="en-GB"/>
          <w:rPrChange w:id="6237" w:author="Christian PIEDALLU" w:date="2023-02-06T09:53:00Z">
            <w:rPr>
              <w:spacing w:val="23"/>
            </w:rPr>
          </w:rPrChange>
        </w:rPr>
        <w:t xml:space="preserve"> </w:t>
      </w:r>
      <w:r w:rsidRPr="00814BC9">
        <w:rPr>
          <w:lang w:val="en-GB"/>
          <w:rPrChange w:id="6238" w:author="Christian PIEDALLU" w:date="2023-02-06T09:53:00Z">
            <w:rPr/>
          </w:rPrChange>
        </w:rPr>
        <w:t>the</w:t>
      </w:r>
      <w:r w:rsidRPr="00814BC9">
        <w:rPr>
          <w:spacing w:val="22"/>
          <w:lang w:val="en-GB"/>
          <w:rPrChange w:id="6239" w:author="Christian PIEDALLU" w:date="2023-02-06T09:53:00Z">
            <w:rPr>
              <w:spacing w:val="22"/>
            </w:rPr>
          </w:rPrChange>
        </w:rPr>
        <w:t xml:space="preserve"> </w:t>
      </w:r>
      <w:r w:rsidRPr="00814BC9">
        <w:rPr>
          <w:lang w:val="en-GB"/>
          <w:rPrChange w:id="6240" w:author="Christian PIEDALLU" w:date="2023-02-06T09:53:00Z">
            <w:rPr/>
          </w:rPrChange>
        </w:rPr>
        <w:t>dieback</w:t>
      </w:r>
      <w:r w:rsidRPr="00814BC9">
        <w:rPr>
          <w:spacing w:val="23"/>
          <w:lang w:val="en-GB"/>
          <w:rPrChange w:id="6241" w:author="Christian PIEDALLU" w:date="2023-02-06T09:53:00Z">
            <w:rPr>
              <w:spacing w:val="23"/>
            </w:rPr>
          </w:rPrChange>
        </w:rPr>
        <w:t xml:space="preserve"> </w:t>
      </w:r>
      <w:r w:rsidRPr="00814BC9">
        <w:rPr>
          <w:lang w:val="en-GB"/>
          <w:rPrChange w:id="6242" w:author="Christian PIEDALLU" w:date="2023-02-06T09:53:00Z">
            <w:rPr/>
          </w:rPrChange>
        </w:rPr>
        <w:t>rate</w:t>
      </w:r>
      <w:r w:rsidRPr="00814BC9">
        <w:rPr>
          <w:spacing w:val="22"/>
          <w:lang w:val="en-GB"/>
          <w:rPrChange w:id="6243" w:author="Christian PIEDALLU" w:date="2023-02-06T09:53:00Z">
            <w:rPr>
              <w:spacing w:val="22"/>
            </w:rPr>
          </w:rPrChange>
        </w:rPr>
        <w:t xml:space="preserve"> </w:t>
      </w:r>
      <w:r w:rsidRPr="00814BC9">
        <w:rPr>
          <w:lang w:val="en-GB"/>
          <w:rPrChange w:id="6244" w:author="Christian PIEDALLU" w:date="2023-02-06T09:53:00Z">
            <w:rPr/>
          </w:rPrChange>
        </w:rPr>
        <w:t>difference</w:t>
      </w:r>
      <w:r w:rsidRPr="00814BC9">
        <w:rPr>
          <w:spacing w:val="23"/>
          <w:lang w:val="en-GB"/>
          <w:rPrChange w:id="6245" w:author="Christian PIEDALLU" w:date="2023-02-06T09:53:00Z">
            <w:rPr>
              <w:spacing w:val="23"/>
            </w:rPr>
          </w:rPrChange>
        </w:rPr>
        <w:t xml:space="preserve"> </w:t>
      </w:r>
      <w:r w:rsidRPr="00814BC9">
        <w:rPr>
          <w:lang w:val="en-GB"/>
          <w:rPrChange w:id="6246" w:author="Christian PIEDALLU" w:date="2023-02-06T09:53:00Z">
            <w:rPr/>
          </w:rPrChange>
        </w:rPr>
        <w:t>between</w:t>
      </w:r>
      <w:r w:rsidRPr="00814BC9">
        <w:rPr>
          <w:spacing w:val="23"/>
          <w:lang w:val="en-GB"/>
          <w:rPrChange w:id="6247" w:author="Christian PIEDALLU" w:date="2023-02-06T09:53:00Z">
            <w:rPr>
              <w:spacing w:val="23"/>
            </w:rPr>
          </w:rPrChange>
        </w:rPr>
        <w:t xml:space="preserve"> </w:t>
      </w:r>
      <w:r w:rsidRPr="00814BC9">
        <w:rPr>
          <w:lang w:val="en-GB"/>
          <w:rPrChange w:id="6248" w:author="Christian PIEDALLU" w:date="2023-02-06T09:53:00Z">
            <w:rPr/>
          </w:rPrChange>
        </w:rPr>
        <w:t>de</w:t>
      </w:r>
      <w:r w:rsidRPr="00814BC9">
        <w:rPr>
          <w:spacing w:val="22"/>
          <w:lang w:val="en-GB"/>
          <w:rPrChange w:id="6249" w:author="Christian PIEDALLU" w:date="2023-02-06T09:53:00Z">
            <w:rPr>
              <w:spacing w:val="22"/>
            </w:rPr>
          </w:rPrChange>
        </w:rPr>
        <w:t xml:space="preserve"> </w:t>
      </w:r>
      <w:r w:rsidRPr="00814BC9">
        <w:rPr>
          <w:lang w:val="en-GB"/>
          <w:rPrChange w:id="6250" w:author="Christian PIEDALLU" w:date="2023-02-06T09:53:00Z">
            <w:rPr/>
          </w:rPrChange>
        </w:rPr>
        <w:t>slope</w:t>
      </w:r>
      <w:r w:rsidRPr="00814BC9">
        <w:rPr>
          <w:spacing w:val="23"/>
          <w:lang w:val="en-GB"/>
          <w:rPrChange w:id="6251" w:author="Christian PIEDALLU" w:date="2023-02-06T09:53:00Z">
            <w:rPr>
              <w:spacing w:val="23"/>
            </w:rPr>
          </w:rPrChange>
        </w:rPr>
        <w:t xml:space="preserve"> </w:t>
      </w:r>
      <w:r w:rsidRPr="00814BC9">
        <w:rPr>
          <w:lang w:val="en-GB"/>
          <w:rPrChange w:id="6252" w:author="Christian PIEDALLU" w:date="2023-02-06T09:53:00Z">
            <w:rPr/>
          </w:rPrChange>
        </w:rPr>
        <w:t>and</w:t>
      </w:r>
      <w:r w:rsidRPr="00814BC9">
        <w:rPr>
          <w:spacing w:val="23"/>
          <w:lang w:val="en-GB"/>
          <w:rPrChange w:id="6253" w:author="Christian PIEDALLU" w:date="2023-02-06T09:53:00Z">
            <w:rPr>
              <w:spacing w:val="23"/>
            </w:rPr>
          </w:rPrChange>
        </w:rPr>
        <w:t xml:space="preserve"> </w:t>
      </w:r>
      <w:r w:rsidRPr="00814BC9">
        <w:rPr>
          <w:lang w:val="en-GB"/>
          <w:rPrChange w:id="6254" w:author="Christian PIEDALLU" w:date="2023-02-06T09:53:00Z">
            <w:rPr/>
          </w:rPrChange>
        </w:rPr>
        <w:t>the</w:t>
      </w:r>
      <w:r w:rsidRPr="00814BC9">
        <w:rPr>
          <w:spacing w:val="22"/>
          <w:lang w:val="en-GB"/>
          <w:rPrChange w:id="6255" w:author="Christian PIEDALLU" w:date="2023-02-06T09:53:00Z">
            <w:rPr>
              <w:spacing w:val="22"/>
            </w:rPr>
          </w:rPrChange>
        </w:rPr>
        <w:t xml:space="preserve"> </w:t>
      </w:r>
      <w:r w:rsidRPr="00814BC9">
        <w:rPr>
          <w:lang w:val="en-GB"/>
          <w:rPrChange w:id="6256" w:author="Christian PIEDALLU" w:date="2023-02-06T09:53:00Z">
            <w:rPr/>
          </w:rPrChange>
        </w:rPr>
        <w:t>plateaus.</w:t>
      </w:r>
      <w:r w:rsidRPr="00814BC9">
        <w:rPr>
          <w:spacing w:val="56"/>
          <w:lang w:val="en-GB"/>
          <w:rPrChange w:id="6257" w:author="Christian PIEDALLU" w:date="2023-02-06T09:53:00Z">
            <w:rPr>
              <w:spacing w:val="56"/>
            </w:rPr>
          </w:rPrChange>
        </w:rPr>
        <w:t xml:space="preserve"> </w:t>
      </w:r>
      <w:r w:rsidRPr="00814BC9">
        <w:rPr>
          <w:lang w:val="en-GB"/>
          <w:rPrChange w:id="6258" w:author="Christian PIEDALLU" w:date="2023-02-06T09:53:00Z">
            <w:rPr/>
          </w:rPrChange>
        </w:rPr>
        <w:t>In</w:t>
      </w:r>
    </w:p>
    <w:p w14:paraId="2CD26372" w14:textId="77777777" w:rsidR="00B177F5" w:rsidRPr="00814BC9" w:rsidRDefault="00B553DB">
      <w:pPr>
        <w:pStyle w:val="Corpsdetexte"/>
        <w:spacing w:line="242" w:lineRule="exact"/>
        <w:ind w:left="163"/>
        <w:rPr>
          <w:lang w:val="en-GB"/>
          <w:rPrChange w:id="6259" w:author="Christian PIEDALLU" w:date="2023-02-06T09:53:00Z">
            <w:rPr/>
          </w:rPrChange>
        </w:rPr>
      </w:pPr>
      <w:r w:rsidRPr="00814BC9">
        <w:rPr>
          <w:rFonts w:ascii="Trebuchet MS"/>
          <w:sz w:val="10"/>
          <w:lang w:val="en-GB"/>
          <w:rPrChange w:id="6260" w:author="Christian PIEDALLU" w:date="2023-02-06T09:53:00Z">
            <w:rPr>
              <w:rFonts w:ascii="Trebuchet MS"/>
              <w:sz w:val="10"/>
            </w:rPr>
          </w:rPrChange>
        </w:rPr>
        <w:t xml:space="preserve">297     </w:t>
      </w:r>
      <w:r w:rsidRPr="00814BC9">
        <w:rPr>
          <w:rFonts w:ascii="Trebuchet MS"/>
          <w:spacing w:val="19"/>
          <w:sz w:val="10"/>
          <w:lang w:val="en-GB"/>
          <w:rPrChange w:id="6261" w:author="Christian PIEDALLU" w:date="2023-02-06T09:53:00Z">
            <w:rPr>
              <w:rFonts w:ascii="Trebuchet MS"/>
              <w:spacing w:val="19"/>
              <w:sz w:val="10"/>
            </w:rPr>
          </w:rPrChange>
        </w:rPr>
        <w:t xml:space="preserve"> </w:t>
      </w:r>
      <w:r w:rsidRPr="00814BC9">
        <w:rPr>
          <w:w w:val="105"/>
          <w:lang w:val="en-GB"/>
          <w:rPrChange w:id="6262" w:author="Christian PIEDALLU" w:date="2023-02-06T09:53:00Z">
            <w:rPr>
              <w:w w:val="105"/>
            </w:rPr>
          </w:rPrChange>
        </w:rPr>
        <w:t>the</w:t>
      </w:r>
      <w:r w:rsidRPr="00814BC9">
        <w:rPr>
          <w:spacing w:val="7"/>
          <w:w w:val="105"/>
          <w:lang w:val="en-GB"/>
          <w:rPrChange w:id="6263" w:author="Christian PIEDALLU" w:date="2023-02-06T09:53:00Z">
            <w:rPr>
              <w:spacing w:val="7"/>
              <w:w w:val="105"/>
            </w:rPr>
          </w:rPrChange>
        </w:rPr>
        <w:t xml:space="preserve"> </w:t>
      </w:r>
      <w:r w:rsidRPr="00814BC9">
        <w:rPr>
          <w:w w:val="105"/>
          <w:lang w:val="en-GB"/>
          <w:rPrChange w:id="6264" w:author="Christian PIEDALLU" w:date="2023-02-06T09:53:00Z">
            <w:rPr>
              <w:w w:val="105"/>
            </w:rPr>
          </w:rPrChange>
        </w:rPr>
        <w:t>Ardenne</w:t>
      </w:r>
      <w:r w:rsidRPr="00814BC9">
        <w:rPr>
          <w:spacing w:val="6"/>
          <w:w w:val="105"/>
          <w:lang w:val="en-GB"/>
          <w:rPrChange w:id="6265" w:author="Christian PIEDALLU" w:date="2023-02-06T09:53:00Z">
            <w:rPr>
              <w:spacing w:val="6"/>
              <w:w w:val="105"/>
            </w:rPr>
          </w:rPrChange>
        </w:rPr>
        <w:t xml:space="preserve"> </w:t>
      </w:r>
      <w:r w:rsidRPr="00814BC9">
        <w:rPr>
          <w:w w:val="105"/>
          <w:lang w:val="en-GB"/>
          <w:rPrChange w:id="6266" w:author="Christian PIEDALLU" w:date="2023-02-06T09:53:00Z">
            <w:rPr>
              <w:w w:val="105"/>
            </w:rPr>
          </w:rPrChange>
        </w:rPr>
        <w:t>and</w:t>
      </w:r>
      <w:r w:rsidRPr="00814BC9">
        <w:rPr>
          <w:spacing w:val="7"/>
          <w:w w:val="105"/>
          <w:lang w:val="en-GB"/>
          <w:rPrChange w:id="6267" w:author="Christian PIEDALLU" w:date="2023-02-06T09:53:00Z">
            <w:rPr>
              <w:spacing w:val="7"/>
              <w:w w:val="105"/>
            </w:rPr>
          </w:rPrChange>
        </w:rPr>
        <w:t xml:space="preserve"> </w:t>
      </w:r>
      <w:r w:rsidRPr="00814BC9">
        <w:rPr>
          <w:w w:val="105"/>
          <w:lang w:val="en-GB"/>
          <w:rPrChange w:id="6268" w:author="Christian PIEDALLU" w:date="2023-02-06T09:53:00Z">
            <w:rPr>
              <w:w w:val="105"/>
            </w:rPr>
          </w:rPrChange>
        </w:rPr>
        <w:t>in</w:t>
      </w:r>
      <w:r w:rsidRPr="00814BC9">
        <w:rPr>
          <w:spacing w:val="6"/>
          <w:w w:val="105"/>
          <w:lang w:val="en-GB"/>
          <w:rPrChange w:id="6269" w:author="Christian PIEDALLU" w:date="2023-02-06T09:53:00Z">
            <w:rPr>
              <w:spacing w:val="6"/>
              <w:w w:val="105"/>
            </w:rPr>
          </w:rPrChange>
        </w:rPr>
        <w:t xml:space="preserve"> </w:t>
      </w:r>
      <w:r w:rsidRPr="00814BC9">
        <w:rPr>
          <w:w w:val="105"/>
          <w:lang w:val="en-GB"/>
          <w:rPrChange w:id="6270" w:author="Christian PIEDALLU" w:date="2023-02-06T09:53:00Z">
            <w:rPr>
              <w:w w:val="105"/>
            </w:rPr>
          </w:rPrChange>
        </w:rPr>
        <w:t>the</w:t>
      </w:r>
      <w:r w:rsidRPr="00814BC9">
        <w:rPr>
          <w:spacing w:val="7"/>
          <w:w w:val="105"/>
          <w:lang w:val="en-GB"/>
          <w:rPrChange w:id="6271" w:author="Christian PIEDALLU" w:date="2023-02-06T09:53:00Z">
            <w:rPr>
              <w:spacing w:val="7"/>
              <w:w w:val="105"/>
            </w:rPr>
          </w:rPrChange>
        </w:rPr>
        <w:t xml:space="preserve"> </w:t>
      </w:r>
      <w:r w:rsidRPr="00814BC9">
        <w:rPr>
          <w:w w:val="105"/>
          <w:lang w:val="en-GB"/>
          <w:rPrChange w:id="6272" w:author="Christian PIEDALLU" w:date="2023-02-06T09:53:00Z">
            <w:rPr>
              <w:w w:val="105"/>
            </w:rPr>
          </w:rPrChange>
        </w:rPr>
        <w:t>Vosges,</w:t>
      </w:r>
      <w:r w:rsidRPr="00814BC9">
        <w:rPr>
          <w:spacing w:val="7"/>
          <w:w w:val="105"/>
          <w:lang w:val="en-GB"/>
          <w:rPrChange w:id="6273" w:author="Christian PIEDALLU" w:date="2023-02-06T09:53:00Z">
            <w:rPr>
              <w:spacing w:val="7"/>
              <w:w w:val="105"/>
            </w:rPr>
          </w:rPrChange>
        </w:rPr>
        <w:t xml:space="preserve"> </w:t>
      </w:r>
      <w:r w:rsidRPr="00814BC9">
        <w:rPr>
          <w:w w:val="105"/>
          <w:lang w:val="en-GB"/>
          <w:rPrChange w:id="6274" w:author="Christian PIEDALLU" w:date="2023-02-06T09:53:00Z">
            <w:rPr>
              <w:w w:val="105"/>
            </w:rPr>
          </w:rPrChange>
        </w:rPr>
        <w:t>the</w:t>
      </w:r>
      <w:r w:rsidRPr="00814BC9">
        <w:rPr>
          <w:spacing w:val="7"/>
          <w:w w:val="105"/>
          <w:lang w:val="en-GB"/>
          <w:rPrChange w:id="6275" w:author="Christian PIEDALLU" w:date="2023-02-06T09:53:00Z">
            <w:rPr>
              <w:spacing w:val="7"/>
              <w:w w:val="105"/>
            </w:rPr>
          </w:rPrChange>
        </w:rPr>
        <w:t xml:space="preserve"> </w:t>
      </w:r>
      <w:r w:rsidRPr="00814BC9">
        <w:rPr>
          <w:w w:val="105"/>
          <w:lang w:val="en-GB"/>
          <w:rPrChange w:id="6276" w:author="Christian PIEDALLU" w:date="2023-02-06T09:53:00Z">
            <w:rPr>
              <w:w w:val="105"/>
            </w:rPr>
          </w:rPrChange>
        </w:rPr>
        <w:t>result</w:t>
      </w:r>
      <w:r w:rsidRPr="00814BC9">
        <w:rPr>
          <w:spacing w:val="6"/>
          <w:w w:val="105"/>
          <w:lang w:val="en-GB"/>
          <w:rPrChange w:id="6277" w:author="Christian PIEDALLU" w:date="2023-02-06T09:53:00Z">
            <w:rPr>
              <w:spacing w:val="6"/>
              <w:w w:val="105"/>
            </w:rPr>
          </w:rPrChange>
        </w:rPr>
        <w:t xml:space="preserve"> </w:t>
      </w:r>
      <w:r w:rsidRPr="00814BC9">
        <w:rPr>
          <w:w w:val="105"/>
          <w:lang w:val="en-GB"/>
          <w:rPrChange w:id="6278" w:author="Christian PIEDALLU" w:date="2023-02-06T09:53:00Z">
            <w:rPr>
              <w:w w:val="105"/>
            </w:rPr>
          </w:rPrChange>
        </w:rPr>
        <w:t>are</w:t>
      </w:r>
      <w:r w:rsidRPr="00814BC9">
        <w:rPr>
          <w:spacing w:val="7"/>
          <w:w w:val="105"/>
          <w:lang w:val="en-GB"/>
          <w:rPrChange w:id="6279" w:author="Christian PIEDALLU" w:date="2023-02-06T09:53:00Z">
            <w:rPr>
              <w:spacing w:val="7"/>
              <w:w w:val="105"/>
            </w:rPr>
          </w:rPrChange>
        </w:rPr>
        <w:t xml:space="preserve"> </w:t>
      </w:r>
      <w:r w:rsidRPr="00814BC9">
        <w:rPr>
          <w:w w:val="105"/>
          <w:lang w:val="en-GB"/>
          <w:rPrChange w:id="6280" w:author="Christian PIEDALLU" w:date="2023-02-06T09:53:00Z">
            <w:rPr>
              <w:w w:val="105"/>
            </w:rPr>
          </w:rPrChange>
        </w:rPr>
        <w:t>opposed</w:t>
      </w:r>
      <w:r w:rsidRPr="00814BC9">
        <w:rPr>
          <w:spacing w:val="6"/>
          <w:w w:val="105"/>
          <w:lang w:val="en-GB"/>
          <w:rPrChange w:id="6281" w:author="Christian PIEDALLU" w:date="2023-02-06T09:53:00Z">
            <w:rPr>
              <w:spacing w:val="6"/>
              <w:w w:val="105"/>
            </w:rPr>
          </w:rPrChange>
        </w:rPr>
        <w:t xml:space="preserve"> </w:t>
      </w:r>
      <w:r w:rsidRPr="00814BC9">
        <w:rPr>
          <w:w w:val="105"/>
          <w:lang w:val="en-GB"/>
          <w:rPrChange w:id="6282" w:author="Christian PIEDALLU" w:date="2023-02-06T09:53:00Z">
            <w:rPr>
              <w:w w:val="105"/>
            </w:rPr>
          </w:rPrChange>
        </w:rPr>
        <w:t>for</w:t>
      </w:r>
      <w:r w:rsidRPr="00814BC9">
        <w:rPr>
          <w:spacing w:val="7"/>
          <w:w w:val="105"/>
          <w:lang w:val="en-GB"/>
          <w:rPrChange w:id="6283" w:author="Christian PIEDALLU" w:date="2023-02-06T09:53:00Z">
            <w:rPr>
              <w:spacing w:val="7"/>
              <w:w w:val="105"/>
            </w:rPr>
          </w:rPrChange>
        </w:rPr>
        <w:t xml:space="preserve"> </w:t>
      </w:r>
      <w:r w:rsidRPr="00814BC9">
        <w:rPr>
          <w:w w:val="105"/>
          <w:lang w:val="en-GB"/>
          <w:rPrChange w:id="6284" w:author="Christian PIEDALLU" w:date="2023-02-06T09:53:00Z">
            <w:rPr>
              <w:w w:val="105"/>
            </w:rPr>
          </w:rPrChange>
        </w:rPr>
        <w:t>the</w:t>
      </w:r>
      <w:r w:rsidRPr="00814BC9">
        <w:rPr>
          <w:spacing w:val="7"/>
          <w:w w:val="105"/>
          <w:lang w:val="en-GB"/>
          <w:rPrChange w:id="6285" w:author="Christian PIEDALLU" w:date="2023-02-06T09:53:00Z">
            <w:rPr>
              <w:spacing w:val="7"/>
              <w:w w:val="105"/>
            </w:rPr>
          </w:rPrChange>
        </w:rPr>
        <w:t xml:space="preserve"> </w:t>
      </w:r>
      <w:r w:rsidRPr="00814BC9">
        <w:rPr>
          <w:w w:val="105"/>
          <w:lang w:val="en-GB"/>
          <w:rPrChange w:id="6286" w:author="Christian PIEDALLU" w:date="2023-02-06T09:53:00Z">
            <w:rPr>
              <w:w w:val="105"/>
            </w:rPr>
          </w:rPrChange>
        </w:rPr>
        <w:t>plateaus.</w:t>
      </w:r>
      <w:r w:rsidRPr="00814BC9">
        <w:rPr>
          <w:spacing w:val="28"/>
          <w:w w:val="105"/>
          <w:lang w:val="en-GB"/>
          <w:rPrChange w:id="6287" w:author="Christian PIEDALLU" w:date="2023-02-06T09:53:00Z">
            <w:rPr>
              <w:spacing w:val="28"/>
              <w:w w:val="105"/>
            </w:rPr>
          </w:rPrChange>
        </w:rPr>
        <w:t xml:space="preserve"> </w:t>
      </w:r>
      <w:r w:rsidRPr="00814BC9">
        <w:rPr>
          <w:w w:val="105"/>
          <w:lang w:val="en-GB"/>
          <w:rPrChange w:id="6288" w:author="Christian PIEDALLU" w:date="2023-02-06T09:53:00Z">
            <w:rPr>
              <w:w w:val="105"/>
            </w:rPr>
          </w:rPrChange>
        </w:rPr>
        <w:t>The</w:t>
      </w:r>
      <w:r w:rsidRPr="00814BC9">
        <w:rPr>
          <w:spacing w:val="7"/>
          <w:w w:val="105"/>
          <w:lang w:val="en-GB"/>
          <w:rPrChange w:id="6289" w:author="Christian PIEDALLU" w:date="2023-02-06T09:53:00Z">
            <w:rPr>
              <w:spacing w:val="7"/>
              <w:w w:val="105"/>
            </w:rPr>
          </w:rPrChange>
        </w:rPr>
        <w:t xml:space="preserve"> </w:t>
      </w:r>
      <w:r w:rsidRPr="00814BC9">
        <w:rPr>
          <w:w w:val="105"/>
          <w:lang w:val="en-GB"/>
          <w:rPrChange w:id="6290" w:author="Christian PIEDALLU" w:date="2023-02-06T09:53:00Z">
            <w:rPr>
              <w:w w:val="105"/>
            </w:rPr>
          </w:rPrChange>
        </w:rPr>
        <w:t>damage</w:t>
      </w:r>
      <w:r w:rsidRPr="00814BC9">
        <w:rPr>
          <w:spacing w:val="6"/>
          <w:w w:val="105"/>
          <w:lang w:val="en-GB"/>
          <w:rPrChange w:id="6291" w:author="Christian PIEDALLU" w:date="2023-02-06T09:53:00Z">
            <w:rPr>
              <w:spacing w:val="6"/>
              <w:w w:val="105"/>
            </w:rPr>
          </w:rPrChange>
        </w:rPr>
        <w:t xml:space="preserve"> </w:t>
      </w:r>
      <w:r w:rsidRPr="00814BC9">
        <w:rPr>
          <w:w w:val="105"/>
          <w:lang w:val="en-GB"/>
          <w:rPrChange w:id="6292" w:author="Christian PIEDALLU" w:date="2023-02-06T09:53:00Z">
            <w:rPr>
              <w:w w:val="105"/>
            </w:rPr>
          </w:rPrChange>
        </w:rPr>
        <w:t>caused</w:t>
      </w:r>
      <w:r w:rsidRPr="00814BC9">
        <w:rPr>
          <w:spacing w:val="7"/>
          <w:w w:val="105"/>
          <w:lang w:val="en-GB"/>
          <w:rPrChange w:id="6293" w:author="Christian PIEDALLU" w:date="2023-02-06T09:53:00Z">
            <w:rPr>
              <w:spacing w:val="7"/>
              <w:w w:val="105"/>
            </w:rPr>
          </w:rPrChange>
        </w:rPr>
        <w:t xml:space="preserve"> </w:t>
      </w:r>
      <w:r w:rsidRPr="00814BC9">
        <w:rPr>
          <w:w w:val="105"/>
          <w:lang w:val="en-GB"/>
          <w:rPrChange w:id="6294" w:author="Christian PIEDALLU" w:date="2023-02-06T09:53:00Z">
            <w:rPr>
              <w:w w:val="105"/>
            </w:rPr>
          </w:rPrChange>
        </w:rPr>
        <w:t>in</w:t>
      </w:r>
      <w:r w:rsidRPr="00814BC9">
        <w:rPr>
          <w:spacing w:val="7"/>
          <w:w w:val="105"/>
          <w:lang w:val="en-GB"/>
          <w:rPrChange w:id="6295" w:author="Christian PIEDALLU" w:date="2023-02-06T09:53:00Z">
            <w:rPr>
              <w:spacing w:val="7"/>
              <w:w w:val="105"/>
            </w:rPr>
          </w:rPrChange>
        </w:rPr>
        <w:t xml:space="preserve"> </w:t>
      </w:r>
      <w:r w:rsidRPr="00814BC9">
        <w:rPr>
          <w:w w:val="105"/>
          <w:lang w:val="en-GB"/>
          <w:rPrChange w:id="6296" w:author="Christian PIEDALLU" w:date="2023-02-06T09:53:00Z">
            <w:rPr>
              <w:w w:val="105"/>
            </w:rPr>
          </w:rPrChange>
        </w:rPr>
        <w:t>the</w:t>
      </w:r>
    </w:p>
    <w:p w14:paraId="1E3DD805" w14:textId="77777777" w:rsidR="00B177F5" w:rsidRPr="00814BC9" w:rsidRDefault="00B177F5">
      <w:pPr>
        <w:spacing w:line="242" w:lineRule="exact"/>
        <w:rPr>
          <w:lang w:val="en-GB"/>
          <w:rPrChange w:id="6297" w:author="Christian PIEDALLU" w:date="2023-02-06T09:53:00Z">
            <w:rPr/>
          </w:rPrChange>
        </w:rPr>
        <w:sectPr w:rsidR="00B177F5" w:rsidRPr="00814BC9">
          <w:pgSz w:w="11910" w:h="16840"/>
          <w:pgMar w:top="2000" w:right="1480" w:bottom="280" w:left="1160" w:header="1813" w:footer="0" w:gutter="0"/>
          <w:cols w:space="720"/>
        </w:sectPr>
      </w:pPr>
    </w:p>
    <w:p w14:paraId="4594F5DB" w14:textId="77777777" w:rsidR="00B177F5" w:rsidRPr="00814BC9" w:rsidRDefault="00B177F5">
      <w:pPr>
        <w:pStyle w:val="Corpsdetexte"/>
        <w:spacing w:line="240" w:lineRule="auto"/>
        <w:rPr>
          <w:sz w:val="13"/>
          <w:lang w:val="en-GB"/>
          <w:rPrChange w:id="6298" w:author="Christian PIEDALLU" w:date="2023-02-06T09:53:00Z">
            <w:rPr>
              <w:sz w:val="13"/>
            </w:rPr>
          </w:rPrChange>
        </w:rPr>
      </w:pPr>
    </w:p>
    <w:p w14:paraId="7EA8BBAE" w14:textId="0D5F9608" w:rsidR="00B177F5" w:rsidRPr="00814BC9" w:rsidRDefault="00B553DB">
      <w:pPr>
        <w:pStyle w:val="Corpsdetexte"/>
        <w:spacing w:before="59" w:line="242" w:lineRule="exact"/>
        <w:ind w:left="163"/>
        <w:rPr>
          <w:lang w:val="en-GB"/>
          <w:rPrChange w:id="6299" w:author="Christian PIEDALLU" w:date="2023-02-06T09:53:00Z">
            <w:rPr/>
          </w:rPrChange>
        </w:rPr>
      </w:pPr>
      <w:r w:rsidRPr="00814BC9">
        <w:rPr>
          <w:rFonts w:ascii="Trebuchet MS"/>
          <w:sz w:val="10"/>
          <w:lang w:val="en-GB"/>
          <w:rPrChange w:id="6300" w:author="Christian PIEDALLU" w:date="2023-02-06T09:53:00Z">
            <w:rPr>
              <w:rFonts w:ascii="Trebuchet MS"/>
              <w:sz w:val="10"/>
            </w:rPr>
          </w:rPrChange>
        </w:rPr>
        <w:t xml:space="preserve">298     </w:t>
      </w:r>
      <w:r w:rsidRPr="00814BC9">
        <w:rPr>
          <w:rFonts w:ascii="Trebuchet MS"/>
          <w:spacing w:val="19"/>
          <w:sz w:val="10"/>
          <w:lang w:val="en-GB"/>
          <w:rPrChange w:id="6301" w:author="Christian PIEDALLU" w:date="2023-02-06T09:53:00Z">
            <w:rPr>
              <w:rFonts w:ascii="Trebuchet MS"/>
              <w:spacing w:val="19"/>
              <w:sz w:val="10"/>
            </w:rPr>
          </w:rPrChange>
        </w:rPr>
        <w:t xml:space="preserve"> </w:t>
      </w:r>
      <w:commentRangeStart w:id="6302"/>
      <w:r w:rsidRPr="00814BC9">
        <w:rPr>
          <w:w w:val="105"/>
          <w:lang w:val="en-GB"/>
          <w:rPrChange w:id="6303" w:author="Christian PIEDALLU" w:date="2023-02-06T09:53:00Z">
            <w:rPr>
              <w:w w:val="105"/>
            </w:rPr>
          </w:rPrChange>
        </w:rPr>
        <w:t>Vosges</w:t>
      </w:r>
      <w:r w:rsidRPr="00814BC9">
        <w:rPr>
          <w:spacing w:val="13"/>
          <w:w w:val="105"/>
          <w:lang w:val="en-GB"/>
          <w:rPrChange w:id="6304" w:author="Christian PIEDALLU" w:date="2023-02-06T09:53:00Z">
            <w:rPr>
              <w:spacing w:val="13"/>
              <w:w w:val="105"/>
            </w:rPr>
          </w:rPrChange>
        </w:rPr>
        <w:t xml:space="preserve"> </w:t>
      </w:r>
      <w:r w:rsidRPr="00814BC9">
        <w:rPr>
          <w:w w:val="105"/>
          <w:lang w:val="en-GB"/>
          <w:rPrChange w:id="6305" w:author="Christian PIEDALLU" w:date="2023-02-06T09:53:00Z">
            <w:rPr>
              <w:w w:val="105"/>
            </w:rPr>
          </w:rPrChange>
        </w:rPr>
        <w:t>plateaus</w:t>
      </w:r>
      <w:r w:rsidRPr="00814BC9">
        <w:rPr>
          <w:spacing w:val="13"/>
          <w:w w:val="105"/>
          <w:lang w:val="en-GB"/>
          <w:rPrChange w:id="6306" w:author="Christian PIEDALLU" w:date="2023-02-06T09:53:00Z">
            <w:rPr>
              <w:spacing w:val="13"/>
              <w:w w:val="105"/>
            </w:rPr>
          </w:rPrChange>
        </w:rPr>
        <w:t xml:space="preserve"> </w:t>
      </w:r>
      <w:r w:rsidRPr="00814BC9">
        <w:rPr>
          <w:w w:val="105"/>
          <w:lang w:val="en-GB"/>
          <w:rPrChange w:id="6307" w:author="Christian PIEDALLU" w:date="2023-02-06T09:53:00Z">
            <w:rPr>
              <w:w w:val="105"/>
            </w:rPr>
          </w:rPrChange>
        </w:rPr>
        <w:t>could</w:t>
      </w:r>
      <w:r w:rsidRPr="00814BC9">
        <w:rPr>
          <w:spacing w:val="14"/>
          <w:w w:val="105"/>
          <w:lang w:val="en-GB"/>
          <w:rPrChange w:id="6308" w:author="Christian PIEDALLU" w:date="2023-02-06T09:53:00Z">
            <w:rPr>
              <w:spacing w:val="14"/>
              <w:w w:val="105"/>
            </w:rPr>
          </w:rPrChange>
        </w:rPr>
        <w:t xml:space="preserve"> </w:t>
      </w:r>
      <w:r w:rsidRPr="00814BC9">
        <w:rPr>
          <w:w w:val="105"/>
          <w:lang w:val="en-GB"/>
          <w:rPrChange w:id="6309" w:author="Christian PIEDALLU" w:date="2023-02-06T09:53:00Z">
            <w:rPr>
              <w:w w:val="105"/>
            </w:rPr>
          </w:rPrChange>
        </w:rPr>
        <w:t>be</w:t>
      </w:r>
      <w:r w:rsidRPr="00814BC9">
        <w:rPr>
          <w:spacing w:val="13"/>
          <w:w w:val="105"/>
          <w:lang w:val="en-GB"/>
          <w:rPrChange w:id="6310" w:author="Christian PIEDALLU" w:date="2023-02-06T09:53:00Z">
            <w:rPr>
              <w:spacing w:val="13"/>
              <w:w w:val="105"/>
            </w:rPr>
          </w:rPrChange>
        </w:rPr>
        <w:t xml:space="preserve"> </w:t>
      </w:r>
      <w:r w:rsidRPr="00814BC9">
        <w:rPr>
          <w:w w:val="105"/>
          <w:lang w:val="en-GB"/>
          <w:rPrChange w:id="6311" w:author="Christian PIEDALLU" w:date="2023-02-06T09:53:00Z">
            <w:rPr>
              <w:w w:val="105"/>
            </w:rPr>
          </w:rPrChange>
        </w:rPr>
        <w:t>explain</w:t>
      </w:r>
      <w:ins w:id="6312" w:author="Christian PIEDALLU" w:date="2023-02-06T17:29:00Z">
        <w:r w:rsidR="00DC21F8">
          <w:rPr>
            <w:w w:val="105"/>
            <w:lang w:val="en-GB"/>
          </w:rPr>
          <w:t xml:space="preserve">ed </w:t>
        </w:r>
      </w:ins>
      <w:r w:rsidRPr="00814BC9">
        <w:rPr>
          <w:spacing w:val="13"/>
          <w:w w:val="105"/>
          <w:lang w:val="en-GB"/>
          <w:rPrChange w:id="6313" w:author="Christian PIEDALLU" w:date="2023-02-06T09:53:00Z">
            <w:rPr>
              <w:spacing w:val="13"/>
              <w:w w:val="105"/>
            </w:rPr>
          </w:rPrChange>
        </w:rPr>
        <w:t xml:space="preserve"> </w:t>
      </w:r>
      <w:r w:rsidRPr="00814BC9">
        <w:rPr>
          <w:w w:val="105"/>
          <w:lang w:val="en-GB"/>
          <w:rPrChange w:id="6314" w:author="Christian PIEDALLU" w:date="2023-02-06T09:53:00Z">
            <w:rPr>
              <w:w w:val="105"/>
            </w:rPr>
          </w:rPrChange>
        </w:rPr>
        <w:t>by</w:t>
      </w:r>
      <w:r w:rsidRPr="00814BC9">
        <w:rPr>
          <w:spacing w:val="13"/>
          <w:w w:val="105"/>
          <w:lang w:val="en-GB"/>
          <w:rPrChange w:id="6315" w:author="Christian PIEDALLU" w:date="2023-02-06T09:53:00Z">
            <w:rPr>
              <w:spacing w:val="13"/>
              <w:w w:val="105"/>
            </w:rPr>
          </w:rPrChange>
        </w:rPr>
        <w:t xml:space="preserve"> </w:t>
      </w:r>
      <w:r w:rsidRPr="00814BC9">
        <w:rPr>
          <w:w w:val="105"/>
          <w:lang w:val="en-GB"/>
          <w:rPrChange w:id="6316" w:author="Christian PIEDALLU" w:date="2023-02-06T09:53:00Z">
            <w:rPr>
              <w:w w:val="105"/>
            </w:rPr>
          </w:rPrChange>
        </w:rPr>
        <w:t>the</w:t>
      </w:r>
      <w:r w:rsidRPr="00814BC9">
        <w:rPr>
          <w:spacing w:val="14"/>
          <w:w w:val="105"/>
          <w:lang w:val="en-GB"/>
          <w:rPrChange w:id="6317" w:author="Christian PIEDALLU" w:date="2023-02-06T09:53:00Z">
            <w:rPr>
              <w:spacing w:val="14"/>
              <w:w w:val="105"/>
            </w:rPr>
          </w:rPrChange>
        </w:rPr>
        <w:t xml:space="preserve"> </w:t>
      </w:r>
      <w:r w:rsidRPr="00814BC9">
        <w:rPr>
          <w:w w:val="105"/>
          <w:lang w:val="en-GB"/>
          <w:rPrChange w:id="6318" w:author="Christian PIEDALLU" w:date="2023-02-06T09:53:00Z">
            <w:rPr>
              <w:w w:val="105"/>
            </w:rPr>
          </w:rPrChange>
        </w:rPr>
        <w:t>more</w:t>
      </w:r>
      <w:r w:rsidRPr="00814BC9">
        <w:rPr>
          <w:spacing w:val="12"/>
          <w:w w:val="105"/>
          <w:lang w:val="en-GB"/>
          <w:rPrChange w:id="6319" w:author="Christian PIEDALLU" w:date="2023-02-06T09:53:00Z">
            <w:rPr>
              <w:spacing w:val="12"/>
              <w:w w:val="105"/>
            </w:rPr>
          </w:rPrChange>
        </w:rPr>
        <w:t xml:space="preserve"> </w:t>
      </w:r>
      <w:r w:rsidRPr="00814BC9">
        <w:rPr>
          <w:w w:val="105"/>
          <w:lang w:val="en-GB"/>
          <w:rPrChange w:id="6320" w:author="Christian PIEDALLU" w:date="2023-02-06T09:53:00Z">
            <w:rPr>
              <w:w w:val="105"/>
            </w:rPr>
          </w:rPrChange>
        </w:rPr>
        <w:t>important</w:t>
      </w:r>
      <w:r w:rsidRPr="00814BC9">
        <w:rPr>
          <w:spacing w:val="14"/>
          <w:w w:val="105"/>
          <w:lang w:val="en-GB"/>
          <w:rPrChange w:id="6321" w:author="Christian PIEDALLU" w:date="2023-02-06T09:53:00Z">
            <w:rPr>
              <w:spacing w:val="14"/>
              <w:w w:val="105"/>
            </w:rPr>
          </w:rPrChange>
        </w:rPr>
        <w:t xml:space="preserve"> </w:t>
      </w:r>
      <w:r w:rsidRPr="00814BC9">
        <w:rPr>
          <w:w w:val="105"/>
          <w:lang w:val="en-GB"/>
          <w:rPrChange w:id="6322" w:author="Christian PIEDALLU" w:date="2023-02-06T09:53:00Z">
            <w:rPr>
              <w:w w:val="105"/>
            </w:rPr>
          </w:rPrChange>
        </w:rPr>
        <w:t>presence</w:t>
      </w:r>
      <w:r w:rsidRPr="00814BC9">
        <w:rPr>
          <w:spacing w:val="13"/>
          <w:w w:val="105"/>
          <w:lang w:val="en-GB"/>
          <w:rPrChange w:id="6323" w:author="Christian PIEDALLU" w:date="2023-02-06T09:53:00Z">
            <w:rPr>
              <w:spacing w:val="13"/>
              <w:w w:val="105"/>
            </w:rPr>
          </w:rPrChange>
        </w:rPr>
        <w:t xml:space="preserve"> </w:t>
      </w:r>
      <w:r w:rsidRPr="00814BC9">
        <w:rPr>
          <w:w w:val="105"/>
          <w:lang w:val="en-GB"/>
          <w:rPrChange w:id="6324" w:author="Christian PIEDALLU" w:date="2023-02-06T09:53:00Z">
            <w:rPr>
              <w:w w:val="105"/>
            </w:rPr>
          </w:rPrChange>
        </w:rPr>
        <w:t>of</w:t>
      </w:r>
      <w:r w:rsidRPr="00814BC9">
        <w:rPr>
          <w:spacing w:val="13"/>
          <w:w w:val="105"/>
          <w:lang w:val="en-GB"/>
          <w:rPrChange w:id="6325" w:author="Christian PIEDALLU" w:date="2023-02-06T09:53:00Z">
            <w:rPr>
              <w:spacing w:val="13"/>
              <w:w w:val="105"/>
            </w:rPr>
          </w:rPrChange>
        </w:rPr>
        <w:t xml:space="preserve"> </w:t>
      </w:r>
      <w:r w:rsidRPr="00814BC9">
        <w:rPr>
          <w:w w:val="105"/>
          <w:lang w:val="en-GB"/>
          <w:rPrChange w:id="6326" w:author="Christian PIEDALLU" w:date="2023-02-06T09:53:00Z">
            <w:rPr>
              <w:w w:val="105"/>
            </w:rPr>
          </w:rPrChange>
        </w:rPr>
        <w:t>pure</w:t>
      </w:r>
      <w:r w:rsidRPr="00814BC9">
        <w:rPr>
          <w:spacing w:val="14"/>
          <w:w w:val="105"/>
          <w:lang w:val="en-GB"/>
          <w:rPrChange w:id="6327" w:author="Christian PIEDALLU" w:date="2023-02-06T09:53:00Z">
            <w:rPr>
              <w:spacing w:val="14"/>
              <w:w w:val="105"/>
            </w:rPr>
          </w:rPrChange>
        </w:rPr>
        <w:t xml:space="preserve"> </w:t>
      </w:r>
      <w:r w:rsidRPr="00814BC9">
        <w:rPr>
          <w:w w:val="105"/>
          <w:lang w:val="en-GB"/>
          <w:rPrChange w:id="6328" w:author="Christian PIEDALLU" w:date="2023-02-06T09:53:00Z">
            <w:rPr>
              <w:w w:val="105"/>
            </w:rPr>
          </w:rPrChange>
        </w:rPr>
        <w:t>even-aged</w:t>
      </w:r>
      <w:r w:rsidRPr="00814BC9">
        <w:rPr>
          <w:spacing w:val="12"/>
          <w:w w:val="105"/>
          <w:lang w:val="en-GB"/>
          <w:rPrChange w:id="6329" w:author="Christian PIEDALLU" w:date="2023-02-06T09:53:00Z">
            <w:rPr>
              <w:spacing w:val="12"/>
              <w:w w:val="105"/>
            </w:rPr>
          </w:rPrChange>
        </w:rPr>
        <w:t xml:space="preserve"> </w:t>
      </w:r>
      <w:r w:rsidRPr="00814BC9">
        <w:rPr>
          <w:w w:val="105"/>
          <w:lang w:val="en-GB"/>
          <w:rPrChange w:id="6330" w:author="Christian PIEDALLU" w:date="2023-02-06T09:53:00Z">
            <w:rPr>
              <w:w w:val="105"/>
            </w:rPr>
          </w:rPrChange>
        </w:rPr>
        <w:t>stand</w:t>
      </w:r>
      <w:r w:rsidRPr="00814BC9">
        <w:rPr>
          <w:spacing w:val="13"/>
          <w:w w:val="105"/>
          <w:lang w:val="en-GB"/>
          <w:rPrChange w:id="6331" w:author="Christian PIEDALLU" w:date="2023-02-06T09:53:00Z">
            <w:rPr>
              <w:spacing w:val="13"/>
              <w:w w:val="105"/>
            </w:rPr>
          </w:rPrChange>
        </w:rPr>
        <w:t xml:space="preserve"> </w:t>
      </w:r>
      <w:r w:rsidRPr="00814BC9">
        <w:rPr>
          <w:w w:val="105"/>
          <w:lang w:val="en-GB"/>
          <w:rPrChange w:id="6332" w:author="Christian PIEDALLU" w:date="2023-02-06T09:53:00Z">
            <w:rPr>
              <w:w w:val="105"/>
            </w:rPr>
          </w:rPrChange>
        </w:rPr>
        <w:t>in</w:t>
      </w:r>
      <w:r w:rsidRPr="00814BC9">
        <w:rPr>
          <w:spacing w:val="13"/>
          <w:w w:val="105"/>
          <w:lang w:val="en-GB"/>
          <w:rPrChange w:id="6333" w:author="Christian PIEDALLU" w:date="2023-02-06T09:53:00Z">
            <w:rPr>
              <w:spacing w:val="13"/>
              <w:w w:val="105"/>
            </w:rPr>
          </w:rPrChange>
        </w:rPr>
        <w:t xml:space="preserve"> </w:t>
      </w:r>
      <w:r w:rsidRPr="00814BC9">
        <w:rPr>
          <w:w w:val="105"/>
          <w:lang w:val="en-GB"/>
          <w:rPrChange w:id="6334" w:author="Christian PIEDALLU" w:date="2023-02-06T09:53:00Z">
            <w:rPr>
              <w:w w:val="105"/>
            </w:rPr>
          </w:rPrChange>
        </w:rPr>
        <w:t>this</w:t>
      </w:r>
    </w:p>
    <w:p w14:paraId="2A34FC59" w14:textId="77777777" w:rsidR="00B177F5" w:rsidRPr="00814BC9" w:rsidRDefault="00B553DB">
      <w:pPr>
        <w:pStyle w:val="Corpsdetexte"/>
        <w:ind w:left="163"/>
        <w:rPr>
          <w:lang w:val="en-GB"/>
          <w:rPrChange w:id="6335" w:author="Christian PIEDALLU" w:date="2023-02-06T09:53:00Z">
            <w:rPr/>
          </w:rPrChange>
        </w:rPr>
      </w:pPr>
      <w:r w:rsidRPr="00814BC9">
        <w:rPr>
          <w:rFonts w:ascii="Trebuchet MS"/>
          <w:sz w:val="10"/>
          <w:lang w:val="en-GB"/>
          <w:rPrChange w:id="6336" w:author="Christian PIEDALLU" w:date="2023-02-06T09:53:00Z">
            <w:rPr>
              <w:rFonts w:ascii="Trebuchet MS"/>
              <w:sz w:val="10"/>
            </w:rPr>
          </w:rPrChange>
        </w:rPr>
        <w:t xml:space="preserve">299     </w:t>
      </w:r>
      <w:r w:rsidRPr="00814BC9">
        <w:rPr>
          <w:rFonts w:ascii="Trebuchet MS"/>
          <w:spacing w:val="19"/>
          <w:sz w:val="10"/>
          <w:lang w:val="en-GB"/>
          <w:rPrChange w:id="6337" w:author="Christian PIEDALLU" w:date="2023-02-06T09:53:00Z">
            <w:rPr>
              <w:rFonts w:ascii="Trebuchet MS"/>
              <w:spacing w:val="19"/>
              <w:sz w:val="10"/>
            </w:rPr>
          </w:rPrChange>
        </w:rPr>
        <w:t xml:space="preserve"> </w:t>
      </w:r>
      <w:r w:rsidRPr="00814BC9">
        <w:rPr>
          <w:w w:val="105"/>
          <w:lang w:val="en-GB"/>
          <w:rPrChange w:id="6338" w:author="Christian PIEDALLU" w:date="2023-02-06T09:53:00Z">
            <w:rPr>
              <w:w w:val="105"/>
            </w:rPr>
          </w:rPrChange>
        </w:rPr>
        <w:t>topographical</w:t>
      </w:r>
      <w:r w:rsidRPr="00814BC9">
        <w:rPr>
          <w:spacing w:val="17"/>
          <w:w w:val="105"/>
          <w:lang w:val="en-GB"/>
          <w:rPrChange w:id="6339" w:author="Christian PIEDALLU" w:date="2023-02-06T09:53:00Z">
            <w:rPr>
              <w:spacing w:val="17"/>
              <w:w w:val="105"/>
            </w:rPr>
          </w:rPrChange>
        </w:rPr>
        <w:t xml:space="preserve"> </w:t>
      </w:r>
      <w:r w:rsidRPr="00814BC9">
        <w:rPr>
          <w:w w:val="105"/>
          <w:lang w:val="en-GB"/>
          <w:rPrChange w:id="6340" w:author="Christian PIEDALLU" w:date="2023-02-06T09:53:00Z">
            <w:rPr>
              <w:w w:val="105"/>
            </w:rPr>
          </w:rPrChange>
        </w:rPr>
        <w:t>orientation</w:t>
      </w:r>
      <w:r w:rsidRPr="00814BC9">
        <w:rPr>
          <w:spacing w:val="16"/>
          <w:w w:val="105"/>
          <w:lang w:val="en-GB"/>
          <w:rPrChange w:id="6341" w:author="Christian PIEDALLU" w:date="2023-02-06T09:53:00Z">
            <w:rPr>
              <w:spacing w:val="16"/>
              <w:w w:val="105"/>
            </w:rPr>
          </w:rPrChange>
        </w:rPr>
        <w:t xml:space="preserve"> </w:t>
      </w:r>
      <w:r w:rsidRPr="00814BC9">
        <w:rPr>
          <w:w w:val="105"/>
          <w:lang w:val="en-GB"/>
          <w:rPrChange w:id="6342" w:author="Christian PIEDALLU" w:date="2023-02-06T09:53:00Z">
            <w:rPr>
              <w:w w:val="105"/>
            </w:rPr>
          </w:rPrChange>
        </w:rPr>
        <w:t>than</w:t>
      </w:r>
      <w:r w:rsidRPr="00814BC9">
        <w:rPr>
          <w:spacing w:val="17"/>
          <w:w w:val="105"/>
          <w:lang w:val="en-GB"/>
          <w:rPrChange w:id="6343" w:author="Christian PIEDALLU" w:date="2023-02-06T09:53:00Z">
            <w:rPr>
              <w:spacing w:val="17"/>
              <w:w w:val="105"/>
            </w:rPr>
          </w:rPrChange>
        </w:rPr>
        <w:t xml:space="preserve"> </w:t>
      </w:r>
      <w:r w:rsidRPr="00814BC9">
        <w:rPr>
          <w:w w:val="105"/>
          <w:lang w:val="en-GB"/>
          <w:rPrChange w:id="6344" w:author="Christian PIEDALLU" w:date="2023-02-06T09:53:00Z">
            <w:rPr>
              <w:w w:val="105"/>
            </w:rPr>
          </w:rPrChange>
        </w:rPr>
        <w:t>in</w:t>
      </w:r>
      <w:r w:rsidRPr="00814BC9">
        <w:rPr>
          <w:spacing w:val="16"/>
          <w:w w:val="105"/>
          <w:lang w:val="en-GB"/>
          <w:rPrChange w:id="6345" w:author="Christian PIEDALLU" w:date="2023-02-06T09:53:00Z">
            <w:rPr>
              <w:spacing w:val="16"/>
              <w:w w:val="105"/>
            </w:rPr>
          </w:rPrChange>
        </w:rPr>
        <w:t xml:space="preserve"> </w:t>
      </w:r>
      <w:r w:rsidRPr="00814BC9">
        <w:rPr>
          <w:w w:val="105"/>
          <w:lang w:val="en-GB"/>
          <w:rPrChange w:id="6346" w:author="Christian PIEDALLU" w:date="2023-02-06T09:53:00Z">
            <w:rPr>
              <w:w w:val="105"/>
            </w:rPr>
          </w:rPrChange>
        </w:rPr>
        <w:t>the</w:t>
      </w:r>
      <w:r w:rsidRPr="00814BC9">
        <w:rPr>
          <w:spacing w:val="17"/>
          <w:w w:val="105"/>
          <w:lang w:val="en-GB"/>
          <w:rPrChange w:id="6347" w:author="Christian PIEDALLU" w:date="2023-02-06T09:53:00Z">
            <w:rPr>
              <w:spacing w:val="17"/>
              <w:w w:val="105"/>
            </w:rPr>
          </w:rPrChange>
        </w:rPr>
        <w:t xml:space="preserve"> </w:t>
      </w:r>
      <w:r w:rsidRPr="00814BC9">
        <w:rPr>
          <w:w w:val="105"/>
          <w:lang w:val="en-GB"/>
          <w:rPrChange w:id="6348" w:author="Christian PIEDALLU" w:date="2023-02-06T09:53:00Z">
            <w:rPr>
              <w:w w:val="105"/>
            </w:rPr>
          </w:rPrChange>
        </w:rPr>
        <w:t>slope.</w:t>
      </w:r>
      <w:r w:rsidRPr="00814BC9">
        <w:rPr>
          <w:spacing w:val="38"/>
          <w:w w:val="105"/>
          <w:lang w:val="en-GB"/>
          <w:rPrChange w:id="6349" w:author="Christian PIEDALLU" w:date="2023-02-06T09:53:00Z">
            <w:rPr>
              <w:spacing w:val="38"/>
              <w:w w:val="105"/>
            </w:rPr>
          </w:rPrChange>
        </w:rPr>
        <w:t xml:space="preserve"> </w:t>
      </w:r>
      <w:commentRangeEnd w:id="6302"/>
      <w:r w:rsidR="00DC21F8">
        <w:rPr>
          <w:rStyle w:val="Marquedecommentaire"/>
        </w:rPr>
        <w:commentReference w:id="6302"/>
      </w:r>
      <w:r w:rsidRPr="00814BC9">
        <w:rPr>
          <w:w w:val="105"/>
          <w:lang w:val="en-GB"/>
          <w:rPrChange w:id="6350" w:author="Christian PIEDALLU" w:date="2023-02-06T09:53:00Z">
            <w:rPr>
              <w:w w:val="105"/>
            </w:rPr>
          </w:rPrChange>
        </w:rPr>
        <w:t>This</w:t>
      </w:r>
      <w:r w:rsidRPr="00814BC9">
        <w:rPr>
          <w:spacing w:val="16"/>
          <w:w w:val="105"/>
          <w:lang w:val="en-GB"/>
          <w:rPrChange w:id="6351" w:author="Christian PIEDALLU" w:date="2023-02-06T09:53:00Z">
            <w:rPr>
              <w:spacing w:val="16"/>
              <w:w w:val="105"/>
            </w:rPr>
          </w:rPrChange>
        </w:rPr>
        <w:t xml:space="preserve"> </w:t>
      </w:r>
      <w:r w:rsidRPr="00814BC9">
        <w:rPr>
          <w:w w:val="105"/>
          <w:lang w:val="en-GB"/>
          <w:rPrChange w:id="6352" w:author="Christian PIEDALLU" w:date="2023-02-06T09:53:00Z">
            <w:rPr>
              <w:w w:val="105"/>
            </w:rPr>
          </w:rPrChange>
        </w:rPr>
        <w:t>stand</w:t>
      </w:r>
      <w:r w:rsidRPr="00814BC9">
        <w:rPr>
          <w:spacing w:val="17"/>
          <w:w w:val="105"/>
          <w:lang w:val="en-GB"/>
          <w:rPrChange w:id="6353" w:author="Christian PIEDALLU" w:date="2023-02-06T09:53:00Z">
            <w:rPr>
              <w:spacing w:val="17"/>
              <w:w w:val="105"/>
            </w:rPr>
          </w:rPrChange>
        </w:rPr>
        <w:t xml:space="preserve"> </w:t>
      </w:r>
      <w:r w:rsidRPr="00814BC9">
        <w:rPr>
          <w:w w:val="105"/>
          <w:lang w:val="en-GB"/>
          <w:rPrChange w:id="6354" w:author="Christian PIEDALLU" w:date="2023-02-06T09:53:00Z">
            <w:rPr>
              <w:w w:val="105"/>
            </w:rPr>
          </w:rPrChange>
        </w:rPr>
        <w:t>structure</w:t>
      </w:r>
      <w:r w:rsidRPr="00814BC9">
        <w:rPr>
          <w:spacing w:val="16"/>
          <w:w w:val="105"/>
          <w:lang w:val="en-GB"/>
          <w:rPrChange w:id="6355" w:author="Christian PIEDALLU" w:date="2023-02-06T09:53:00Z">
            <w:rPr>
              <w:spacing w:val="16"/>
              <w:w w:val="105"/>
            </w:rPr>
          </w:rPrChange>
        </w:rPr>
        <w:t xml:space="preserve"> </w:t>
      </w:r>
      <w:r w:rsidRPr="00814BC9">
        <w:rPr>
          <w:w w:val="105"/>
          <w:lang w:val="en-GB"/>
          <w:rPrChange w:id="6356" w:author="Christian PIEDALLU" w:date="2023-02-06T09:53:00Z">
            <w:rPr>
              <w:w w:val="105"/>
            </w:rPr>
          </w:rPrChange>
        </w:rPr>
        <w:t>is</w:t>
      </w:r>
      <w:r w:rsidRPr="00814BC9">
        <w:rPr>
          <w:spacing w:val="17"/>
          <w:w w:val="105"/>
          <w:lang w:val="en-GB"/>
          <w:rPrChange w:id="6357" w:author="Christian PIEDALLU" w:date="2023-02-06T09:53:00Z">
            <w:rPr>
              <w:spacing w:val="17"/>
              <w:w w:val="105"/>
            </w:rPr>
          </w:rPrChange>
        </w:rPr>
        <w:t xml:space="preserve"> </w:t>
      </w:r>
      <w:r w:rsidRPr="00814BC9">
        <w:rPr>
          <w:w w:val="105"/>
          <w:lang w:val="en-GB"/>
          <w:rPrChange w:id="6358" w:author="Christian PIEDALLU" w:date="2023-02-06T09:53:00Z">
            <w:rPr>
              <w:w w:val="105"/>
            </w:rPr>
          </w:rPrChange>
        </w:rPr>
        <w:t>more</w:t>
      </w:r>
      <w:r w:rsidRPr="00814BC9">
        <w:rPr>
          <w:spacing w:val="17"/>
          <w:w w:val="105"/>
          <w:lang w:val="en-GB"/>
          <w:rPrChange w:id="6359" w:author="Christian PIEDALLU" w:date="2023-02-06T09:53:00Z">
            <w:rPr>
              <w:spacing w:val="17"/>
              <w:w w:val="105"/>
            </w:rPr>
          </w:rPrChange>
        </w:rPr>
        <w:t xml:space="preserve"> </w:t>
      </w:r>
      <w:r w:rsidRPr="00814BC9">
        <w:rPr>
          <w:w w:val="105"/>
          <w:lang w:val="en-GB"/>
          <w:rPrChange w:id="6360" w:author="Christian PIEDALLU" w:date="2023-02-06T09:53:00Z">
            <w:rPr>
              <w:w w:val="105"/>
            </w:rPr>
          </w:rPrChange>
        </w:rPr>
        <w:t>sensible</w:t>
      </w:r>
      <w:r w:rsidRPr="00814BC9">
        <w:rPr>
          <w:spacing w:val="16"/>
          <w:w w:val="105"/>
          <w:lang w:val="en-GB"/>
          <w:rPrChange w:id="6361" w:author="Christian PIEDALLU" w:date="2023-02-06T09:53:00Z">
            <w:rPr>
              <w:spacing w:val="16"/>
              <w:w w:val="105"/>
            </w:rPr>
          </w:rPrChange>
        </w:rPr>
        <w:t xml:space="preserve"> </w:t>
      </w:r>
      <w:r w:rsidRPr="00814BC9">
        <w:rPr>
          <w:w w:val="105"/>
          <w:lang w:val="en-GB"/>
          <w:rPrChange w:id="6362" w:author="Christian PIEDALLU" w:date="2023-02-06T09:53:00Z">
            <w:rPr>
              <w:w w:val="105"/>
            </w:rPr>
          </w:rPrChange>
        </w:rPr>
        <w:t>to</w:t>
      </w:r>
      <w:r w:rsidRPr="00814BC9">
        <w:rPr>
          <w:spacing w:val="17"/>
          <w:w w:val="105"/>
          <w:lang w:val="en-GB"/>
          <w:rPrChange w:id="6363" w:author="Christian PIEDALLU" w:date="2023-02-06T09:53:00Z">
            <w:rPr>
              <w:spacing w:val="17"/>
              <w:w w:val="105"/>
            </w:rPr>
          </w:rPrChange>
        </w:rPr>
        <w:t xml:space="preserve"> </w:t>
      </w:r>
      <w:r w:rsidRPr="00814BC9">
        <w:rPr>
          <w:w w:val="105"/>
          <w:lang w:val="en-GB"/>
          <w:rPrChange w:id="6364" w:author="Christian PIEDALLU" w:date="2023-02-06T09:53:00Z">
            <w:rPr>
              <w:w w:val="105"/>
            </w:rPr>
          </w:rPrChange>
        </w:rPr>
        <w:t>bark</w:t>
      </w:r>
      <w:r w:rsidRPr="00814BC9">
        <w:rPr>
          <w:spacing w:val="16"/>
          <w:w w:val="105"/>
          <w:lang w:val="en-GB"/>
          <w:rPrChange w:id="6365" w:author="Christian PIEDALLU" w:date="2023-02-06T09:53:00Z">
            <w:rPr>
              <w:spacing w:val="16"/>
              <w:w w:val="105"/>
            </w:rPr>
          </w:rPrChange>
        </w:rPr>
        <w:t xml:space="preserve"> </w:t>
      </w:r>
      <w:r w:rsidRPr="00814BC9">
        <w:rPr>
          <w:w w:val="105"/>
          <w:lang w:val="en-GB"/>
          <w:rPrChange w:id="6366" w:author="Christian PIEDALLU" w:date="2023-02-06T09:53:00Z">
            <w:rPr>
              <w:w w:val="105"/>
            </w:rPr>
          </w:rPrChange>
        </w:rPr>
        <w:t>beetles.</w:t>
      </w:r>
    </w:p>
    <w:p w14:paraId="4DC198CE" w14:textId="77777777" w:rsidR="00B177F5" w:rsidRPr="00814BC9" w:rsidRDefault="00B553DB">
      <w:pPr>
        <w:pStyle w:val="Corpsdetexte"/>
        <w:tabs>
          <w:tab w:val="left" w:pos="820"/>
        </w:tabs>
        <w:ind w:left="163"/>
        <w:rPr>
          <w:lang w:val="en-GB"/>
          <w:rPrChange w:id="6367" w:author="Christian PIEDALLU" w:date="2023-02-06T09:53:00Z">
            <w:rPr/>
          </w:rPrChange>
        </w:rPr>
      </w:pPr>
      <w:r w:rsidRPr="00814BC9">
        <w:rPr>
          <w:rFonts w:ascii="Trebuchet MS"/>
          <w:w w:val="105"/>
          <w:sz w:val="10"/>
          <w:lang w:val="en-GB"/>
          <w:rPrChange w:id="6368" w:author="Christian PIEDALLU" w:date="2023-02-06T09:53:00Z">
            <w:rPr>
              <w:rFonts w:ascii="Trebuchet MS"/>
              <w:w w:val="105"/>
              <w:sz w:val="10"/>
            </w:rPr>
          </w:rPrChange>
        </w:rPr>
        <w:t>300</w:t>
      </w:r>
      <w:r w:rsidRPr="00814BC9">
        <w:rPr>
          <w:rFonts w:ascii="Trebuchet MS"/>
          <w:w w:val="105"/>
          <w:sz w:val="10"/>
          <w:lang w:val="en-GB"/>
          <w:rPrChange w:id="6369" w:author="Christian PIEDALLU" w:date="2023-02-06T09:53:00Z">
            <w:rPr>
              <w:rFonts w:ascii="Trebuchet MS"/>
              <w:w w:val="105"/>
              <w:sz w:val="10"/>
            </w:rPr>
          </w:rPrChange>
        </w:rPr>
        <w:tab/>
      </w:r>
      <w:commentRangeStart w:id="6370"/>
      <w:r w:rsidRPr="00814BC9">
        <w:rPr>
          <w:w w:val="105"/>
          <w:lang w:val="en-GB"/>
          <w:rPrChange w:id="6371" w:author="Christian PIEDALLU" w:date="2023-02-06T09:53:00Z">
            <w:rPr>
              <w:w w:val="105"/>
            </w:rPr>
          </w:rPrChange>
        </w:rPr>
        <w:t>The</w:t>
      </w:r>
      <w:r w:rsidRPr="00814BC9">
        <w:rPr>
          <w:spacing w:val="14"/>
          <w:w w:val="105"/>
          <w:lang w:val="en-GB"/>
          <w:rPrChange w:id="6372" w:author="Christian PIEDALLU" w:date="2023-02-06T09:53:00Z">
            <w:rPr>
              <w:spacing w:val="14"/>
              <w:w w:val="105"/>
            </w:rPr>
          </w:rPrChange>
        </w:rPr>
        <w:t xml:space="preserve"> </w:t>
      </w:r>
      <w:r w:rsidRPr="00814BC9">
        <w:rPr>
          <w:w w:val="105"/>
          <w:lang w:val="en-GB"/>
          <w:rPrChange w:id="6373" w:author="Christian PIEDALLU" w:date="2023-02-06T09:53:00Z">
            <w:rPr>
              <w:w w:val="105"/>
            </w:rPr>
          </w:rPrChange>
        </w:rPr>
        <w:t>trend</w:t>
      </w:r>
      <w:r w:rsidRPr="00814BC9">
        <w:rPr>
          <w:spacing w:val="15"/>
          <w:w w:val="105"/>
          <w:lang w:val="en-GB"/>
          <w:rPrChange w:id="6374" w:author="Christian PIEDALLU" w:date="2023-02-06T09:53:00Z">
            <w:rPr>
              <w:spacing w:val="15"/>
              <w:w w:val="105"/>
            </w:rPr>
          </w:rPrChange>
        </w:rPr>
        <w:t xml:space="preserve"> </w:t>
      </w:r>
      <w:r w:rsidRPr="00814BC9">
        <w:rPr>
          <w:w w:val="105"/>
          <w:lang w:val="en-GB"/>
          <w:rPrChange w:id="6375" w:author="Christian PIEDALLU" w:date="2023-02-06T09:53:00Z">
            <w:rPr>
              <w:w w:val="105"/>
            </w:rPr>
          </w:rPrChange>
        </w:rPr>
        <w:t>of</w:t>
      </w:r>
      <w:r w:rsidRPr="00814BC9">
        <w:rPr>
          <w:spacing w:val="15"/>
          <w:w w:val="105"/>
          <w:lang w:val="en-GB"/>
          <w:rPrChange w:id="6376" w:author="Christian PIEDALLU" w:date="2023-02-06T09:53:00Z">
            <w:rPr>
              <w:spacing w:val="15"/>
              <w:w w:val="105"/>
            </w:rPr>
          </w:rPrChange>
        </w:rPr>
        <w:t xml:space="preserve"> </w:t>
      </w:r>
      <w:r w:rsidRPr="00814BC9">
        <w:rPr>
          <w:w w:val="105"/>
          <w:lang w:val="en-GB"/>
          <w:rPrChange w:id="6377" w:author="Christian PIEDALLU" w:date="2023-02-06T09:53:00Z">
            <w:rPr>
              <w:w w:val="105"/>
            </w:rPr>
          </w:rPrChange>
        </w:rPr>
        <w:t>bark</w:t>
      </w:r>
      <w:r w:rsidRPr="00814BC9">
        <w:rPr>
          <w:spacing w:val="16"/>
          <w:w w:val="105"/>
          <w:lang w:val="en-GB"/>
          <w:rPrChange w:id="6378" w:author="Christian PIEDALLU" w:date="2023-02-06T09:53:00Z">
            <w:rPr>
              <w:spacing w:val="16"/>
              <w:w w:val="105"/>
            </w:rPr>
          </w:rPrChange>
        </w:rPr>
        <w:t xml:space="preserve"> </w:t>
      </w:r>
      <w:r w:rsidRPr="00814BC9">
        <w:rPr>
          <w:w w:val="105"/>
          <w:lang w:val="en-GB"/>
          <w:rPrChange w:id="6379" w:author="Christian PIEDALLU" w:date="2023-02-06T09:53:00Z">
            <w:rPr>
              <w:w w:val="105"/>
            </w:rPr>
          </w:rPrChange>
        </w:rPr>
        <w:t>beetle</w:t>
      </w:r>
      <w:r w:rsidRPr="00814BC9">
        <w:rPr>
          <w:spacing w:val="15"/>
          <w:w w:val="105"/>
          <w:lang w:val="en-GB"/>
          <w:rPrChange w:id="6380" w:author="Christian PIEDALLU" w:date="2023-02-06T09:53:00Z">
            <w:rPr>
              <w:spacing w:val="15"/>
              <w:w w:val="105"/>
            </w:rPr>
          </w:rPrChange>
        </w:rPr>
        <w:t xml:space="preserve"> </w:t>
      </w:r>
      <w:r w:rsidRPr="00814BC9">
        <w:rPr>
          <w:w w:val="105"/>
          <w:lang w:val="en-GB"/>
          <w:rPrChange w:id="6381" w:author="Christian PIEDALLU" w:date="2023-02-06T09:53:00Z">
            <w:rPr>
              <w:w w:val="105"/>
            </w:rPr>
          </w:rPrChange>
        </w:rPr>
        <w:t>attacks</w:t>
      </w:r>
      <w:r w:rsidRPr="00814BC9">
        <w:rPr>
          <w:spacing w:val="15"/>
          <w:w w:val="105"/>
          <w:lang w:val="en-GB"/>
          <w:rPrChange w:id="6382" w:author="Christian PIEDALLU" w:date="2023-02-06T09:53:00Z">
            <w:rPr>
              <w:spacing w:val="15"/>
              <w:w w:val="105"/>
            </w:rPr>
          </w:rPrChange>
        </w:rPr>
        <w:t xml:space="preserve"> </w:t>
      </w:r>
      <w:r w:rsidRPr="00814BC9">
        <w:rPr>
          <w:w w:val="105"/>
          <w:lang w:val="en-GB"/>
          <w:rPrChange w:id="6383" w:author="Christian PIEDALLU" w:date="2023-02-06T09:53:00Z">
            <w:rPr>
              <w:w w:val="105"/>
            </w:rPr>
          </w:rPrChange>
        </w:rPr>
        <w:t>following</w:t>
      </w:r>
      <w:r w:rsidRPr="00814BC9">
        <w:rPr>
          <w:spacing w:val="15"/>
          <w:w w:val="105"/>
          <w:lang w:val="en-GB"/>
          <w:rPrChange w:id="6384" w:author="Christian PIEDALLU" w:date="2023-02-06T09:53:00Z">
            <w:rPr>
              <w:spacing w:val="15"/>
              <w:w w:val="105"/>
            </w:rPr>
          </w:rPrChange>
        </w:rPr>
        <w:t xml:space="preserve"> </w:t>
      </w:r>
      <w:commentRangeEnd w:id="6370"/>
      <w:r w:rsidR="00D922D6">
        <w:rPr>
          <w:rStyle w:val="Marquedecommentaire"/>
        </w:rPr>
        <w:commentReference w:id="6370"/>
      </w:r>
      <w:r w:rsidRPr="00814BC9">
        <w:rPr>
          <w:w w:val="105"/>
          <w:lang w:val="en-GB"/>
          <w:rPrChange w:id="6385" w:author="Christian PIEDALLU" w:date="2023-02-06T09:53:00Z">
            <w:rPr>
              <w:w w:val="105"/>
            </w:rPr>
          </w:rPrChange>
        </w:rPr>
        <w:t>the</w:t>
      </w:r>
      <w:r w:rsidRPr="00814BC9">
        <w:rPr>
          <w:spacing w:val="16"/>
          <w:w w:val="105"/>
          <w:lang w:val="en-GB"/>
          <w:rPrChange w:id="6386" w:author="Christian PIEDALLU" w:date="2023-02-06T09:53:00Z">
            <w:rPr>
              <w:spacing w:val="16"/>
              <w:w w:val="105"/>
            </w:rPr>
          </w:rPrChange>
        </w:rPr>
        <w:t xml:space="preserve"> </w:t>
      </w:r>
      <w:r w:rsidRPr="00814BC9">
        <w:rPr>
          <w:w w:val="105"/>
          <w:lang w:val="en-GB"/>
          <w:rPrChange w:id="6387" w:author="Christian PIEDALLU" w:date="2023-02-06T09:53:00Z">
            <w:rPr>
              <w:w w:val="105"/>
            </w:rPr>
          </w:rPrChange>
        </w:rPr>
        <w:t>topographical</w:t>
      </w:r>
      <w:r w:rsidRPr="00814BC9">
        <w:rPr>
          <w:spacing w:val="15"/>
          <w:w w:val="105"/>
          <w:lang w:val="en-GB"/>
          <w:rPrChange w:id="6388" w:author="Christian PIEDALLU" w:date="2023-02-06T09:53:00Z">
            <w:rPr>
              <w:spacing w:val="15"/>
              <w:w w:val="105"/>
            </w:rPr>
          </w:rPrChange>
        </w:rPr>
        <w:t xml:space="preserve"> </w:t>
      </w:r>
      <w:r w:rsidRPr="00814BC9">
        <w:rPr>
          <w:w w:val="105"/>
          <w:lang w:val="en-GB"/>
          <w:rPrChange w:id="6389" w:author="Christian PIEDALLU" w:date="2023-02-06T09:53:00Z">
            <w:rPr>
              <w:w w:val="105"/>
            </w:rPr>
          </w:rPrChange>
        </w:rPr>
        <w:t>exposures</w:t>
      </w:r>
      <w:r w:rsidRPr="00814BC9">
        <w:rPr>
          <w:spacing w:val="14"/>
          <w:w w:val="105"/>
          <w:lang w:val="en-GB"/>
          <w:rPrChange w:id="6390" w:author="Christian PIEDALLU" w:date="2023-02-06T09:53:00Z">
            <w:rPr>
              <w:spacing w:val="14"/>
              <w:w w:val="105"/>
            </w:rPr>
          </w:rPrChange>
        </w:rPr>
        <w:t xml:space="preserve"> </w:t>
      </w:r>
      <w:r w:rsidRPr="00814BC9">
        <w:rPr>
          <w:w w:val="105"/>
          <w:lang w:val="en-GB"/>
          <w:rPrChange w:id="6391" w:author="Christian PIEDALLU" w:date="2023-02-06T09:53:00Z">
            <w:rPr>
              <w:w w:val="105"/>
            </w:rPr>
          </w:rPrChange>
        </w:rPr>
        <w:t>need</w:t>
      </w:r>
      <w:r w:rsidRPr="00814BC9">
        <w:rPr>
          <w:spacing w:val="15"/>
          <w:w w:val="105"/>
          <w:lang w:val="en-GB"/>
          <w:rPrChange w:id="6392" w:author="Christian PIEDALLU" w:date="2023-02-06T09:53:00Z">
            <w:rPr>
              <w:spacing w:val="15"/>
              <w:w w:val="105"/>
            </w:rPr>
          </w:rPrChange>
        </w:rPr>
        <w:t xml:space="preserve"> </w:t>
      </w:r>
      <w:r w:rsidRPr="00814BC9">
        <w:rPr>
          <w:w w:val="105"/>
          <w:lang w:val="en-GB"/>
          <w:rPrChange w:id="6393" w:author="Christian PIEDALLU" w:date="2023-02-06T09:53:00Z">
            <w:rPr>
              <w:w w:val="105"/>
            </w:rPr>
          </w:rPrChange>
        </w:rPr>
        <w:t>further</w:t>
      </w:r>
      <w:r w:rsidRPr="00814BC9">
        <w:rPr>
          <w:spacing w:val="15"/>
          <w:w w:val="105"/>
          <w:lang w:val="en-GB"/>
          <w:rPrChange w:id="6394" w:author="Christian PIEDALLU" w:date="2023-02-06T09:53:00Z">
            <w:rPr>
              <w:spacing w:val="15"/>
              <w:w w:val="105"/>
            </w:rPr>
          </w:rPrChange>
        </w:rPr>
        <w:t xml:space="preserve"> </w:t>
      </w:r>
      <w:r w:rsidRPr="00814BC9">
        <w:rPr>
          <w:w w:val="105"/>
          <w:lang w:val="en-GB"/>
          <w:rPrChange w:id="6395" w:author="Christian PIEDALLU" w:date="2023-02-06T09:53:00Z">
            <w:rPr>
              <w:w w:val="105"/>
            </w:rPr>
          </w:rPrChange>
        </w:rPr>
        <w:t>investiga-</w:t>
      </w:r>
    </w:p>
    <w:p w14:paraId="170FF2B3" w14:textId="77777777" w:rsidR="00B177F5" w:rsidRPr="00814BC9" w:rsidRDefault="00B553DB">
      <w:pPr>
        <w:pStyle w:val="Corpsdetexte"/>
        <w:spacing w:line="242" w:lineRule="exact"/>
        <w:ind w:left="163"/>
        <w:rPr>
          <w:lang w:val="en-GB"/>
          <w:rPrChange w:id="6396" w:author="Christian PIEDALLU" w:date="2023-02-06T09:53:00Z">
            <w:rPr/>
          </w:rPrChange>
        </w:rPr>
      </w:pPr>
      <w:r w:rsidRPr="00814BC9">
        <w:rPr>
          <w:rFonts w:ascii="Trebuchet MS"/>
          <w:sz w:val="10"/>
          <w:lang w:val="en-GB"/>
          <w:rPrChange w:id="6397" w:author="Christian PIEDALLU" w:date="2023-02-06T09:53:00Z">
            <w:rPr>
              <w:rFonts w:ascii="Trebuchet MS"/>
              <w:sz w:val="10"/>
            </w:rPr>
          </w:rPrChange>
        </w:rPr>
        <w:t xml:space="preserve">301     </w:t>
      </w:r>
      <w:r w:rsidRPr="00814BC9">
        <w:rPr>
          <w:rFonts w:ascii="Trebuchet MS"/>
          <w:spacing w:val="19"/>
          <w:sz w:val="10"/>
          <w:lang w:val="en-GB"/>
          <w:rPrChange w:id="6398" w:author="Christian PIEDALLU" w:date="2023-02-06T09:53:00Z">
            <w:rPr>
              <w:rFonts w:ascii="Trebuchet MS"/>
              <w:spacing w:val="19"/>
              <w:sz w:val="10"/>
            </w:rPr>
          </w:rPrChange>
        </w:rPr>
        <w:t xml:space="preserve"> </w:t>
      </w:r>
      <w:r w:rsidRPr="00814BC9">
        <w:rPr>
          <w:w w:val="105"/>
          <w:lang w:val="en-GB"/>
          <w:rPrChange w:id="6399" w:author="Christian PIEDALLU" w:date="2023-02-06T09:53:00Z">
            <w:rPr>
              <w:w w:val="105"/>
            </w:rPr>
          </w:rPrChange>
        </w:rPr>
        <w:t>tions.</w:t>
      </w:r>
      <w:r w:rsidRPr="00814BC9">
        <w:rPr>
          <w:spacing w:val="33"/>
          <w:w w:val="105"/>
          <w:lang w:val="en-GB"/>
          <w:rPrChange w:id="6400" w:author="Christian PIEDALLU" w:date="2023-02-06T09:53:00Z">
            <w:rPr>
              <w:spacing w:val="33"/>
              <w:w w:val="105"/>
            </w:rPr>
          </w:rPrChange>
        </w:rPr>
        <w:t xml:space="preserve"> </w:t>
      </w:r>
      <w:r w:rsidRPr="00814BC9">
        <w:rPr>
          <w:w w:val="105"/>
          <w:lang w:val="en-GB"/>
          <w:rPrChange w:id="6401" w:author="Christian PIEDALLU" w:date="2023-02-06T09:53:00Z">
            <w:rPr>
              <w:w w:val="105"/>
            </w:rPr>
          </w:rPrChange>
        </w:rPr>
        <w:t>In</w:t>
      </w:r>
      <w:r w:rsidRPr="00814BC9">
        <w:rPr>
          <w:spacing w:val="12"/>
          <w:w w:val="105"/>
          <w:lang w:val="en-GB"/>
          <w:rPrChange w:id="6402" w:author="Christian PIEDALLU" w:date="2023-02-06T09:53:00Z">
            <w:rPr>
              <w:spacing w:val="12"/>
              <w:w w:val="105"/>
            </w:rPr>
          </w:rPrChange>
        </w:rPr>
        <w:t xml:space="preserve"> </w:t>
      </w:r>
      <w:r w:rsidRPr="00814BC9">
        <w:rPr>
          <w:w w:val="105"/>
          <w:lang w:val="en-GB"/>
          <w:rPrChange w:id="6403" w:author="Christian PIEDALLU" w:date="2023-02-06T09:53:00Z">
            <w:rPr>
              <w:w w:val="105"/>
            </w:rPr>
          </w:rPrChange>
        </w:rPr>
        <w:t>view</w:t>
      </w:r>
      <w:r w:rsidRPr="00814BC9">
        <w:rPr>
          <w:spacing w:val="13"/>
          <w:w w:val="105"/>
          <w:lang w:val="en-GB"/>
          <w:rPrChange w:id="6404" w:author="Christian PIEDALLU" w:date="2023-02-06T09:53:00Z">
            <w:rPr>
              <w:spacing w:val="13"/>
              <w:w w:val="105"/>
            </w:rPr>
          </w:rPrChange>
        </w:rPr>
        <w:t xml:space="preserve"> </w:t>
      </w:r>
      <w:r w:rsidRPr="00814BC9">
        <w:rPr>
          <w:w w:val="105"/>
          <w:lang w:val="en-GB"/>
          <w:rPrChange w:id="6405" w:author="Christian PIEDALLU" w:date="2023-02-06T09:53:00Z">
            <w:rPr>
              <w:w w:val="105"/>
            </w:rPr>
          </w:rPrChange>
        </w:rPr>
        <w:t>of</w:t>
      </w:r>
      <w:r w:rsidRPr="00814BC9">
        <w:rPr>
          <w:spacing w:val="12"/>
          <w:w w:val="105"/>
          <w:lang w:val="en-GB"/>
          <w:rPrChange w:id="6406" w:author="Christian PIEDALLU" w:date="2023-02-06T09:53:00Z">
            <w:rPr>
              <w:spacing w:val="12"/>
              <w:w w:val="105"/>
            </w:rPr>
          </w:rPrChange>
        </w:rPr>
        <w:t xml:space="preserve"> </w:t>
      </w:r>
      <w:r w:rsidRPr="00814BC9">
        <w:rPr>
          <w:w w:val="105"/>
          <w:lang w:val="en-GB"/>
          <w:rPrChange w:id="6407" w:author="Christian PIEDALLU" w:date="2023-02-06T09:53:00Z">
            <w:rPr>
              <w:w w:val="105"/>
            </w:rPr>
          </w:rPrChange>
        </w:rPr>
        <w:t>these</w:t>
      </w:r>
      <w:r w:rsidRPr="00814BC9">
        <w:rPr>
          <w:spacing w:val="13"/>
          <w:w w:val="105"/>
          <w:lang w:val="en-GB"/>
          <w:rPrChange w:id="6408" w:author="Christian PIEDALLU" w:date="2023-02-06T09:53:00Z">
            <w:rPr>
              <w:spacing w:val="13"/>
              <w:w w:val="105"/>
            </w:rPr>
          </w:rPrChange>
        </w:rPr>
        <w:t xml:space="preserve"> </w:t>
      </w:r>
      <w:r w:rsidRPr="00814BC9">
        <w:rPr>
          <w:w w:val="105"/>
          <w:lang w:val="en-GB"/>
          <w:rPrChange w:id="6409" w:author="Christian PIEDALLU" w:date="2023-02-06T09:53:00Z">
            <w:rPr>
              <w:w w:val="105"/>
            </w:rPr>
          </w:rPrChange>
        </w:rPr>
        <w:t>results,</w:t>
      </w:r>
      <w:r w:rsidRPr="00814BC9">
        <w:rPr>
          <w:spacing w:val="13"/>
          <w:w w:val="105"/>
          <w:lang w:val="en-GB"/>
          <w:rPrChange w:id="6410" w:author="Christian PIEDALLU" w:date="2023-02-06T09:53:00Z">
            <w:rPr>
              <w:spacing w:val="13"/>
              <w:w w:val="105"/>
            </w:rPr>
          </w:rPrChange>
        </w:rPr>
        <w:t xml:space="preserve"> </w:t>
      </w:r>
      <w:r w:rsidRPr="00814BC9">
        <w:rPr>
          <w:w w:val="105"/>
          <w:lang w:val="en-GB"/>
          <w:rPrChange w:id="6411" w:author="Christian PIEDALLU" w:date="2023-02-06T09:53:00Z">
            <w:rPr>
              <w:w w:val="105"/>
            </w:rPr>
          </w:rPrChange>
        </w:rPr>
        <w:t>it</w:t>
      </w:r>
      <w:r w:rsidRPr="00814BC9">
        <w:rPr>
          <w:spacing w:val="12"/>
          <w:w w:val="105"/>
          <w:lang w:val="en-GB"/>
          <w:rPrChange w:id="6412" w:author="Christian PIEDALLU" w:date="2023-02-06T09:53:00Z">
            <w:rPr>
              <w:spacing w:val="12"/>
              <w:w w:val="105"/>
            </w:rPr>
          </w:rPrChange>
        </w:rPr>
        <w:t xml:space="preserve"> </w:t>
      </w:r>
      <w:r w:rsidRPr="00814BC9">
        <w:rPr>
          <w:w w:val="105"/>
          <w:lang w:val="en-GB"/>
          <w:rPrChange w:id="6413" w:author="Christian PIEDALLU" w:date="2023-02-06T09:53:00Z">
            <w:rPr>
              <w:w w:val="105"/>
            </w:rPr>
          </w:rPrChange>
        </w:rPr>
        <w:t>seems</w:t>
      </w:r>
      <w:r w:rsidRPr="00814BC9">
        <w:rPr>
          <w:spacing w:val="13"/>
          <w:w w:val="105"/>
          <w:lang w:val="en-GB"/>
          <w:rPrChange w:id="6414" w:author="Christian PIEDALLU" w:date="2023-02-06T09:53:00Z">
            <w:rPr>
              <w:spacing w:val="13"/>
              <w:w w:val="105"/>
            </w:rPr>
          </w:rPrChange>
        </w:rPr>
        <w:t xml:space="preserve"> </w:t>
      </w:r>
      <w:r w:rsidRPr="00814BC9">
        <w:rPr>
          <w:w w:val="105"/>
          <w:lang w:val="en-GB"/>
          <w:rPrChange w:id="6415" w:author="Christian PIEDALLU" w:date="2023-02-06T09:53:00Z">
            <w:rPr>
              <w:w w:val="105"/>
            </w:rPr>
          </w:rPrChange>
        </w:rPr>
        <w:t>difficult</w:t>
      </w:r>
      <w:r w:rsidRPr="00814BC9">
        <w:rPr>
          <w:spacing w:val="12"/>
          <w:w w:val="105"/>
          <w:lang w:val="en-GB"/>
          <w:rPrChange w:id="6416" w:author="Christian PIEDALLU" w:date="2023-02-06T09:53:00Z">
            <w:rPr>
              <w:spacing w:val="12"/>
              <w:w w:val="105"/>
            </w:rPr>
          </w:rPrChange>
        </w:rPr>
        <w:t xml:space="preserve"> </w:t>
      </w:r>
      <w:r w:rsidRPr="00814BC9">
        <w:rPr>
          <w:w w:val="105"/>
          <w:lang w:val="en-GB"/>
          <w:rPrChange w:id="6417" w:author="Christian PIEDALLU" w:date="2023-02-06T09:53:00Z">
            <w:rPr>
              <w:w w:val="105"/>
            </w:rPr>
          </w:rPrChange>
        </w:rPr>
        <w:t>to</w:t>
      </w:r>
      <w:r w:rsidRPr="00814BC9">
        <w:rPr>
          <w:spacing w:val="13"/>
          <w:w w:val="105"/>
          <w:lang w:val="en-GB"/>
          <w:rPrChange w:id="6418" w:author="Christian PIEDALLU" w:date="2023-02-06T09:53:00Z">
            <w:rPr>
              <w:spacing w:val="13"/>
              <w:w w:val="105"/>
            </w:rPr>
          </w:rPrChange>
        </w:rPr>
        <w:t xml:space="preserve"> </w:t>
      </w:r>
      <w:r w:rsidRPr="00814BC9">
        <w:rPr>
          <w:w w:val="105"/>
          <w:lang w:val="en-GB"/>
          <w:rPrChange w:id="6419" w:author="Christian PIEDALLU" w:date="2023-02-06T09:53:00Z">
            <w:rPr>
              <w:w w:val="105"/>
            </w:rPr>
          </w:rPrChange>
        </w:rPr>
        <w:t>give</w:t>
      </w:r>
      <w:r w:rsidRPr="00814BC9">
        <w:rPr>
          <w:spacing w:val="12"/>
          <w:w w:val="105"/>
          <w:lang w:val="en-GB"/>
          <w:rPrChange w:id="6420" w:author="Christian PIEDALLU" w:date="2023-02-06T09:53:00Z">
            <w:rPr>
              <w:spacing w:val="12"/>
              <w:w w:val="105"/>
            </w:rPr>
          </w:rPrChange>
        </w:rPr>
        <w:t xml:space="preserve"> </w:t>
      </w:r>
      <w:r w:rsidRPr="00814BC9">
        <w:rPr>
          <w:w w:val="105"/>
          <w:lang w:val="en-GB"/>
          <w:rPrChange w:id="6421" w:author="Christian PIEDALLU" w:date="2023-02-06T09:53:00Z">
            <w:rPr>
              <w:w w:val="105"/>
            </w:rPr>
          </w:rPrChange>
        </w:rPr>
        <w:t>global</w:t>
      </w:r>
      <w:r w:rsidRPr="00814BC9">
        <w:rPr>
          <w:spacing w:val="13"/>
          <w:w w:val="105"/>
          <w:lang w:val="en-GB"/>
          <w:rPrChange w:id="6422" w:author="Christian PIEDALLU" w:date="2023-02-06T09:53:00Z">
            <w:rPr>
              <w:spacing w:val="13"/>
              <w:w w:val="105"/>
            </w:rPr>
          </w:rPrChange>
        </w:rPr>
        <w:t xml:space="preserve"> </w:t>
      </w:r>
      <w:r w:rsidRPr="00814BC9">
        <w:rPr>
          <w:w w:val="105"/>
          <w:lang w:val="en-GB"/>
          <w:rPrChange w:id="6423" w:author="Christian PIEDALLU" w:date="2023-02-06T09:53:00Z">
            <w:rPr>
              <w:w w:val="105"/>
            </w:rPr>
          </w:rPrChange>
        </w:rPr>
        <w:t>advice</w:t>
      </w:r>
      <w:r w:rsidRPr="00814BC9">
        <w:rPr>
          <w:spacing w:val="13"/>
          <w:w w:val="105"/>
          <w:lang w:val="en-GB"/>
          <w:rPrChange w:id="6424" w:author="Christian PIEDALLU" w:date="2023-02-06T09:53:00Z">
            <w:rPr>
              <w:spacing w:val="13"/>
              <w:w w:val="105"/>
            </w:rPr>
          </w:rPrChange>
        </w:rPr>
        <w:t xml:space="preserve"> </w:t>
      </w:r>
      <w:r w:rsidRPr="00814BC9">
        <w:rPr>
          <w:w w:val="105"/>
          <w:lang w:val="en-GB"/>
          <w:rPrChange w:id="6425" w:author="Christian PIEDALLU" w:date="2023-02-06T09:53:00Z">
            <w:rPr>
              <w:w w:val="105"/>
            </w:rPr>
          </w:rPrChange>
        </w:rPr>
        <w:t>for</w:t>
      </w:r>
      <w:r w:rsidRPr="00814BC9">
        <w:rPr>
          <w:spacing w:val="12"/>
          <w:w w:val="105"/>
          <w:lang w:val="en-GB"/>
          <w:rPrChange w:id="6426" w:author="Christian PIEDALLU" w:date="2023-02-06T09:53:00Z">
            <w:rPr>
              <w:spacing w:val="12"/>
              <w:w w:val="105"/>
            </w:rPr>
          </w:rPrChange>
        </w:rPr>
        <w:t xml:space="preserve"> </w:t>
      </w:r>
      <w:r w:rsidRPr="00814BC9">
        <w:rPr>
          <w:w w:val="105"/>
          <w:lang w:val="en-GB"/>
          <w:rPrChange w:id="6427" w:author="Christian PIEDALLU" w:date="2023-02-06T09:53:00Z">
            <w:rPr>
              <w:w w:val="105"/>
            </w:rPr>
          </w:rPrChange>
        </w:rPr>
        <w:t>forest</w:t>
      </w:r>
      <w:r w:rsidRPr="00814BC9">
        <w:rPr>
          <w:spacing w:val="13"/>
          <w:w w:val="105"/>
          <w:lang w:val="en-GB"/>
          <w:rPrChange w:id="6428" w:author="Christian PIEDALLU" w:date="2023-02-06T09:53:00Z">
            <w:rPr>
              <w:spacing w:val="13"/>
              <w:w w:val="105"/>
            </w:rPr>
          </w:rPrChange>
        </w:rPr>
        <w:t xml:space="preserve"> </w:t>
      </w:r>
      <w:r w:rsidRPr="00814BC9">
        <w:rPr>
          <w:w w:val="105"/>
          <w:lang w:val="en-GB"/>
          <w:rPrChange w:id="6429" w:author="Christian PIEDALLU" w:date="2023-02-06T09:53:00Z">
            <w:rPr>
              <w:w w:val="105"/>
            </w:rPr>
          </w:rPrChange>
        </w:rPr>
        <w:t>managers.</w:t>
      </w:r>
    </w:p>
    <w:p w14:paraId="59DE8B07" w14:textId="77777777" w:rsidR="00B177F5" w:rsidRPr="00814BC9" w:rsidRDefault="00B177F5">
      <w:pPr>
        <w:pStyle w:val="Corpsdetexte"/>
        <w:spacing w:before="1" w:line="240" w:lineRule="auto"/>
        <w:rPr>
          <w:sz w:val="24"/>
          <w:lang w:val="en-GB"/>
          <w:rPrChange w:id="6430" w:author="Christian PIEDALLU" w:date="2023-02-06T09:53:00Z">
            <w:rPr>
              <w:sz w:val="24"/>
            </w:rPr>
          </w:rPrChange>
        </w:rPr>
      </w:pPr>
    </w:p>
    <w:p w14:paraId="498868C1" w14:textId="77777777" w:rsidR="00B177F5" w:rsidRPr="00814BC9" w:rsidRDefault="00B553DB">
      <w:pPr>
        <w:spacing w:before="60"/>
        <w:ind w:left="163"/>
        <w:rPr>
          <w:b/>
          <w:sz w:val="20"/>
          <w:lang w:val="en-GB"/>
          <w:rPrChange w:id="6431" w:author="Christian PIEDALLU" w:date="2023-02-06T09:53:00Z">
            <w:rPr>
              <w:b/>
              <w:sz w:val="20"/>
            </w:rPr>
          </w:rPrChange>
        </w:rPr>
      </w:pPr>
      <w:r w:rsidRPr="00814BC9">
        <w:rPr>
          <w:rFonts w:ascii="Trebuchet MS"/>
          <w:sz w:val="10"/>
          <w:lang w:val="en-GB"/>
          <w:rPrChange w:id="6432" w:author="Christian PIEDALLU" w:date="2023-02-06T09:53:00Z">
            <w:rPr>
              <w:rFonts w:ascii="Trebuchet MS"/>
              <w:sz w:val="10"/>
            </w:rPr>
          </w:rPrChange>
        </w:rPr>
        <w:t xml:space="preserve">302     </w:t>
      </w:r>
      <w:r w:rsidRPr="00814BC9">
        <w:rPr>
          <w:rFonts w:ascii="Trebuchet MS"/>
          <w:spacing w:val="19"/>
          <w:sz w:val="10"/>
          <w:lang w:val="en-GB"/>
          <w:rPrChange w:id="6433" w:author="Christian PIEDALLU" w:date="2023-02-06T09:53:00Z">
            <w:rPr>
              <w:rFonts w:ascii="Trebuchet MS"/>
              <w:spacing w:val="19"/>
              <w:sz w:val="10"/>
            </w:rPr>
          </w:rPrChange>
        </w:rPr>
        <w:t xml:space="preserve"> </w:t>
      </w:r>
      <w:bookmarkStart w:id="6434" w:name="Conclusion_and_perspectives"/>
      <w:bookmarkEnd w:id="6434"/>
      <w:r w:rsidRPr="00814BC9">
        <w:rPr>
          <w:b/>
          <w:w w:val="115"/>
          <w:sz w:val="20"/>
          <w:lang w:val="en-GB"/>
          <w:rPrChange w:id="6435" w:author="Christian PIEDALLU" w:date="2023-02-06T09:53:00Z">
            <w:rPr>
              <w:b/>
              <w:w w:val="115"/>
              <w:sz w:val="20"/>
            </w:rPr>
          </w:rPrChange>
        </w:rPr>
        <w:t xml:space="preserve">5. </w:t>
      </w:r>
      <w:r w:rsidRPr="00814BC9">
        <w:rPr>
          <w:b/>
          <w:spacing w:val="41"/>
          <w:w w:val="115"/>
          <w:sz w:val="20"/>
          <w:lang w:val="en-GB"/>
          <w:rPrChange w:id="6436" w:author="Christian PIEDALLU" w:date="2023-02-06T09:53:00Z">
            <w:rPr>
              <w:b/>
              <w:spacing w:val="41"/>
              <w:w w:val="115"/>
              <w:sz w:val="20"/>
            </w:rPr>
          </w:rPrChange>
        </w:rPr>
        <w:t xml:space="preserve"> </w:t>
      </w:r>
      <w:r w:rsidRPr="00814BC9">
        <w:rPr>
          <w:b/>
          <w:w w:val="115"/>
          <w:sz w:val="20"/>
          <w:lang w:val="en-GB"/>
          <w:rPrChange w:id="6437" w:author="Christian PIEDALLU" w:date="2023-02-06T09:53:00Z">
            <w:rPr>
              <w:b/>
              <w:w w:val="115"/>
              <w:sz w:val="20"/>
            </w:rPr>
          </w:rPrChange>
        </w:rPr>
        <w:t>Conclusion</w:t>
      </w:r>
      <w:r w:rsidRPr="00814BC9">
        <w:rPr>
          <w:b/>
          <w:spacing w:val="46"/>
          <w:w w:val="115"/>
          <w:sz w:val="20"/>
          <w:lang w:val="en-GB"/>
          <w:rPrChange w:id="6438" w:author="Christian PIEDALLU" w:date="2023-02-06T09:53:00Z">
            <w:rPr>
              <w:b/>
              <w:spacing w:val="46"/>
              <w:w w:val="115"/>
              <w:sz w:val="20"/>
            </w:rPr>
          </w:rPrChange>
        </w:rPr>
        <w:t xml:space="preserve"> </w:t>
      </w:r>
      <w:r w:rsidRPr="00814BC9">
        <w:rPr>
          <w:b/>
          <w:w w:val="115"/>
          <w:sz w:val="20"/>
          <w:lang w:val="en-GB"/>
          <w:rPrChange w:id="6439" w:author="Christian PIEDALLU" w:date="2023-02-06T09:53:00Z">
            <w:rPr>
              <w:b/>
              <w:w w:val="115"/>
              <w:sz w:val="20"/>
            </w:rPr>
          </w:rPrChange>
        </w:rPr>
        <w:t>and</w:t>
      </w:r>
      <w:r w:rsidRPr="00814BC9">
        <w:rPr>
          <w:b/>
          <w:spacing w:val="46"/>
          <w:w w:val="115"/>
          <w:sz w:val="20"/>
          <w:lang w:val="en-GB"/>
          <w:rPrChange w:id="6440" w:author="Christian PIEDALLU" w:date="2023-02-06T09:53:00Z">
            <w:rPr>
              <w:b/>
              <w:spacing w:val="46"/>
              <w:w w:val="115"/>
              <w:sz w:val="20"/>
            </w:rPr>
          </w:rPrChange>
        </w:rPr>
        <w:t xml:space="preserve"> </w:t>
      </w:r>
      <w:r w:rsidRPr="00814BC9">
        <w:rPr>
          <w:b/>
          <w:w w:val="115"/>
          <w:sz w:val="20"/>
          <w:lang w:val="en-GB"/>
          <w:rPrChange w:id="6441" w:author="Christian PIEDALLU" w:date="2023-02-06T09:53:00Z">
            <w:rPr>
              <w:b/>
              <w:w w:val="115"/>
              <w:sz w:val="20"/>
            </w:rPr>
          </w:rPrChange>
        </w:rPr>
        <w:t>perspectives</w:t>
      </w:r>
    </w:p>
    <w:p w14:paraId="11278C75" w14:textId="77777777" w:rsidR="00B177F5" w:rsidRPr="00814BC9" w:rsidRDefault="00B177F5">
      <w:pPr>
        <w:pStyle w:val="Corpsdetexte"/>
        <w:spacing w:before="5" w:line="240" w:lineRule="auto"/>
        <w:rPr>
          <w:b/>
          <w:sz w:val="9"/>
          <w:lang w:val="en-GB"/>
          <w:rPrChange w:id="6442" w:author="Christian PIEDALLU" w:date="2023-02-06T09:53:00Z">
            <w:rPr>
              <w:b/>
              <w:sz w:val="9"/>
            </w:rPr>
          </w:rPrChange>
        </w:rPr>
      </w:pPr>
    </w:p>
    <w:p w14:paraId="35441DE6" w14:textId="77777777" w:rsidR="00B177F5" w:rsidRPr="00814BC9" w:rsidRDefault="00B553DB">
      <w:pPr>
        <w:pStyle w:val="Corpsdetexte"/>
        <w:tabs>
          <w:tab w:val="left" w:pos="820"/>
        </w:tabs>
        <w:spacing w:before="59" w:line="242" w:lineRule="exact"/>
        <w:ind w:left="163"/>
        <w:rPr>
          <w:lang w:val="en-GB"/>
          <w:rPrChange w:id="6443" w:author="Christian PIEDALLU" w:date="2023-02-06T09:53:00Z">
            <w:rPr/>
          </w:rPrChange>
        </w:rPr>
      </w:pPr>
      <w:r w:rsidRPr="00814BC9">
        <w:rPr>
          <w:rFonts w:ascii="Trebuchet MS"/>
          <w:w w:val="105"/>
          <w:sz w:val="10"/>
          <w:lang w:val="en-GB"/>
          <w:rPrChange w:id="6444" w:author="Christian PIEDALLU" w:date="2023-02-06T09:53:00Z">
            <w:rPr>
              <w:rFonts w:ascii="Trebuchet MS"/>
              <w:w w:val="105"/>
              <w:sz w:val="10"/>
            </w:rPr>
          </w:rPrChange>
        </w:rPr>
        <w:t>303</w:t>
      </w:r>
      <w:r w:rsidRPr="00814BC9">
        <w:rPr>
          <w:rFonts w:ascii="Trebuchet MS"/>
          <w:w w:val="105"/>
          <w:sz w:val="10"/>
          <w:lang w:val="en-GB"/>
          <w:rPrChange w:id="6445" w:author="Christian PIEDALLU" w:date="2023-02-06T09:53:00Z">
            <w:rPr>
              <w:rFonts w:ascii="Trebuchet MS"/>
              <w:w w:val="105"/>
              <w:sz w:val="10"/>
            </w:rPr>
          </w:rPrChange>
        </w:rPr>
        <w:tab/>
      </w:r>
      <w:r w:rsidRPr="00814BC9">
        <w:rPr>
          <w:w w:val="105"/>
          <w:lang w:val="en-GB"/>
          <w:rPrChange w:id="6446" w:author="Christian PIEDALLU" w:date="2023-02-06T09:53:00Z">
            <w:rPr>
              <w:w w:val="105"/>
            </w:rPr>
          </w:rPrChange>
        </w:rPr>
        <w:t>Our</w:t>
      </w:r>
      <w:r w:rsidRPr="00814BC9">
        <w:rPr>
          <w:spacing w:val="40"/>
          <w:w w:val="105"/>
          <w:lang w:val="en-GB"/>
          <w:rPrChange w:id="6447" w:author="Christian PIEDALLU" w:date="2023-02-06T09:53:00Z">
            <w:rPr>
              <w:spacing w:val="40"/>
              <w:w w:val="105"/>
            </w:rPr>
          </w:rPrChange>
        </w:rPr>
        <w:t xml:space="preserve"> </w:t>
      </w:r>
      <w:r w:rsidRPr="00814BC9">
        <w:rPr>
          <w:w w:val="105"/>
          <w:lang w:val="en-GB"/>
          <w:rPrChange w:id="6448" w:author="Christian PIEDALLU" w:date="2023-02-06T09:53:00Z">
            <w:rPr>
              <w:w w:val="105"/>
            </w:rPr>
          </w:rPrChange>
        </w:rPr>
        <w:t>study</w:t>
      </w:r>
      <w:r w:rsidRPr="00814BC9">
        <w:rPr>
          <w:spacing w:val="40"/>
          <w:w w:val="105"/>
          <w:lang w:val="en-GB"/>
          <w:rPrChange w:id="6449" w:author="Christian PIEDALLU" w:date="2023-02-06T09:53:00Z">
            <w:rPr>
              <w:spacing w:val="40"/>
              <w:w w:val="105"/>
            </w:rPr>
          </w:rPrChange>
        </w:rPr>
        <w:t xml:space="preserve"> </w:t>
      </w:r>
      <w:r w:rsidRPr="00814BC9">
        <w:rPr>
          <w:w w:val="105"/>
          <w:lang w:val="en-GB"/>
          <w:rPrChange w:id="6450" w:author="Christian PIEDALLU" w:date="2023-02-06T09:53:00Z">
            <w:rPr>
              <w:w w:val="105"/>
            </w:rPr>
          </w:rPrChange>
        </w:rPr>
        <w:t>aimed</w:t>
      </w:r>
      <w:r w:rsidRPr="00814BC9">
        <w:rPr>
          <w:spacing w:val="40"/>
          <w:w w:val="105"/>
          <w:lang w:val="en-GB"/>
          <w:rPrChange w:id="6451" w:author="Christian PIEDALLU" w:date="2023-02-06T09:53:00Z">
            <w:rPr>
              <w:spacing w:val="40"/>
              <w:w w:val="105"/>
            </w:rPr>
          </w:rPrChange>
        </w:rPr>
        <w:t xml:space="preserve"> </w:t>
      </w:r>
      <w:r w:rsidRPr="00814BC9">
        <w:rPr>
          <w:w w:val="105"/>
          <w:lang w:val="en-GB"/>
          <w:rPrChange w:id="6452" w:author="Christian PIEDALLU" w:date="2023-02-06T09:53:00Z">
            <w:rPr>
              <w:w w:val="105"/>
            </w:rPr>
          </w:rPrChange>
        </w:rPr>
        <w:t>to</w:t>
      </w:r>
      <w:r w:rsidRPr="00814BC9">
        <w:rPr>
          <w:spacing w:val="40"/>
          <w:w w:val="105"/>
          <w:lang w:val="en-GB"/>
          <w:rPrChange w:id="6453" w:author="Christian PIEDALLU" w:date="2023-02-06T09:53:00Z">
            <w:rPr>
              <w:spacing w:val="40"/>
              <w:w w:val="105"/>
            </w:rPr>
          </w:rPrChange>
        </w:rPr>
        <w:t xml:space="preserve"> </w:t>
      </w:r>
      <w:r w:rsidRPr="00814BC9">
        <w:rPr>
          <w:w w:val="105"/>
          <w:lang w:val="en-GB"/>
          <w:rPrChange w:id="6454" w:author="Christian PIEDALLU" w:date="2023-02-06T09:53:00Z">
            <w:rPr>
              <w:w w:val="105"/>
            </w:rPr>
          </w:rPrChange>
        </w:rPr>
        <w:t>assess</w:t>
      </w:r>
      <w:r w:rsidRPr="00814BC9">
        <w:rPr>
          <w:spacing w:val="40"/>
          <w:w w:val="105"/>
          <w:lang w:val="en-GB"/>
          <w:rPrChange w:id="6455" w:author="Christian PIEDALLU" w:date="2023-02-06T09:53:00Z">
            <w:rPr>
              <w:spacing w:val="40"/>
              <w:w w:val="105"/>
            </w:rPr>
          </w:rPrChange>
        </w:rPr>
        <w:t xml:space="preserve"> </w:t>
      </w:r>
      <w:r w:rsidRPr="00814BC9">
        <w:rPr>
          <w:w w:val="105"/>
          <w:lang w:val="en-GB"/>
          <w:rPrChange w:id="6456" w:author="Christian PIEDALLU" w:date="2023-02-06T09:53:00Z">
            <w:rPr>
              <w:w w:val="105"/>
            </w:rPr>
          </w:rPrChange>
        </w:rPr>
        <w:t>the</w:t>
      </w:r>
      <w:r w:rsidRPr="00814BC9">
        <w:rPr>
          <w:spacing w:val="40"/>
          <w:w w:val="105"/>
          <w:lang w:val="en-GB"/>
          <w:rPrChange w:id="6457" w:author="Christian PIEDALLU" w:date="2023-02-06T09:53:00Z">
            <w:rPr>
              <w:spacing w:val="40"/>
              <w:w w:val="105"/>
            </w:rPr>
          </w:rPrChange>
        </w:rPr>
        <w:t xml:space="preserve"> </w:t>
      </w:r>
      <w:r w:rsidRPr="00814BC9">
        <w:rPr>
          <w:w w:val="105"/>
          <w:lang w:val="en-GB"/>
          <w:rPrChange w:id="6458" w:author="Christian PIEDALLU" w:date="2023-02-06T09:53:00Z">
            <w:rPr>
              <w:w w:val="105"/>
            </w:rPr>
          </w:rPrChange>
        </w:rPr>
        <w:t>evolution</w:t>
      </w:r>
      <w:r w:rsidRPr="00814BC9">
        <w:rPr>
          <w:spacing w:val="40"/>
          <w:w w:val="105"/>
          <w:lang w:val="en-GB"/>
          <w:rPrChange w:id="6459" w:author="Christian PIEDALLU" w:date="2023-02-06T09:53:00Z">
            <w:rPr>
              <w:spacing w:val="40"/>
              <w:w w:val="105"/>
            </w:rPr>
          </w:rPrChange>
        </w:rPr>
        <w:t xml:space="preserve"> </w:t>
      </w:r>
      <w:r w:rsidRPr="00814BC9">
        <w:rPr>
          <w:w w:val="105"/>
          <w:lang w:val="en-GB"/>
          <w:rPrChange w:id="6460" w:author="Christian PIEDALLU" w:date="2023-02-06T09:53:00Z">
            <w:rPr>
              <w:w w:val="105"/>
            </w:rPr>
          </w:rPrChange>
        </w:rPr>
        <w:t>of</w:t>
      </w:r>
      <w:r w:rsidRPr="00814BC9">
        <w:rPr>
          <w:spacing w:val="40"/>
          <w:w w:val="105"/>
          <w:lang w:val="en-GB"/>
          <w:rPrChange w:id="6461" w:author="Christian PIEDALLU" w:date="2023-02-06T09:53:00Z">
            <w:rPr>
              <w:spacing w:val="40"/>
              <w:w w:val="105"/>
            </w:rPr>
          </w:rPrChange>
        </w:rPr>
        <w:t xml:space="preserve"> </w:t>
      </w:r>
      <w:r w:rsidRPr="00814BC9">
        <w:rPr>
          <w:w w:val="105"/>
          <w:lang w:val="en-GB"/>
          <w:rPrChange w:id="6462" w:author="Christian PIEDALLU" w:date="2023-02-06T09:53:00Z">
            <w:rPr>
              <w:w w:val="105"/>
            </w:rPr>
          </w:rPrChange>
        </w:rPr>
        <w:t>the</w:t>
      </w:r>
      <w:r w:rsidRPr="00814BC9">
        <w:rPr>
          <w:spacing w:val="40"/>
          <w:w w:val="105"/>
          <w:lang w:val="en-GB"/>
          <w:rPrChange w:id="6463" w:author="Christian PIEDALLU" w:date="2023-02-06T09:53:00Z">
            <w:rPr>
              <w:spacing w:val="40"/>
              <w:w w:val="105"/>
            </w:rPr>
          </w:rPrChange>
        </w:rPr>
        <w:t xml:space="preserve"> </w:t>
      </w:r>
      <w:r w:rsidRPr="00814BC9">
        <w:rPr>
          <w:w w:val="105"/>
          <w:lang w:val="en-GB"/>
          <w:rPrChange w:id="6464" w:author="Christian PIEDALLU" w:date="2023-02-06T09:53:00Z">
            <w:rPr>
              <w:w w:val="105"/>
            </w:rPr>
          </w:rPrChange>
        </w:rPr>
        <w:t>bark</w:t>
      </w:r>
      <w:r w:rsidRPr="00814BC9">
        <w:rPr>
          <w:spacing w:val="40"/>
          <w:w w:val="105"/>
          <w:lang w:val="en-GB"/>
          <w:rPrChange w:id="6465" w:author="Christian PIEDALLU" w:date="2023-02-06T09:53:00Z">
            <w:rPr>
              <w:spacing w:val="40"/>
              <w:w w:val="105"/>
            </w:rPr>
          </w:rPrChange>
        </w:rPr>
        <w:t xml:space="preserve"> </w:t>
      </w:r>
      <w:r w:rsidRPr="00814BC9">
        <w:rPr>
          <w:w w:val="105"/>
          <w:lang w:val="en-GB"/>
          <w:rPrChange w:id="6466" w:author="Christian PIEDALLU" w:date="2023-02-06T09:53:00Z">
            <w:rPr>
              <w:w w:val="105"/>
            </w:rPr>
          </w:rPrChange>
        </w:rPr>
        <w:t>beetle</w:t>
      </w:r>
      <w:r w:rsidRPr="00814BC9">
        <w:rPr>
          <w:spacing w:val="40"/>
          <w:w w:val="105"/>
          <w:lang w:val="en-GB"/>
          <w:rPrChange w:id="6467" w:author="Christian PIEDALLU" w:date="2023-02-06T09:53:00Z">
            <w:rPr>
              <w:spacing w:val="40"/>
              <w:w w:val="105"/>
            </w:rPr>
          </w:rPrChange>
        </w:rPr>
        <w:t xml:space="preserve"> </w:t>
      </w:r>
      <w:r w:rsidRPr="00814BC9">
        <w:rPr>
          <w:w w:val="105"/>
          <w:lang w:val="en-GB"/>
          <w:rPrChange w:id="6468" w:author="Christian PIEDALLU" w:date="2023-02-06T09:53:00Z">
            <w:rPr>
              <w:w w:val="105"/>
            </w:rPr>
          </w:rPrChange>
        </w:rPr>
        <w:t>crisis</w:t>
      </w:r>
      <w:r w:rsidRPr="00814BC9">
        <w:rPr>
          <w:spacing w:val="40"/>
          <w:w w:val="105"/>
          <w:lang w:val="en-GB"/>
          <w:rPrChange w:id="6469" w:author="Christian PIEDALLU" w:date="2023-02-06T09:53:00Z">
            <w:rPr>
              <w:spacing w:val="40"/>
              <w:w w:val="105"/>
            </w:rPr>
          </w:rPrChange>
        </w:rPr>
        <w:t xml:space="preserve"> </w:t>
      </w:r>
      <w:r w:rsidRPr="00814BC9">
        <w:rPr>
          <w:w w:val="105"/>
          <w:lang w:val="en-GB"/>
          <w:rPrChange w:id="6470" w:author="Christian PIEDALLU" w:date="2023-02-06T09:53:00Z">
            <w:rPr>
              <w:w w:val="105"/>
            </w:rPr>
          </w:rPrChange>
        </w:rPr>
        <w:t>in</w:t>
      </w:r>
      <w:r w:rsidRPr="00814BC9">
        <w:rPr>
          <w:spacing w:val="40"/>
          <w:w w:val="105"/>
          <w:lang w:val="en-GB"/>
          <w:rPrChange w:id="6471" w:author="Christian PIEDALLU" w:date="2023-02-06T09:53:00Z">
            <w:rPr>
              <w:spacing w:val="40"/>
              <w:w w:val="105"/>
            </w:rPr>
          </w:rPrChange>
        </w:rPr>
        <w:t xml:space="preserve"> </w:t>
      </w:r>
      <w:r w:rsidRPr="00814BC9">
        <w:rPr>
          <w:w w:val="105"/>
          <w:lang w:val="en-GB"/>
          <w:rPrChange w:id="6472" w:author="Christian PIEDALLU" w:date="2023-02-06T09:53:00Z">
            <w:rPr>
              <w:w w:val="105"/>
            </w:rPr>
          </w:rPrChange>
        </w:rPr>
        <w:t>the</w:t>
      </w:r>
      <w:r w:rsidRPr="00814BC9">
        <w:rPr>
          <w:spacing w:val="40"/>
          <w:w w:val="105"/>
          <w:lang w:val="en-GB"/>
          <w:rPrChange w:id="6473" w:author="Christian PIEDALLU" w:date="2023-02-06T09:53:00Z">
            <w:rPr>
              <w:spacing w:val="40"/>
              <w:w w:val="105"/>
            </w:rPr>
          </w:rPrChange>
        </w:rPr>
        <w:t xml:space="preserve"> </w:t>
      </w:r>
      <w:r w:rsidRPr="00814BC9">
        <w:rPr>
          <w:w w:val="105"/>
          <w:lang w:val="en-GB"/>
          <w:rPrChange w:id="6474" w:author="Christian PIEDALLU" w:date="2023-02-06T09:53:00Z">
            <w:rPr>
              <w:w w:val="105"/>
            </w:rPr>
          </w:rPrChange>
        </w:rPr>
        <w:t>spruce</w:t>
      </w:r>
      <w:r w:rsidRPr="00814BC9">
        <w:rPr>
          <w:spacing w:val="40"/>
          <w:w w:val="105"/>
          <w:lang w:val="en-GB"/>
          <w:rPrChange w:id="6475" w:author="Christian PIEDALLU" w:date="2023-02-06T09:53:00Z">
            <w:rPr>
              <w:spacing w:val="40"/>
              <w:w w:val="105"/>
            </w:rPr>
          </w:rPrChange>
        </w:rPr>
        <w:t xml:space="preserve"> </w:t>
      </w:r>
      <w:r w:rsidRPr="00814BC9">
        <w:rPr>
          <w:w w:val="105"/>
          <w:lang w:val="en-GB"/>
          <w:rPrChange w:id="6476" w:author="Christian PIEDALLU" w:date="2023-02-06T09:53:00Z">
            <w:rPr>
              <w:w w:val="105"/>
            </w:rPr>
          </w:rPrChange>
        </w:rPr>
        <w:t>forest</w:t>
      </w:r>
      <w:r w:rsidRPr="00814BC9">
        <w:rPr>
          <w:spacing w:val="40"/>
          <w:w w:val="105"/>
          <w:lang w:val="en-GB"/>
          <w:rPrChange w:id="6477" w:author="Christian PIEDALLU" w:date="2023-02-06T09:53:00Z">
            <w:rPr>
              <w:spacing w:val="40"/>
              <w:w w:val="105"/>
            </w:rPr>
          </w:rPrChange>
        </w:rPr>
        <w:t xml:space="preserve"> </w:t>
      </w:r>
      <w:r w:rsidRPr="00814BC9">
        <w:rPr>
          <w:w w:val="105"/>
          <w:lang w:val="en-GB"/>
          <w:rPrChange w:id="6478" w:author="Christian PIEDALLU" w:date="2023-02-06T09:53:00Z">
            <w:rPr>
              <w:w w:val="105"/>
            </w:rPr>
          </w:rPrChange>
        </w:rPr>
        <w:t>with</w:t>
      </w:r>
    </w:p>
    <w:p w14:paraId="113BDFA4" w14:textId="5E7DAFDD" w:rsidR="00B177F5" w:rsidRPr="00814BC9" w:rsidRDefault="00B553DB">
      <w:pPr>
        <w:pStyle w:val="Corpsdetexte"/>
        <w:ind w:left="163"/>
        <w:rPr>
          <w:lang w:val="en-GB"/>
          <w:rPrChange w:id="6479" w:author="Christian PIEDALLU" w:date="2023-02-06T09:53:00Z">
            <w:rPr/>
          </w:rPrChange>
        </w:rPr>
      </w:pPr>
      <w:r w:rsidRPr="00814BC9">
        <w:rPr>
          <w:rFonts w:ascii="Trebuchet MS"/>
          <w:sz w:val="10"/>
          <w:lang w:val="en-GB"/>
          <w:rPrChange w:id="6480" w:author="Christian PIEDALLU" w:date="2023-02-06T09:53:00Z">
            <w:rPr>
              <w:rFonts w:ascii="Trebuchet MS"/>
              <w:sz w:val="10"/>
            </w:rPr>
          </w:rPrChange>
        </w:rPr>
        <w:t xml:space="preserve">304     </w:t>
      </w:r>
      <w:r w:rsidRPr="00814BC9">
        <w:rPr>
          <w:rFonts w:ascii="Trebuchet MS"/>
          <w:spacing w:val="19"/>
          <w:sz w:val="10"/>
          <w:lang w:val="en-GB"/>
          <w:rPrChange w:id="6481" w:author="Christian PIEDALLU" w:date="2023-02-06T09:53:00Z">
            <w:rPr>
              <w:rFonts w:ascii="Trebuchet MS"/>
              <w:spacing w:val="19"/>
              <w:sz w:val="10"/>
            </w:rPr>
          </w:rPrChange>
        </w:rPr>
        <w:t xml:space="preserve"> </w:t>
      </w:r>
      <w:ins w:id="6482" w:author="Christian PIEDALLU" w:date="2023-02-06T17:44:00Z">
        <w:r w:rsidR="00AD2FF8">
          <w:rPr>
            <w:rFonts w:ascii="Trebuchet MS"/>
            <w:spacing w:val="19"/>
            <w:sz w:val="10"/>
            <w:lang w:val="en-GB"/>
          </w:rPr>
          <w:t xml:space="preserve">a </w:t>
        </w:r>
      </w:ins>
      <w:r w:rsidRPr="00814BC9">
        <w:rPr>
          <w:w w:val="105"/>
          <w:lang w:val="en-GB"/>
          <w:rPrChange w:id="6483" w:author="Christian PIEDALLU" w:date="2023-02-06T09:53:00Z">
            <w:rPr>
              <w:w w:val="105"/>
            </w:rPr>
          </w:rPrChange>
        </w:rPr>
        <w:t>remote</w:t>
      </w:r>
      <w:r w:rsidRPr="00814BC9">
        <w:rPr>
          <w:spacing w:val="11"/>
          <w:w w:val="105"/>
          <w:lang w:val="en-GB"/>
          <w:rPrChange w:id="6484" w:author="Christian PIEDALLU" w:date="2023-02-06T09:53:00Z">
            <w:rPr>
              <w:spacing w:val="11"/>
              <w:w w:val="105"/>
            </w:rPr>
          </w:rPrChange>
        </w:rPr>
        <w:t xml:space="preserve"> </w:t>
      </w:r>
      <w:r w:rsidRPr="00814BC9">
        <w:rPr>
          <w:w w:val="105"/>
          <w:lang w:val="en-GB"/>
          <w:rPrChange w:id="6485" w:author="Christian PIEDALLU" w:date="2023-02-06T09:53:00Z">
            <w:rPr>
              <w:w w:val="105"/>
            </w:rPr>
          </w:rPrChange>
        </w:rPr>
        <w:t>sensing</w:t>
      </w:r>
      <w:r w:rsidRPr="00814BC9">
        <w:rPr>
          <w:spacing w:val="10"/>
          <w:w w:val="105"/>
          <w:lang w:val="en-GB"/>
          <w:rPrChange w:id="6486" w:author="Christian PIEDALLU" w:date="2023-02-06T09:53:00Z">
            <w:rPr>
              <w:spacing w:val="10"/>
              <w:w w:val="105"/>
            </w:rPr>
          </w:rPrChange>
        </w:rPr>
        <w:t xml:space="preserve"> </w:t>
      </w:r>
      <w:r w:rsidRPr="00814BC9">
        <w:rPr>
          <w:w w:val="105"/>
          <w:lang w:val="en-GB"/>
          <w:rPrChange w:id="6487" w:author="Christian PIEDALLU" w:date="2023-02-06T09:53:00Z">
            <w:rPr>
              <w:w w:val="105"/>
            </w:rPr>
          </w:rPrChange>
        </w:rPr>
        <w:t>approach.</w:t>
      </w:r>
      <w:r w:rsidRPr="00814BC9">
        <w:rPr>
          <w:spacing w:val="31"/>
          <w:w w:val="105"/>
          <w:lang w:val="en-GB"/>
          <w:rPrChange w:id="6488" w:author="Christian PIEDALLU" w:date="2023-02-06T09:53:00Z">
            <w:rPr>
              <w:spacing w:val="31"/>
              <w:w w:val="105"/>
            </w:rPr>
          </w:rPrChange>
        </w:rPr>
        <w:t xml:space="preserve"> </w:t>
      </w:r>
      <w:r w:rsidRPr="00814BC9">
        <w:rPr>
          <w:w w:val="105"/>
          <w:lang w:val="en-GB"/>
          <w:rPrChange w:id="6489" w:author="Christian PIEDALLU" w:date="2023-02-06T09:53:00Z">
            <w:rPr>
              <w:w w:val="105"/>
            </w:rPr>
          </w:rPrChange>
        </w:rPr>
        <w:t>The</w:t>
      </w:r>
      <w:r w:rsidRPr="00814BC9">
        <w:rPr>
          <w:spacing w:val="10"/>
          <w:w w:val="105"/>
          <w:lang w:val="en-GB"/>
          <w:rPrChange w:id="6490" w:author="Christian PIEDALLU" w:date="2023-02-06T09:53:00Z">
            <w:rPr>
              <w:spacing w:val="10"/>
              <w:w w:val="105"/>
            </w:rPr>
          </w:rPrChange>
        </w:rPr>
        <w:t xml:space="preserve"> </w:t>
      </w:r>
      <w:r w:rsidRPr="00814BC9">
        <w:rPr>
          <w:w w:val="105"/>
          <w:lang w:val="en-GB"/>
          <w:rPrChange w:id="6491" w:author="Christian PIEDALLU" w:date="2023-02-06T09:53:00Z">
            <w:rPr>
              <w:w w:val="105"/>
            </w:rPr>
          </w:rPrChange>
        </w:rPr>
        <w:t>methodology</w:t>
      </w:r>
      <w:r w:rsidRPr="00814BC9">
        <w:rPr>
          <w:spacing w:val="11"/>
          <w:w w:val="105"/>
          <w:lang w:val="en-GB"/>
          <w:rPrChange w:id="6492" w:author="Christian PIEDALLU" w:date="2023-02-06T09:53:00Z">
            <w:rPr>
              <w:spacing w:val="11"/>
              <w:w w:val="105"/>
            </w:rPr>
          </w:rPrChange>
        </w:rPr>
        <w:t xml:space="preserve"> </w:t>
      </w:r>
      <w:r w:rsidRPr="00814BC9">
        <w:rPr>
          <w:w w:val="105"/>
          <w:lang w:val="en-GB"/>
          <w:rPrChange w:id="6493" w:author="Christian PIEDALLU" w:date="2023-02-06T09:53:00Z">
            <w:rPr>
              <w:w w:val="105"/>
            </w:rPr>
          </w:rPrChange>
        </w:rPr>
        <w:t>used</w:t>
      </w:r>
      <w:r w:rsidRPr="00814BC9">
        <w:rPr>
          <w:spacing w:val="10"/>
          <w:w w:val="105"/>
          <w:lang w:val="en-GB"/>
          <w:rPrChange w:id="6494" w:author="Christian PIEDALLU" w:date="2023-02-06T09:53:00Z">
            <w:rPr>
              <w:spacing w:val="10"/>
              <w:w w:val="105"/>
            </w:rPr>
          </w:rPrChange>
        </w:rPr>
        <w:t xml:space="preserve"> </w:t>
      </w:r>
      <w:r w:rsidRPr="00814BC9">
        <w:rPr>
          <w:w w:val="105"/>
          <w:lang w:val="en-GB"/>
          <w:rPrChange w:id="6495" w:author="Christian PIEDALLU" w:date="2023-02-06T09:53:00Z">
            <w:rPr>
              <w:w w:val="105"/>
            </w:rPr>
          </w:rPrChange>
        </w:rPr>
        <w:t>to</w:t>
      </w:r>
      <w:r w:rsidRPr="00814BC9">
        <w:rPr>
          <w:spacing w:val="11"/>
          <w:w w:val="105"/>
          <w:lang w:val="en-GB"/>
          <w:rPrChange w:id="6496" w:author="Christian PIEDALLU" w:date="2023-02-06T09:53:00Z">
            <w:rPr>
              <w:spacing w:val="11"/>
              <w:w w:val="105"/>
            </w:rPr>
          </w:rPrChange>
        </w:rPr>
        <w:t xml:space="preserve"> </w:t>
      </w:r>
      <w:r w:rsidRPr="00814BC9">
        <w:rPr>
          <w:w w:val="105"/>
          <w:lang w:val="en-GB"/>
          <w:rPrChange w:id="6497" w:author="Christian PIEDALLU" w:date="2023-02-06T09:53:00Z">
            <w:rPr>
              <w:w w:val="105"/>
            </w:rPr>
          </w:rPrChange>
        </w:rPr>
        <w:t>identify</w:t>
      </w:r>
      <w:r w:rsidRPr="00814BC9">
        <w:rPr>
          <w:spacing w:val="10"/>
          <w:w w:val="105"/>
          <w:lang w:val="en-GB"/>
          <w:rPrChange w:id="6498" w:author="Christian PIEDALLU" w:date="2023-02-06T09:53:00Z">
            <w:rPr>
              <w:spacing w:val="10"/>
              <w:w w:val="105"/>
            </w:rPr>
          </w:rPrChange>
        </w:rPr>
        <w:t xml:space="preserve"> </w:t>
      </w:r>
      <w:del w:id="6499" w:author="Christian PIEDALLU" w:date="2023-02-06T17:44:00Z">
        <w:r w:rsidRPr="00814BC9" w:rsidDel="00AD2FF8">
          <w:rPr>
            <w:w w:val="105"/>
            <w:lang w:val="en-GB"/>
            <w:rPrChange w:id="6500" w:author="Christian PIEDALLU" w:date="2023-02-06T09:53:00Z">
              <w:rPr>
                <w:w w:val="105"/>
              </w:rPr>
            </w:rPrChange>
          </w:rPr>
          <w:delText>bark</w:delText>
        </w:r>
        <w:r w:rsidRPr="00814BC9" w:rsidDel="00AD2FF8">
          <w:rPr>
            <w:spacing w:val="11"/>
            <w:w w:val="105"/>
            <w:lang w:val="en-GB"/>
            <w:rPrChange w:id="6501" w:author="Christian PIEDALLU" w:date="2023-02-06T09:53:00Z">
              <w:rPr>
                <w:spacing w:val="11"/>
                <w:w w:val="105"/>
              </w:rPr>
            </w:rPrChange>
          </w:rPr>
          <w:delText xml:space="preserve"> </w:delText>
        </w:r>
        <w:r w:rsidRPr="00814BC9" w:rsidDel="00AD2FF8">
          <w:rPr>
            <w:w w:val="105"/>
            <w:lang w:val="en-GB"/>
            <w:rPrChange w:id="6502" w:author="Christian PIEDALLU" w:date="2023-02-06T09:53:00Z">
              <w:rPr>
                <w:w w:val="105"/>
              </w:rPr>
            </w:rPrChange>
          </w:rPr>
          <w:delText>beetle</w:delText>
        </w:r>
      </w:del>
      <w:ins w:id="6503" w:author="Christian PIEDALLU" w:date="2023-02-06T17:44:00Z">
        <w:r w:rsidR="00AD2FF8">
          <w:rPr>
            <w:w w:val="105"/>
            <w:lang w:val="en-GB"/>
          </w:rPr>
          <w:t>the</w:t>
        </w:r>
      </w:ins>
      <w:r w:rsidRPr="00814BC9">
        <w:rPr>
          <w:spacing w:val="10"/>
          <w:w w:val="105"/>
          <w:lang w:val="en-GB"/>
          <w:rPrChange w:id="6504" w:author="Christian PIEDALLU" w:date="2023-02-06T09:53:00Z">
            <w:rPr>
              <w:spacing w:val="10"/>
              <w:w w:val="105"/>
            </w:rPr>
          </w:rPrChange>
        </w:rPr>
        <w:t xml:space="preserve"> </w:t>
      </w:r>
      <w:r w:rsidRPr="00814BC9">
        <w:rPr>
          <w:w w:val="105"/>
          <w:lang w:val="en-GB"/>
          <w:rPrChange w:id="6505" w:author="Christian PIEDALLU" w:date="2023-02-06T09:53:00Z">
            <w:rPr>
              <w:w w:val="105"/>
            </w:rPr>
          </w:rPrChange>
        </w:rPr>
        <w:t>damage</w:t>
      </w:r>
      <w:ins w:id="6506" w:author="Christian PIEDALLU" w:date="2023-02-06T17:44:00Z">
        <w:r w:rsidR="00AD2FF8">
          <w:rPr>
            <w:w w:val="105"/>
            <w:lang w:val="en-GB"/>
          </w:rPr>
          <w:t>d</w:t>
        </w:r>
      </w:ins>
      <w:del w:id="6507" w:author="Christian PIEDALLU" w:date="2023-02-06T17:44:00Z">
        <w:r w:rsidRPr="00814BC9" w:rsidDel="00AD2FF8">
          <w:rPr>
            <w:w w:val="105"/>
            <w:lang w:val="en-GB"/>
            <w:rPrChange w:id="6508" w:author="Christian PIEDALLU" w:date="2023-02-06T09:53:00Z">
              <w:rPr>
                <w:w w:val="105"/>
              </w:rPr>
            </w:rPrChange>
          </w:rPr>
          <w:delText>s</w:delText>
        </w:r>
      </w:del>
      <w:r w:rsidRPr="00814BC9">
        <w:rPr>
          <w:spacing w:val="11"/>
          <w:w w:val="105"/>
          <w:lang w:val="en-GB"/>
          <w:rPrChange w:id="6509" w:author="Christian PIEDALLU" w:date="2023-02-06T09:53:00Z">
            <w:rPr>
              <w:spacing w:val="11"/>
              <w:w w:val="105"/>
            </w:rPr>
          </w:rPrChange>
        </w:rPr>
        <w:t xml:space="preserve"> </w:t>
      </w:r>
      <w:r w:rsidRPr="00814BC9">
        <w:rPr>
          <w:w w:val="105"/>
          <w:lang w:val="en-GB"/>
          <w:rPrChange w:id="6510" w:author="Christian PIEDALLU" w:date="2023-02-06T09:53:00Z">
            <w:rPr>
              <w:w w:val="105"/>
            </w:rPr>
          </w:rPrChange>
        </w:rPr>
        <w:t>stands</w:t>
      </w:r>
      <w:r w:rsidRPr="00814BC9">
        <w:rPr>
          <w:spacing w:val="10"/>
          <w:w w:val="105"/>
          <w:lang w:val="en-GB"/>
          <w:rPrChange w:id="6511" w:author="Christian PIEDALLU" w:date="2023-02-06T09:53:00Z">
            <w:rPr>
              <w:spacing w:val="10"/>
              <w:w w:val="105"/>
            </w:rPr>
          </w:rPrChange>
        </w:rPr>
        <w:t xml:space="preserve"> </w:t>
      </w:r>
      <w:r w:rsidRPr="00814BC9">
        <w:rPr>
          <w:w w:val="105"/>
          <w:lang w:val="en-GB"/>
          <w:rPrChange w:id="6512" w:author="Christian PIEDALLU" w:date="2023-02-06T09:53:00Z">
            <w:rPr>
              <w:w w:val="105"/>
            </w:rPr>
          </w:rPrChange>
        </w:rPr>
        <w:t>is</w:t>
      </w:r>
      <w:r w:rsidRPr="00814BC9">
        <w:rPr>
          <w:spacing w:val="11"/>
          <w:w w:val="105"/>
          <w:lang w:val="en-GB"/>
          <w:rPrChange w:id="6513" w:author="Christian PIEDALLU" w:date="2023-02-06T09:53:00Z">
            <w:rPr>
              <w:spacing w:val="11"/>
              <w:w w:val="105"/>
            </w:rPr>
          </w:rPrChange>
        </w:rPr>
        <w:t xml:space="preserve"> </w:t>
      </w:r>
      <w:r w:rsidRPr="00814BC9">
        <w:rPr>
          <w:w w:val="105"/>
          <w:lang w:val="en-GB"/>
          <w:rPrChange w:id="6514" w:author="Christian PIEDALLU" w:date="2023-02-06T09:53:00Z">
            <w:rPr>
              <w:w w:val="105"/>
            </w:rPr>
          </w:rPrChange>
        </w:rPr>
        <w:t>robust</w:t>
      </w:r>
    </w:p>
    <w:p w14:paraId="40FF5D50" w14:textId="0300721F" w:rsidR="00B177F5" w:rsidRPr="00814BC9" w:rsidRDefault="00B553DB">
      <w:pPr>
        <w:pStyle w:val="Corpsdetexte"/>
        <w:ind w:left="163"/>
        <w:rPr>
          <w:lang w:val="en-GB"/>
          <w:rPrChange w:id="6515" w:author="Christian PIEDALLU" w:date="2023-02-06T09:53:00Z">
            <w:rPr/>
          </w:rPrChange>
        </w:rPr>
      </w:pPr>
      <w:r w:rsidRPr="00814BC9">
        <w:rPr>
          <w:rFonts w:ascii="Trebuchet MS"/>
          <w:sz w:val="10"/>
          <w:lang w:val="en-GB"/>
          <w:rPrChange w:id="6516" w:author="Christian PIEDALLU" w:date="2023-02-06T09:53:00Z">
            <w:rPr>
              <w:rFonts w:ascii="Trebuchet MS"/>
              <w:sz w:val="10"/>
            </w:rPr>
          </w:rPrChange>
        </w:rPr>
        <w:t xml:space="preserve">305     </w:t>
      </w:r>
      <w:r w:rsidRPr="00814BC9">
        <w:rPr>
          <w:rFonts w:ascii="Trebuchet MS"/>
          <w:spacing w:val="19"/>
          <w:sz w:val="10"/>
          <w:lang w:val="en-GB"/>
          <w:rPrChange w:id="6517" w:author="Christian PIEDALLU" w:date="2023-02-06T09:53:00Z">
            <w:rPr>
              <w:rFonts w:ascii="Trebuchet MS"/>
              <w:spacing w:val="19"/>
              <w:sz w:val="10"/>
            </w:rPr>
          </w:rPrChange>
        </w:rPr>
        <w:t xml:space="preserve"> </w:t>
      </w:r>
      <w:r w:rsidRPr="00814BC9">
        <w:rPr>
          <w:w w:val="105"/>
          <w:lang w:val="en-GB"/>
          <w:rPrChange w:id="6518" w:author="Christian PIEDALLU" w:date="2023-02-06T09:53:00Z">
            <w:rPr>
              <w:w w:val="105"/>
            </w:rPr>
          </w:rPrChange>
        </w:rPr>
        <w:t>and</w:t>
      </w:r>
      <w:r w:rsidRPr="00814BC9">
        <w:rPr>
          <w:spacing w:val="26"/>
          <w:w w:val="105"/>
          <w:lang w:val="en-GB"/>
          <w:rPrChange w:id="6519" w:author="Christian PIEDALLU" w:date="2023-02-06T09:53:00Z">
            <w:rPr>
              <w:spacing w:val="26"/>
              <w:w w:val="105"/>
            </w:rPr>
          </w:rPrChange>
        </w:rPr>
        <w:t xml:space="preserve"> </w:t>
      </w:r>
      <w:r w:rsidRPr="00814BC9">
        <w:rPr>
          <w:w w:val="105"/>
          <w:lang w:val="en-GB"/>
          <w:rPrChange w:id="6520" w:author="Christian PIEDALLU" w:date="2023-02-06T09:53:00Z">
            <w:rPr>
              <w:w w:val="105"/>
            </w:rPr>
          </w:rPrChange>
        </w:rPr>
        <w:t>effective</w:t>
      </w:r>
      <w:r w:rsidRPr="00814BC9">
        <w:rPr>
          <w:spacing w:val="26"/>
          <w:w w:val="105"/>
          <w:lang w:val="en-GB"/>
          <w:rPrChange w:id="6521" w:author="Christian PIEDALLU" w:date="2023-02-06T09:53:00Z">
            <w:rPr>
              <w:spacing w:val="26"/>
              <w:w w:val="105"/>
            </w:rPr>
          </w:rPrChange>
        </w:rPr>
        <w:t xml:space="preserve"> </w:t>
      </w:r>
      <w:r w:rsidRPr="00814BC9">
        <w:rPr>
          <w:w w:val="105"/>
          <w:lang w:val="en-GB"/>
          <w:rPrChange w:id="6522" w:author="Christian PIEDALLU" w:date="2023-02-06T09:53:00Z">
            <w:rPr>
              <w:w w:val="105"/>
            </w:rPr>
          </w:rPrChange>
        </w:rPr>
        <w:t>as</w:t>
      </w:r>
      <w:r w:rsidRPr="00814BC9">
        <w:rPr>
          <w:spacing w:val="25"/>
          <w:w w:val="105"/>
          <w:lang w:val="en-GB"/>
          <w:rPrChange w:id="6523" w:author="Christian PIEDALLU" w:date="2023-02-06T09:53:00Z">
            <w:rPr>
              <w:spacing w:val="25"/>
              <w:w w:val="105"/>
            </w:rPr>
          </w:rPrChange>
        </w:rPr>
        <w:t xml:space="preserve"> </w:t>
      </w:r>
      <w:r w:rsidRPr="00814BC9">
        <w:rPr>
          <w:w w:val="105"/>
          <w:lang w:val="en-GB"/>
          <w:rPrChange w:id="6524" w:author="Christian PIEDALLU" w:date="2023-02-06T09:53:00Z">
            <w:rPr>
              <w:w w:val="105"/>
            </w:rPr>
          </w:rPrChange>
        </w:rPr>
        <w:t>far</w:t>
      </w:r>
      <w:r w:rsidRPr="00814BC9">
        <w:rPr>
          <w:spacing w:val="26"/>
          <w:w w:val="105"/>
          <w:lang w:val="en-GB"/>
          <w:rPrChange w:id="6525" w:author="Christian PIEDALLU" w:date="2023-02-06T09:53:00Z">
            <w:rPr>
              <w:spacing w:val="26"/>
              <w:w w:val="105"/>
            </w:rPr>
          </w:rPrChange>
        </w:rPr>
        <w:t xml:space="preserve"> </w:t>
      </w:r>
      <w:r w:rsidRPr="00814BC9">
        <w:rPr>
          <w:w w:val="105"/>
          <w:lang w:val="en-GB"/>
          <w:rPrChange w:id="6526" w:author="Christian PIEDALLU" w:date="2023-02-06T09:53:00Z">
            <w:rPr>
              <w:w w:val="105"/>
            </w:rPr>
          </w:rPrChange>
        </w:rPr>
        <w:t>as</w:t>
      </w:r>
      <w:r w:rsidRPr="00814BC9">
        <w:rPr>
          <w:spacing w:val="26"/>
          <w:w w:val="105"/>
          <w:lang w:val="en-GB"/>
          <w:rPrChange w:id="6527" w:author="Christian PIEDALLU" w:date="2023-02-06T09:53:00Z">
            <w:rPr>
              <w:spacing w:val="26"/>
              <w:w w:val="105"/>
            </w:rPr>
          </w:rPrChange>
        </w:rPr>
        <w:t xml:space="preserve"> </w:t>
      </w:r>
      <w:r w:rsidRPr="00814BC9">
        <w:rPr>
          <w:w w:val="105"/>
          <w:lang w:val="en-GB"/>
          <w:rPrChange w:id="6528" w:author="Christian PIEDALLU" w:date="2023-02-06T09:53:00Z">
            <w:rPr>
              <w:w w:val="105"/>
            </w:rPr>
          </w:rPrChange>
        </w:rPr>
        <w:t>reliable</w:t>
      </w:r>
      <w:r w:rsidRPr="00814BC9">
        <w:rPr>
          <w:spacing w:val="26"/>
          <w:w w:val="105"/>
          <w:lang w:val="en-GB"/>
          <w:rPrChange w:id="6529" w:author="Christian PIEDALLU" w:date="2023-02-06T09:53:00Z">
            <w:rPr>
              <w:spacing w:val="26"/>
              <w:w w:val="105"/>
            </w:rPr>
          </w:rPrChange>
        </w:rPr>
        <w:t xml:space="preserve"> </w:t>
      </w:r>
      <w:ins w:id="6530" w:author="Christian PIEDALLU" w:date="2023-02-06T17:44:00Z">
        <w:r w:rsidR="00AD2FF8">
          <w:rPr>
            <w:spacing w:val="26"/>
            <w:w w:val="105"/>
            <w:lang w:val="en-GB"/>
          </w:rPr>
          <w:t xml:space="preserve">species </w:t>
        </w:r>
      </w:ins>
      <w:r w:rsidRPr="00814BC9">
        <w:rPr>
          <w:w w:val="105"/>
          <w:lang w:val="en-GB"/>
          <w:rPrChange w:id="6531" w:author="Christian PIEDALLU" w:date="2023-02-06T09:53:00Z">
            <w:rPr>
              <w:w w:val="105"/>
            </w:rPr>
          </w:rPrChange>
        </w:rPr>
        <w:t>composition</w:t>
      </w:r>
      <w:r w:rsidRPr="00814BC9">
        <w:rPr>
          <w:spacing w:val="25"/>
          <w:w w:val="105"/>
          <w:lang w:val="en-GB"/>
          <w:rPrChange w:id="6532" w:author="Christian PIEDALLU" w:date="2023-02-06T09:53:00Z">
            <w:rPr>
              <w:spacing w:val="25"/>
              <w:w w:val="105"/>
            </w:rPr>
          </w:rPrChange>
        </w:rPr>
        <w:t xml:space="preserve"> </w:t>
      </w:r>
      <w:r w:rsidRPr="00814BC9">
        <w:rPr>
          <w:w w:val="105"/>
          <w:lang w:val="en-GB"/>
          <w:rPrChange w:id="6533" w:author="Christian PIEDALLU" w:date="2023-02-06T09:53:00Z">
            <w:rPr>
              <w:w w:val="105"/>
            </w:rPr>
          </w:rPrChange>
        </w:rPr>
        <w:t>maps</w:t>
      </w:r>
      <w:r w:rsidRPr="00814BC9">
        <w:rPr>
          <w:spacing w:val="26"/>
          <w:w w:val="105"/>
          <w:lang w:val="en-GB"/>
          <w:rPrChange w:id="6534" w:author="Christian PIEDALLU" w:date="2023-02-06T09:53:00Z">
            <w:rPr>
              <w:spacing w:val="26"/>
              <w:w w:val="105"/>
            </w:rPr>
          </w:rPrChange>
        </w:rPr>
        <w:t xml:space="preserve"> </w:t>
      </w:r>
      <w:r w:rsidRPr="00814BC9">
        <w:rPr>
          <w:w w:val="105"/>
          <w:lang w:val="en-GB"/>
          <w:rPrChange w:id="6535" w:author="Christian PIEDALLU" w:date="2023-02-06T09:53:00Z">
            <w:rPr>
              <w:w w:val="105"/>
            </w:rPr>
          </w:rPrChange>
        </w:rPr>
        <w:t>are</w:t>
      </w:r>
      <w:r w:rsidRPr="00814BC9">
        <w:rPr>
          <w:spacing w:val="26"/>
          <w:w w:val="105"/>
          <w:lang w:val="en-GB"/>
          <w:rPrChange w:id="6536" w:author="Christian PIEDALLU" w:date="2023-02-06T09:53:00Z">
            <w:rPr>
              <w:spacing w:val="26"/>
              <w:w w:val="105"/>
            </w:rPr>
          </w:rPrChange>
        </w:rPr>
        <w:t xml:space="preserve"> </w:t>
      </w:r>
      <w:r w:rsidRPr="00814BC9">
        <w:rPr>
          <w:w w:val="105"/>
          <w:lang w:val="en-GB"/>
          <w:rPrChange w:id="6537" w:author="Christian PIEDALLU" w:date="2023-02-06T09:53:00Z">
            <w:rPr>
              <w:w w:val="105"/>
            </w:rPr>
          </w:rPrChange>
        </w:rPr>
        <w:t xml:space="preserve">available. </w:t>
      </w:r>
      <w:r w:rsidRPr="00814BC9">
        <w:rPr>
          <w:spacing w:val="25"/>
          <w:w w:val="105"/>
          <w:lang w:val="en-GB"/>
          <w:rPrChange w:id="6538" w:author="Christian PIEDALLU" w:date="2023-02-06T09:53:00Z">
            <w:rPr>
              <w:spacing w:val="25"/>
              <w:w w:val="105"/>
            </w:rPr>
          </w:rPrChange>
        </w:rPr>
        <w:t xml:space="preserve"> </w:t>
      </w:r>
      <w:r w:rsidRPr="00814BC9">
        <w:rPr>
          <w:w w:val="105"/>
          <w:lang w:val="en-GB"/>
          <w:rPrChange w:id="6539" w:author="Christian PIEDALLU" w:date="2023-02-06T09:53:00Z">
            <w:rPr>
              <w:w w:val="105"/>
            </w:rPr>
          </w:rPrChange>
        </w:rPr>
        <w:t>Indeed,</w:t>
      </w:r>
      <w:r w:rsidRPr="00814BC9">
        <w:rPr>
          <w:spacing w:val="28"/>
          <w:w w:val="105"/>
          <w:lang w:val="en-GB"/>
          <w:rPrChange w:id="6540" w:author="Christian PIEDALLU" w:date="2023-02-06T09:53:00Z">
            <w:rPr>
              <w:spacing w:val="28"/>
              <w:w w:val="105"/>
            </w:rPr>
          </w:rPrChange>
        </w:rPr>
        <w:t xml:space="preserve"> </w:t>
      </w:r>
      <w:r w:rsidRPr="00814BC9">
        <w:rPr>
          <w:w w:val="105"/>
          <w:lang w:val="en-GB"/>
          <w:rPrChange w:id="6541" w:author="Christian PIEDALLU" w:date="2023-02-06T09:53:00Z">
            <w:rPr>
              <w:w w:val="105"/>
            </w:rPr>
          </w:rPrChange>
        </w:rPr>
        <w:t>to</w:t>
      </w:r>
      <w:r w:rsidRPr="00814BC9">
        <w:rPr>
          <w:spacing w:val="26"/>
          <w:w w:val="105"/>
          <w:lang w:val="en-GB"/>
          <w:rPrChange w:id="6542" w:author="Christian PIEDALLU" w:date="2023-02-06T09:53:00Z">
            <w:rPr>
              <w:spacing w:val="26"/>
              <w:w w:val="105"/>
            </w:rPr>
          </w:rPrChange>
        </w:rPr>
        <w:t xml:space="preserve"> </w:t>
      </w:r>
      <w:r w:rsidRPr="00814BC9">
        <w:rPr>
          <w:w w:val="105"/>
          <w:lang w:val="en-GB"/>
          <w:rPrChange w:id="6543" w:author="Christian PIEDALLU" w:date="2023-02-06T09:53:00Z">
            <w:rPr>
              <w:w w:val="105"/>
            </w:rPr>
          </w:rPrChange>
        </w:rPr>
        <w:t>improve</w:t>
      </w:r>
      <w:r w:rsidRPr="00814BC9">
        <w:rPr>
          <w:spacing w:val="26"/>
          <w:w w:val="105"/>
          <w:lang w:val="en-GB"/>
          <w:rPrChange w:id="6544" w:author="Christian PIEDALLU" w:date="2023-02-06T09:53:00Z">
            <w:rPr>
              <w:spacing w:val="26"/>
              <w:w w:val="105"/>
            </w:rPr>
          </w:rPrChange>
        </w:rPr>
        <w:t xml:space="preserve"> </w:t>
      </w:r>
      <w:r w:rsidRPr="00814BC9">
        <w:rPr>
          <w:w w:val="105"/>
          <w:lang w:val="en-GB"/>
          <w:rPrChange w:id="6545" w:author="Christian PIEDALLU" w:date="2023-02-06T09:53:00Z">
            <w:rPr>
              <w:w w:val="105"/>
            </w:rPr>
          </w:rPrChange>
        </w:rPr>
        <w:t>the</w:t>
      </w:r>
      <w:r w:rsidRPr="00814BC9">
        <w:rPr>
          <w:spacing w:val="26"/>
          <w:w w:val="105"/>
          <w:lang w:val="en-GB"/>
          <w:rPrChange w:id="6546" w:author="Christian PIEDALLU" w:date="2023-02-06T09:53:00Z">
            <w:rPr>
              <w:spacing w:val="26"/>
              <w:w w:val="105"/>
            </w:rPr>
          </w:rPrChange>
        </w:rPr>
        <w:t xml:space="preserve"> </w:t>
      </w:r>
      <w:r w:rsidRPr="00814BC9">
        <w:rPr>
          <w:w w:val="105"/>
          <w:lang w:val="en-GB"/>
          <w:rPrChange w:id="6547" w:author="Christian PIEDALLU" w:date="2023-02-06T09:53:00Z">
            <w:rPr>
              <w:w w:val="105"/>
            </w:rPr>
          </w:rPrChange>
        </w:rPr>
        <w:t>result</w:t>
      </w:r>
      <w:r w:rsidRPr="00814BC9">
        <w:rPr>
          <w:spacing w:val="25"/>
          <w:w w:val="105"/>
          <w:lang w:val="en-GB"/>
          <w:rPrChange w:id="6548" w:author="Christian PIEDALLU" w:date="2023-02-06T09:53:00Z">
            <w:rPr>
              <w:spacing w:val="25"/>
              <w:w w:val="105"/>
            </w:rPr>
          </w:rPrChange>
        </w:rPr>
        <w:t xml:space="preserve"> </w:t>
      </w:r>
      <w:r w:rsidRPr="00814BC9">
        <w:rPr>
          <w:w w:val="105"/>
          <w:lang w:val="en-GB"/>
          <w:rPrChange w:id="6549" w:author="Christian PIEDALLU" w:date="2023-02-06T09:53:00Z">
            <w:rPr>
              <w:w w:val="105"/>
            </w:rPr>
          </w:rPrChange>
        </w:rPr>
        <w:t>in</w:t>
      </w:r>
    </w:p>
    <w:p w14:paraId="1FAB8B86" w14:textId="77777777" w:rsidR="00B177F5" w:rsidRPr="00814BC9" w:rsidRDefault="00B553DB">
      <w:pPr>
        <w:pStyle w:val="Corpsdetexte"/>
        <w:ind w:left="163"/>
        <w:rPr>
          <w:lang w:val="en-GB"/>
          <w:rPrChange w:id="6550" w:author="Christian PIEDALLU" w:date="2023-02-06T09:53:00Z">
            <w:rPr/>
          </w:rPrChange>
        </w:rPr>
      </w:pPr>
      <w:r w:rsidRPr="00814BC9">
        <w:rPr>
          <w:rFonts w:ascii="Trebuchet MS"/>
          <w:sz w:val="10"/>
          <w:lang w:val="en-GB"/>
          <w:rPrChange w:id="6551" w:author="Christian PIEDALLU" w:date="2023-02-06T09:53:00Z">
            <w:rPr>
              <w:rFonts w:ascii="Trebuchet MS"/>
              <w:sz w:val="10"/>
            </w:rPr>
          </w:rPrChange>
        </w:rPr>
        <w:t xml:space="preserve">306     </w:t>
      </w:r>
      <w:r w:rsidRPr="00814BC9">
        <w:rPr>
          <w:rFonts w:ascii="Trebuchet MS"/>
          <w:spacing w:val="19"/>
          <w:sz w:val="10"/>
          <w:lang w:val="en-GB"/>
          <w:rPrChange w:id="6552" w:author="Christian PIEDALLU" w:date="2023-02-06T09:53:00Z">
            <w:rPr>
              <w:rFonts w:ascii="Trebuchet MS"/>
              <w:spacing w:val="19"/>
              <w:sz w:val="10"/>
            </w:rPr>
          </w:rPrChange>
        </w:rPr>
        <w:t xml:space="preserve"> </w:t>
      </w:r>
      <w:commentRangeStart w:id="6553"/>
      <w:r w:rsidRPr="00814BC9">
        <w:rPr>
          <w:w w:val="105"/>
          <w:lang w:val="en-GB"/>
          <w:rPrChange w:id="6554" w:author="Christian PIEDALLU" w:date="2023-02-06T09:53:00Z">
            <w:rPr>
              <w:w w:val="105"/>
            </w:rPr>
          </w:rPrChange>
        </w:rPr>
        <w:t>the</w:t>
      </w:r>
      <w:r w:rsidRPr="00814BC9">
        <w:rPr>
          <w:spacing w:val="25"/>
          <w:w w:val="105"/>
          <w:lang w:val="en-GB"/>
          <w:rPrChange w:id="6555" w:author="Christian PIEDALLU" w:date="2023-02-06T09:53:00Z">
            <w:rPr>
              <w:spacing w:val="25"/>
              <w:w w:val="105"/>
            </w:rPr>
          </w:rPrChange>
        </w:rPr>
        <w:t xml:space="preserve"> </w:t>
      </w:r>
      <w:r w:rsidRPr="00814BC9">
        <w:rPr>
          <w:w w:val="105"/>
          <w:lang w:val="en-GB"/>
          <w:rPrChange w:id="6556" w:author="Christian PIEDALLU" w:date="2023-02-06T09:53:00Z">
            <w:rPr>
              <w:w w:val="105"/>
            </w:rPr>
          </w:rPrChange>
        </w:rPr>
        <w:t>Vosges,</w:t>
      </w:r>
      <w:r w:rsidRPr="00814BC9">
        <w:rPr>
          <w:spacing w:val="27"/>
          <w:w w:val="105"/>
          <w:lang w:val="en-GB"/>
          <w:rPrChange w:id="6557" w:author="Christian PIEDALLU" w:date="2023-02-06T09:53:00Z">
            <w:rPr>
              <w:spacing w:val="27"/>
              <w:w w:val="105"/>
            </w:rPr>
          </w:rPrChange>
        </w:rPr>
        <w:t xml:space="preserve"> </w:t>
      </w:r>
      <w:r w:rsidRPr="00814BC9">
        <w:rPr>
          <w:w w:val="105"/>
          <w:lang w:val="en-GB"/>
          <w:rPrChange w:id="6558" w:author="Christian PIEDALLU" w:date="2023-02-06T09:53:00Z">
            <w:rPr>
              <w:w w:val="105"/>
            </w:rPr>
          </w:rPrChange>
        </w:rPr>
        <w:t>a</w:t>
      </w:r>
      <w:r w:rsidRPr="00814BC9">
        <w:rPr>
          <w:spacing w:val="25"/>
          <w:w w:val="105"/>
          <w:lang w:val="en-GB"/>
          <w:rPrChange w:id="6559" w:author="Christian PIEDALLU" w:date="2023-02-06T09:53:00Z">
            <w:rPr>
              <w:spacing w:val="25"/>
              <w:w w:val="105"/>
            </w:rPr>
          </w:rPrChange>
        </w:rPr>
        <w:t xml:space="preserve"> </w:t>
      </w:r>
      <w:r w:rsidRPr="00814BC9">
        <w:rPr>
          <w:w w:val="105"/>
          <w:lang w:val="en-GB"/>
          <w:rPrChange w:id="6560" w:author="Christian PIEDALLU" w:date="2023-02-06T09:53:00Z">
            <w:rPr>
              <w:w w:val="105"/>
            </w:rPr>
          </w:rPrChange>
        </w:rPr>
        <w:t>new</w:t>
      </w:r>
      <w:r w:rsidRPr="00814BC9">
        <w:rPr>
          <w:spacing w:val="25"/>
          <w:w w:val="105"/>
          <w:lang w:val="en-GB"/>
          <w:rPrChange w:id="6561" w:author="Christian PIEDALLU" w:date="2023-02-06T09:53:00Z">
            <w:rPr>
              <w:spacing w:val="25"/>
              <w:w w:val="105"/>
            </w:rPr>
          </w:rPrChange>
        </w:rPr>
        <w:t xml:space="preserve"> </w:t>
      </w:r>
      <w:r w:rsidRPr="00814BC9">
        <w:rPr>
          <w:w w:val="105"/>
          <w:lang w:val="en-GB"/>
          <w:rPrChange w:id="6562" w:author="Christian PIEDALLU" w:date="2023-02-06T09:53:00Z">
            <w:rPr>
              <w:w w:val="105"/>
            </w:rPr>
          </w:rPrChange>
        </w:rPr>
        <w:t>Norway</w:t>
      </w:r>
      <w:r w:rsidRPr="00814BC9">
        <w:rPr>
          <w:spacing w:val="25"/>
          <w:w w:val="105"/>
          <w:lang w:val="en-GB"/>
          <w:rPrChange w:id="6563" w:author="Christian PIEDALLU" w:date="2023-02-06T09:53:00Z">
            <w:rPr>
              <w:spacing w:val="25"/>
              <w:w w:val="105"/>
            </w:rPr>
          </w:rPrChange>
        </w:rPr>
        <w:t xml:space="preserve"> </w:t>
      </w:r>
      <w:r w:rsidRPr="00814BC9">
        <w:rPr>
          <w:w w:val="105"/>
          <w:lang w:val="en-GB"/>
          <w:rPrChange w:id="6564" w:author="Christian PIEDALLU" w:date="2023-02-06T09:53:00Z">
            <w:rPr>
              <w:w w:val="105"/>
            </w:rPr>
          </w:rPrChange>
        </w:rPr>
        <w:t>spruce</w:t>
      </w:r>
      <w:r w:rsidRPr="00814BC9">
        <w:rPr>
          <w:spacing w:val="25"/>
          <w:w w:val="105"/>
          <w:lang w:val="en-GB"/>
          <w:rPrChange w:id="6565" w:author="Christian PIEDALLU" w:date="2023-02-06T09:53:00Z">
            <w:rPr>
              <w:spacing w:val="25"/>
              <w:w w:val="105"/>
            </w:rPr>
          </w:rPrChange>
        </w:rPr>
        <w:t xml:space="preserve"> </w:t>
      </w:r>
      <w:r w:rsidRPr="00814BC9">
        <w:rPr>
          <w:w w:val="105"/>
          <w:lang w:val="en-GB"/>
          <w:rPrChange w:id="6566" w:author="Christian PIEDALLU" w:date="2023-02-06T09:53:00Z">
            <w:rPr>
              <w:w w:val="105"/>
            </w:rPr>
          </w:rPrChange>
        </w:rPr>
        <w:t>map</w:t>
      </w:r>
      <w:r w:rsidRPr="00814BC9">
        <w:rPr>
          <w:spacing w:val="25"/>
          <w:w w:val="105"/>
          <w:lang w:val="en-GB"/>
          <w:rPrChange w:id="6567" w:author="Christian PIEDALLU" w:date="2023-02-06T09:53:00Z">
            <w:rPr>
              <w:spacing w:val="25"/>
              <w:w w:val="105"/>
            </w:rPr>
          </w:rPrChange>
        </w:rPr>
        <w:t xml:space="preserve"> </w:t>
      </w:r>
      <w:r w:rsidRPr="00814BC9">
        <w:rPr>
          <w:w w:val="105"/>
          <w:lang w:val="en-GB"/>
          <w:rPrChange w:id="6568" w:author="Christian PIEDALLU" w:date="2023-02-06T09:53:00Z">
            <w:rPr>
              <w:w w:val="105"/>
            </w:rPr>
          </w:rPrChange>
        </w:rPr>
        <w:t>is</w:t>
      </w:r>
      <w:r w:rsidRPr="00814BC9">
        <w:rPr>
          <w:spacing w:val="24"/>
          <w:w w:val="105"/>
          <w:lang w:val="en-GB"/>
          <w:rPrChange w:id="6569" w:author="Christian PIEDALLU" w:date="2023-02-06T09:53:00Z">
            <w:rPr>
              <w:spacing w:val="24"/>
              <w:w w:val="105"/>
            </w:rPr>
          </w:rPrChange>
        </w:rPr>
        <w:t xml:space="preserve"> </w:t>
      </w:r>
      <w:r w:rsidRPr="00814BC9">
        <w:rPr>
          <w:w w:val="105"/>
          <w:lang w:val="en-GB"/>
          <w:rPrChange w:id="6570" w:author="Christian PIEDALLU" w:date="2023-02-06T09:53:00Z">
            <w:rPr>
              <w:w w:val="105"/>
            </w:rPr>
          </w:rPrChange>
        </w:rPr>
        <w:t>necessary</w:t>
      </w:r>
      <w:r w:rsidRPr="00814BC9">
        <w:rPr>
          <w:spacing w:val="25"/>
          <w:w w:val="105"/>
          <w:lang w:val="en-GB"/>
          <w:rPrChange w:id="6571" w:author="Christian PIEDALLU" w:date="2023-02-06T09:53:00Z">
            <w:rPr>
              <w:spacing w:val="25"/>
              <w:w w:val="105"/>
            </w:rPr>
          </w:rPrChange>
        </w:rPr>
        <w:t xml:space="preserve"> </w:t>
      </w:r>
      <w:r w:rsidRPr="00814BC9">
        <w:rPr>
          <w:w w:val="105"/>
          <w:lang w:val="en-GB"/>
          <w:rPrChange w:id="6572" w:author="Christian PIEDALLU" w:date="2023-02-06T09:53:00Z">
            <w:rPr>
              <w:w w:val="105"/>
            </w:rPr>
          </w:rPrChange>
        </w:rPr>
        <w:t>to</w:t>
      </w:r>
      <w:r w:rsidRPr="00814BC9">
        <w:rPr>
          <w:spacing w:val="25"/>
          <w:w w:val="105"/>
          <w:lang w:val="en-GB"/>
          <w:rPrChange w:id="6573" w:author="Christian PIEDALLU" w:date="2023-02-06T09:53:00Z">
            <w:rPr>
              <w:spacing w:val="25"/>
              <w:w w:val="105"/>
            </w:rPr>
          </w:rPrChange>
        </w:rPr>
        <w:t xml:space="preserve"> </w:t>
      </w:r>
      <w:r w:rsidRPr="00814BC9">
        <w:rPr>
          <w:w w:val="105"/>
          <w:lang w:val="en-GB"/>
          <w:rPrChange w:id="6574" w:author="Christian PIEDALLU" w:date="2023-02-06T09:53:00Z">
            <w:rPr>
              <w:w w:val="105"/>
            </w:rPr>
          </w:rPrChange>
        </w:rPr>
        <w:t>better</w:t>
      </w:r>
      <w:r w:rsidRPr="00814BC9">
        <w:rPr>
          <w:spacing w:val="25"/>
          <w:w w:val="105"/>
          <w:lang w:val="en-GB"/>
          <w:rPrChange w:id="6575" w:author="Christian PIEDALLU" w:date="2023-02-06T09:53:00Z">
            <w:rPr>
              <w:spacing w:val="25"/>
              <w:w w:val="105"/>
            </w:rPr>
          </w:rPrChange>
        </w:rPr>
        <w:t xml:space="preserve"> </w:t>
      </w:r>
      <w:r w:rsidRPr="00814BC9">
        <w:rPr>
          <w:w w:val="105"/>
          <w:lang w:val="en-GB"/>
          <w:rPrChange w:id="6576" w:author="Christian PIEDALLU" w:date="2023-02-06T09:53:00Z">
            <w:rPr>
              <w:w w:val="105"/>
            </w:rPr>
          </w:rPrChange>
        </w:rPr>
        <w:t>distinguish</w:t>
      </w:r>
      <w:r w:rsidRPr="00814BC9">
        <w:rPr>
          <w:spacing w:val="25"/>
          <w:w w:val="105"/>
          <w:lang w:val="en-GB"/>
          <w:rPrChange w:id="6577" w:author="Christian PIEDALLU" w:date="2023-02-06T09:53:00Z">
            <w:rPr>
              <w:spacing w:val="25"/>
              <w:w w:val="105"/>
            </w:rPr>
          </w:rPrChange>
        </w:rPr>
        <w:t xml:space="preserve"> </w:t>
      </w:r>
      <w:r w:rsidRPr="00814BC9">
        <w:rPr>
          <w:w w:val="105"/>
          <w:lang w:val="en-GB"/>
          <w:rPrChange w:id="6578" w:author="Christian PIEDALLU" w:date="2023-02-06T09:53:00Z">
            <w:rPr>
              <w:w w:val="105"/>
            </w:rPr>
          </w:rPrChange>
        </w:rPr>
        <w:t>spruce</w:t>
      </w:r>
      <w:r w:rsidRPr="00814BC9">
        <w:rPr>
          <w:spacing w:val="25"/>
          <w:w w:val="105"/>
          <w:lang w:val="en-GB"/>
          <w:rPrChange w:id="6579" w:author="Christian PIEDALLU" w:date="2023-02-06T09:53:00Z">
            <w:rPr>
              <w:spacing w:val="25"/>
              <w:w w:val="105"/>
            </w:rPr>
          </w:rPrChange>
        </w:rPr>
        <w:t xml:space="preserve"> </w:t>
      </w:r>
      <w:r w:rsidRPr="00814BC9">
        <w:rPr>
          <w:w w:val="105"/>
          <w:lang w:val="en-GB"/>
          <w:rPrChange w:id="6580" w:author="Christian PIEDALLU" w:date="2023-02-06T09:53:00Z">
            <w:rPr>
              <w:w w:val="105"/>
            </w:rPr>
          </w:rPrChange>
        </w:rPr>
        <w:t>from</w:t>
      </w:r>
      <w:r w:rsidRPr="00814BC9">
        <w:rPr>
          <w:spacing w:val="25"/>
          <w:w w:val="105"/>
          <w:lang w:val="en-GB"/>
          <w:rPrChange w:id="6581" w:author="Christian PIEDALLU" w:date="2023-02-06T09:53:00Z">
            <w:rPr>
              <w:spacing w:val="25"/>
              <w:w w:val="105"/>
            </w:rPr>
          </w:rPrChange>
        </w:rPr>
        <w:t xml:space="preserve"> </w:t>
      </w:r>
      <w:r w:rsidRPr="00814BC9">
        <w:rPr>
          <w:w w:val="105"/>
          <w:lang w:val="en-GB"/>
          <w:rPrChange w:id="6582" w:author="Christian PIEDALLU" w:date="2023-02-06T09:53:00Z">
            <w:rPr>
              <w:w w:val="105"/>
            </w:rPr>
          </w:rPrChange>
        </w:rPr>
        <w:t>fir</w:t>
      </w:r>
      <w:commentRangeEnd w:id="6553"/>
      <w:r w:rsidR="00AD2FF8">
        <w:rPr>
          <w:rStyle w:val="Marquedecommentaire"/>
        </w:rPr>
        <w:commentReference w:id="6553"/>
      </w:r>
      <w:r w:rsidRPr="00814BC9">
        <w:rPr>
          <w:w w:val="105"/>
          <w:lang w:val="en-GB"/>
          <w:rPrChange w:id="6583" w:author="Christian PIEDALLU" w:date="2023-02-06T09:53:00Z">
            <w:rPr>
              <w:w w:val="105"/>
            </w:rPr>
          </w:rPrChange>
        </w:rPr>
        <w:t xml:space="preserve">. </w:t>
      </w:r>
      <w:r w:rsidRPr="00814BC9">
        <w:rPr>
          <w:spacing w:val="18"/>
          <w:w w:val="105"/>
          <w:lang w:val="en-GB"/>
          <w:rPrChange w:id="6584" w:author="Christian PIEDALLU" w:date="2023-02-06T09:53:00Z">
            <w:rPr>
              <w:spacing w:val="18"/>
              <w:w w:val="105"/>
            </w:rPr>
          </w:rPrChange>
        </w:rPr>
        <w:t xml:space="preserve"> </w:t>
      </w:r>
      <w:r w:rsidRPr="00814BC9">
        <w:rPr>
          <w:w w:val="105"/>
          <w:lang w:val="en-GB"/>
          <w:rPrChange w:id="6585" w:author="Christian PIEDALLU" w:date="2023-02-06T09:53:00Z">
            <w:rPr>
              <w:w w:val="105"/>
            </w:rPr>
          </w:rPrChange>
        </w:rPr>
        <w:t>Taking</w:t>
      </w:r>
    </w:p>
    <w:p w14:paraId="131455C5" w14:textId="77777777" w:rsidR="00B177F5" w:rsidRPr="00814BC9" w:rsidRDefault="00B553DB">
      <w:pPr>
        <w:pStyle w:val="Corpsdetexte"/>
        <w:ind w:left="163"/>
        <w:rPr>
          <w:lang w:val="en-GB"/>
          <w:rPrChange w:id="6586" w:author="Christian PIEDALLU" w:date="2023-02-06T09:53:00Z">
            <w:rPr/>
          </w:rPrChange>
        </w:rPr>
      </w:pPr>
      <w:r w:rsidRPr="00814BC9">
        <w:rPr>
          <w:rFonts w:ascii="Trebuchet MS"/>
          <w:sz w:val="10"/>
          <w:lang w:val="en-GB"/>
          <w:rPrChange w:id="6587" w:author="Christian PIEDALLU" w:date="2023-02-06T09:53:00Z">
            <w:rPr>
              <w:rFonts w:ascii="Trebuchet MS"/>
              <w:sz w:val="10"/>
            </w:rPr>
          </w:rPrChange>
        </w:rPr>
        <w:t xml:space="preserve">307     </w:t>
      </w:r>
      <w:r w:rsidRPr="00814BC9">
        <w:rPr>
          <w:rFonts w:ascii="Trebuchet MS"/>
          <w:spacing w:val="19"/>
          <w:sz w:val="10"/>
          <w:lang w:val="en-GB"/>
          <w:rPrChange w:id="6588" w:author="Christian PIEDALLU" w:date="2023-02-06T09:53:00Z">
            <w:rPr>
              <w:rFonts w:ascii="Trebuchet MS"/>
              <w:spacing w:val="19"/>
              <w:sz w:val="10"/>
            </w:rPr>
          </w:rPrChange>
        </w:rPr>
        <w:t xml:space="preserve"> </w:t>
      </w:r>
      <w:r w:rsidRPr="00814BC9">
        <w:rPr>
          <w:w w:val="105"/>
          <w:lang w:val="en-GB"/>
          <w:rPrChange w:id="6589" w:author="Christian PIEDALLU" w:date="2023-02-06T09:53:00Z">
            <w:rPr>
              <w:w w:val="105"/>
            </w:rPr>
          </w:rPrChange>
        </w:rPr>
        <w:t>this</w:t>
      </w:r>
      <w:r w:rsidRPr="00814BC9">
        <w:rPr>
          <w:spacing w:val="19"/>
          <w:w w:val="105"/>
          <w:lang w:val="en-GB"/>
          <w:rPrChange w:id="6590" w:author="Christian PIEDALLU" w:date="2023-02-06T09:53:00Z">
            <w:rPr>
              <w:spacing w:val="19"/>
              <w:w w:val="105"/>
            </w:rPr>
          </w:rPrChange>
        </w:rPr>
        <w:t xml:space="preserve"> </w:t>
      </w:r>
      <w:r w:rsidRPr="00814BC9">
        <w:rPr>
          <w:w w:val="105"/>
          <w:lang w:val="en-GB"/>
          <w:rPrChange w:id="6591" w:author="Christian PIEDALLU" w:date="2023-02-06T09:53:00Z">
            <w:rPr>
              <w:w w:val="105"/>
            </w:rPr>
          </w:rPrChange>
        </w:rPr>
        <w:t>limitation</w:t>
      </w:r>
      <w:r w:rsidRPr="00814BC9">
        <w:rPr>
          <w:spacing w:val="19"/>
          <w:w w:val="105"/>
          <w:lang w:val="en-GB"/>
          <w:rPrChange w:id="6592" w:author="Christian PIEDALLU" w:date="2023-02-06T09:53:00Z">
            <w:rPr>
              <w:spacing w:val="19"/>
              <w:w w:val="105"/>
            </w:rPr>
          </w:rPrChange>
        </w:rPr>
        <w:t xml:space="preserve"> </w:t>
      </w:r>
      <w:r w:rsidRPr="00814BC9">
        <w:rPr>
          <w:w w:val="105"/>
          <w:lang w:val="en-GB"/>
          <w:rPrChange w:id="6593" w:author="Christian PIEDALLU" w:date="2023-02-06T09:53:00Z">
            <w:rPr>
              <w:w w:val="105"/>
            </w:rPr>
          </w:rPrChange>
        </w:rPr>
        <w:t>into</w:t>
      </w:r>
      <w:r w:rsidRPr="00814BC9">
        <w:rPr>
          <w:spacing w:val="19"/>
          <w:w w:val="105"/>
          <w:lang w:val="en-GB"/>
          <w:rPrChange w:id="6594" w:author="Christian PIEDALLU" w:date="2023-02-06T09:53:00Z">
            <w:rPr>
              <w:spacing w:val="19"/>
              <w:w w:val="105"/>
            </w:rPr>
          </w:rPrChange>
        </w:rPr>
        <w:t xml:space="preserve"> </w:t>
      </w:r>
      <w:r w:rsidRPr="00814BC9">
        <w:rPr>
          <w:w w:val="105"/>
          <w:lang w:val="en-GB"/>
          <w:rPrChange w:id="6595" w:author="Christian PIEDALLU" w:date="2023-02-06T09:53:00Z">
            <w:rPr>
              <w:w w:val="105"/>
            </w:rPr>
          </w:rPrChange>
        </w:rPr>
        <w:t>account,</w:t>
      </w:r>
      <w:r w:rsidRPr="00814BC9">
        <w:rPr>
          <w:spacing w:val="20"/>
          <w:w w:val="105"/>
          <w:lang w:val="en-GB"/>
          <w:rPrChange w:id="6596" w:author="Christian PIEDALLU" w:date="2023-02-06T09:53:00Z">
            <w:rPr>
              <w:spacing w:val="20"/>
              <w:w w:val="105"/>
            </w:rPr>
          </w:rPrChange>
        </w:rPr>
        <w:t xml:space="preserve"> </w:t>
      </w:r>
      <w:r w:rsidRPr="00814BC9">
        <w:rPr>
          <w:w w:val="105"/>
          <w:lang w:val="en-GB"/>
          <w:rPrChange w:id="6597" w:author="Christian PIEDALLU" w:date="2023-02-06T09:53:00Z">
            <w:rPr>
              <w:w w:val="105"/>
            </w:rPr>
          </w:rPrChange>
        </w:rPr>
        <w:t>remote</w:t>
      </w:r>
      <w:r w:rsidRPr="00814BC9">
        <w:rPr>
          <w:spacing w:val="19"/>
          <w:w w:val="105"/>
          <w:lang w:val="en-GB"/>
          <w:rPrChange w:id="6598" w:author="Christian PIEDALLU" w:date="2023-02-06T09:53:00Z">
            <w:rPr>
              <w:spacing w:val="19"/>
              <w:w w:val="105"/>
            </w:rPr>
          </w:rPrChange>
        </w:rPr>
        <w:t xml:space="preserve"> </w:t>
      </w:r>
      <w:r w:rsidRPr="00814BC9">
        <w:rPr>
          <w:w w:val="105"/>
          <w:lang w:val="en-GB"/>
          <w:rPrChange w:id="6599" w:author="Christian PIEDALLU" w:date="2023-02-06T09:53:00Z">
            <w:rPr>
              <w:w w:val="105"/>
            </w:rPr>
          </w:rPrChange>
        </w:rPr>
        <w:t>sensing</w:t>
      </w:r>
      <w:r w:rsidRPr="00814BC9">
        <w:rPr>
          <w:spacing w:val="18"/>
          <w:w w:val="105"/>
          <w:lang w:val="en-GB"/>
          <w:rPrChange w:id="6600" w:author="Christian PIEDALLU" w:date="2023-02-06T09:53:00Z">
            <w:rPr>
              <w:spacing w:val="18"/>
              <w:w w:val="105"/>
            </w:rPr>
          </w:rPrChange>
        </w:rPr>
        <w:t xml:space="preserve"> </w:t>
      </w:r>
      <w:r w:rsidRPr="00814BC9">
        <w:rPr>
          <w:w w:val="105"/>
          <w:lang w:val="en-GB"/>
          <w:rPrChange w:id="6601" w:author="Christian PIEDALLU" w:date="2023-02-06T09:53:00Z">
            <w:rPr>
              <w:w w:val="105"/>
            </w:rPr>
          </w:rPrChange>
        </w:rPr>
        <w:t>could</w:t>
      </w:r>
      <w:r w:rsidRPr="00814BC9">
        <w:rPr>
          <w:spacing w:val="19"/>
          <w:w w:val="105"/>
          <w:lang w:val="en-GB"/>
          <w:rPrChange w:id="6602" w:author="Christian PIEDALLU" w:date="2023-02-06T09:53:00Z">
            <w:rPr>
              <w:spacing w:val="19"/>
              <w:w w:val="105"/>
            </w:rPr>
          </w:rPrChange>
        </w:rPr>
        <w:t xml:space="preserve"> </w:t>
      </w:r>
      <w:r w:rsidRPr="00814BC9">
        <w:rPr>
          <w:w w:val="105"/>
          <w:lang w:val="en-GB"/>
          <w:rPrChange w:id="6603" w:author="Christian PIEDALLU" w:date="2023-02-06T09:53:00Z">
            <w:rPr>
              <w:w w:val="105"/>
            </w:rPr>
          </w:rPrChange>
        </w:rPr>
        <w:t>be</w:t>
      </w:r>
      <w:r w:rsidRPr="00814BC9">
        <w:rPr>
          <w:spacing w:val="19"/>
          <w:w w:val="105"/>
          <w:lang w:val="en-GB"/>
          <w:rPrChange w:id="6604" w:author="Christian PIEDALLU" w:date="2023-02-06T09:53:00Z">
            <w:rPr>
              <w:spacing w:val="19"/>
              <w:w w:val="105"/>
            </w:rPr>
          </w:rPrChange>
        </w:rPr>
        <w:t xml:space="preserve"> </w:t>
      </w:r>
      <w:r w:rsidRPr="00814BC9">
        <w:rPr>
          <w:w w:val="105"/>
          <w:lang w:val="en-GB"/>
          <w:rPrChange w:id="6605" w:author="Christian PIEDALLU" w:date="2023-02-06T09:53:00Z">
            <w:rPr>
              <w:w w:val="105"/>
            </w:rPr>
          </w:rPrChange>
        </w:rPr>
        <w:t>the</w:t>
      </w:r>
      <w:r w:rsidRPr="00814BC9">
        <w:rPr>
          <w:spacing w:val="19"/>
          <w:w w:val="105"/>
          <w:lang w:val="en-GB"/>
          <w:rPrChange w:id="6606" w:author="Christian PIEDALLU" w:date="2023-02-06T09:53:00Z">
            <w:rPr>
              <w:spacing w:val="19"/>
              <w:w w:val="105"/>
            </w:rPr>
          </w:rPrChange>
        </w:rPr>
        <w:t xml:space="preserve"> </w:t>
      </w:r>
      <w:r w:rsidRPr="00814BC9">
        <w:rPr>
          <w:w w:val="105"/>
          <w:lang w:val="en-GB"/>
          <w:rPrChange w:id="6607" w:author="Christian PIEDALLU" w:date="2023-02-06T09:53:00Z">
            <w:rPr>
              <w:w w:val="105"/>
            </w:rPr>
          </w:rPrChange>
        </w:rPr>
        <w:t>basis</w:t>
      </w:r>
      <w:r w:rsidRPr="00814BC9">
        <w:rPr>
          <w:spacing w:val="19"/>
          <w:w w:val="105"/>
          <w:lang w:val="en-GB"/>
          <w:rPrChange w:id="6608" w:author="Christian PIEDALLU" w:date="2023-02-06T09:53:00Z">
            <w:rPr>
              <w:spacing w:val="19"/>
              <w:w w:val="105"/>
            </w:rPr>
          </w:rPrChange>
        </w:rPr>
        <w:t xml:space="preserve"> </w:t>
      </w:r>
      <w:r w:rsidRPr="00814BC9">
        <w:rPr>
          <w:w w:val="105"/>
          <w:lang w:val="en-GB"/>
          <w:rPrChange w:id="6609" w:author="Christian PIEDALLU" w:date="2023-02-06T09:53:00Z">
            <w:rPr>
              <w:w w:val="105"/>
            </w:rPr>
          </w:rPrChange>
        </w:rPr>
        <w:t>for</w:t>
      </w:r>
      <w:r w:rsidRPr="00814BC9">
        <w:rPr>
          <w:spacing w:val="19"/>
          <w:w w:val="105"/>
          <w:lang w:val="en-GB"/>
          <w:rPrChange w:id="6610" w:author="Christian PIEDALLU" w:date="2023-02-06T09:53:00Z">
            <w:rPr>
              <w:spacing w:val="19"/>
              <w:w w:val="105"/>
            </w:rPr>
          </w:rPrChange>
        </w:rPr>
        <w:t xml:space="preserve"> </w:t>
      </w:r>
      <w:r w:rsidRPr="00814BC9">
        <w:rPr>
          <w:w w:val="105"/>
          <w:lang w:val="en-GB"/>
          <w:rPrChange w:id="6611" w:author="Christian PIEDALLU" w:date="2023-02-06T09:53:00Z">
            <w:rPr>
              <w:w w:val="105"/>
            </w:rPr>
          </w:rPrChange>
        </w:rPr>
        <w:t>monitoring</w:t>
      </w:r>
      <w:r w:rsidRPr="00814BC9">
        <w:rPr>
          <w:spacing w:val="19"/>
          <w:w w:val="105"/>
          <w:lang w:val="en-GB"/>
          <w:rPrChange w:id="6612" w:author="Christian PIEDALLU" w:date="2023-02-06T09:53:00Z">
            <w:rPr>
              <w:spacing w:val="19"/>
              <w:w w:val="105"/>
            </w:rPr>
          </w:rPrChange>
        </w:rPr>
        <w:t xml:space="preserve"> </w:t>
      </w:r>
      <w:r w:rsidRPr="00814BC9">
        <w:rPr>
          <w:w w:val="105"/>
          <w:lang w:val="en-GB"/>
          <w:rPrChange w:id="6613" w:author="Christian PIEDALLU" w:date="2023-02-06T09:53:00Z">
            <w:rPr>
              <w:w w:val="105"/>
            </w:rPr>
          </w:rPrChange>
        </w:rPr>
        <w:t>bark</w:t>
      </w:r>
      <w:r w:rsidRPr="00814BC9">
        <w:rPr>
          <w:spacing w:val="19"/>
          <w:w w:val="105"/>
          <w:lang w:val="en-GB"/>
          <w:rPrChange w:id="6614" w:author="Christian PIEDALLU" w:date="2023-02-06T09:53:00Z">
            <w:rPr>
              <w:spacing w:val="19"/>
              <w:w w:val="105"/>
            </w:rPr>
          </w:rPrChange>
        </w:rPr>
        <w:t xml:space="preserve"> </w:t>
      </w:r>
      <w:r w:rsidRPr="00814BC9">
        <w:rPr>
          <w:w w:val="105"/>
          <w:lang w:val="en-GB"/>
          <w:rPrChange w:id="6615" w:author="Christian PIEDALLU" w:date="2023-02-06T09:53:00Z">
            <w:rPr>
              <w:w w:val="105"/>
            </w:rPr>
          </w:rPrChange>
        </w:rPr>
        <w:t>beetle</w:t>
      </w:r>
      <w:r w:rsidRPr="00814BC9">
        <w:rPr>
          <w:spacing w:val="19"/>
          <w:w w:val="105"/>
          <w:lang w:val="en-GB"/>
          <w:rPrChange w:id="6616" w:author="Christian PIEDALLU" w:date="2023-02-06T09:53:00Z">
            <w:rPr>
              <w:spacing w:val="19"/>
              <w:w w:val="105"/>
            </w:rPr>
          </w:rPrChange>
        </w:rPr>
        <w:t xml:space="preserve"> </w:t>
      </w:r>
      <w:r w:rsidRPr="00814BC9">
        <w:rPr>
          <w:w w:val="105"/>
          <w:lang w:val="en-GB"/>
          <w:rPrChange w:id="6617" w:author="Christian PIEDALLU" w:date="2023-02-06T09:53:00Z">
            <w:rPr>
              <w:w w:val="105"/>
            </w:rPr>
          </w:rPrChange>
        </w:rPr>
        <w:t>attacks</w:t>
      </w:r>
    </w:p>
    <w:p w14:paraId="0E2B21FD" w14:textId="77777777" w:rsidR="00B177F5" w:rsidRPr="00814BC9" w:rsidRDefault="00B553DB">
      <w:pPr>
        <w:pStyle w:val="Corpsdetexte"/>
        <w:ind w:left="163"/>
        <w:rPr>
          <w:lang w:val="en-GB"/>
          <w:rPrChange w:id="6618" w:author="Christian PIEDALLU" w:date="2023-02-06T09:53:00Z">
            <w:rPr/>
          </w:rPrChange>
        </w:rPr>
      </w:pPr>
      <w:r w:rsidRPr="00814BC9">
        <w:rPr>
          <w:rFonts w:ascii="Trebuchet MS"/>
          <w:sz w:val="10"/>
          <w:lang w:val="en-GB"/>
          <w:rPrChange w:id="6619" w:author="Christian PIEDALLU" w:date="2023-02-06T09:53:00Z">
            <w:rPr>
              <w:rFonts w:ascii="Trebuchet MS"/>
              <w:sz w:val="10"/>
            </w:rPr>
          </w:rPrChange>
        </w:rPr>
        <w:t xml:space="preserve">308     </w:t>
      </w:r>
      <w:r w:rsidRPr="00814BC9">
        <w:rPr>
          <w:rFonts w:ascii="Trebuchet MS"/>
          <w:spacing w:val="19"/>
          <w:sz w:val="10"/>
          <w:lang w:val="en-GB"/>
          <w:rPrChange w:id="6620" w:author="Christian PIEDALLU" w:date="2023-02-06T09:53:00Z">
            <w:rPr>
              <w:rFonts w:ascii="Trebuchet MS"/>
              <w:spacing w:val="19"/>
              <w:sz w:val="10"/>
            </w:rPr>
          </w:rPrChange>
        </w:rPr>
        <w:t xml:space="preserve"> </w:t>
      </w:r>
      <w:r w:rsidRPr="00814BC9">
        <w:rPr>
          <w:w w:val="105"/>
          <w:lang w:val="en-GB"/>
          <w:rPrChange w:id="6621" w:author="Christian PIEDALLU" w:date="2023-02-06T09:53:00Z">
            <w:rPr>
              <w:w w:val="105"/>
            </w:rPr>
          </w:rPrChange>
        </w:rPr>
        <w:t>in</w:t>
      </w:r>
      <w:r w:rsidRPr="00814BC9">
        <w:rPr>
          <w:spacing w:val="24"/>
          <w:w w:val="105"/>
          <w:lang w:val="en-GB"/>
          <w:rPrChange w:id="6622" w:author="Christian PIEDALLU" w:date="2023-02-06T09:53:00Z">
            <w:rPr>
              <w:spacing w:val="24"/>
              <w:w w:val="105"/>
            </w:rPr>
          </w:rPrChange>
        </w:rPr>
        <w:t xml:space="preserve"> </w:t>
      </w:r>
      <w:r w:rsidRPr="00814BC9">
        <w:rPr>
          <w:w w:val="105"/>
          <w:lang w:val="en-GB"/>
          <w:rPrChange w:id="6623" w:author="Christian PIEDALLU" w:date="2023-02-06T09:53:00Z">
            <w:rPr>
              <w:w w:val="105"/>
            </w:rPr>
          </w:rPrChange>
        </w:rPr>
        <w:t>spruce</w:t>
      </w:r>
      <w:r w:rsidRPr="00814BC9">
        <w:rPr>
          <w:spacing w:val="25"/>
          <w:w w:val="105"/>
          <w:lang w:val="en-GB"/>
          <w:rPrChange w:id="6624" w:author="Christian PIEDALLU" w:date="2023-02-06T09:53:00Z">
            <w:rPr>
              <w:spacing w:val="25"/>
              <w:w w:val="105"/>
            </w:rPr>
          </w:rPrChange>
        </w:rPr>
        <w:t xml:space="preserve"> </w:t>
      </w:r>
      <w:r w:rsidRPr="00814BC9">
        <w:rPr>
          <w:w w:val="105"/>
          <w:lang w:val="en-GB"/>
          <w:rPrChange w:id="6625" w:author="Christian PIEDALLU" w:date="2023-02-06T09:53:00Z">
            <w:rPr>
              <w:w w:val="105"/>
            </w:rPr>
          </w:rPrChange>
        </w:rPr>
        <w:t xml:space="preserve">forest. </w:t>
      </w:r>
      <w:r w:rsidRPr="00814BC9">
        <w:rPr>
          <w:spacing w:val="19"/>
          <w:w w:val="105"/>
          <w:lang w:val="en-GB"/>
          <w:rPrChange w:id="6626" w:author="Christian PIEDALLU" w:date="2023-02-06T09:53:00Z">
            <w:rPr>
              <w:spacing w:val="19"/>
              <w:w w:val="105"/>
            </w:rPr>
          </w:rPrChange>
        </w:rPr>
        <w:t xml:space="preserve"> </w:t>
      </w:r>
      <w:r w:rsidRPr="00814BC9">
        <w:rPr>
          <w:w w:val="105"/>
          <w:lang w:val="en-GB"/>
          <w:rPrChange w:id="6627" w:author="Christian PIEDALLU" w:date="2023-02-06T09:53:00Z">
            <w:rPr>
              <w:w w:val="105"/>
            </w:rPr>
          </w:rPrChange>
        </w:rPr>
        <w:t>This</w:t>
      </w:r>
      <w:r w:rsidRPr="00814BC9">
        <w:rPr>
          <w:spacing w:val="25"/>
          <w:w w:val="105"/>
          <w:lang w:val="en-GB"/>
          <w:rPrChange w:id="6628" w:author="Christian PIEDALLU" w:date="2023-02-06T09:53:00Z">
            <w:rPr>
              <w:spacing w:val="25"/>
              <w:w w:val="105"/>
            </w:rPr>
          </w:rPrChange>
        </w:rPr>
        <w:t xml:space="preserve"> </w:t>
      </w:r>
      <w:r w:rsidRPr="00814BC9">
        <w:rPr>
          <w:w w:val="105"/>
          <w:lang w:val="en-GB"/>
          <w:rPrChange w:id="6629" w:author="Christian PIEDALLU" w:date="2023-02-06T09:53:00Z">
            <w:rPr>
              <w:w w:val="105"/>
            </w:rPr>
          </w:rPrChange>
        </w:rPr>
        <w:t>crisis</w:t>
      </w:r>
      <w:r w:rsidRPr="00814BC9">
        <w:rPr>
          <w:spacing w:val="24"/>
          <w:w w:val="105"/>
          <w:lang w:val="en-GB"/>
          <w:rPrChange w:id="6630" w:author="Christian PIEDALLU" w:date="2023-02-06T09:53:00Z">
            <w:rPr>
              <w:spacing w:val="24"/>
              <w:w w:val="105"/>
            </w:rPr>
          </w:rPrChange>
        </w:rPr>
        <w:t xml:space="preserve"> </w:t>
      </w:r>
      <w:r w:rsidRPr="00814BC9">
        <w:rPr>
          <w:w w:val="105"/>
          <w:lang w:val="en-GB"/>
          <w:rPrChange w:id="6631" w:author="Christian PIEDALLU" w:date="2023-02-06T09:53:00Z">
            <w:rPr>
              <w:w w:val="105"/>
            </w:rPr>
          </w:rPrChange>
        </w:rPr>
        <w:t>triggered</w:t>
      </w:r>
      <w:r w:rsidRPr="00814BC9">
        <w:rPr>
          <w:spacing w:val="24"/>
          <w:w w:val="105"/>
          <w:lang w:val="en-GB"/>
          <w:rPrChange w:id="6632" w:author="Christian PIEDALLU" w:date="2023-02-06T09:53:00Z">
            <w:rPr>
              <w:spacing w:val="24"/>
              <w:w w:val="105"/>
            </w:rPr>
          </w:rPrChange>
        </w:rPr>
        <w:t xml:space="preserve"> </w:t>
      </w:r>
      <w:r w:rsidRPr="00814BC9">
        <w:rPr>
          <w:w w:val="105"/>
          <w:lang w:val="en-GB"/>
          <w:rPrChange w:id="6633" w:author="Christian PIEDALLU" w:date="2023-02-06T09:53:00Z">
            <w:rPr>
              <w:w w:val="105"/>
            </w:rPr>
          </w:rPrChange>
        </w:rPr>
        <w:t>by</w:t>
      </w:r>
      <w:r w:rsidRPr="00814BC9">
        <w:rPr>
          <w:spacing w:val="25"/>
          <w:w w:val="105"/>
          <w:lang w:val="en-GB"/>
          <w:rPrChange w:id="6634" w:author="Christian PIEDALLU" w:date="2023-02-06T09:53:00Z">
            <w:rPr>
              <w:spacing w:val="25"/>
              <w:w w:val="105"/>
            </w:rPr>
          </w:rPrChange>
        </w:rPr>
        <w:t xml:space="preserve"> </w:t>
      </w:r>
      <w:r w:rsidRPr="00814BC9">
        <w:rPr>
          <w:w w:val="105"/>
          <w:lang w:val="en-GB"/>
          <w:rPrChange w:id="6635" w:author="Christian PIEDALLU" w:date="2023-02-06T09:53:00Z">
            <w:rPr>
              <w:w w:val="105"/>
            </w:rPr>
          </w:rPrChange>
        </w:rPr>
        <w:t>the</w:t>
      </w:r>
      <w:r w:rsidRPr="00814BC9">
        <w:rPr>
          <w:spacing w:val="24"/>
          <w:w w:val="105"/>
          <w:lang w:val="en-GB"/>
          <w:rPrChange w:id="6636" w:author="Christian PIEDALLU" w:date="2023-02-06T09:53:00Z">
            <w:rPr>
              <w:spacing w:val="24"/>
              <w:w w:val="105"/>
            </w:rPr>
          </w:rPrChange>
        </w:rPr>
        <w:t xml:space="preserve"> </w:t>
      </w:r>
      <w:r w:rsidRPr="00814BC9">
        <w:rPr>
          <w:w w:val="105"/>
          <w:lang w:val="en-GB"/>
          <w:rPrChange w:id="6637" w:author="Christian PIEDALLU" w:date="2023-02-06T09:53:00Z">
            <w:rPr>
              <w:w w:val="105"/>
            </w:rPr>
          </w:rPrChange>
        </w:rPr>
        <w:t>dry</w:t>
      </w:r>
      <w:r w:rsidRPr="00814BC9">
        <w:rPr>
          <w:spacing w:val="24"/>
          <w:w w:val="105"/>
          <w:lang w:val="en-GB"/>
          <w:rPrChange w:id="6638" w:author="Christian PIEDALLU" w:date="2023-02-06T09:53:00Z">
            <w:rPr>
              <w:spacing w:val="24"/>
              <w:w w:val="105"/>
            </w:rPr>
          </w:rPrChange>
        </w:rPr>
        <w:t xml:space="preserve"> </w:t>
      </w:r>
      <w:r w:rsidRPr="00814BC9">
        <w:rPr>
          <w:w w:val="105"/>
          <w:lang w:val="en-GB"/>
          <w:rPrChange w:id="6639" w:author="Christian PIEDALLU" w:date="2023-02-06T09:53:00Z">
            <w:rPr>
              <w:w w:val="105"/>
            </w:rPr>
          </w:rPrChange>
        </w:rPr>
        <w:t>and</w:t>
      </w:r>
      <w:r w:rsidRPr="00814BC9">
        <w:rPr>
          <w:spacing w:val="25"/>
          <w:w w:val="105"/>
          <w:lang w:val="en-GB"/>
          <w:rPrChange w:id="6640" w:author="Christian PIEDALLU" w:date="2023-02-06T09:53:00Z">
            <w:rPr>
              <w:spacing w:val="25"/>
              <w:w w:val="105"/>
            </w:rPr>
          </w:rPrChange>
        </w:rPr>
        <w:t xml:space="preserve"> </w:t>
      </w:r>
      <w:r w:rsidRPr="00814BC9">
        <w:rPr>
          <w:w w:val="105"/>
          <w:lang w:val="en-GB"/>
          <w:rPrChange w:id="6641" w:author="Christian PIEDALLU" w:date="2023-02-06T09:53:00Z">
            <w:rPr>
              <w:w w:val="105"/>
            </w:rPr>
          </w:rPrChange>
        </w:rPr>
        <w:t>warm</w:t>
      </w:r>
      <w:r w:rsidRPr="00814BC9">
        <w:rPr>
          <w:spacing w:val="24"/>
          <w:w w:val="105"/>
          <w:lang w:val="en-GB"/>
          <w:rPrChange w:id="6642" w:author="Christian PIEDALLU" w:date="2023-02-06T09:53:00Z">
            <w:rPr>
              <w:spacing w:val="24"/>
              <w:w w:val="105"/>
            </w:rPr>
          </w:rPrChange>
        </w:rPr>
        <w:t xml:space="preserve"> </w:t>
      </w:r>
      <w:r w:rsidRPr="00814BC9">
        <w:rPr>
          <w:w w:val="105"/>
          <w:lang w:val="en-GB"/>
          <w:rPrChange w:id="6643" w:author="Christian PIEDALLU" w:date="2023-02-06T09:53:00Z">
            <w:rPr>
              <w:w w:val="105"/>
            </w:rPr>
          </w:rPrChange>
        </w:rPr>
        <w:t>events</w:t>
      </w:r>
      <w:r w:rsidRPr="00814BC9">
        <w:rPr>
          <w:spacing w:val="24"/>
          <w:w w:val="105"/>
          <w:lang w:val="en-GB"/>
          <w:rPrChange w:id="6644" w:author="Christian PIEDALLU" w:date="2023-02-06T09:53:00Z">
            <w:rPr>
              <w:spacing w:val="24"/>
              <w:w w:val="105"/>
            </w:rPr>
          </w:rPrChange>
        </w:rPr>
        <w:t xml:space="preserve"> </w:t>
      </w:r>
      <w:r w:rsidRPr="00814BC9">
        <w:rPr>
          <w:w w:val="105"/>
          <w:lang w:val="en-GB"/>
          <w:rPrChange w:id="6645" w:author="Christian PIEDALLU" w:date="2023-02-06T09:53:00Z">
            <w:rPr>
              <w:w w:val="105"/>
            </w:rPr>
          </w:rPrChange>
        </w:rPr>
        <w:t>from</w:t>
      </w:r>
      <w:r w:rsidRPr="00814BC9">
        <w:rPr>
          <w:spacing w:val="25"/>
          <w:w w:val="105"/>
          <w:lang w:val="en-GB"/>
          <w:rPrChange w:id="6646" w:author="Christian PIEDALLU" w:date="2023-02-06T09:53:00Z">
            <w:rPr>
              <w:spacing w:val="25"/>
              <w:w w:val="105"/>
            </w:rPr>
          </w:rPrChange>
        </w:rPr>
        <w:t xml:space="preserve"> </w:t>
      </w:r>
      <w:r w:rsidRPr="00814BC9">
        <w:rPr>
          <w:w w:val="105"/>
          <w:lang w:val="en-GB"/>
          <w:rPrChange w:id="6647" w:author="Christian PIEDALLU" w:date="2023-02-06T09:53:00Z">
            <w:rPr>
              <w:w w:val="105"/>
            </w:rPr>
          </w:rPrChange>
        </w:rPr>
        <w:t>2018</w:t>
      </w:r>
      <w:r w:rsidRPr="00814BC9">
        <w:rPr>
          <w:spacing w:val="24"/>
          <w:w w:val="105"/>
          <w:lang w:val="en-GB"/>
          <w:rPrChange w:id="6648" w:author="Christian PIEDALLU" w:date="2023-02-06T09:53:00Z">
            <w:rPr>
              <w:spacing w:val="24"/>
              <w:w w:val="105"/>
            </w:rPr>
          </w:rPrChange>
        </w:rPr>
        <w:t xml:space="preserve"> </w:t>
      </w:r>
      <w:r w:rsidRPr="00814BC9">
        <w:rPr>
          <w:w w:val="105"/>
          <w:lang w:val="en-GB"/>
          <w:rPrChange w:id="6649" w:author="Christian PIEDALLU" w:date="2023-02-06T09:53:00Z">
            <w:rPr>
              <w:w w:val="105"/>
            </w:rPr>
          </w:rPrChange>
        </w:rPr>
        <w:t>to</w:t>
      </w:r>
      <w:r w:rsidRPr="00814BC9">
        <w:rPr>
          <w:spacing w:val="24"/>
          <w:w w:val="105"/>
          <w:lang w:val="en-GB"/>
          <w:rPrChange w:id="6650" w:author="Christian PIEDALLU" w:date="2023-02-06T09:53:00Z">
            <w:rPr>
              <w:spacing w:val="24"/>
              <w:w w:val="105"/>
            </w:rPr>
          </w:rPrChange>
        </w:rPr>
        <w:t xml:space="preserve"> </w:t>
      </w:r>
      <w:r w:rsidRPr="00814BC9">
        <w:rPr>
          <w:w w:val="105"/>
          <w:lang w:val="en-GB"/>
          <w:rPrChange w:id="6651" w:author="Christian PIEDALLU" w:date="2023-02-06T09:53:00Z">
            <w:rPr>
              <w:w w:val="105"/>
            </w:rPr>
          </w:rPrChange>
        </w:rPr>
        <w:t>2020</w:t>
      </w:r>
      <w:r w:rsidRPr="00814BC9">
        <w:rPr>
          <w:spacing w:val="24"/>
          <w:w w:val="105"/>
          <w:lang w:val="en-GB"/>
          <w:rPrChange w:id="6652" w:author="Christian PIEDALLU" w:date="2023-02-06T09:53:00Z">
            <w:rPr>
              <w:spacing w:val="24"/>
              <w:w w:val="105"/>
            </w:rPr>
          </w:rPrChange>
        </w:rPr>
        <w:t xml:space="preserve"> </w:t>
      </w:r>
      <w:r w:rsidRPr="00814BC9">
        <w:rPr>
          <w:w w:val="105"/>
          <w:lang w:val="en-GB"/>
          <w:rPrChange w:id="6653" w:author="Christian PIEDALLU" w:date="2023-02-06T09:53:00Z">
            <w:rPr>
              <w:w w:val="105"/>
            </w:rPr>
          </w:rPrChange>
        </w:rPr>
        <w:t>lasted</w:t>
      </w:r>
      <w:r w:rsidRPr="00814BC9">
        <w:rPr>
          <w:spacing w:val="25"/>
          <w:w w:val="105"/>
          <w:lang w:val="en-GB"/>
          <w:rPrChange w:id="6654" w:author="Christian PIEDALLU" w:date="2023-02-06T09:53:00Z">
            <w:rPr>
              <w:spacing w:val="25"/>
              <w:w w:val="105"/>
            </w:rPr>
          </w:rPrChange>
        </w:rPr>
        <w:t xml:space="preserve"> </w:t>
      </w:r>
      <w:r w:rsidRPr="00814BC9">
        <w:rPr>
          <w:w w:val="105"/>
          <w:lang w:val="en-GB"/>
          <w:rPrChange w:id="6655" w:author="Christian PIEDALLU" w:date="2023-02-06T09:53:00Z">
            <w:rPr>
              <w:w w:val="105"/>
            </w:rPr>
          </w:rPrChange>
        </w:rPr>
        <w:t>five</w:t>
      </w:r>
    </w:p>
    <w:p w14:paraId="27C39BF6" w14:textId="77777777" w:rsidR="00B177F5" w:rsidRPr="00814BC9" w:rsidRDefault="00B553DB">
      <w:pPr>
        <w:pStyle w:val="Corpsdetexte"/>
        <w:ind w:left="163"/>
        <w:rPr>
          <w:lang w:val="en-GB"/>
          <w:rPrChange w:id="6656" w:author="Christian PIEDALLU" w:date="2023-02-06T09:53:00Z">
            <w:rPr/>
          </w:rPrChange>
        </w:rPr>
      </w:pPr>
      <w:r w:rsidRPr="00814BC9">
        <w:rPr>
          <w:rFonts w:ascii="Trebuchet MS"/>
          <w:sz w:val="10"/>
          <w:lang w:val="en-GB"/>
          <w:rPrChange w:id="6657" w:author="Christian PIEDALLU" w:date="2023-02-06T09:53:00Z">
            <w:rPr>
              <w:rFonts w:ascii="Trebuchet MS"/>
              <w:sz w:val="10"/>
            </w:rPr>
          </w:rPrChange>
        </w:rPr>
        <w:t xml:space="preserve">309     </w:t>
      </w:r>
      <w:r w:rsidRPr="00814BC9">
        <w:rPr>
          <w:rFonts w:ascii="Trebuchet MS"/>
          <w:spacing w:val="19"/>
          <w:sz w:val="10"/>
          <w:lang w:val="en-GB"/>
          <w:rPrChange w:id="6658" w:author="Christian PIEDALLU" w:date="2023-02-06T09:53:00Z">
            <w:rPr>
              <w:rFonts w:ascii="Trebuchet MS"/>
              <w:spacing w:val="19"/>
              <w:sz w:val="10"/>
            </w:rPr>
          </w:rPrChange>
        </w:rPr>
        <w:t xml:space="preserve"> </w:t>
      </w:r>
      <w:r w:rsidRPr="00814BC9">
        <w:rPr>
          <w:w w:val="105"/>
          <w:lang w:val="en-GB"/>
          <w:rPrChange w:id="6659" w:author="Christian PIEDALLU" w:date="2023-02-06T09:53:00Z">
            <w:rPr>
              <w:w w:val="105"/>
            </w:rPr>
          </w:rPrChange>
        </w:rPr>
        <w:t>years</w:t>
      </w:r>
      <w:r w:rsidRPr="00814BC9">
        <w:rPr>
          <w:spacing w:val="19"/>
          <w:w w:val="105"/>
          <w:lang w:val="en-GB"/>
          <w:rPrChange w:id="6660" w:author="Christian PIEDALLU" w:date="2023-02-06T09:53:00Z">
            <w:rPr>
              <w:spacing w:val="19"/>
              <w:w w:val="105"/>
            </w:rPr>
          </w:rPrChange>
        </w:rPr>
        <w:t xml:space="preserve"> </w:t>
      </w:r>
      <w:r w:rsidRPr="00814BC9">
        <w:rPr>
          <w:w w:val="105"/>
          <w:lang w:val="en-GB"/>
          <w:rPrChange w:id="6661" w:author="Christian PIEDALLU" w:date="2023-02-06T09:53:00Z">
            <w:rPr>
              <w:w w:val="105"/>
            </w:rPr>
          </w:rPrChange>
        </w:rPr>
        <w:t>and</w:t>
      </w:r>
      <w:r w:rsidRPr="00814BC9">
        <w:rPr>
          <w:spacing w:val="18"/>
          <w:w w:val="105"/>
          <w:lang w:val="en-GB"/>
          <w:rPrChange w:id="6662" w:author="Christian PIEDALLU" w:date="2023-02-06T09:53:00Z">
            <w:rPr>
              <w:spacing w:val="18"/>
              <w:w w:val="105"/>
            </w:rPr>
          </w:rPrChange>
        </w:rPr>
        <w:t xml:space="preserve"> </w:t>
      </w:r>
      <w:r w:rsidRPr="00814BC9">
        <w:rPr>
          <w:w w:val="105"/>
          <w:lang w:val="en-GB"/>
          <w:rPrChange w:id="6663" w:author="Christian PIEDALLU" w:date="2023-02-06T09:53:00Z">
            <w:rPr>
              <w:w w:val="105"/>
            </w:rPr>
          </w:rPrChange>
        </w:rPr>
        <w:t>destroyed</w:t>
      </w:r>
      <w:r w:rsidRPr="00814BC9">
        <w:rPr>
          <w:spacing w:val="19"/>
          <w:w w:val="105"/>
          <w:lang w:val="en-GB"/>
          <w:rPrChange w:id="6664" w:author="Christian PIEDALLU" w:date="2023-02-06T09:53:00Z">
            <w:rPr>
              <w:spacing w:val="19"/>
              <w:w w:val="105"/>
            </w:rPr>
          </w:rPrChange>
        </w:rPr>
        <w:t xml:space="preserve"> </w:t>
      </w:r>
      <w:r w:rsidRPr="00814BC9">
        <w:rPr>
          <w:w w:val="105"/>
          <w:lang w:val="en-GB"/>
          <w:rPrChange w:id="6665" w:author="Christian PIEDALLU" w:date="2023-02-06T09:53:00Z">
            <w:rPr>
              <w:w w:val="105"/>
            </w:rPr>
          </w:rPrChange>
        </w:rPr>
        <w:t>14</w:t>
      </w:r>
      <w:r w:rsidRPr="00814BC9">
        <w:rPr>
          <w:spacing w:val="18"/>
          <w:w w:val="105"/>
          <w:lang w:val="en-GB"/>
          <w:rPrChange w:id="6666" w:author="Christian PIEDALLU" w:date="2023-02-06T09:53:00Z">
            <w:rPr>
              <w:spacing w:val="18"/>
              <w:w w:val="105"/>
            </w:rPr>
          </w:rPrChange>
        </w:rPr>
        <w:t xml:space="preserve"> </w:t>
      </w:r>
      <w:r w:rsidRPr="00814BC9">
        <w:rPr>
          <w:w w:val="105"/>
          <w:lang w:val="en-GB"/>
          <w:rPrChange w:id="6667" w:author="Christian PIEDALLU" w:date="2023-02-06T09:53:00Z">
            <w:rPr>
              <w:w w:val="105"/>
            </w:rPr>
          </w:rPrChange>
        </w:rPr>
        <w:t>%</w:t>
      </w:r>
      <w:r w:rsidRPr="00814BC9">
        <w:rPr>
          <w:spacing w:val="19"/>
          <w:w w:val="105"/>
          <w:lang w:val="en-GB"/>
          <w:rPrChange w:id="6668" w:author="Christian PIEDALLU" w:date="2023-02-06T09:53:00Z">
            <w:rPr>
              <w:spacing w:val="19"/>
              <w:w w:val="105"/>
            </w:rPr>
          </w:rPrChange>
        </w:rPr>
        <w:t xml:space="preserve"> </w:t>
      </w:r>
      <w:r w:rsidRPr="00814BC9">
        <w:rPr>
          <w:w w:val="105"/>
          <w:lang w:val="en-GB"/>
          <w:rPrChange w:id="6669" w:author="Christian PIEDALLU" w:date="2023-02-06T09:53:00Z">
            <w:rPr>
              <w:w w:val="105"/>
            </w:rPr>
          </w:rPrChange>
        </w:rPr>
        <w:t>(29.000</w:t>
      </w:r>
      <w:r w:rsidRPr="00814BC9">
        <w:rPr>
          <w:spacing w:val="20"/>
          <w:w w:val="105"/>
          <w:lang w:val="en-GB"/>
          <w:rPrChange w:id="6670" w:author="Christian PIEDALLU" w:date="2023-02-06T09:53:00Z">
            <w:rPr>
              <w:spacing w:val="20"/>
              <w:w w:val="105"/>
            </w:rPr>
          </w:rPrChange>
        </w:rPr>
        <w:t xml:space="preserve"> </w:t>
      </w:r>
      <w:r w:rsidRPr="00814BC9">
        <w:rPr>
          <w:w w:val="105"/>
          <w:lang w:val="en-GB"/>
          <w:rPrChange w:id="6671" w:author="Christian PIEDALLU" w:date="2023-02-06T09:53:00Z">
            <w:rPr>
              <w:w w:val="105"/>
            </w:rPr>
          </w:rPrChange>
        </w:rPr>
        <w:t>ha)</w:t>
      </w:r>
      <w:r w:rsidRPr="00814BC9">
        <w:rPr>
          <w:spacing w:val="19"/>
          <w:w w:val="105"/>
          <w:lang w:val="en-GB"/>
          <w:rPrChange w:id="6672" w:author="Christian PIEDALLU" w:date="2023-02-06T09:53:00Z">
            <w:rPr>
              <w:spacing w:val="19"/>
              <w:w w:val="105"/>
            </w:rPr>
          </w:rPrChange>
        </w:rPr>
        <w:t xml:space="preserve"> </w:t>
      </w:r>
      <w:r w:rsidRPr="00814BC9">
        <w:rPr>
          <w:w w:val="105"/>
          <w:lang w:val="en-GB"/>
          <w:rPrChange w:id="6673" w:author="Christian PIEDALLU" w:date="2023-02-06T09:53:00Z">
            <w:rPr>
              <w:w w:val="105"/>
            </w:rPr>
          </w:rPrChange>
        </w:rPr>
        <w:t>of</w:t>
      </w:r>
      <w:r w:rsidRPr="00814BC9">
        <w:rPr>
          <w:spacing w:val="18"/>
          <w:w w:val="105"/>
          <w:lang w:val="en-GB"/>
          <w:rPrChange w:id="6674" w:author="Christian PIEDALLU" w:date="2023-02-06T09:53:00Z">
            <w:rPr>
              <w:spacing w:val="18"/>
              <w:w w:val="105"/>
            </w:rPr>
          </w:rPrChange>
        </w:rPr>
        <w:t xml:space="preserve"> </w:t>
      </w:r>
      <w:r w:rsidRPr="00814BC9">
        <w:rPr>
          <w:w w:val="105"/>
          <w:lang w:val="en-GB"/>
          <w:rPrChange w:id="6675" w:author="Christian PIEDALLU" w:date="2023-02-06T09:53:00Z">
            <w:rPr>
              <w:w w:val="105"/>
            </w:rPr>
          </w:rPrChange>
        </w:rPr>
        <w:t>the</w:t>
      </w:r>
      <w:r w:rsidRPr="00814BC9">
        <w:rPr>
          <w:spacing w:val="19"/>
          <w:w w:val="105"/>
          <w:lang w:val="en-GB"/>
          <w:rPrChange w:id="6676" w:author="Christian PIEDALLU" w:date="2023-02-06T09:53:00Z">
            <w:rPr>
              <w:spacing w:val="19"/>
              <w:w w:val="105"/>
            </w:rPr>
          </w:rPrChange>
        </w:rPr>
        <w:t xml:space="preserve"> </w:t>
      </w:r>
      <w:r w:rsidRPr="00814BC9">
        <w:rPr>
          <w:w w:val="105"/>
          <w:lang w:val="en-GB"/>
          <w:rPrChange w:id="6677" w:author="Christian PIEDALLU" w:date="2023-02-06T09:53:00Z">
            <w:rPr>
              <w:w w:val="105"/>
            </w:rPr>
          </w:rPrChange>
        </w:rPr>
        <w:t>spruce</w:t>
      </w:r>
      <w:r w:rsidRPr="00814BC9">
        <w:rPr>
          <w:spacing w:val="19"/>
          <w:w w:val="105"/>
          <w:lang w:val="en-GB"/>
          <w:rPrChange w:id="6678" w:author="Christian PIEDALLU" w:date="2023-02-06T09:53:00Z">
            <w:rPr>
              <w:spacing w:val="19"/>
              <w:w w:val="105"/>
            </w:rPr>
          </w:rPrChange>
        </w:rPr>
        <w:t xml:space="preserve"> </w:t>
      </w:r>
      <w:r w:rsidRPr="00814BC9">
        <w:rPr>
          <w:w w:val="105"/>
          <w:lang w:val="en-GB"/>
          <w:rPrChange w:id="6679" w:author="Christian PIEDALLU" w:date="2023-02-06T09:53:00Z">
            <w:rPr>
              <w:w w:val="105"/>
            </w:rPr>
          </w:rPrChange>
        </w:rPr>
        <w:t>area</w:t>
      </w:r>
      <w:r w:rsidRPr="00814BC9">
        <w:rPr>
          <w:spacing w:val="18"/>
          <w:w w:val="105"/>
          <w:lang w:val="en-GB"/>
          <w:rPrChange w:id="6680" w:author="Christian PIEDALLU" w:date="2023-02-06T09:53:00Z">
            <w:rPr>
              <w:spacing w:val="18"/>
              <w:w w:val="105"/>
            </w:rPr>
          </w:rPrChange>
        </w:rPr>
        <w:t xml:space="preserve"> </w:t>
      </w:r>
      <w:r w:rsidRPr="00814BC9">
        <w:rPr>
          <w:w w:val="105"/>
          <w:lang w:val="en-GB"/>
          <w:rPrChange w:id="6681" w:author="Christian PIEDALLU" w:date="2023-02-06T09:53:00Z">
            <w:rPr>
              <w:w w:val="105"/>
            </w:rPr>
          </w:rPrChange>
        </w:rPr>
        <w:t>in</w:t>
      </w:r>
      <w:r w:rsidRPr="00814BC9">
        <w:rPr>
          <w:spacing w:val="19"/>
          <w:w w:val="105"/>
          <w:lang w:val="en-GB"/>
          <w:rPrChange w:id="6682" w:author="Christian PIEDALLU" w:date="2023-02-06T09:53:00Z">
            <w:rPr>
              <w:spacing w:val="19"/>
              <w:w w:val="105"/>
            </w:rPr>
          </w:rPrChange>
        </w:rPr>
        <w:t xml:space="preserve"> </w:t>
      </w:r>
      <w:r w:rsidRPr="00814BC9">
        <w:rPr>
          <w:w w:val="105"/>
          <w:lang w:val="en-GB"/>
          <w:rPrChange w:id="6683" w:author="Christian PIEDALLU" w:date="2023-02-06T09:53:00Z">
            <w:rPr>
              <w:w w:val="105"/>
            </w:rPr>
          </w:rPrChange>
        </w:rPr>
        <w:t>Wallonia</w:t>
      </w:r>
      <w:r w:rsidRPr="00814BC9">
        <w:rPr>
          <w:spacing w:val="18"/>
          <w:w w:val="105"/>
          <w:lang w:val="en-GB"/>
          <w:rPrChange w:id="6684" w:author="Christian PIEDALLU" w:date="2023-02-06T09:53:00Z">
            <w:rPr>
              <w:spacing w:val="18"/>
              <w:w w:val="105"/>
            </w:rPr>
          </w:rPrChange>
        </w:rPr>
        <w:t xml:space="preserve"> </w:t>
      </w:r>
      <w:r w:rsidRPr="00814BC9">
        <w:rPr>
          <w:w w:val="105"/>
          <w:lang w:val="en-GB"/>
          <w:rPrChange w:id="6685" w:author="Christian PIEDALLU" w:date="2023-02-06T09:53:00Z">
            <w:rPr>
              <w:w w:val="105"/>
            </w:rPr>
          </w:rPrChange>
        </w:rPr>
        <w:t>and</w:t>
      </w:r>
      <w:r w:rsidRPr="00814BC9">
        <w:rPr>
          <w:spacing w:val="19"/>
          <w:w w:val="105"/>
          <w:lang w:val="en-GB"/>
          <w:rPrChange w:id="6686" w:author="Christian PIEDALLU" w:date="2023-02-06T09:53:00Z">
            <w:rPr>
              <w:spacing w:val="19"/>
              <w:w w:val="105"/>
            </w:rPr>
          </w:rPrChange>
        </w:rPr>
        <w:t xml:space="preserve"> </w:t>
      </w:r>
      <w:r w:rsidRPr="00814BC9">
        <w:rPr>
          <w:w w:val="105"/>
          <w:lang w:val="en-GB"/>
          <w:rPrChange w:id="6687" w:author="Christian PIEDALLU" w:date="2023-02-06T09:53:00Z">
            <w:rPr>
              <w:w w:val="105"/>
            </w:rPr>
          </w:rPrChange>
        </w:rPr>
        <w:t>Grand-Est</w:t>
      </w:r>
      <w:r w:rsidRPr="00814BC9">
        <w:rPr>
          <w:spacing w:val="19"/>
          <w:w w:val="105"/>
          <w:lang w:val="en-GB"/>
          <w:rPrChange w:id="6688" w:author="Christian PIEDALLU" w:date="2023-02-06T09:53:00Z">
            <w:rPr>
              <w:spacing w:val="19"/>
              <w:w w:val="105"/>
            </w:rPr>
          </w:rPrChange>
        </w:rPr>
        <w:t xml:space="preserve"> </w:t>
      </w:r>
      <w:r w:rsidRPr="00814BC9">
        <w:rPr>
          <w:w w:val="105"/>
          <w:lang w:val="en-GB"/>
          <w:rPrChange w:id="6689" w:author="Christian PIEDALLU" w:date="2023-02-06T09:53:00Z">
            <w:rPr>
              <w:w w:val="105"/>
            </w:rPr>
          </w:rPrChange>
        </w:rPr>
        <w:t>of</w:t>
      </w:r>
      <w:r w:rsidRPr="00814BC9">
        <w:rPr>
          <w:spacing w:val="18"/>
          <w:w w:val="105"/>
          <w:lang w:val="en-GB"/>
          <w:rPrChange w:id="6690" w:author="Christian PIEDALLU" w:date="2023-02-06T09:53:00Z">
            <w:rPr>
              <w:spacing w:val="18"/>
              <w:w w:val="105"/>
            </w:rPr>
          </w:rPrChange>
        </w:rPr>
        <w:t xml:space="preserve"> </w:t>
      </w:r>
      <w:r w:rsidRPr="00814BC9">
        <w:rPr>
          <w:w w:val="105"/>
          <w:lang w:val="en-GB"/>
          <w:rPrChange w:id="6691" w:author="Christian PIEDALLU" w:date="2023-02-06T09:53:00Z">
            <w:rPr>
              <w:w w:val="105"/>
            </w:rPr>
          </w:rPrChange>
        </w:rPr>
        <w:t>France.</w:t>
      </w:r>
      <w:r w:rsidRPr="00814BC9">
        <w:rPr>
          <w:spacing w:val="43"/>
          <w:w w:val="105"/>
          <w:lang w:val="en-GB"/>
          <w:rPrChange w:id="6692" w:author="Christian PIEDALLU" w:date="2023-02-06T09:53:00Z">
            <w:rPr>
              <w:spacing w:val="43"/>
              <w:w w:val="105"/>
            </w:rPr>
          </w:rPrChange>
        </w:rPr>
        <w:t xml:space="preserve"> </w:t>
      </w:r>
      <w:r w:rsidRPr="00814BC9">
        <w:rPr>
          <w:w w:val="105"/>
          <w:lang w:val="en-GB"/>
          <w:rPrChange w:id="6693" w:author="Christian PIEDALLU" w:date="2023-02-06T09:53:00Z">
            <w:rPr>
              <w:w w:val="105"/>
            </w:rPr>
          </w:rPrChange>
        </w:rPr>
        <w:t>In</w:t>
      </w:r>
    </w:p>
    <w:p w14:paraId="1642F6EC" w14:textId="77777777" w:rsidR="00B177F5" w:rsidRPr="00814BC9" w:rsidRDefault="00B553DB">
      <w:pPr>
        <w:pStyle w:val="Corpsdetexte"/>
        <w:ind w:left="163"/>
        <w:rPr>
          <w:lang w:val="en-GB"/>
          <w:rPrChange w:id="6694" w:author="Christian PIEDALLU" w:date="2023-02-06T09:53:00Z">
            <w:rPr/>
          </w:rPrChange>
        </w:rPr>
      </w:pPr>
      <w:r w:rsidRPr="00814BC9">
        <w:rPr>
          <w:rFonts w:ascii="Trebuchet MS"/>
          <w:sz w:val="10"/>
          <w:lang w:val="en-GB"/>
          <w:rPrChange w:id="6695" w:author="Christian PIEDALLU" w:date="2023-02-06T09:53:00Z">
            <w:rPr>
              <w:rFonts w:ascii="Trebuchet MS"/>
              <w:sz w:val="10"/>
            </w:rPr>
          </w:rPrChange>
        </w:rPr>
        <w:t xml:space="preserve">310     </w:t>
      </w:r>
      <w:r w:rsidRPr="00814BC9">
        <w:rPr>
          <w:rFonts w:ascii="Trebuchet MS"/>
          <w:spacing w:val="19"/>
          <w:sz w:val="10"/>
          <w:lang w:val="en-GB"/>
          <w:rPrChange w:id="6696" w:author="Christian PIEDALLU" w:date="2023-02-06T09:53:00Z">
            <w:rPr>
              <w:rFonts w:ascii="Trebuchet MS"/>
              <w:spacing w:val="19"/>
              <w:sz w:val="10"/>
            </w:rPr>
          </w:rPrChange>
        </w:rPr>
        <w:t xml:space="preserve"> </w:t>
      </w:r>
      <w:r w:rsidRPr="00814BC9">
        <w:rPr>
          <w:lang w:val="en-GB"/>
          <w:rPrChange w:id="6697" w:author="Christian PIEDALLU" w:date="2023-02-06T09:53:00Z">
            <w:rPr/>
          </w:rPrChange>
        </w:rPr>
        <w:t>2022,</w:t>
      </w:r>
      <w:r w:rsidRPr="00814BC9">
        <w:rPr>
          <w:spacing w:val="45"/>
          <w:lang w:val="en-GB"/>
          <w:rPrChange w:id="6698" w:author="Christian PIEDALLU" w:date="2023-02-06T09:53:00Z">
            <w:rPr>
              <w:spacing w:val="45"/>
            </w:rPr>
          </w:rPrChange>
        </w:rPr>
        <w:t xml:space="preserve"> </w:t>
      </w:r>
      <w:r w:rsidRPr="00814BC9">
        <w:rPr>
          <w:lang w:val="en-GB"/>
          <w:rPrChange w:id="6699" w:author="Christian PIEDALLU" w:date="2023-02-06T09:53:00Z">
            <w:rPr/>
          </w:rPrChange>
        </w:rPr>
        <w:t>new</w:t>
      </w:r>
      <w:r w:rsidRPr="00814BC9">
        <w:rPr>
          <w:spacing w:val="41"/>
          <w:lang w:val="en-GB"/>
          <w:rPrChange w:id="6700" w:author="Christian PIEDALLU" w:date="2023-02-06T09:53:00Z">
            <w:rPr>
              <w:spacing w:val="41"/>
            </w:rPr>
          </w:rPrChange>
        </w:rPr>
        <w:t xml:space="preserve"> </w:t>
      </w:r>
      <w:commentRangeStart w:id="6701"/>
      <w:r w:rsidRPr="00814BC9">
        <w:rPr>
          <w:lang w:val="en-GB"/>
          <w:rPrChange w:id="6702" w:author="Christian PIEDALLU" w:date="2023-02-06T09:53:00Z">
            <w:rPr/>
          </w:rPrChange>
        </w:rPr>
        <w:t>bark</w:t>
      </w:r>
      <w:r w:rsidRPr="00814BC9">
        <w:rPr>
          <w:spacing w:val="41"/>
          <w:lang w:val="en-GB"/>
          <w:rPrChange w:id="6703" w:author="Christian PIEDALLU" w:date="2023-02-06T09:53:00Z">
            <w:rPr>
              <w:spacing w:val="41"/>
            </w:rPr>
          </w:rPrChange>
        </w:rPr>
        <w:t xml:space="preserve"> </w:t>
      </w:r>
      <w:r w:rsidRPr="00814BC9">
        <w:rPr>
          <w:lang w:val="en-GB"/>
          <w:rPrChange w:id="6704" w:author="Christian PIEDALLU" w:date="2023-02-06T09:53:00Z">
            <w:rPr/>
          </w:rPrChange>
        </w:rPr>
        <w:t>beetle</w:t>
      </w:r>
      <w:r w:rsidRPr="00814BC9">
        <w:rPr>
          <w:spacing w:val="42"/>
          <w:lang w:val="en-GB"/>
          <w:rPrChange w:id="6705" w:author="Christian PIEDALLU" w:date="2023-02-06T09:53:00Z">
            <w:rPr>
              <w:spacing w:val="42"/>
            </w:rPr>
          </w:rPrChange>
        </w:rPr>
        <w:t xml:space="preserve"> </w:t>
      </w:r>
      <w:r w:rsidRPr="00814BC9">
        <w:rPr>
          <w:lang w:val="en-GB"/>
          <w:rPrChange w:id="6706" w:author="Christian PIEDALLU" w:date="2023-02-06T09:53:00Z">
            <w:rPr/>
          </w:rPrChange>
        </w:rPr>
        <w:t>attacks</w:t>
      </w:r>
      <w:r w:rsidRPr="00814BC9">
        <w:rPr>
          <w:spacing w:val="42"/>
          <w:lang w:val="en-GB"/>
          <w:rPrChange w:id="6707" w:author="Christian PIEDALLU" w:date="2023-02-06T09:53:00Z">
            <w:rPr>
              <w:spacing w:val="42"/>
            </w:rPr>
          </w:rPrChange>
        </w:rPr>
        <w:t xml:space="preserve"> </w:t>
      </w:r>
      <w:r w:rsidRPr="00814BC9">
        <w:rPr>
          <w:lang w:val="en-GB"/>
          <w:rPrChange w:id="6708" w:author="Christian PIEDALLU" w:date="2023-02-06T09:53:00Z">
            <w:rPr/>
          </w:rPrChange>
        </w:rPr>
        <w:t>recover</w:t>
      </w:r>
      <w:r w:rsidRPr="00814BC9">
        <w:rPr>
          <w:spacing w:val="41"/>
          <w:lang w:val="en-GB"/>
          <w:rPrChange w:id="6709" w:author="Christian PIEDALLU" w:date="2023-02-06T09:53:00Z">
            <w:rPr>
              <w:spacing w:val="41"/>
            </w:rPr>
          </w:rPrChange>
        </w:rPr>
        <w:t xml:space="preserve"> </w:t>
      </w:r>
      <w:r w:rsidRPr="00814BC9">
        <w:rPr>
          <w:lang w:val="en-GB"/>
          <w:rPrChange w:id="6710" w:author="Christian PIEDALLU" w:date="2023-02-06T09:53:00Z">
            <w:rPr/>
          </w:rPrChange>
        </w:rPr>
        <w:t>its</w:t>
      </w:r>
      <w:r w:rsidRPr="00814BC9">
        <w:rPr>
          <w:spacing w:val="42"/>
          <w:lang w:val="en-GB"/>
          <w:rPrChange w:id="6711" w:author="Christian PIEDALLU" w:date="2023-02-06T09:53:00Z">
            <w:rPr>
              <w:spacing w:val="42"/>
            </w:rPr>
          </w:rPrChange>
        </w:rPr>
        <w:t xml:space="preserve"> </w:t>
      </w:r>
      <w:r w:rsidRPr="00814BC9">
        <w:rPr>
          <w:lang w:val="en-GB"/>
          <w:rPrChange w:id="6712" w:author="Christian PIEDALLU" w:date="2023-02-06T09:53:00Z">
            <w:rPr/>
          </w:rPrChange>
        </w:rPr>
        <w:t>level</w:t>
      </w:r>
      <w:r w:rsidRPr="00814BC9">
        <w:rPr>
          <w:spacing w:val="41"/>
          <w:lang w:val="en-GB"/>
          <w:rPrChange w:id="6713" w:author="Christian PIEDALLU" w:date="2023-02-06T09:53:00Z">
            <w:rPr>
              <w:spacing w:val="41"/>
            </w:rPr>
          </w:rPrChange>
        </w:rPr>
        <w:t xml:space="preserve"> </w:t>
      </w:r>
      <w:r w:rsidRPr="00814BC9">
        <w:rPr>
          <w:lang w:val="en-GB"/>
          <w:rPrChange w:id="6714" w:author="Christian PIEDALLU" w:date="2023-02-06T09:53:00Z">
            <w:rPr/>
          </w:rPrChange>
        </w:rPr>
        <w:t>of</w:t>
      </w:r>
      <w:r w:rsidRPr="00814BC9">
        <w:rPr>
          <w:spacing w:val="41"/>
          <w:lang w:val="en-GB"/>
          <w:rPrChange w:id="6715" w:author="Christian PIEDALLU" w:date="2023-02-06T09:53:00Z">
            <w:rPr>
              <w:spacing w:val="41"/>
            </w:rPr>
          </w:rPrChange>
        </w:rPr>
        <w:t xml:space="preserve"> </w:t>
      </w:r>
      <w:r w:rsidRPr="00814BC9">
        <w:rPr>
          <w:lang w:val="en-GB"/>
          <w:rPrChange w:id="6716" w:author="Christian PIEDALLU" w:date="2023-02-06T09:53:00Z">
            <w:rPr/>
          </w:rPrChange>
        </w:rPr>
        <w:t>2017</w:t>
      </w:r>
      <w:r w:rsidRPr="00814BC9">
        <w:rPr>
          <w:spacing w:val="41"/>
          <w:lang w:val="en-GB"/>
          <w:rPrChange w:id="6717" w:author="Christian PIEDALLU" w:date="2023-02-06T09:53:00Z">
            <w:rPr>
              <w:spacing w:val="41"/>
            </w:rPr>
          </w:rPrChange>
        </w:rPr>
        <w:t xml:space="preserve"> </w:t>
      </w:r>
      <w:r w:rsidRPr="00814BC9">
        <w:rPr>
          <w:lang w:val="en-GB"/>
          <w:rPrChange w:id="6718" w:author="Christian PIEDALLU" w:date="2023-02-06T09:53:00Z">
            <w:rPr/>
          </w:rPrChange>
        </w:rPr>
        <w:t>and</w:t>
      </w:r>
      <w:r w:rsidRPr="00814BC9">
        <w:rPr>
          <w:spacing w:val="41"/>
          <w:lang w:val="en-GB"/>
          <w:rPrChange w:id="6719" w:author="Christian PIEDALLU" w:date="2023-02-06T09:53:00Z">
            <w:rPr>
              <w:spacing w:val="41"/>
            </w:rPr>
          </w:rPrChange>
        </w:rPr>
        <w:t xml:space="preserve"> </w:t>
      </w:r>
      <w:r w:rsidRPr="00814BC9">
        <w:rPr>
          <w:lang w:val="en-GB"/>
          <w:rPrChange w:id="6720" w:author="Christian PIEDALLU" w:date="2023-02-06T09:53:00Z">
            <w:rPr/>
          </w:rPrChange>
        </w:rPr>
        <w:t>seems</w:t>
      </w:r>
      <w:r w:rsidRPr="00814BC9">
        <w:rPr>
          <w:spacing w:val="42"/>
          <w:lang w:val="en-GB"/>
          <w:rPrChange w:id="6721" w:author="Christian PIEDALLU" w:date="2023-02-06T09:53:00Z">
            <w:rPr>
              <w:spacing w:val="42"/>
            </w:rPr>
          </w:rPrChange>
        </w:rPr>
        <w:t xml:space="preserve"> </w:t>
      </w:r>
      <w:r w:rsidRPr="00814BC9">
        <w:rPr>
          <w:lang w:val="en-GB"/>
          <w:rPrChange w:id="6722" w:author="Christian PIEDALLU" w:date="2023-02-06T09:53:00Z">
            <w:rPr/>
          </w:rPrChange>
        </w:rPr>
        <w:t>then</w:t>
      </w:r>
      <w:r w:rsidRPr="00814BC9">
        <w:rPr>
          <w:spacing w:val="42"/>
          <w:lang w:val="en-GB"/>
          <w:rPrChange w:id="6723" w:author="Christian PIEDALLU" w:date="2023-02-06T09:53:00Z">
            <w:rPr>
              <w:spacing w:val="42"/>
            </w:rPr>
          </w:rPrChange>
        </w:rPr>
        <w:t xml:space="preserve"> </w:t>
      </w:r>
      <w:r w:rsidRPr="00814BC9">
        <w:rPr>
          <w:lang w:val="en-GB"/>
          <w:rPrChange w:id="6724" w:author="Christian PIEDALLU" w:date="2023-02-06T09:53:00Z">
            <w:rPr/>
          </w:rPrChange>
        </w:rPr>
        <w:t>over</w:t>
      </w:r>
      <w:commentRangeEnd w:id="6701"/>
      <w:r w:rsidR="00AD2FF8">
        <w:rPr>
          <w:rStyle w:val="Marquedecommentaire"/>
        </w:rPr>
        <w:commentReference w:id="6701"/>
      </w:r>
      <w:r w:rsidRPr="00814BC9">
        <w:rPr>
          <w:lang w:val="en-GB"/>
          <w:rPrChange w:id="6725" w:author="Christian PIEDALLU" w:date="2023-02-06T09:53:00Z">
            <w:rPr/>
          </w:rPrChange>
        </w:rPr>
        <w:t xml:space="preserve">.  </w:t>
      </w:r>
      <w:r w:rsidRPr="00814BC9">
        <w:rPr>
          <w:spacing w:val="5"/>
          <w:lang w:val="en-GB"/>
          <w:rPrChange w:id="6726" w:author="Christian PIEDALLU" w:date="2023-02-06T09:53:00Z">
            <w:rPr>
              <w:spacing w:val="5"/>
            </w:rPr>
          </w:rPrChange>
        </w:rPr>
        <w:t xml:space="preserve"> </w:t>
      </w:r>
      <w:r w:rsidRPr="00814BC9">
        <w:rPr>
          <w:lang w:val="en-GB"/>
          <w:rPrChange w:id="6727" w:author="Christian PIEDALLU" w:date="2023-02-06T09:53:00Z">
            <w:rPr/>
          </w:rPrChange>
        </w:rPr>
        <w:t>The</w:t>
      </w:r>
      <w:r w:rsidRPr="00814BC9">
        <w:rPr>
          <w:spacing w:val="41"/>
          <w:lang w:val="en-GB"/>
          <w:rPrChange w:id="6728" w:author="Christian PIEDALLU" w:date="2023-02-06T09:53:00Z">
            <w:rPr>
              <w:spacing w:val="41"/>
            </w:rPr>
          </w:rPrChange>
        </w:rPr>
        <w:t xml:space="preserve"> </w:t>
      </w:r>
      <w:r w:rsidRPr="00814BC9">
        <w:rPr>
          <w:lang w:val="en-GB"/>
          <w:rPrChange w:id="6729" w:author="Christian PIEDALLU" w:date="2023-02-06T09:53:00Z">
            <w:rPr/>
          </w:rPrChange>
        </w:rPr>
        <w:t>damages</w:t>
      </w:r>
      <w:r w:rsidRPr="00814BC9">
        <w:rPr>
          <w:spacing w:val="42"/>
          <w:lang w:val="en-GB"/>
          <w:rPrChange w:id="6730" w:author="Christian PIEDALLU" w:date="2023-02-06T09:53:00Z">
            <w:rPr>
              <w:spacing w:val="42"/>
            </w:rPr>
          </w:rPrChange>
        </w:rPr>
        <w:t xml:space="preserve"> </w:t>
      </w:r>
      <w:r w:rsidRPr="00814BC9">
        <w:rPr>
          <w:lang w:val="en-GB"/>
          <w:rPrChange w:id="6731" w:author="Christian PIEDALLU" w:date="2023-02-06T09:53:00Z">
            <w:rPr/>
          </w:rPrChange>
        </w:rPr>
        <w:t>were</w:t>
      </w:r>
    </w:p>
    <w:p w14:paraId="22078B4F" w14:textId="77777777" w:rsidR="00B177F5" w:rsidRPr="00814BC9" w:rsidRDefault="00B553DB">
      <w:pPr>
        <w:pStyle w:val="Corpsdetexte"/>
        <w:ind w:left="163"/>
        <w:rPr>
          <w:lang w:val="en-GB"/>
          <w:rPrChange w:id="6732" w:author="Christian PIEDALLU" w:date="2023-02-06T09:53:00Z">
            <w:rPr/>
          </w:rPrChange>
        </w:rPr>
      </w:pPr>
      <w:r w:rsidRPr="00814BC9">
        <w:rPr>
          <w:rFonts w:ascii="Trebuchet MS"/>
          <w:sz w:val="10"/>
          <w:lang w:val="en-GB"/>
          <w:rPrChange w:id="6733" w:author="Christian PIEDALLU" w:date="2023-02-06T09:53:00Z">
            <w:rPr>
              <w:rFonts w:ascii="Trebuchet MS"/>
              <w:sz w:val="10"/>
            </w:rPr>
          </w:rPrChange>
        </w:rPr>
        <w:t xml:space="preserve">311     </w:t>
      </w:r>
      <w:r w:rsidRPr="00814BC9">
        <w:rPr>
          <w:rFonts w:ascii="Trebuchet MS"/>
          <w:spacing w:val="19"/>
          <w:sz w:val="10"/>
          <w:lang w:val="en-GB"/>
          <w:rPrChange w:id="6734" w:author="Christian PIEDALLU" w:date="2023-02-06T09:53:00Z">
            <w:rPr>
              <w:rFonts w:ascii="Trebuchet MS"/>
              <w:spacing w:val="19"/>
              <w:sz w:val="10"/>
            </w:rPr>
          </w:rPrChange>
        </w:rPr>
        <w:t xml:space="preserve"> </w:t>
      </w:r>
      <w:r w:rsidRPr="00814BC9">
        <w:rPr>
          <w:w w:val="105"/>
          <w:lang w:val="en-GB"/>
          <w:rPrChange w:id="6735" w:author="Christian PIEDALLU" w:date="2023-02-06T09:53:00Z">
            <w:rPr>
              <w:w w:val="105"/>
            </w:rPr>
          </w:rPrChange>
        </w:rPr>
        <w:t>not</w:t>
      </w:r>
      <w:r w:rsidRPr="00814BC9">
        <w:rPr>
          <w:spacing w:val="11"/>
          <w:w w:val="105"/>
          <w:lang w:val="en-GB"/>
          <w:rPrChange w:id="6736" w:author="Christian PIEDALLU" w:date="2023-02-06T09:53:00Z">
            <w:rPr>
              <w:spacing w:val="11"/>
              <w:w w:val="105"/>
            </w:rPr>
          </w:rPrChange>
        </w:rPr>
        <w:t xml:space="preserve"> </w:t>
      </w:r>
      <w:r w:rsidRPr="00814BC9">
        <w:rPr>
          <w:w w:val="105"/>
          <w:lang w:val="en-GB"/>
          <w:rPrChange w:id="6737" w:author="Christian PIEDALLU" w:date="2023-02-06T09:53:00Z">
            <w:rPr>
              <w:w w:val="105"/>
            </w:rPr>
          </w:rPrChange>
        </w:rPr>
        <w:t>equally</w:t>
      </w:r>
      <w:r w:rsidRPr="00814BC9">
        <w:rPr>
          <w:spacing w:val="11"/>
          <w:w w:val="105"/>
          <w:lang w:val="en-GB"/>
          <w:rPrChange w:id="6738" w:author="Christian PIEDALLU" w:date="2023-02-06T09:53:00Z">
            <w:rPr>
              <w:spacing w:val="11"/>
              <w:w w:val="105"/>
            </w:rPr>
          </w:rPrChange>
        </w:rPr>
        <w:t xml:space="preserve"> </w:t>
      </w:r>
      <w:r w:rsidRPr="00814BC9">
        <w:rPr>
          <w:w w:val="105"/>
          <w:lang w:val="en-GB"/>
          <w:rPrChange w:id="6739" w:author="Christian PIEDALLU" w:date="2023-02-06T09:53:00Z">
            <w:rPr>
              <w:w w:val="105"/>
            </w:rPr>
          </w:rPrChange>
        </w:rPr>
        <w:t>distributed</w:t>
      </w:r>
      <w:r w:rsidRPr="00814BC9">
        <w:rPr>
          <w:spacing w:val="11"/>
          <w:w w:val="105"/>
          <w:lang w:val="en-GB"/>
          <w:rPrChange w:id="6740" w:author="Christian PIEDALLU" w:date="2023-02-06T09:53:00Z">
            <w:rPr>
              <w:spacing w:val="11"/>
              <w:w w:val="105"/>
            </w:rPr>
          </w:rPrChange>
        </w:rPr>
        <w:t xml:space="preserve"> </w:t>
      </w:r>
      <w:r w:rsidRPr="00814BC9">
        <w:rPr>
          <w:w w:val="105"/>
          <w:lang w:val="en-GB"/>
          <w:rPrChange w:id="6741" w:author="Christian PIEDALLU" w:date="2023-02-06T09:53:00Z">
            <w:rPr>
              <w:w w:val="105"/>
            </w:rPr>
          </w:rPrChange>
        </w:rPr>
        <w:t>on</w:t>
      </w:r>
      <w:r w:rsidRPr="00814BC9">
        <w:rPr>
          <w:spacing w:val="11"/>
          <w:w w:val="105"/>
          <w:lang w:val="en-GB"/>
          <w:rPrChange w:id="6742" w:author="Christian PIEDALLU" w:date="2023-02-06T09:53:00Z">
            <w:rPr>
              <w:spacing w:val="11"/>
              <w:w w:val="105"/>
            </w:rPr>
          </w:rPrChange>
        </w:rPr>
        <w:t xml:space="preserve"> </w:t>
      </w:r>
      <w:r w:rsidRPr="00814BC9">
        <w:rPr>
          <w:w w:val="105"/>
          <w:lang w:val="en-GB"/>
          <w:rPrChange w:id="6743" w:author="Christian PIEDALLU" w:date="2023-02-06T09:53:00Z">
            <w:rPr>
              <w:w w:val="105"/>
            </w:rPr>
          </w:rPrChange>
        </w:rPr>
        <w:t>the</w:t>
      </w:r>
      <w:r w:rsidRPr="00814BC9">
        <w:rPr>
          <w:spacing w:val="11"/>
          <w:w w:val="105"/>
          <w:lang w:val="en-GB"/>
          <w:rPrChange w:id="6744" w:author="Christian PIEDALLU" w:date="2023-02-06T09:53:00Z">
            <w:rPr>
              <w:spacing w:val="11"/>
              <w:w w:val="105"/>
            </w:rPr>
          </w:rPrChange>
        </w:rPr>
        <w:t xml:space="preserve"> </w:t>
      </w:r>
      <w:r w:rsidRPr="00814BC9">
        <w:rPr>
          <w:w w:val="105"/>
          <w:lang w:val="en-GB"/>
          <w:rPrChange w:id="6745" w:author="Christian PIEDALLU" w:date="2023-02-06T09:53:00Z">
            <w:rPr>
              <w:w w:val="105"/>
            </w:rPr>
          </w:rPrChange>
        </w:rPr>
        <w:t>territory</w:t>
      </w:r>
      <w:r w:rsidRPr="00814BC9">
        <w:rPr>
          <w:spacing w:val="11"/>
          <w:w w:val="105"/>
          <w:lang w:val="en-GB"/>
          <w:rPrChange w:id="6746" w:author="Christian PIEDALLU" w:date="2023-02-06T09:53:00Z">
            <w:rPr>
              <w:spacing w:val="11"/>
              <w:w w:val="105"/>
            </w:rPr>
          </w:rPrChange>
        </w:rPr>
        <w:t xml:space="preserve"> </w:t>
      </w:r>
      <w:r w:rsidRPr="00814BC9">
        <w:rPr>
          <w:w w:val="105"/>
          <w:lang w:val="en-GB"/>
          <w:rPrChange w:id="6747" w:author="Christian PIEDALLU" w:date="2023-02-06T09:53:00Z">
            <w:rPr>
              <w:w w:val="105"/>
            </w:rPr>
          </w:rPrChange>
        </w:rPr>
        <w:t>:</w:t>
      </w:r>
      <w:r w:rsidRPr="00814BC9">
        <w:rPr>
          <w:spacing w:val="36"/>
          <w:w w:val="105"/>
          <w:lang w:val="en-GB"/>
          <w:rPrChange w:id="6748" w:author="Christian PIEDALLU" w:date="2023-02-06T09:53:00Z">
            <w:rPr>
              <w:spacing w:val="36"/>
              <w:w w:val="105"/>
            </w:rPr>
          </w:rPrChange>
        </w:rPr>
        <w:t xml:space="preserve"> </w:t>
      </w:r>
      <w:r w:rsidRPr="00814BC9">
        <w:rPr>
          <w:w w:val="105"/>
          <w:lang w:val="en-GB"/>
          <w:rPrChange w:id="6749" w:author="Christian PIEDALLU" w:date="2023-02-06T09:53:00Z">
            <w:rPr>
              <w:w w:val="105"/>
            </w:rPr>
          </w:rPrChange>
        </w:rPr>
        <w:t>the</w:t>
      </w:r>
      <w:r w:rsidRPr="00814BC9">
        <w:rPr>
          <w:spacing w:val="11"/>
          <w:w w:val="105"/>
          <w:lang w:val="en-GB"/>
          <w:rPrChange w:id="6750" w:author="Christian PIEDALLU" w:date="2023-02-06T09:53:00Z">
            <w:rPr>
              <w:spacing w:val="11"/>
              <w:w w:val="105"/>
            </w:rPr>
          </w:rPrChange>
        </w:rPr>
        <w:t xml:space="preserve"> </w:t>
      </w:r>
      <w:r w:rsidRPr="00814BC9">
        <w:rPr>
          <w:w w:val="105"/>
          <w:lang w:val="en-GB"/>
          <w:rPrChange w:id="6751" w:author="Christian PIEDALLU" w:date="2023-02-06T09:53:00Z">
            <w:rPr>
              <w:w w:val="105"/>
            </w:rPr>
          </w:rPrChange>
        </w:rPr>
        <w:t>Plains</w:t>
      </w:r>
      <w:r w:rsidRPr="00814BC9">
        <w:rPr>
          <w:spacing w:val="11"/>
          <w:w w:val="105"/>
          <w:lang w:val="en-GB"/>
          <w:rPrChange w:id="6752" w:author="Christian PIEDALLU" w:date="2023-02-06T09:53:00Z">
            <w:rPr>
              <w:spacing w:val="11"/>
              <w:w w:val="105"/>
            </w:rPr>
          </w:rPrChange>
        </w:rPr>
        <w:t xml:space="preserve"> </w:t>
      </w:r>
      <w:r w:rsidRPr="00814BC9">
        <w:rPr>
          <w:w w:val="105"/>
          <w:lang w:val="en-GB"/>
          <w:rPrChange w:id="6753" w:author="Christian PIEDALLU" w:date="2023-02-06T09:53:00Z">
            <w:rPr>
              <w:w w:val="105"/>
            </w:rPr>
          </w:rPrChange>
        </w:rPr>
        <w:t>are</w:t>
      </w:r>
      <w:r w:rsidRPr="00814BC9">
        <w:rPr>
          <w:spacing w:val="11"/>
          <w:w w:val="105"/>
          <w:lang w:val="en-GB"/>
          <w:rPrChange w:id="6754" w:author="Christian PIEDALLU" w:date="2023-02-06T09:53:00Z">
            <w:rPr>
              <w:spacing w:val="11"/>
              <w:w w:val="105"/>
            </w:rPr>
          </w:rPrChange>
        </w:rPr>
        <w:t xml:space="preserve"> </w:t>
      </w:r>
      <w:r w:rsidRPr="00814BC9">
        <w:rPr>
          <w:w w:val="105"/>
          <w:lang w:val="en-GB"/>
          <w:rPrChange w:id="6755" w:author="Christian PIEDALLU" w:date="2023-02-06T09:53:00Z">
            <w:rPr>
              <w:w w:val="105"/>
            </w:rPr>
          </w:rPrChange>
        </w:rPr>
        <w:t>the</w:t>
      </w:r>
      <w:r w:rsidRPr="00814BC9">
        <w:rPr>
          <w:spacing w:val="11"/>
          <w:w w:val="105"/>
          <w:lang w:val="en-GB"/>
          <w:rPrChange w:id="6756" w:author="Christian PIEDALLU" w:date="2023-02-06T09:53:00Z">
            <w:rPr>
              <w:spacing w:val="11"/>
              <w:w w:val="105"/>
            </w:rPr>
          </w:rPrChange>
        </w:rPr>
        <w:t xml:space="preserve"> </w:t>
      </w:r>
      <w:r w:rsidRPr="00814BC9">
        <w:rPr>
          <w:w w:val="105"/>
          <w:lang w:val="en-GB"/>
          <w:rPrChange w:id="6757" w:author="Christian PIEDALLU" w:date="2023-02-06T09:53:00Z">
            <w:rPr>
              <w:w w:val="105"/>
            </w:rPr>
          </w:rPrChange>
        </w:rPr>
        <w:t>most</w:t>
      </w:r>
      <w:r w:rsidRPr="00814BC9">
        <w:rPr>
          <w:spacing w:val="11"/>
          <w:w w:val="105"/>
          <w:lang w:val="en-GB"/>
          <w:rPrChange w:id="6758" w:author="Christian PIEDALLU" w:date="2023-02-06T09:53:00Z">
            <w:rPr>
              <w:spacing w:val="11"/>
              <w:w w:val="105"/>
            </w:rPr>
          </w:rPrChange>
        </w:rPr>
        <w:t xml:space="preserve"> </w:t>
      </w:r>
      <w:r w:rsidRPr="00814BC9">
        <w:rPr>
          <w:w w:val="105"/>
          <w:lang w:val="en-GB"/>
          <w:rPrChange w:id="6759" w:author="Christian PIEDALLU" w:date="2023-02-06T09:53:00Z">
            <w:rPr>
              <w:w w:val="105"/>
            </w:rPr>
          </w:rPrChange>
        </w:rPr>
        <w:t>impacted</w:t>
      </w:r>
      <w:r w:rsidRPr="00814BC9">
        <w:rPr>
          <w:spacing w:val="11"/>
          <w:w w:val="105"/>
          <w:lang w:val="en-GB"/>
          <w:rPrChange w:id="6760" w:author="Christian PIEDALLU" w:date="2023-02-06T09:53:00Z">
            <w:rPr>
              <w:spacing w:val="11"/>
              <w:w w:val="105"/>
            </w:rPr>
          </w:rPrChange>
        </w:rPr>
        <w:t xml:space="preserve"> </w:t>
      </w:r>
      <w:r w:rsidRPr="00814BC9">
        <w:rPr>
          <w:w w:val="105"/>
          <w:lang w:val="en-GB"/>
          <w:rPrChange w:id="6761" w:author="Christian PIEDALLU" w:date="2023-02-06T09:53:00Z">
            <w:rPr>
              <w:w w:val="105"/>
            </w:rPr>
          </w:rPrChange>
        </w:rPr>
        <w:t>regions</w:t>
      </w:r>
      <w:r w:rsidRPr="00814BC9">
        <w:rPr>
          <w:spacing w:val="11"/>
          <w:w w:val="105"/>
          <w:lang w:val="en-GB"/>
          <w:rPrChange w:id="6762" w:author="Christian PIEDALLU" w:date="2023-02-06T09:53:00Z">
            <w:rPr>
              <w:spacing w:val="11"/>
              <w:w w:val="105"/>
            </w:rPr>
          </w:rPrChange>
        </w:rPr>
        <w:t xml:space="preserve"> </w:t>
      </w:r>
      <w:r w:rsidRPr="00814BC9">
        <w:rPr>
          <w:w w:val="105"/>
          <w:lang w:val="en-GB"/>
          <w:rPrChange w:id="6763" w:author="Christian PIEDALLU" w:date="2023-02-06T09:53:00Z">
            <w:rPr>
              <w:w w:val="105"/>
            </w:rPr>
          </w:rPrChange>
        </w:rPr>
        <w:t>with</w:t>
      </w:r>
      <w:r w:rsidRPr="00814BC9">
        <w:rPr>
          <w:spacing w:val="11"/>
          <w:w w:val="105"/>
          <w:lang w:val="en-GB"/>
          <w:rPrChange w:id="6764" w:author="Christian PIEDALLU" w:date="2023-02-06T09:53:00Z">
            <w:rPr>
              <w:spacing w:val="11"/>
              <w:w w:val="105"/>
            </w:rPr>
          </w:rPrChange>
        </w:rPr>
        <w:t xml:space="preserve"> </w:t>
      </w:r>
      <w:r w:rsidRPr="00814BC9">
        <w:rPr>
          <w:w w:val="105"/>
          <w:lang w:val="en-GB"/>
          <w:rPrChange w:id="6765" w:author="Christian PIEDALLU" w:date="2023-02-06T09:53:00Z">
            <w:rPr>
              <w:w w:val="105"/>
            </w:rPr>
          </w:rPrChange>
        </w:rPr>
        <w:t>more</w:t>
      </w:r>
      <w:r w:rsidRPr="00814BC9">
        <w:rPr>
          <w:spacing w:val="11"/>
          <w:w w:val="105"/>
          <w:lang w:val="en-GB"/>
          <w:rPrChange w:id="6766" w:author="Christian PIEDALLU" w:date="2023-02-06T09:53:00Z">
            <w:rPr>
              <w:spacing w:val="11"/>
              <w:w w:val="105"/>
            </w:rPr>
          </w:rPrChange>
        </w:rPr>
        <w:t xml:space="preserve"> </w:t>
      </w:r>
      <w:r w:rsidRPr="00814BC9">
        <w:rPr>
          <w:w w:val="105"/>
          <w:lang w:val="en-GB"/>
          <w:rPrChange w:id="6767" w:author="Christian PIEDALLU" w:date="2023-02-06T09:53:00Z">
            <w:rPr>
              <w:w w:val="105"/>
            </w:rPr>
          </w:rPrChange>
        </w:rPr>
        <w:t>than</w:t>
      </w:r>
    </w:p>
    <w:p w14:paraId="16782BCB" w14:textId="77777777" w:rsidR="00B177F5" w:rsidRPr="00814BC9" w:rsidRDefault="00B553DB">
      <w:pPr>
        <w:pStyle w:val="Corpsdetexte"/>
        <w:ind w:left="163"/>
        <w:rPr>
          <w:lang w:val="en-GB"/>
          <w:rPrChange w:id="6768" w:author="Christian PIEDALLU" w:date="2023-02-06T09:53:00Z">
            <w:rPr/>
          </w:rPrChange>
        </w:rPr>
      </w:pPr>
      <w:r w:rsidRPr="00814BC9">
        <w:rPr>
          <w:rFonts w:ascii="Trebuchet MS"/>
          <w:sz w:val="10"/>
          <w:lang w:val="en-GB"/>
          <w:rPrChange w:id="6769" w:author="Christian PIEDALLU" w:date="2023-02-06T09:53:00Z">
            <w:rPr>
              <w:rFonts w:ascii="Trebuchet MS"/>
              <w:sz w:val="10"/>
            </w:rPr>
          </w:rPrChange>
        </w:rPr>
        <w:t xml:space="preserve">312     </w:t>
      </w:r>
      <w:r w:rsidRPr="00814BC9">
        <w:rPr>
          <w:rFonts w:ascii="Trebuchet MS"/>
          <w:spacing w:val="19"/>
          <w:sz w:val="10"/>
          <w:lang w:val="en-GB"/>
          <w:rPrChange w:id="6770" w:author="Christian PIEDALLU" w:date="2023-02-06T09:53:00Z">
            <w:rPr>
              <w:rFonts w:ascii="Trebuchet MS"/>
              <w:spacing w:val="19"/>
              <w:sz w:val="10"/>
            </w:rPr>
          </w:rPrChange>
        </w:rPr>
        <w:t xml:space="preserve"> </w:t>
      </w:r>
      <w:r w:rsidRPr="00814BC9">
        <w:rPr>
          <w:w w:val="105"/>
          <w:lang w:val="en-GB"/>
          <w:rPrChange w:id="6771" w:author="Christian PIEDALLU" w:date="2023-02-06T09:53:00Z">
            <w:rPr>
              <w:w w:val="105"/>
            </w:rPr>
          </w:rPrChange>
        </w:rPr>
        <w:t>50%</w:t>
      </w:r>
      <w:r w:rsidRPr="00814BC9">
        <w:rPr>
          <w:spacing w:val="24"/>
          <w:w w:val="105"/>
          <w:lang w:val="en-GB"/>
          <w:rPrChange w:id="6772" w:author="Christian PIEDALLU" w:date="2023-02-06T09:53:00Z">
            <w:rPr>
              <w:spacing w:val="24"/>
              <w:w w:val="105"/>
            </w:rPr>
          </w:rPrChange>
        </w:rPr>
        <w:t xml:space="preserve"> </w:t>
      </w:r>
      <w:r w:rsidRPr="00814BC9">
        <w:rPr>
          <w:w w:val="105"/>
          <w:lang w:val="en-GB"/>
          <w:rPrChange w:id="6773" w:author="Christian PIEDALLU" w:date="2023-02-06T09:53:00Z">
            <w:rPr>
              <w:w w:val="105"/>
            </w:rPr>
          </w:rPrChange>
        </w:rPr>
        <w:t>of</w:t>
      </w:r>
      <w:r w:rsidRPr="00814BC9">
        <w:rPr>
          <w:spacing w:val="22"/>
          <w:w w:val="105"/>
          <w:lang w:val="en-GB"/>
          <w:rPrChange w:id="6774" w:author="Christian PIEDALLU" w:date="2023-02-06T09:53:00Z">
            <w:rPr>
              <w:spacing w:val="22"/>
              <w:w w:val="105"/>
            </w:rPr>
          </w:rPrChange>
        </w:rPr>
        <w:t xml:space="preserve"> </w:t>
      </w:r>
      <w:r w:rsidRPr="00814BC9">
        <w:rPr>
          <w:w w:val="105"/>
          <w:lang w:val="en-GB"/>
          <w:rPrChange w:id="6775" w:author="Christian PIEDALLU" w:date="2023-02-06T09:53:00Z">
            <w:rPr>
              <w:w w:val="105"/>
            </w:rPr>
          </w:rPrChange>
        </w:rPr>
        <w:t>the</w:t>
      </w:r>
      <w:r w:rsidRPr="00814BC9">
        <w:rPr>
          <w:spacing w:val="24"/>
          <w:w w:val="105"/>
          <w:lang w:val="en-GB"/>
          <w:rPrChange w:id="6776" w:author="Christian PIEDALLU" w:date="2023-02-06T09:53:00Z">
            <w:rPr>
              <w:spacing w:val="24"/>
              <w:w w:val="105"/>
            </w:rPr>
          </w:rPrChange>
        </w:rPr>
        <w:t xml:space="preserve"> </w:t>
      </w:r>
      <w:r w:rsidRPr="00814BC9">
        <w:rPr>
          <w:w w:val="105"/>
          <w:lang w:val="en-GB"/>
          <w:rPrChange w:id="6777" w:author="Christian PIEDALLU" w:date="2023-02-06T09:53:00Z">
            <w:rPr>
              <w:w w:val="105"/>
            </w:rPr>
          </w:rPrChange>
        </w:rPr>
        <w:t>spruce</w:t>
      </w:r>
      <w:r w:rsidRPr="00814BC9">
        <w:rPr>
          <w:spacing w:val="24"/>
          <w:w w:val="105"/>
          <w:lang w:val="en-GB"/>
          <w:rPrChange w:id="6778" w:author="Christian PIEDALLU" w:date="2023-02-06T09:53:00Z">
            <w:rPr>
              <w:spacing w:val="24"/>
              <w:w w:val="105"/>
            </w:rPr>
          </w:rPrChange>
        </w:rPr>
        <w:t xml:space="preserve"> </w:t>
      </w:r>
      <w:r w:rsidRPr="00814BC9">
        <w:rPr>
          <w:w w:val="105"/>
          <w:lang w:val="en-GB"/>
          <w:rPrChange w:id="6779" w:author="Christian PIEDALLU" w:date="2023-02-06T09:53:00Z">
            <w:rPr>
              <w:w w:val="105"/>
            </w:rPr>
          </w:rPrChange>
        </w:rPr>
        <w:t>area</w:t>
      </w:r>
      <w:r w:rsidRPr="00814BC9">
        <w:rPr>
          <w:spacing w:val="23"/>
          <w:w w:val="105"/>
          <w:lang w:val="en-GB"/>
          <w:rPrChange w:id="6780" w:author="Christian PIEDALLU" w:date="2023-02-06T09:53:00Z">
            <w:rPr>
              <w:spacing w:val="23"/>
              <w:w w:val="105"/>
            </w:rPr>
          </w:rPrChange>
        </w:rPr>
        <w:t xml:space="preserve"> </w:t>
      </w:r>
      <w:r w:rsidRPr="00814BC9">
        <w:rPr>
          <w:w w:val="105"/>
          <w:lang w:val="en-GB"/>
          <w:rPrChange w:id="6781" w:author="Christian PIEDALLU" w:date="2023-02-06T09:53:00Z">
            <w:rPr>
              <w:w w:val="105"/>
            </w:rPr>
          </w:rPrChange>
        </w:rPr>
        <w:t>impacted</w:t>
      </w:r>
      <w:r w:rsidRPr="00814BC9">
        <w:rPr>
          <w:spacing w:val="23"/>
          <w:w w:val="105"/>
          <w:lang w:val="en-GB"/>
          <w:rPrChange w:id="6782" w:author="Christian PIEDALLU" w:date="2023-02-06T09:53:00Z">
            <w:rPr>
              <w:spacing w:val="23"/>
              <w:w w:val="105"/>
            </w:rPr>
          </w:rPrChange>
        </w:rPr>
        <w:t xml:space="preserve"> </w:t>
      </w:r>
      <w:r w:rsidRPr="00814BC9">
        <w:rPr>
          <w:w w:val="105"/>
          <w:lang w:val="en-GB"/>
          <w:rPrChange w:id="6783" w:author="Christian PIEDALLU" w:date="2023-02-06T09:53:00Z">
            <w:rPr>
              <w:w w:val="105"/>
            </w:rPr>
          </w:rPrChange>
        </w:rPr>
        <w:t>by</w:t>
      </w:r>
      <w:r w:rsidRPr="00814BC9">
        <w:rPr>
          <w:spacing w:val="24"/>
          <w:w w:val="105"/>
          <w:lang w:val="en-GB"/>
          <w:rPrChange w:id="6784" w:author="Christian PIEDALLU" w:date="2023-02-06T09:53:00Z">
            <w:rPr>
              <w:spacing w:val="24"/>
              <w:w w:val="105"/>
            </w:rPr>
          </w:rPrChange>
        </w:rPr>
        <w:t xml:space="preserve"> </w:t>
      </w:r>
      <w:r w:rsidRPr="00814BC9">
        <w:rPr>
          <w:w w:val="105"/>
          <w:lang w:val="en-GB"/>
          <w:rPrChange w:id="6785" w:author="Christian PIEDALLU" w:date="2023-02-06T09:53:00Z">
            <w:rPr>
              <w:w w:val="105"/>
            </w:rPr>
          </w:rPrChange>
        </w:rPr>
        <w:t>bark</w:t>
      </w:r>
      <w:r w:rsidRPr="00814BC9">
        <w:rPr>
          <w:spacing w:val="24"/>
          <w:w w:val="105"/>
          <w:lang w:val="en-GB"/>
          <w:rPrChange w:id="6786" w:author="Christian PIEDALLU" w:date="2023-02-06T09:53:00Z">
            <w:rPr>
              <w:spacing w:val="24"/>
              <w:w w:val="105"/>
            </w:rPr>
          </w:rPrChange>
        </w:rPr>
        <w:t xml:space="preserve"> </w:t>
      </w:r>
      <w:r w:rsidRPr="00814BC9">
        <w:rPr>
          <w:w w:val="105"/>
          <w:lang w:val="en-GB"/>
          <w:rPrChange w:id="6787" w:author="Christian PIEDALLU" w:date="2023-02-06T09:53:00Z">
            <w:rPr>
              <w:w w:val="105"/>
            </w:rPr>
          </w:rPrChange>
        </w:rPr>
        <w:t xml:space="preserve">beetles. </w:t>
      </w:r>
      <w:r w:rsidRPr="00814BC9">
        <w:rPr>
          <w:spacing w:val="15"/>
          <w:w w:val="105"/>
          <w:lang w:val="en-GB"/>
          <w:rPrChange w:id="6788" w:author="Christian PIEDALLU" w:date="2023-02-06T09:53:00Z">
            <w:rPr>
              <w:spacing w:val="15"/>
              <w:w w:val="105"/>
            </w:rPr>
          </w:rPrChange>
        </w:rPr>
        <w:t xml:space="preserve"> </w:t>
      </w:r>
      <w:r w:rsidRPr="00814BC9">
        <w:rPr>
          <w:w w:val="105"/>
          <w:lang w:val="en-GB"/>
          <w:rPrChange w:id="6789" w:author="Christian PIEDALLU" w:date="2023-02-06T09:53:00Z">
            <w:rPr>
              <w:w w:val="105"/>
            </w:rPr>
          </w:rPrChange>
        </w:rPr>
        <w:t>The</w:t>
      </w:r>
      <w:r w:rsidRPr="00814BC9">
        <w:rPr>
          <w:spacing w:val="24"/>
          <w:w w:val="105"/>
          <w:lang w:val="en-GB"/>
          <w:rPrChange w:id="6790" w:author="Christian PIEDALLU" w:date="2023-02-06T09:53:00Z">
            <w:rPr>
              <w:spacing w:val="24"/>
              <w:w w:val="105"/>
            </w:rPr>
          </w:rPrChange>
        </w:rPr>
        <w:t xml:space="preserve"> </w:t>
      </w:r>
      <w:r w:rsidRPr="00814BC9">
        <w:rPr>
          <w:w w:val="105"/>
          <w:lang w:val="en-GB"/>
          <w:rPrChange w:id="6791" w:author="Christian PIEDALLU" w:date="2023-02-06T09:53:00Z">
            <w:rPr>
              <w:w w:val="105"/>
            </w:rPr>
          </w:rPrChange>
        </w:rPr>
        <w:t>devastated</w:t>
      </w:r>
      <w:r w:rsidRPr="00814BC9">
        <w:rPr>
          <w:spacing w:val="23"/>
          <w:w w:val="105"/>
          <w:lang w:val="en-GB"/>
          <w:rPrChange w:id="6792" w:author="Christian PIEDALLU" w:date="2023-02-06T09:53:00Z">
            <w:rPr>
              <w:spacing w:val="23"/>
              <w:w w:val="105"/>
            </w:rPr>
          </w:rPrChange>
        </w:rPr>
        <w:t xml:space="preserve"> </w:t>
      </w:r>
      <w:r w:rsidRPr="00814BC9">
        <w:rPr>
          <w:w w:val="105"/>
          <w:lang w:val="en-GB"/>
          <w:rPrChange w:id="6793" w:author="Christian PIEDALLU" w:date="2023-02-06T09:53:00Z">
            <w:rPr>
              <w:w w:val="105"/>
            </w:rPr>
          </w:rPrChange>
        </w:rPr>
        <w:t>area</w:t>
      </w:r>
      <w:r w:rsidRPr="00814BC9">
        <w:rPr>
          <w:spacing w:val="24"/>
          <w:w w:val="105"/>
          <w:lang w:val="en-GB"/>
          <w:rPrChange w:id="6794" w:author="Christian PIEDALLU" w:date="2023-02-06T09:53:00Z">
            <w:rPr>
              <w:spacing w:val="24"/>
              <w:w w:val="105"/>
            </w:rPr>
          </w:rPrChange>
        </w:rPr>
        <w:t xml:space="preserve"> </w:t>
      </w:r>
      <w:r w:rsidRPr="00814BC9">
        <w:rPr>
          <w:w w:val="105"/>
          <w:lang w:val="en-GB"/>
          <w:rPrChange w:id="6795" w:author="Christian PIEDALLU" w:date="2023-02-06T09:53:00Z">
            <w:rPr>
              <w:w w:val="105"/>
            </w:rPr>
          </w:rPrChange>
        </w:rPr>
        <w:t>by</w:t>
      </w:r>
      <w:r w:rsidRPr="00814BC9">
        <w:rPr>
          <w:spacing w:val="24"/>
          <w:w w:val="105"/>
          <w:lang w:val="en-GB"/>
          <w:rPrChange w:id="6796" w:author="Christian PIEDALLU" w:date="2023-02-06T09:53:00Z">
            <w:rPr>
              <w:spacing w:val="24"/>
              <w:w w:val="105"/>
            </w:rPr>
          </w:rPrChange>
        </w:rPr>
        <w:t xml:space="preserve"> </w:t>
      </w:r>
      <w:r w:rsidRPr="00814BC9">
        <w:rPr>
          <w:w w:val="105"/>
          <w:lang w:val="en-GB"/>
          <w:rPrChange w:id="6797" w:author="Christian PIEDALLU" w:date="2023-02-06T09:53:00Z">
            <w:rPr>
              <w:w w:val="105"/>
            </w:rPr>
          </w:rPrChange>
        </w:rPr>
        <w:t>this</w:t>
      </w:r>
      <w:r w:rsidRPr="00814BC9">
        <w:rPr>
          <w:spacing w:val="23"/>
          <w:w w:val="105"/>
          <w:lang w:val="en-GB"/>
          <w:rPrChange w:id="6798" w:author="Christian PIEDALLU" w:date="2023-02-06T09:53:00Z">
            <w:rPr>
              <w:spacing w:val="23"/>
              <w:w w:val="105"/>
            </w:rPr>
          </w:rPrChange>
        </w:rPr>
        <w:t xml:space="preserve"> </w:t>
      </w:r>
      <w:r w:rsidRPr="00814BC9">
        <w:rPr>
          <w:w w:val="105"/>
          <w:lang w:val="en-GB"/>
          <w:rPrChange w:id="6799" w:author="Christian PIEDALLU" w:date="2023-02-06T09:53:00Z">
            <w:rPr>
              <w:w w:val="105"/>
            </w:rPr>
          </w:rPrChange>
        </w:rPr>
        <w:t>pest</w:t>
      </w:r>
      <w:r w:rsidRPr="00814BC9">
        <w:rPr>
          <w:spacing w:val="24"/>
          <w:w w:val="105"/>
          <w:lang w:val="en-GB"/>
          <w:rPrChange w:id="6800" w:author="Christian PIEDALLU" w:date="2023-02-06T09:53:00Z">
            <w:rPr>
              <w:spacing w:val="24"/>
              <w:w w:val="105"/>
            </w:rPr>
          </w:rPrChange>
        </w:rPr>
        <w:t xml:space="preserve"> </w:t>
      </w:r>
      <w:r w:rsidRPr="00814BC9">
        <w:rPr>
          <w:w w:val="105"/>
          <w:lang w:val="en-GB"/>
          <w:rPrChange w:id="6801" w:author="Christian PIEDALLU" w:date="2023-02-06T09:53:00Z">
            <w:rPr>
              <w:w w:val="105"/>
            </w:rPr>
          </w:rPrChange>
        </w:rPr>
        <w:t>is</w:t>
      </w:r>
      <w:r w:rsidRPr="00814BC9">
        <w:rPr>
          <w:spacing w:val="24"/>
          <w:w w:val="105"/>
          <w:lang w:val="en-GB"/>
          <w:rPrChange w:id="6802" w:author="Christian PIEDALLU" w:date="2023-02-06T09:53:00Z">
            <w:rPr>
              <w:spacing w:val="24"/>
              <w:w w:val="105"/>
            </w:rPr>
          </w:rPrChange>
        </w:rPr>
        <w:t xml:space="preserve"> </w:t>
      </w:r>
      <w:r w:rsidRPr="00814BC9">
        <w:rPr>
          <w:w w:val="105"/>
          <w:lang w:val="en-GB"/>
          <w:rPrChange w:id="6803" w:author="Christian PIEDALLU" w:date="2023-02-06T09:53:00Z">
            <w:rPr>
              <w:w w:val="105"/>
            </w:rPr>
          </w:rPrChange>
        </w:rPr>
        <w:t>estimated</w:t>
      </w:r>
    </w:p>
    <w:p w14:paraId="1B34D946" w14:textId="77777777" w:rsidR="00B177F5" w:rsidRPr="00814BC9" w:rsidRDefault="00B553DB">
      <w:pPr>
        <w:pStyle w:val="Corpsdetexte"/>
        <w:ind w:left="163"/>
        <w:rPr>
          <w:lang w:val="en-GB"/>
          <w:rPrChange w:id="6804" w:author="Christian PIEDALLU" w:date="2023-02-06T09:53:00Z">
            <w:rPr/>
          </w:rPrChange>
        </w:rPr>
      </w:pPr>
      <w:r w:rsidRPr="00814BC9">
        <w:rPr>
          <w:rFonts w:ascii="Trebuchet MS"/>
          <w:sz w:val="10"/>
          <w:lang w:val="en-GB"/>
          <w:rPrChange w:id="6805" w:author="Christian PIEDALLU" w:date="2023-02-06T09:53:00Z">
            <w:rPr>
              <w:rFonts w:ascii="Trebuchet MS"/>
              <w:sz w:val="10"/>
            </w:rPr>
          </w:rPrChange>
        </w:rPr>
        <w:t xml:space="preserve">313     </w:t>
      </w:r>
      <w:r w:rsidRPr="00814BC9">
        <w:rPr>
          <w:rFonts w:ascii="Trebuchet MS"/>
          <w:spacing w:val="19"/>
          <w:sz w:val="10"/>
          <w:lang w:val="en-GB"/>
          <w:rPrChange w:id="6806" w:author="Christian PIEDALLU" w:date="2023-02-06T09:53:00Z">
            <w:rPr>
              <w:rFonts w:ascii="Trebuchet MS"/>
              <w:spacing w:val="19"/>
              <w:sz w:val="10"/>
            </w:rPr>
          </w:rPrChange>
        </w:rPr>
        <w:t xml:space="preserve"> </w:t>
      </w:r>
      <w:r w:rsidRPr="00814BC9">
        <w:rPr>
          <w:w w:val="105"/>
          <w:lang w:val="en-GB"/>
          <w:rPrChange w:id="6807" w:author="Christian PIEDALLU" w:date="2023-02-06T09:53:00Z">
            <w:rPr>
              <w:w w:val="105"/>
            </w:rPr>
          </w:rPrChange>
        </w:rPr>
        <w:t>around</w:t>
      </w:r>
      <w:r w:rsidRPr="00814BC9">
        <w:rPr>
          <w:spacing w:val="14"/>
          <w:w w:val="105"/>
          <w:lang w:val="en-GB"/>
          <w:rPrChange w:id="6808" w:author="Christian PIEDALLU" w:date="2023-02-06T09:53:00Z">
            <w:rPr>
              <w:spacing w:val="14"/>
              <w:w w:val="105"/>
            </w:rPr>
          </w:rPrChange>
        </w:rPr>
        <w:t xml:space="preserve"> </w:t>
      </w:r>
      <w:r w:rsidRPr="00814BC9">
        <w:rPr>
          <w:w w:val="105"/>
          <w:lang w:val="en-GB"/>
          <w:rPrChange w:id="6809" w:author="Christian PIEDALLU" w:date="2023-02-06T09:53:00Z">
            <w:rPr>
              <w:w w:val="105"/>
            </w:rPr>
          </w:rPrChange>
        </w:rPr>
        <w:t>11,000</w:t>
      </w:r>
      <w:r w:rsidRPr="00814BC9">
        <w:rPr>
          <w:spacing w:val="14"/>
          <w:w w:val="105"/>
          <w:lang w:val="en-GB"/>
          <w:rPrChange w:id="6810" w:author="Christian PIEDALLU" w:date="2023-02-06T09:53:00Z">
            <w:rPr>
              <w:spacing w:val="14"/>
              <w:w w:val="105"/>
            </w:rPr>
          </w:rPrChange>
        </w:rPr>
        <w:t xml:space="preserve"> </w:t>
      </w:r>
      <w:r w:rsidRPr="00814BC9">
        <w:rPr>
          <w:w w:val="105"/>
          <w:lang w:val="en-GB"/>
          <w:rPrChange w:id="6811" w:author="Christian PIEDALLU" w:date="2023-02-06T09:53:00Z">
            <w:rPr>
              <w:w w:val="105"/>
            </w:rPr>
          </w:rPrChange>
        </w:rPr>
        <w:t>ha.</w:t>
      </w:r>
      <w:r w:rsidRPr="00814BC9">
        <w:rPr>
          <w:spacing w:val="38"/>
          <w:w w:val="105"/>
          <w:lang w:val="en-GB"/>
          <w:rPrChange w:id="6812" w:author="Christian PIEDALLU" w:date="2023-02-06T09:53:00Z">
            <w:rPr>
              <w:spacing w:val="38"/>
              <w:w w:val="105"/>
            </w:rPr>
          </w:rPrChange>
        </w:rPr>
        <w:t xml:space="preserve"> </w:t>
      </w:r>
      <w:r w:rsidRPr="00814BC9">
        <w:rPr>
          <w:w w:val="105"/>
          <w:lang w:val="en-GB"/>
          <w:rPrChange w:id="6813" w:author="Christian PIEDALLU" w:date="2023-02-06T09:53:00Z">
            <w:rPr>
              <w:w w:val="105"/>
            </w:rPr>
          </w:rPrChange>
        </w:rPr>
        <w:t>The</w:t>
      </w:r>
      <w:r w:rsidRPr="00814BC9">
        <w:rPr>
          <w:spacing w:val="14"/>
          <w:w w:val="105"/>
          <w:lang w:val="en-GB"/>
          <w:rPrChange w:id="6814" w:author="Christian PIEDALLU" w:date="2023-02-06T09:53:00Z">
            <w:rPr>
              <w:spacing w:val="14"/>
              <w:w w:val="105"/>
            </w:rPr>
          </w:rPrChange>
        </w:rPr>
        <w:t xml:space="preserve"> </w:t>
      </w:r>
      <w:r w:rsidRPr="00814BC9">
        <w:rPr>
          <w:w w:val="105"/>
          <w:lang w:val="en-GB"/>
          <w:rPrChange w:id="6815" w:author="Christian PIEDALLU" w:date="2023-02-06T09:53:00Z">
            <w:rPr>
              <w:w w:val="105"/>
            </w:rPr>
          </w:rPrChange>
        </w:rPr>
        <w:t>Ardenne</w:t>
      </w:r>
      <w:r w:rsidRPr="00814BC9">
        <w:rPr>
          <w:spacing w:val="13"/>
          <w:w w:val="105"/>
          <w:lang w:val="en-GB"/>
          <w:rPrChange w:id="6816" w:author="Christian PIEDALLU" w:date="2023-02-06T09:53:00Z">
            <w:rPr>
              <w:spacing w:val="13"/>
              <w:w w:val="105"/>
            </w:rPr>
          </w:rPrChange>
        </w:rPr>
        <w:t xml:space="preserve"> </w:t>
      </w:r>
      <w:r w:rsidRPr="00814BC9">
        <w:rPr>
          <w:w w:val="105"/>
          <w:lang w:val="en-GB"/>
          <w:rPrChange w:id="6817" w:author="Christian PIEDALLU" w:date="2023-02-06T09:53:00Z">
            <w:rPr>
              <w:w w:val="105"/>
            </w:rPr>
          </w:rPrChange>
        </w:rPr>
        <w:t>is</w:t>
      </w:r>
      <w:r w:rsidRPr="00814BC9">
        <w:rPr>
          <w:spacing w:val="15"/>
          <w:w w:val="105"/>
          <w:lang w:val="en-GB"/>
          <w:rPrChange w:id="6818" w:author="Christian PIEDALLU" w:date="2023-02-06T09:53:00Z">
            <w:rPr>
              <w:spacing w:val="15"/>
              <w:w w:val="105"/>
            </w:rPr>
          </w:rPrChange>
        </w:rPr>
        <w:t xml:space="preserve"> </w:t>
      </w:r>
      <w:r w:rsidRPr="00814BC9">
        <w:rPr>
          <w:w w:val="105"/>
          <w:lang w:val="en-GB"/>
          <w:rPrChange w:id="6819" w:author="Christian PIEDALLU" w:date="2023-02-06T09:53:00Z">
            <w:rPr>
              <w:w w:val="105"/>
            </w:rPr>
          </w:rPrChange>
        </w:rPr>
        <w:t>the</w:t>
      </w:r>
      <w:r w:rsidRPr="00814BC9">
        <w:rPr>
          <w:spacing w:val="15"/>
          <w:w w:val="105"/>
          <w:lang w:val="en-GB"/>
          <w:rPrChange w:id="6820" w:author="Christian PIEDALLU" w:date="2023-02-06T09:53:00Z">
            <w:rPr>
              <w:spacing w:val="15"/>
              <w:w w:val="105"/>
            </w:rPr>
          </w:rPrChange>
        </w:rPr>
        <w:t xml:space="preserve"> </w:t>
      </w:r>
      <w:r w:rsidRPr="00814BC9">
        <w:rPr>
          <w:w w:val="105"/>
          <w:lang w:val="en-GB"/>
          <w:rPrChange w:id="6821" w:author="Christian PIEDALLU" w:date="2023-02-06T09:53:00Z">
            <w:rPr>
              <w:w w:val="105"/>
            </w:rPr>
          </w:rPrChange>
        </w:rPr>
        <w:t>second</w:t>
      </w:r>
      <w:r w:rsidRPr="00814BC9">
        <w:rPr>
          <w:spacing w:val="14"/>
          <w:w w:val="105"/>
          <w:lang w:val="en-GB"/>
          <w:rPrChange w:id="6822" w:author="Christian PIEDALLU" w:date="2023-02-06T09:53:00Z">
            <w:rPr>
              <w:spacing w:val="14"/>
              <w:w w:val="105"/>
            </w:rPr>
          </w:rPrChange>
        </w:rPr>
        <w:t xml:space="preserve"> </w:t>
      </w:r>
      <w:r w:rsidRPr="00814BC9">
        <w:rPr>
          <w:w w:val="105"/>
          <w:lang w:val="en-GB"/>
          <w:rPrChange w:id="6823" w:author="Christian PIEDALLU" w:date="2023-02-06T09:53:00Z">
            <w:rPr>
              <w:w w:val="105"/>
            </w:rPr>
          </w:rPrChange>
        </w:rPr>
        <w:t>region</w:t>
      </w:r>
      <w:r w:rsidRPr="00814BC9">
        <w:rPr>
          <w:spacing w:val="15"/>
          <w:w w:val="105"/>
          <w:lang w:val="en-GB"/>
          <w:rPrChange w:id="6824" w:author="Christian PIEDALLU" w:date="2023-02-06T09:53:00Z">
            <w:rPr>
              <w:spacing w:val="15"/>
              <w:w w:val="105"/>
            </w:rPr>
          </w:rPrChange>
        </w:rPr>
        <w:t xml:space="preserve"> </w:t>
      </w:r>
      <w:r w:rsidRPr="00814BC9">
        <w:rPr>
          <w:w w:val="105"/>
          <w:lang w:val="en-GB"/>
          <w:rPrChange w:id="6825" w:author="Christian PIEDALLU" w:date="2023-02-06T09:53:00Z">
            <w:rPr>
              <w:w w:val="105"/>
            </w:rPr>
          </w:rPrChange>
        </w:rPr>
        <w:t>that</w:t>
      </w:r>
      <w:r w:rsidRPr="00814BC9">
        <w:rPr>
          <w:spacing w:val="15"/>
          <w:w w:val="105"/>
          <w:lang w:val="en-GB"/>
          <w:rPrChange w:id="6826" w:author="Christian PIEDALLU" w:date="2023-02-06T09:53:00Z">
            <w:rPr>
              <w:spacing w:val="15"/>
              <w:w w:val="105"/>
            </w:rPr>
          </w:rPrChange>
        </w:rPr>
        <w:t xml:space="preserve"> </w:t>
      </w:r>
      <w:r w:rsidRPr="00814BC9">
        <w:rPr>
          <w:w w:val="105"/>
          <w:lang w:val="en-GB"/>
          <w:rPrChange w:id="6827" w:author="Christian PIEDALLU" w:date="2023-02-06T09:53:00Z">
            <w:rPr>
              <w:w w:val="105"/>
            </w:rPr>
          </w:rPrChange>
        </w:rPr>
        <w:t>has</w:t>
      </w:r>
      <w:r w:rsidRPr="00814BC9">
        <w:rPr>
          <w:spacing w:val="14"/>
          <w:w w:val="105"/>
          <w:lang w:val="en-GB"/>
          <w:rPrChange w:id="6828" w:author="Christian PIEDALLU" w:date="2023-02-06T09:53:00Z">
            <w:rPr>
              <w:spacing w:val="14"/>
              <w:w w:val="105"/>
            </w:rPr>
          </w:rPrChange>
        </w:rPr>
        <w:t xml:space="preserve"> </w:t>
      </w:r>
      <w:r w:rsidRPr="00814BC9">
        <w:rPr>
          <w:w w:val="105"/>
          <w:lang w:val="en-GB"/>
          <w:rPrChange w:id="6829" w:author="Christian PIEDALLU" w:date="2023-02-06T09:53:00Z">
            <w:rPr>
              <w:w w:val="105"/>
            </w:rPr>
          </w:rPrChange>
        </w:rPr>
        <w:t>lost</w:t>
      </w:r>
      <w:r w:rsidRPr="00814BC9">
        <w:rPr>
          <w:spacing w:val="15"/>
          <w:w w:val="105"/>
          <w:lang w:val="en-GB"/>
          <w:rPrChange w:id="6830" w:author="Christian PIEDALLU" w:date="2023-02-06T09:53:00Z">
            <w:rPr>
              <w:spacing w:val="15"/>
              <w:w w:val="105"/>
            </w:rPr>
          </w:rPrChange>
        </w:rPr>
        <w:t xml:space="preserve"> </w:t>
      </w:r>
      <w:r w:rsidRPr="00814BC9">
        <w:rPr>
          <w:w w:val="105"/>
          <w:lang w:val="en-GB"/>
          <w:rPrChange w:id="6831" w:author="Christian PIEDALLU" w:date="2023-02-06T09:53:00Z">
            <w:rPr>
              <w:w w:val="105"/>
            </w:rPr>
          </w:rPrChange>
        </w:rPr>
        <w:t>the</w:t>
      </w:r>
      <w:r w:rsidRPr="00814BC9">
        <w:rPr>
          <w:spacing w:val="15"/>
          <w:w w:val="105"/>
          <w:lang w:val="en-GB"/>
          <w:rPrChange w:id="6832" w:author="Christian PIEDALLU" w:date="2023-02-06T09:53:00Z">
            <w:rPr>
              <w:spacing w:val="15"/>
              <w:w w:val="105"/>
            </w:rPr>
          </w:rPrChange>
        </w:rPr>
        <w:t xml:space="preserve"> </w:t>
      </w:r>
      <w:r w:rsidRPr="00814BC9">
        <w:rPr>
          <w:w w:val="105"/>
          <w:lang w:val="en-GB"/>
          <w:rPrChange w:id="6833" w:author="Christian PIEDALLU" w:date="2023-02-06T09:53:00Z">
            <w:rPr>
              <w:w w:val="105"/>
            </w:rPr>
          </w:rPrChange>
        </w:rPr>
        <w:t>most</w:t>
      </w:r>
      <w:r w:rsidRPr="00814BC9">
        <w:rPr>
          <w:spacing w:val="13"/>
          <w:w w:val="105"/>
          <w:lang w:val="en-GB"/>
          <w:rPrChange w:id="6834" w:author="Christian PIEDALLU" w:date="2023-02-06T09:53:00Z">
            <w:rPr>
              <w:spacing w:val="13"/>
              <w:w w:val="105"/>
            </w:rPr>
          </w:rPrChange>
        </w:rPr>
        <w:t xml:space="preserve"> </w:t>
      </w:r>
      <w:r w:rsidRPr="00814BC9">
        <w:rPr>
          <w:w w:val="105"/>
          <w:lang w:val="en-GB"/>
          <w:rPrChange w:id="6835" w:author="Christian PIEDALLU" w:date="2023-02-06T09:53:00Z">
            <w:rPr>
              <w:w w:val="105"/>
            </w:rPr>
          </w:rPrChange>
        </w:rPr>
        <w:t>spruce</w:t>
      </w:r>
      <w:r w:rsidRPr="00814BC9">
        <w:rPr>
          <w:spacing w:val="15"/>
          <w:w w:val="105"/>
          <w:lang w:val="en-GB"/>
          <w:rPrChange w:id="6836" w:author="Christian PIEDALLU" w:date="2023-02-06T09:53:00Z">
            <w:rPr>
              <w:spacing w:val="15"/>
              <w:w w:val="105"/>
            </w:rPr>
          </w:rPrChange>
        </w:rPr>
        <w:t xml:space="preserve"> </w:t>
      </w:r>
      <w:r w:rsidRPr="00814BC9">
        <w:rPr>
          <w:w w:val="105"/>
          <w:lang w:val="en-GB"/>
          <w:rPrChange w:id="6837" w:author="Christian PIEDALLU" w:date="2023-02-06T09:53:00Z">
            <w:rPr>
              <w:w w:val="105"/>
            </w:rPr>
          </w:rPrChange>
        </w:rPr>
        <w:t>area</w:t>
      </w:r>
      <w:r w:rsidRPr="00814BC9">
        <w:rPr>
          <w:spacing w:val="14"/>
          <w:w w:val="105"/>
          <w:lang w:val="en-GB"/>
          <w:rPrChange w:id="6838" w:author="Christian PIEDALLU" w:date="2023-02-06T09:53:00Z">
            <w:rPr>
              <w:spacing w:val="14"/>
              <w:w w:val="105"/>
            </w:rPr>
          </w:rPrChange>
        </w:rPr>
        <w:t xml:space="preserve"> </w:t>
      </w:r>
      <w:r w:rsidRPr="00814BC9">
        <w:rPr>
          <w:w w:val="105"/>
          <w:lang w:val="en-GB"/>
          <w:rPrChange w:id="6839" w:author="Christian PIEDALLU" w:date="2023-02-06T09:53:00Z">
            <w:rPr>
              <w:w w:val="105"/>
            </w:rPr>
          </w:rPrChange>
        </w:rPr>
        <w:t>with</w:t>
      </w:r>
      <w:r w:rsidRPr="00814BC9">
        <w:rPr>
          <w:spacing w:val="14"/>
          <w:w w:val="105"/>
          <w:lang w:val="en-GB"/>
          <w:rPrChange w:id="6840" w:author="Christian PIEDALLU" w:date="2023-02-06T09:53:00Z">
            <w:rPr>
              <w:spacing w:val="14"/>
              <w:w w:val="105"/>
            </w:rPr>
          </w:rPrChange>
        </w:rPr>
        <w:t xml:space="preserve"> </w:t>
      </w:r>
      <w:r w:rsidRPr="00814BC9">
        <w:rPr>
          <w:w w:val="105"/>
          <w:lang w:val="en-GB"/>
          <w:rPrChange w:id="6841" w:author="Christian PIEDALLU" w:date="2023-02-06T09:53:00Z">
            <w:rPr>
              <w:w w:val="105"/>
            </w:rPr>
          </w:rPrChange>
        </w:rPr>
        <w:t>12,4</w:t>
      </w:r>
    </w:p>
    <w:p w14:paraId="558013B1" w14:textId="77777777" w:rsidR="00B177F5" w:rsidRPr="00814BC9" w:rsidRDefault="00B553DB">
      <w:pPr>
        <w:pStyle w:val="Corpsdetexte"/>
        <w:ind w:left="163"/>
        <w:rPr>
          <w:lang w:val="en-GB"/>
          <w:rPrChange w:id="6842" w:author="Christian PIEDALLU" w:date="2023-02-06T09:53:00Z">
            <w:rPr/>
          </w:rPrChange>
        </w:rPr>
      </w:pPr>
      <w:r w:rsidRPr="00814BC9">
        <w:rPr>
          <w:rFonts w:ascii="Trebuchet MS"/>
          <w:sz w:val="10"/>
          <w:lang w:val="en-GB"/>
          <w:rPrChange w:id="6843" w:author="Christian PIEDALLU" w:date="2023-02-06T09:53:00Z">
            <w:rPr>
              <w:rFonts w:ascii="Trebuchet MS"/>
              <w:sz w:val="10"/>
            </w:rPr>
          </w:rPrChange>
        </w:rPr>
        <w:t xml:space="preserve">314     </w:t>
      </w:r>
      <w:r w:rsidRPr="00814BC9">
        <w:rPr>
          <w:rFonts w:ascii="Trebuchet MS"/>
          <w:spacing w:val="19"/>
          <w:sz w:val="10"/>
          <w:lang w:val="en-GB"/>
          <w:rPrChange w:id="6844" w:author="Christian PIEDALLU" w:date="2023-02-06T09:53:00Z">
            <w:rPr>
              <w:rFonts w:ascii="Trebuchet MS"/>
              <w:spacing w:val="19"/>
              <w:sz w:val="10"/>
            </w:rPr>
          </w:rPrChange>
        </w:rPr>
        <w:t xml:space="preserve"> </w:t>
      </w:r>
      <w:r w:rsidRPr="00814BC9">
        <w:rPr>
          <w:w w:val="105"/>
          <w:lang w:val="en-GB"/>
          <w:rPrChange w:id="6845" w:author="Christian PIEDALLU" w:date="2023-02-06T09:53:00Z">
            <w:rPr>
              <w:w w:val="105"/>
            </w:rPr>
          </w:rPrChange>
        </w:rPr>
        <w:t>%</w:t>
      </w:r>
      <w:r w:rsidRPr="00814BC9">
        <w:rPr>
          <w:spacing w:val="27"/>
          <w:w w:val="105"/>
          <w:lang w:val="en-GB"/>
          <w:rPrChange w:id="6846" w:author="Christian PIEDALLU" w:date="2023-02-06T09:53:00Z">
            <w:rPr>
              <w:spacing w:val="27"/>
              <w:w w:val="105"/>
            </w:rPr>
          </w:rPrChange>
        </w:rPr>
        <w:t xml:space="preserve"> </w:t>
      </w:r>
      <w:r w:rsidRPr="00814BC9">
        <w:rPr>
          <w:w w:val="105"/>
          <w:lang w:val="en-GB"/>
          <w:rPrChange w:id="6847" w:author="Christian PIEDALLU" w:date="2023-02-06T09:53:00Z">
            <w:rPr>
              <w:w w:val="105"/>
            </w:rPr>
          </w:rPrChange>
        </w:rPr>
        <w:t>of</w:t>
      </w:r>
      <w:r w:rsidRPr="00814BC9">
        <w:rPr>
          <w:spacing w:val="27"/>
          <w:w w:val="105"/>
          <w:lang w:val="en-GB"/>
          <w:rPrChange w:id="6848" w:author="Christian PIEDALLU" w:date="2023-02-06T09:53:00Z">
            <w:rPr>
              <w:spacing w:val="27"/>
              <w:w w:val="105"/>
            </w:rPr>
          </w:rPrChange>
        </w:rPr>
        <w:t xml:space="preserve"> </w:t>
      </w:r>
      <w:r w:rsidRPr="00814BC9">
        <w:rPr>
          <w:w w:val="105"/>
          <w:lang w:val="en-GB"/>
          <w:rPrChange w:id="6849" w:author="Christian PIEDALLU" w:date="2023-02-06T09:53:00Z">
            <w:rPr>
              <w:w w:val="105"/>
            </w:rPr>
          </w:rPrChange>
        </w:rPr>
        <w:t>his</w:t>
      </w:r>
      <w:r w:rsidRPr="00814BC9">
        <w:rPr>
          <w:spacing w:val="28"/>
          <w:w w:val="105"/>
          <w:lang w:val="en-GB"/>
          <w:rPrChange w:id="6850" w:author="Christian PIEDALLU" w:date="2023-02-06T09:53:00Z">
            <w:rPr>
              <w:spacing w:val="28"/>
              <w:w w:val="105"/>
            </w:rPr>
          </w:rPrChange>
        </w:rPr>
        <w:t xml:space="preserve"> </w:t>
      </w:r>
      <w:r w:rsidRPr="00814BC9">
        <w:rPr>
          <w:w w:val="105"/>
          <w:lang w:val="en-GB"/>
          <w:rPrChange w:id="6851" w:author="Christian PIEDALLU" w:date="2023-02-06T09:53:00Z">
            <w:rPr>
              <w:w w:val="105"/>
            </w:rPr>
          </w:rPrChange>
        </w:rPr>
        <w:t>spruce</w:t>
      </w:r>
      <w:r w:rsidRPr="00814BC9">
        <w:rPr>
          <w:spacing w:val="27"/>
          <w:w w:val="105"/>
          <w:lang w:val="en-GB"/>
          <w:rPrChange w:id="6852" w:author="Christian PIEDALLU" w:date="2023-02-06T09:53:00Z">
            <w:rPr>
              <w:spacing w:val="27"/>
              <w:w w:val="105"/>
            </w:rPr>
          </w:rPrChange>
        </w:rPr>
        <w:t xml:space="preserve"> </w:t>
      </w:r>
      <w:r w:rsidRPr="00814BC9">
        <w:rPr>
          <w:w w:val="105"/>
          <w:lang w:val="en-GB"/>
          <w:rPrChange w:id="6853" w:author="Christian PIEDALLU" w:date="2023-02-06T09:53:00Z">
            <w:rPr>
              <w:w w:val="105"/>
            </w:rPr>
          </w:rPrChange>
        </w:rPr>
        <w:t>area</w:t>
      </w:r>
      <w:r w:rsidRPr="00814BC9">
        <w:rPr>
          <w:spacing w:val="27"/>
          <w:w w:val="105"/>
          <w:lang w:val="en-GB"/>
          <w:rPrChange w:id="6854" w:author="Christian PIEDALLU" w:date="2023-02-06T09:53:00Z">
            <w:rPr>
              <w:spacing w:val="27"/>
              <w:w w:val="105"/>
            </w:rPr>
          </w:rPrChange>
        </w:rPr>
        <w:t xml:space="preserve"> </w:t>
      </w:r>
      <w:r w:rsidRPr="00814BC9">
        <w:rPr>
          <w:w w:val="105"/>
          <w:lang w:val="en-GB"/>
          <w:rPrChange w:id="6855" w:author="Christian PIEDALLU" w:date="2023-02-06T09:53:00Z">
            <w:rPr>
              <w:w w:val="105"/>
            </w:rPr>
          </w:rPrChange>
        </w:rPr>
        <w:t>attacked</w:t>
      </w:r>
      <w:r w:rsidRPr="00814BC9">
        <w:rPr>
          <w:spacing w:val="27"/>
          <w:w w:val="105"/>
          <w:lang w:val="en-GB"/>
          <w:rPrChange w:id="6856" w:author="Christian PIEDALLU" w:date="2023-02-06T09:53:00Z">
            <w:rPr>
              <w:spacing w:val="27"/>
              <w:w w:val="105"/>
            </w:rPr>
          </w:rPrChange>
        </w:rPr>
        <w:t xml:space="preserve"> </w:t>
      </w:r>
      <w:r w:rsidRPr="00814BC9">
        <w:rPr>
          <w:w w:val="105"/>
          <w:lang w:val="en-GB"/>
          <w:rPrChange w:id="6857" w:author="Christian PIEDALLU" w:date="2023-02-06T09:53:00Z">
            <w:rPr>
              <w:w w:val="105"/>
            </w:rPr>
          </w:rPrChange>
        </w:rPr>
        <w:t>or</w:t>
      </w:r>
      <w:r w:rsidRPr="00814BC9">
        <w:rPr>
          <w:spacing w:val="27"/>
          <w:w w:val="105"/>
          <w:lang w:val="en-GB"/>
          <w:rPrChange w:id="6858" w:author="Christian PIEDALLU" w:date="2023-02-06T09:53:00Z">
            <w:rPr>
              <w:spacing w:val="27"/>
              <w:w w:val="105"/>
            </w:rPr>
          </w:rPrChange>
        </w:rPr>
        <w:t xml:space="preserve"> </w:t>
      </w:r>
      <w:r w:rsidRPr="00814BC9">
        <w:rPr>
          <w:w w:val="105"/>
          <w:lang w:val="en-GB"/>
          <w:rPrChange w:id="6859" w:author="Christian PIEDALLU" w:date="2023-02-06T09:53:00Z">
            <w:rPr>
              <w:w w:val="105"/>
            </w:rPr>
          </w:rPrChange>
        </w:rPr>
        <w:t>around</w:t>
      </w:r>
      <w:r w:rsidRPr="00814BC9">
        <w:rPr>
          <w:spacing w:val="28"/>
          <w:w w:val="105"/>
          <w:lang w:val="en-GB"/>
          <w:rPrChange w:id="6860" w:author="Christian PIEDALLU" w:date="2023-02-06T09:53:00Z">
            <w:rPr>
              <w:spacing w:val="28"/>
              <w:w w:val="105"/>
            </w:rPr>
          </w:rPrChange>
        </w:rPr>
        <w:t xml:space="preserve"> </w:t>
      </w:r>
      <w:r w:rsidRPr="00814BC9">
        <w:rPr>
          <w:w w:val="105"/>
          <w:lang w:val="en-GB"/>
          <w:rPrChange w:id="6861" w:author="Christian PIEDALLU" w:date="2023-02-06T09:53:00Z">
            <w:rPr>
              <w:w w:val="105"/>
            </w:rPr>
          </w:rPrChange>
        </w:rPr>
        <w:t>13,400</w:t>
      </w:r>
      <w:r w:rsidRPr="00814BC9">
        <w:rPr>
          <w:spacing w:val="27"/>
          <w:w w:val="105"/>
          <w:lang w:val="en-GB"/>
          <w:rPrChange w:id="6862" w:author="Christian PIEDALLU" w:date="2023-02-06T09:53:00Z">
            <w:rPr>
              <w:spacing w:val="27"/>
              <w:w w:val="105"/>
            </w:rPr>
          </w:rPrChange>
        </w:rPr>
        <w:t xml:space="preserve"> </w:t>
      </w:r>
      <w:r w:rsidRPr="00814BC9">
        <w:rPr>
          <w:w w:val="105"/>
          <w:lang w:val="en-GB"/>
          <w:rPrChange w:id="6863" w:author="Christian PIEDALLU" w:date="2023-02-06T09:53:00Z">
            <w:rPr>
              <w:w w:val="105"/>
            </w:rPr>
          </w:rPrChange>
        </w:rPr>
        <w:t xml:space="preserve">ha. </w:t>
      </w:r>
      <w:r w:rsidRPr="00814BC9">
        <w:rPr>
          <w:spacing w:val="26"/>
          <w:w w:val="105"/>
          <w:lang w:val="en-GB"/>
          <w:rPrChange w:id="6864" w:author="Christian PIEDALLU" w:date="2023-02-06T09:53:00Z">
            <w:rPr>
              <w:spacing w:val="26"/>
              <w:w w:val="105"/>
            </w:rPr>
          </w:rPrChange>
        </w:rPr>
        <w:t xml:space="preserve"> </w:t>
      </w:r>
      <w:r w:rsidRPr="00814BC9">
        <w:rPr>
          <w:w w:val="105"/>
          <w:lang w:val="en-GB"/>
          <w:rPrChange w:id="6865" w:author="Christian PIEDALLU" w:date="2023-02-06T09:53:00Z">
            <w:rPr>
              <w:w w:val="105"/>
            </w:rPr>
          </w:rPrChange>
        </w:rPr>
        <w:t>The</w:t>
      </w:r>
      <w:r w:rsidRPr="00814BC9">
        <w:rPr>
          <w:spacing w:val="27"/>
          <w:w w:val="105"/>
          <w:lang w:val="en-GB"/>
          <w:rPrChange w:id="6866" w:author="Christian PIEDALLU" w:date="2023-02-06T09:53:00Z">
            <w:rPr>
              <w:spacing w:val="27"/>
              <w:w w:val="105"/>
            </w:rPr>
          </w:rPrChange>
        </w:rPr>
        <w:t xml:space="preserve"> </w:t>
      </w:r>
      <w:r w:rsidRPr="00814BC9">
        <w:rPr>
          <w:w w:val="105"/>
          <w:lang w:val="en-GB"/>
          <w:rPrChange w:id="6867" w:author="Christian PIEDALLU" w:date="2023-02-06T09:53:00Z">
            <w:rPr>
              <w:w w:val="105"/>
            </w:rPr>
          </w:rPrChange>
        </w:rPr>
        <w:t>Vosges</w:t>
      </w:r>
      <w:r w:rsidRPr="00814BC9">
        <w:rPr>
          <w:spacing w:val="27"/>
          <w:w w:val="105"/>
          <w:lang w:val="en-GB"/>
          <w:rPrChange w:id="6868" w:author="Christian PIEDALLU" w:date="2023-02-06T09:53:00Z">
            <w:rPr>
              <w:spacing w:val="27"/>
              <w:w w:val="105"/>
            </w:rPr>
          </w:rPrChange>
        </w:rPr>
        <w:t xml:space="preserve"> </w:t>
      </w:r>
      <w:r w:rsidRPr="00814BC9">
        <w:rPr>
          <w:w w:val="105"/>
          <w:lang w:val="en-GB"/>
          <w:rPrChange w:id="6869" w:author="Christian PIEDALLU" w:date="2023-02-06T09:53:00Z">
            <w:rPr>
              <w:w w:val="105"/>
            </w:rPr>
          </w:rPrChange>
        </w:rPr>
        <w:t>is</w:t>
      </w:r>
      <w:r w:rsidRPr="00814BC9">
        <w:rPr>
          <w:spacing w:val="28"/>
          <w:w w:val="105"/>
          <w:lang w:val="en-GB"/>
          <w:rPrChange w:id="6870" w:author="Christian PIEDALLU" w:date="2023-02-06T09:53:00Z">
            <w:rPr>
              <w:spacing w:val="28"/>
              <w:w w:val="105"/>
            </w:rPr>
          </w:rPrChange>
        </w:rPr>
        <w:t xml:space="preserve"> </w:t>
      </w:r>
      <w:r w:rsidRPr="00814BC9">
        <w:rPr>
          <w:w w:val="105"/>
          <w:lang w:val="en-GB"/>
          <w:rPrChange w:id="6871" w:author="Christian PIEDALLU" w:date="2023-02-06T09:53:00Z">
            <w:rPr>
              <w:w w:val="105"/>
            </w:rPr>
          </w:rPrChange>
        </w:rPr>
        <w:t>the</w:t>
      </w:r>
      <w:r w:rsidRPr="00814BC9">
        <w:rPr>
          <w:spacing w:val="27"/>
          <w:w w:val="105"/>
          <w:lang w:val="en-GB"/>
          <w:rPrChange w:id="6872" w:author="Christian PIEDALLU" w:date="2023-02-06T09:53:00Z">
            <w:rPr>
              <w:spacing w:val="27"/>
              <w:w w:val="105"/>
            </w:rPr>
          </w:rPrChange>
        </w:rPr>
        <w:t xml:space="preserve"> </w:t>
      </w:r>
      <w:r w:rsidRPr="00814BC9">
        <w:rPr>
          <w:w w:val="105"/>
          <w:lang w:val="en-GB"/>
          <w:rPrChange w:id="6873" w:author="Christian PIEDALLU" w:date="2023-02-06T09:53:00Z">
            <w:rPr>
              <w:w w:val="105"/>
            </w:rPr>
          </w:rPrChange>
        </w:rPr>
        <w:t>less</w:t>
      </w:r>
      <w:r w:rsidRPr="00814BC9">
        <w:rPr>
          <w:spacing w:val="27"/>
          <w:w w:val="105"/>
          <w:lang w:val="en-GB"/>
          <w:rPrChange w:id="6874" w:author="Christian PIEDALLU" w:date="2023-02-06T09:53:00Z">
            <w:rPr>
              <w:spacing w:val="27"/>
              <w:w w:val="105"/>
            </w:rPr>
          </w:rPrChange>
        </w:rPr>
        <w:t xml:space="preserve"> </w:t>
      </w:r>
      <w:r w:rsidRPr="00814BC9">
        <w:rPr>
          <w:w w:val="105"/>
          <w:lang w:val="en-GB"/>
          <w:rPrChange w:id="6875" w:author="Christian PIEDALLU" w:date="2023-02-06T09:53:00Z">
            <w:rPr>
              <w:w w:val="105"/>
            </w:rPr>
          </w:rPrChange>
        </w:rPr>
        <w:t>attacked</w:t>
      </w:r>
      <w:r w:rsidRPr="00814BC9">
        <w:rPr>
          <w:spacing w:val="27"/>
          <w:w w:val="105"/>
          <w:lang w:val="en-GB"/>
          <w:rPrChange w:id="6876" w:author="Christian PIEDALLU" w:date="2023-02-06T09:53:00Z">
            <w:rPr>
              <w:spacing w:val="27"/>
              <w:w w:val="105"/>
            </w:rPr>
          </w:rPrChange>
        </w:rPr>
        <w:t xml:space="preserve"> </w:t>
      </w:r>
      <w:r w:rsidRPr="00814BC9">
        <w:rPr>
          <w:w w:val="105"/>
          <w:lang w:val="en-GB"/>
          <w:rPrChange w:id="6877" w:author="Christian PIEDALLU" w:date="2023-02-06T09:53:00Z">
            <w:rPr>
              <w:w w:val="105"/>
            </w:rPr>
          </w:rPrChange>
        </w:rPr>
        <w:t>region</w:t>
      </w:r>
      <w:r w:rsidRPr="00814BC9">
        <w:rPr>
          <w:spacing w:val="27"/>
          <w:w w:val="105"/>
          <w:lang w:val="en-GB"/>
          <w:rPrChange w:id="6878" w:author="Christian PIEDALLU" w:date="2023-02-06T09:53:00Z">
            <w:rPr>
              <w:spacing w:val="27"/>
              <w:w w:val="105"/>
            </w:rPr>
          </w:rPrChange>
        </w:rPr>
        <w:t xml:space="preserve"> </w:t>
      </w:r>
      <w:r w:rsidRPr="00814BC9">
        <w:rPr>
          <w:w w:val="105"/>
          <w:lang w:val="en-GB"/>
          <w:rPrChange w:id="6879" w:author="Christian PIEDALLU" w:date="2023-02-06T09:53:00Z">
            <w:rPr>
              <w:w w:val="105"/>
            </w:rPr>
          </w:rPrChange>
        </w:rPr>
        <w:t>with</w:t>
      </w:r>
    </w:p>
    <w:p w14:paraId="2D804F29" w14:textId="77777777" w:rsidR="00B177F5" w:rsidRPr="00814BC9" w:rsidRDefault="00B553DB">
      <w:pPr>
        <w:pStyle w:val="Corpsdetexte"/>
        <w:ind w:left="163"/>
        <w:rPr>
          <w:lang w:val="en-GB"/>
          <w:rPrChange w:id="6880" w:author="Christian PIEDALLU" w:date="2023-02-06T09:53:00Z">
            <w:rPr/>
          </w:rPrChange>
        </w:rPr>
      </w:pPr>
      <w:r w:rsidRPr="00814BC9">
        <w:rPr>
          <w:rFonts w:ascii="Trebuchet MS"/>
          <w:sz w:val="10"/>
          <w:lang w:val="en-GB"/>
          <w:rPrChange w:id="6881" w:author="Christian PIEDALLU" w:date="2023-02-06T09:53:00Z">
            <w:rPr>
              <w:rFonts w:ascii="Trebuchet MS"/>
              <w:sz w:val="10"/>
            </w:rPr>
          </w:rPrChange>
        </w:rPr>
        <w:t xml:space="preserve">315     </w:t>
      </w:r>
      <w:r w:rsidRPr="00814BC9">
        <w:rPr>
          <w:rFonts w:ascii="Trebuchet MS"/>
          <w:spacing w:val="19"/>
          <w:sz w:val="10"/>
          <w:lang w:val="en-GB"/>
          <w:rPrChange w:id="6882" w:author="Christian PIEDALLU" w:date="2023-02-06T09:53:00Z">
            <w:rPr>
              <w:rFonts w:ascii="Trebuchet MS"/>
              <w:spacing w:val="19"/>
              <w:sz w:val="10"/>
            </w:rPr>
          </w:rPrChange>
        </w:rPr>
        <w:t xml:space="preserve"> </w:t>
      </w:r>
      <w:r w:rsidRPr="00814BC9">
        <w:rPr>
          <w:w w:val="105"/>
          <w:lang w:val="en-GB"/>
          <w:rPrChange w:id="6883" w:author="Christian PIEDALLU" w:date="2023-02-06T09:53:00Z">
            <w:rPr>
              <w:w w:val="105"/>
            </w:rPr>
          </w:rPrChange>
        </w:rPr>
        <w:t>5.7</w:t>
      </w:r>
      <w:r w:rsidRPr="00814BC9">
        <w:rPr>
          <w:spacing w:val="25"/>
          <w:w w:val="105"/>
          <w:lang w:val="en-GB"/>
          <w:rPrChange w:id="6884" w:author="Christian PIEDALLU" w:date="2023-02-06T09:53:00Z">
            <w:rPr>
              <w:spacing w:val="25"/>
              <w:w w:val="105"/>
            </w:rPr>
          </w:rPrChange>
        </w:rPr>
        <w:t xml:space="preserve"> </w:t>
      </w:r>
      <w:r w:rsidRPr="00814BC9">
        <w:rPr>
          <w:w w:val="105"/>
          <w:lang w:val="en-GB"/>
          <w:rPrChange w:id="6885" w:author="Christian PIEDALLU" w:date="2023-02-06T09:53:00Z">
            <w:rPr>
              <w:w w:val="105"/>
            </w:rPr>
          </w:rPrChange>
        </w:rPr>
        <w:t>%</w:t>
      </w:r>
      <w:r w:rsidRPr="00814BC9">
        <w:rPr>
          <w:spacing w:val="25"/>
          <w:w w:val="105"/>
          <w:lang w:val="en-GB"/>
          <w:rPrChange w:id="6886" w:author="Christian PIEDALLU" w:date="2023-02-06T09:53:00Z">
            <w:rPr>
              <w:spacing w:val="25"/>
              <w:w w:val="105"/>
            </w:rPr>
          </w:rPrChange>
        </w:rPr>
        <w:t xml:space="preserve"> </w:t>
      </w:r>
      <w:r w:rsidRPr="00814BC9">
        <w:rPr>
          <w:w w:val="105"/>
          <w:lang w:val="en-GB"/>
          <w:rPrChange w:id="6887" w:author="Christian PIEDALLU" w:date="2023-02-06T09:53:00Z">
            <w:rPr>
              <w:w w:val="105"/>
            </w:rPr>
          </w:rPrChange>
        </w:rPr>
        <w:t>of</w:t>
      </w:r>
      <w:r w:rsidRPr="00814BC9">
        <w:rPr>
          <w:spacing w:val="26"/>
          <w:w w:val="105"/>
          <w:lang w:val="en-GB"/>
          <w:rPrChange w:id="6888" w:author="Christian PIEDALLU" w:date="2023-02-06T09:53:00Z">
            <w:rPr>
              <w:spacing w:val="26"/>
              <w:w w:val="105"/>
            </w:rPr>
          </w:rPrChange>
        </w:rPr>
        <w:t xml:space="preserve"> </w:t>
      </w:r>
      <w:r w:rsidRPr="00814BC9">
        <w:rPr>
          <w:w w:val="105"/>
          <w:lang w:val="en-GB"/>
          <w:rPrChange w:id="6889" w:author="Christian PIEDALLU" w:date="2023-02-06T09:53:00Z">
            <w:rPr>
              <w:w w:val="105"/>
            </w:rPr>
          </w:rPrChange>
        </w:rPr>
        <w:t>his</w:t>
      </w:r>
      <w:r w:rsidRPr="00814BC9">
        <w:rPr>
          <w:spacing w:val="25"/>
          <w:w w:val="105"/>
          <w:lang w:val="en-GB"/>
          <w:rPrChange w:id="6890" w:author="Christian PIEDALLU" w:date="2023-02-06T09:53:00Z">
            <w:rPr>
              <w:spacing w:val="25"/>
              <w:w w:val="105"/>
            </w:rPr>
          </w:rPrChange>
        </w:rPr>
        <w:t xml:space="preserve"> </w:t>
      </w:r>
      <w:r w:rsidRPr="00814BC9">
        <w:rPr>
          <w:w w:val="105"/>
          <w:lang w:val="en-GB"/>
          <w:rPrChange w:id="6891" w:author="Christian PIEDALLU" w:date="2023-02-06T09:53:00Z">
            <w:rPr>
              <w:w w:val="105"/>
            </w:rPr>
          </w:rPrChange>
        </w:rPr>
        <w:t>spruce</w:t>
      </w:r>
      <w:r w:rsidRPr="00814BC9">
        <w:rPr>
          <w:spacing w:val="25"/>
          <w:w w:val="105"/>
          <w:lang w:val="en-GB"/>
          <w:rPrChange w:id="6892" w:author="Christian PIEDALLU" w:date="2023-02-06T09:53:00Z">
            <w:rPr>
              <w:spacing w:val="25"/>
              <w:w w:val="105"/>
            </w:rPr>
          </w:rPrChange>
        </w:rPr>
        <w:t xml:space="preserve"> </w:t>
      </w:r>
      <w:r w:rsidRPr="00814BC9">
        <w:rPr>
          <w:w w:val="105"/>
          <w:lang w:val="en-GB"/>
          <w:rPrChange w:id="6893" w:author="Christian PIEDALLU" w:date="2023-02-06T09:53:00Z">
            <w:rPr>
              <w:w w:val="105"/>
            </w:rPr>
          </w:rPrChange>
        </w:rPr>
        <w:t>area</w:t>
      </w:r>
      <w:r w:rsidRPr="00814BC9">
        <w:rPr>
          <w:spacing w:val="25"/>
          <w:w w:val="105"/>
          <w:lang w:val="en-GB"/>
          <w:rPrChange w:id="6894" w:author="Christian PIEDALLU" w:date="2023-02-06T09:53:00Z">
            <w:rPr>
              <w:spacing w:val="25"/>
              <w:w w:val="105"/>
            </w:rPr>
          </w:rPrChange>
        </w:rPr>
        <w:t xml:space="preserve"> </w:t>
      </w:r>
      <w:r w:rsidRPr="00814BC9">
        <w:rPr>
          <w:w w:val="105"/>
          <w:lang w:val="en-GB"/>
          <w:rPrChange w:id="6895" w:author="Christian PIEDALLU" w:date="2023-02-06T09:53:00Z">
            <w:rPr>
              <w:w w:val="105"/>
            </w:rPr>
          </w:rPrChange>
        </w:rPr>
        <w:t xml:space="preserve">killed. </w:t>
      </w:r>
      <w:r w:rsidRPr="00814BC9">
        <w:rPr>
          <w:spacing w:val="16"/>
          <w:w w:val="105"/>
          <w:lang w:val="en-GB"/>
          <w:rPrChange w:id="6896" w:author="Christian PIEDALLU" w:date="2023-02-06T09:53:00Z">
            <w:rPr>
              <w:spacing w:val="16"/>
              <w:w w:val="105"/>
            </w:rPr>
          </w:rPrChange>
        </w:rPr>
        <w:t xml:space="preserve"> </w:t>
      </w:r>
      <w:r w:rsidRPr="00814BC9">
        <w:rPr>
          <w:w w:val="105"/>
          <w:lang w:val="en-GB"/>
          <w:rPrChange w:id="6897" w:author="Christian PIEDALLU" w:date="2023-02-06T09:53:00Z">
            <w:rPr>
              <w:w w:val="105"/>
            </w:rPr>
          </w:rPrChange>
        </w:rPr>
        <w:t>The</w:t>
      </w:r>
      <w:r w:rsidRPr="00814BC9">
        <w:rPr>
          <w:spacing w:val="25"/>
          <w:w w:val="105"/>
          <w:lang w:val="en-GB"/>
          <w:rPrChange w:id="6898" w:author="Christian PIEDALLU" w:date="2023-02-06T09:53:00Z">
            <w:rPr>
              <w:spacing w:val="25"/>
              <w:w w:val="105"/>
            </w:rPr>
          </w:rPrChange>
        </w:rPr>
        <w:t xml:space="preserve"> </w:t>
      </w:r>
      <w:r w:rsidRPr="00814BC9">
        <w:rPr>
          <w:w w:val="105"/>
          <w:lang w:val="en-GB"/>
          <w:rPrChange w:id="6899" w:author="Christian PIEDALLU" w:date="2023-02-06T09:53:00Z">
            <w:rPr>
              <w:w w:val="105"/>
            </w:rPr>
          </w:rPrChange>
        </w:rPr>
        <w:t>total</w:t>
      </w:r>
      <w:r w:rsidRPr="00814BC9">
        <w:rPr>
          <w:spacing w:val="25"/>
          <w:w w:val="105"/>
          <w:lang w:val="en-GB"/>
          <w:rPrChange w:id="6900" w:author="Christian PIEDALLU" w:date="2023-02-06T09:53:00Z">
            <w:rPr>
              <w:spacing w:val="25"/>
              <w:w w:val="105"/>
            </w:rPr>
          </w:rPrChange>
        </w:rPr>
        <w:t xml:space="preserve"> </w:t>
      </w:r>
      <w:r w:rsidRPr="00814BC9">
        <w:rPr>
          <w:w w:val="105"/>
          <w:lang w:val="en-GB"/>
          <w:rPrChange w:id="6901" w:author="Christian PIEDALLU" w:date="2023-02-06T09:53:00Z">
            <w:rPr>
              <w:w w:val="105"/>
            </w:rPr>
          </w:rPrChange>
        </w:rPr>
        <w:t>area</w:t>
      </w:r>
      <w:r w:rsidRPr="00814BC9">
        <w:rPr>
          <w:spacing w:val="26"/>
          <w:w w:val="105"/>
          <w:lang w:val="en-GB"/>
          <w:rPrChange w:id="6902" w:author="Christian PIEDALLU" w:date="2023-02-06T09:53:00Z">
            <w:rPr>
              <w:spacing w:val="26"/>
              <w:w w:val="105"/>
            </w:rPr>
          </w:rPrChange>
        </w:rPr>
        <w:t xml:space="preserve"> </w:t>
      </w:r>
      <w:r w:rsidRPr="00814BC9">
        <w:rPr>
          <w:w w:val="105"/>
          <w:lang w:val="en-GB"/>
          <w:rPrChange w:id="6903" w:author="Christian PIEDALLU" w:date="2023-02-06T09:53:00Z">
            <w:rPr>
              <w:w w:val="105"/>
            </w:rPr>
          </w:rPrChange>
        </w:rPr>
        <w:t>impacted</w:t>
      </w:r>
      <w:r w:rsidRPr="00814BC9">
        <w:rPr>
          <w:spacing w:val="25"/>
          <w:w w:val="105"/>
          <w:lang w:val="en-GB"/>
          <w:rPrChange w:id="6904" w:author="Christian PIEDALLU" w:date="2023-02-06T09:53:00Z">
            <w:rPr>
              <w:spacing w:val="25"/>
              <w:w w:val="105"/>
            </w:rPr>
          </w:rPrChange>
        </w:rPr>
        <w:t xml:space="preserve"> </w:t>
      </w:r>
      <w:r w:rsidRPr="00814BC9">
        <w:rPr>
          <w:w w:val="105"/>
          <w:lang w:val="en-GB"/>
          <w:rPrChange w:id="6905" w:author="Christian PIEDALLU" w:date="2023-02-06T09:53:00Z">
            <w:rPr>
              <w:w w:val="105"/>
            </w:rPr>
          </w:rPrChange>
        </w:rPr>
        <w:t>in</w:t>
      </w:r>
      <w:r w:rsidRPr="00814BC9">
        <w:rPr>
          <w:spacing w:val="25"/>
          <w:w w:val="105"/>
          <w:lang w:val="en-GB"/>
          <w:rPrChange w:id="6906" w:author="Christian PIEDALLU" w:date="2023-02-06T09:53:00Z">
            <w:rPr>
              <w:spacing w:val="25"/>
              <w:w w:val="105"/>
            </w:rPr>
          </w:rPrChange>
        </w:rPr>
        <w:t xml:space="preserve"> </w:t>
      </w:r>
      <w:r w:rsidRPr="00814BC9">
        <w:rPr>
          <w:w w:val="105"/>
          <w:lang w:val="en-GB"/>
          <w:rPrChange w:id="6907" w:author="Christian PIEDALLU" w:date="2023-02-06T09:53:00Z">
            <w:rPr>
              <w:w w:val="105"/>
            </w:rPr>
          </w:rPrChange>
        </w:rPr>
        <w:t>this</w:t>
      </w:r>
      <w:r w:rsidRPr="00814BC9">
        <w:rPr>
          <w:spacing w:val="25"/>
          <w:w w:val="105"/>
          <w:lang w:val="en-GB"/>
          <w:rPrChange w:id="6908" w:author="Christian PIEDALLU" w:date="2023-02-06T09:53:00Z">
            <w:rPr>
              <w:spacing w:val="25"/>
              <w:w w:val="105"/>
            </w:rPr>
          </w:rPrChange>
        </w:rPr>
        <w:t xml:space="preserve"> </w:t>
      </w:r>
      <w:r w:rsidRPr="00814BC9">
        <w:rPr>
          <w:w w:val="105"/>
          <w:lang w:val="en-GB"/>
          <w:rPrChange w:id="6909" w:author="Christian PIEDALLU" w:date="2023-02-06T09:53:00Z">
            <w:rPr>
              <w:w w:val="105"/>
            </w:rPr>
          </w:rPrChange>
        </w:rPr>
        <w:t>mountain</w:t>
      </w:r>
      <w:r w:rsidRPr="00814BC9">
        <w:rPr>
          <w:spacing w:val="25"/>
          <w:w w:val="105"/>
          <w:lang w:val="en-GB"/>
          <w:rPrChange w:id="6910" w:author="Christian PIEDALLU" w:date="2023-02-06T09:53:00Z">
            <w:rPr>
              <w:spacing w:val="25"/>
              <w:w w:val="105"/>
            </w:rPr>
          </w:rPrChange>
        </w:rPr>
        <w:t xml:space="preserve"> </w:t>
      </w:r>
      <w:r w:rsidRPr="00814BC9">
        <w:rPr>
          <w:w w:val="105"/>
          <w:lang w:val="en-GB"/>
          <w:rPrChange w:id="6911" w:author="Christian PIEDALLU" w:date="2023-02-06T09:53:00Z">
            <w:rPr>
              <w:w w:val="105"/>
            </w:rPr>
          </w:rPrChange>
        </w:rPr>
        <w:t>region</w:t>
      </w:r>
      <w:r w:rsidRPr="00814BC9">
        <w:rPr>
          <w:spacing w:val="25"/>
          <w:w w:val="105"/>
          <w:lang w:val="en-GB"/>
          <w:rPrChange w:id="6912" w:author="Christian PIEDALLU" w:date="2023-02-06T09:53:00Z">
            <w:rPr>
              <w:spacing w:val="25"/>
              <w:w w:val="105"/>
            </w:rPr>
          </w:rPrChange>
        </w:rPr>
        <w:t xml:space="preserve"> </w:t>
      </w:r>
      <w:r w:rsidRPr="00814BC9">
        <w:rPr>
          <w:w w:val="105"/>
          <w:lang w:val="en-GB"/>
          <w:rPrChange w:id="6913" w:author="Christian PIEDALLU" w:date="2023-02-06T09:53:00Z">
            <w:rPr>
              <w:w w:val="105"/>
            </w:rPr>
          </w:rPrChange>
        </w:rPr>
        <w:t>is</w:t>
      </w:r>
      <w:r w:rsidRPr="00814BC9">
        <w:rPr>
          <w:spacing w:val="26"/>
          <w:w w:val="105"/>
          <w:lang w:val="en-GB"/>
          <w:rPrChange w:id="6914" w:author="Christian PIEDALLU" w:date="2023-02-06T09:53:00Z">
            <w:rPr>
              <w:spacing w:val="26"/>
              <w:w w:val="105"/>
            </w:rPr>
          </w:rPrChange>
        </w:rPr>
        <w:t xml:space="preserve"> </w:t>
      </w:r>
      <w:r w:rsidRPr="00814BC9">
        <w:rPr>
          <w:w w:val="105"/>
          <w:lang w:val="en-GB"/>
          <w:rPrChange w:id="6915" w:author="Christian PIEDALLU" w:date="2023-02-06T09:53:00Z">
            <w:rPr>
              <w:w w:val="105"/>
            </w:rPr>
          </w:rPrChange>
        </w:rPr>
        <w:t>around</w:t>
      </w:r>
      <w:r w:rsidRPr="00814BC9">
        <w:rPr>
          <w:spacing w:val="25"/>
          <w:w w:val="105"/>
          <w:lang w:val="en-GB"/>
          <w:rPrChange w:id="6916" w:author="Christian PIEDALLU" w:date="2023-02-06T09:53:00Z">
            <w:rPr>
              <w:spacing w:val="25"/>
              <w:w w:val="105"/>
            </w:rPr>
          </w:rPrChange>
        </w:rPr>
        <w:t xml:space="preserve"> </w:t>
      </w:r>
      <w:r w:rsidRPr="00814BC9">
        <w:rPr>
          <w:w w:val="105"/>
          <w:lang w:val="en-GB"/>
          <w:rPrChange w:id="6917" w:author="Christian PIEDALLU" w:date="2023-02-06T09:53:00Z">
            <w:rPr>
              <w:w w:val="105"/>
            </w:rPr>
          </w:rPrChange>
        </w:rPr>
        <w:t>4,300</w:t>
      </w:r>
    </w:p>
    <w:p w14:paraId="2E6993EA" w14:textId="77777777" w:rsidR="00B177F5" w:rsidRPr="00814BC9" w:rsidRDefault="00B553DB">
      <w:pPr>
        <w:pStyle w:val="Corpsdetexte"/>
        <w:ind w:left="163"/>
        <w:rPr>
          <w:lang w:val="en-GB"/>
          <w:rPrChange w:id="6918" w:author="Christian PIEDALLU" w:date="2023-02-06T09:53:00Z">
            <w:rPr/>
          </w:rPrChange>
        </w:rPr>
      </w:pPr>
      <w:r w:rsidRPr="00814BC9">
        <w:rPr>
          <w:rFonts w:ascii="Trebuchet MS"/>
          <w:sz w:val="10"/>
          <w:lang w:val="en-GB"/>
          <w:rPrChange w:id="6919" w:author="Christian PIEDALLU" w:date="2023-02-06T09:53:00Z">
            <w:rPr>
              <w:rFonts w:ascii="Trebuchet MS"/>
              <w:sz w:val="10"/>
            </w:rPr>
          </w:rPrChange>
        </w:rPr>
        <w:t xml:space="preserve">316     </w:t>
      </w:r>
      <w:r w:rsidRPr="00814BC9">
        <w:rPr>
          <w:rFonts w:ascii="Trebuchet MS"/>
          <w:spacing w:val="19"/>
          <w:sz w:val="10"/>
          <w:lang w:val="en-GB"/>
          <w:rPrChange w:id="6920" w:author="Christian PIEDALLU" w:date="2023-02-06T09:53:00Z">
            <w:rPr>
              <w:rFonts w:ascii="Trebuchet MS"/>
              <w:spacing w:val="19"/>
              <w:sz w:val="10"/>
            </w:rPr>
          </w:rPrChange>
        </w:rPr>
        <w:t xml:space="preserve"> </w:t>
      </w:r>
      <w:r w:rsidRPr="00814BC9">
        <w:rPr>
          <w:w w:val="105"/>
          <w:lang w:val="en-GB"/>
          <w:rPrChange w:id="6921" w:author="Christian PIEDALLU" w:date="2023-02-06T09:53:00Z">
            <w:rPr>
              <w:w w:val="105"/>
            </w:rPr>
          </w:rPrChange>
        </w:rPr>
        <w:t>ha.</w:t>
      </w:r>
      <w:r w:rsidRPr="00814BC9">
        <w:rPr>
          <w:spacing w:val="39"/>
          <w:w w:val="105"/>
          <w:lang w:val="en-GB"/>
          <w:rPrChange w:id="6922" w:author="Christian PIEDALLU" w:date="2023-02-06T09:53:00Z">
            <w:rPr>
              <w:spacing w:val="39"/>
              <w:w w:val="105"/>
            </w:rPr>
          </w:rPrChange>
        </w:rPr>
        <w:t xml:space="preserve"> </w:t>
      </w:r>
      <w:r w:rsidRPr="00814BC9">
        <w:rPr>
          <w:w w:val="105"/>
          <w:lang w:val="en-GB"/>
          <w:rPrChange w:id="6923" w:author="Christian PIEDALLU" w:date="2023-02-06T09:53:00Z">
            <w:rPr>
              <w:w w:val="105"/>
            </w:rPr>
          </w:rPrChange>
        </w:rPr>
        <w:t>This</w:t>
      </w:r>
      <w:r w:rsidRPr="00814BC9">
        <w:rPr>
          <w:spacing w:val="14"/>
          <w:w w:val="105"/>
          <w:lang w:val="en-GB"/>
          <w:rPrChange w:id="6924" w:author="Christian PIEDALLU" w:date="2023-02-06T09:53:00Z">
            <w:rPr>
              <w:spacing w:val="14"/>
              <w:w w:val="105"/>
            </w:rPr>
          </w:rPrChange>
        </w:rPr>
        <w:t xml:space="preserve"> </w:t>
      </w:r>
      <w:r w:rsidRPr="00814BC9">
        <w:rPr>
          <w:w w:val="105"/>
          <w:lang w:val="en-GB"/>
          <w:rPrChange w:id="6925" w:author="Christian PIEDALLU" w:date="2023-02-06T09:53:00Z">
            <w:rPr>
              <w:w w:val="105"/>
            </w:rPr>
          </w:rPrChange>
        </w:rPr>
        <w:t>situation</w:t>
      </w:r>
      <w:r w:rsidRPr="00814BC9">
        <w:rPr>
          <w:spacing w:val="14"/>
          <w:w w:val="105"/>
          <w:lang w:val="en-GB"/>
          <w:rPrChange w:id="6926" w:author="Christian PIEDALLU" w:date="2023-02-06T09:53:00Z">
            <w:rPr>
              <w:spacing w:val="14"/>
              <w:w w:val="105"/>
            </w:rPr>
          </w:rPrChange>
        </w:rPr>
        <w:t xml:space="preserve"> </w:t>
      </w:r>
      <w:r w:rsidRPr="00814BC9">
        <w:rPr>
          <w:w w:val="105"/>
          <w:lang w:val="en-GB"/>
          <w:rPrChange w:id="6927" w:author="Christian PIEDALLU" w:date="2023-02-06T09:53:00Z">
            <w:rPr>
              <w:w w:val="105"/>
            </w:rPr>
          </w:rPrChange>
        </w:rPr>
        <w:t>could</w:t>
      </w:r>
      <w:r w:rsidRPr="00814BC9">
        <w:rPr>
          <w:spacing w:val="16"/>
          <w:w w:val="105"/>
          <w:lang w:val="en-GB"/>
          <w:rPrChange w:id="6928" w:author="Christian PIEDALLU" w:date="2023-02-06T09:53:00Z">
            <w:rPr>
              <w:spacing w:val="16"/>
              <w:w w:val="105"/>
            </w:rPr>
          </w:rPrChange>
        </w:rPr>
        <w:t xml:space="preserve"> </w:t>
      </w:r>
      <w:r w:rsidRPr="00814BC9">
        <w:rPr>
          <w:w w:val="105"/>
          <w:lang w:val="en-GB"/>
          <w:rPrChange w:id="6929" w:author="Christian PIEDALLU" w:date="2023-02-06T09:53:00Z">
            <w:rPr>
              <w:w w:val="105"/>
            </w:rPr>
          </w:rPrChange>
        </w:rPr>
        <w:t>be</w:t>
      </w:r>
      <w:r w:rsidRPr="00814BC9">
        <w:rPr>
          <w:spacing w:val="15"/>
          <w:w w:val="105"/>
          <w:lang w:val="en-GB"/>
          <w:rPrChange w:id="6930" w:author="Christian PIEDALLU" w:date="2023-02-06T09:53:00Z">
            <w:rPr>
              <w:spacing w:val="15"/>
              <w:w w:val="105"/>
            </w:rPr>
          </w:rPrChange>
        </w:rPr>
        <w:t xml:space="preserve"> </w:t>
      </w:r>
      <w:r w:rsidRPr="00814BC9">
        <w:rPr>
          <w:w w:val="105"/>
          <w:lang w:val="en-GB"/>
          <w:rPrChange w:id="6931" w:author="Christian PIEDALLU" w:date="2023-02-06T09:53:00Z">
            <w:rPr>
              <w:w w:val="105"/>
            </w:rPr>
          </w:rPrChange>
        </w:rPr>
        <w:t>linked</w:t>
      </w:r>
      <w:r w:rsidRPr="00814BC9">
        <w:rPr>
          <w:spacing w:val="15"/>
          <w:w w:val="105"/>
          <w:lang w:val="en-GB"/>
          <w:rPrChange w:id="6932" w:author="Christian PIEDALLU" w:date="2023-02-06T09:53:00Z">
            <w:rPr>
              <w:spacing w:val="15"/>
              <w:w w:val="105"/>
            </w:rPr>
          </w:rPrChange>
        </w:rPr>
        <w:t xml:space="preserve"> </w:t>
      </w:r>
      <w:r w:rsidRPr="00814BC9">
        <w:rPr>
          <w:w w:val="105"/>
          <w:lang w:val="en-GB"/>
          <w:rPrChange w:id="6933" w:author="Christian PIEDALLU" w:date="2023-02-06T09:53:00Z">
            <w:rPr>
              <w:w w:val="105"/>
            </w:rPr>
          </w:rPrChange>
        </w:rPr>
        <w:t>to</w:t>
      </w:r>
      <w:r w:rsidRPr="00814BC9">
        <w:rPr>
          <w:spacing w:val="14"/>
          <w:w w:val="105"/>
          <w:lang w:val="en-GB"/>
          <w:rPrChange w:id="6934" w:author="Christian PIEDALLU" w:date="2023-02-06T09:53:00Z">
            <w:rPr>
              <w:spacing w:val="14"/>
              <w:w w:val="105"/>
            </w:rPr>
          </w:rPrChange>
        </w:rPr>
        <w:t xml:space="preserve"> </w:t>
      </w:r>
      <w:r w:rsidRPr="00814BC9">
        <w:rPr>
          <w:w w:val="105"/>
          <w:lang w:val="en-GB"/>
          <w:rPrChange w:id="6935" w:author="Christian PIEDALLU" w:date="2023-02-06T09:53:00Z">
            <w:rPr>
              <w:w w:val="105"/>
            </w:rPr>
          </w:rPrChange>
        </w:rPr>
        <w:t>the</w:t>
      </w:r>
      <w:r w:rsidRPr="00814BC9">
        <w:rPr>
          <w:spacing w:val="15"/>
          <w:w w:val="105"/>
          <w:lang w:val="en-GB"/>
          <w:rPrChange w:id="6936" w:author="Christian PIEDALLU" w:date="2023-02-06T09:53:00Z">
            <w:rPr>
              <w:spacing w:val="15"/>
              <w:w w:val="105"/>
            </w:rPr>
          </w:rPrChange>
        </w:rPr>
        <w:t xml:space="preserve"> </w:t>
      </w:r>
      <w:r w:rsidRPr="00814BC9">
        <w:rPr>
          <w:w w:val="105"/>
          <w:lang w:val="en-GB"/>
          <w:rPrChange w:id="6937" w:author="Christian PIEDALLU" w:date="2023-02-06T09:53:00Z">
            <w:rPr>
              <w:w w:val="105"/>
            </w:rPr>
          </w:rPrChange>
        </w:rPr>
        <w:t>climate,</w:t>
      </w:r>
      <w:r w:rsidRPr="00814BC9">
        <w:rPr>
          <w:spacing w:val="15"/>
          <w:w w:val="105"/>
          <w:lang w:val="en-GB"/>
          <w:rPrChange w:id="6938" w:author="Christian PIEDALLU" w:date="2023-02-06T09:53:00Z">
            <w:rPr>
              <w:spacing w:val="15"/>
              <w:w w:val="105"/>
            </w:rPr>
          </w:rPrChange>
        </w:rPr>
        <w:t xml:space="preserve"> </w:t>
      </w:r>
      <w:r w:rsidRPr="00814BC9">
        <w:rPr>
          <w:w w:val="105"/>
          <w:lang w:val="en-GB"/>
          <w:rPrChange w:id="6939" w:author="Christian PIEDALLU" w:date="2023-02-06T09:53:00Z">
            <w:rPr>
              <w:w w:val="105"/>
            </w:rPr>
          </w:rPrChange>
        </w:rPr>
        <w:t>the</w:t>
      </w:r>
      <w:r w:rsidRPr="00814BC9">
        <w:rPr>
          <w:spacing w:val="16"/>
          <w:w w:val="105"/>
          <w:lang w:val="en-GB"/>
          <w:rPrChange w:id="6940" w:author="Christian PIEDALLU" w:date="2023-02-06T09:53:00Z">
            <w:rPr>
              <w:spacing w:val="16"/>
              <w:w w:val="105"/>
            </w:rPr>
          </w:rPrChange>
        </w:rPr>
        <w:t xml:space="preserve"> </w:t>
      </w:r>
      <w:r w:rsidRPr="00814BC9">
        <w:rPr>
          <w:w w:val="105"/>
          <w:lang w:val="en-GB"/>
          <w:rPrChange w:id="6941" w:author="Christian PIEDALLU" w:date="2023-02-06T09:53:00Z">
            <w:rPr>
              <w:w w:val="105"/>
            </w:rPr>
          </w:rPrChange>
        </w:rPr>
        <w:t>structure</w:t>
      </w:r>
      <w:r w:rsidRPr="00814BC9">
        <w:rPr>
          <w:spacing w:val="15"/>
          <w:w w:val="105"/>
          <w:lang w:val="en-GB"/>
          <w:rPrChange w:id="6942" w:author="Christian PIEDALLU" w:date="2023-02-06T09:53:00Z">
            <w:rPr>
              <w:spacing w:val="15"/>
              <w:w w:val="105"/>
            </w:rPr>
          </w:rPrChange>
        </w:rPr>
        <w:t xml:space="preserve"> </w:t>
      </w:r>
      <w:r w:rsidRPr="00814BC9">
        <w:rPr>
          <w:w w:val="105"/>
          <w:lang w:val="en-GB"/>
          <w:rPrChange w:id="6943" w:author="Christian PIEDALLU" w:date="2023-02-06T09:53:00Z">
            <w:rPr>
              <w:w w:val="105"/>
            </w:rPr>
          </w:rPrChange>
        </w:rPr>
        <w:t>and</w:t>
      </w:r>
      <w:r w:rsidRPr="00814BC9">
        <w:rPr>
          <w:spacing w:val="14"/>
          <w:w w:val="105"/>
          <w:lang w:val="en-GB"/>
          <w:rPrChange w:id="6944" w:author="Christian PIEDALLU" w:date="2023-02-06T09:53:00Z">
            <w:rPr>
              <w:spacing w:val="14"/>
              <w:w w:val="105"/>
            </w:rPr>
          </w:rPrChange>
        </w:rPr>
        <w:t xml:space="preserve"> </w:t>
      </w:r>
      <w:r w:rsidRPr="00814BC9">
        <w:rPr>
          <w:w w:val="105"/>
          <w:lang w:val="en-GB"/>
          <w:rPrChange w:id="6945" w:author="Christian PIEDALLU" w:date="2023-02-06T09:53:00Z">
            <w:rPr>
              <w:w w:val="105"/>
            </w:rPr>
          </w:rPrChange>
        </w:rPr>
        <w:t>the</w:t>
      </w:r>
      <w:r w:rsidRPr="00814BC9">
        <w:rPr>
          <w:spacing w:val="14"/>
          <w:w w:val="105"/>
          <w:lang w:val="en-GB"/>
          <w:rPrChange w:id="6946" w:author="Christian PIEDALLU" w:date="2023-02-06T09:53:00Z">
            <w:rPr>
              <w:spacing w:val="14"/>
              <w:w w:val="105"/>
            </w:rPr>
          </w:rPrChange>
        </w:rPr>
        <w:t xml:space="preserve"> </w:t>
      </w:r>
      <w:r w:rsidRPr="00814BC9">
        <w:rPr>
          <w:w w:val="105"/>
          <w:lang w:val="en-GB"/>
          <w:rPrChange w:id="6947" w:author="Christian PIEDALLU" w:date="2023-02-06T09:53:00Z">
            <w:rPr>
              <w:w w:val="105"/>
            </w:rPr>
          </w:rPrChange>
        </w:rPr>
        <w:t>composition</w:t>
      </w:r>
      <w:r w:rsidRPr="00814BC9">
        <w:rPr>
          <w:spacing w:val="14"/>
          <w:w w:val="105"/>
          <w:lang w:val="en-GB"/>
          <w:rPrChange w:id="6948" w:author="Christian PIEDALLU" w:date="2023-02-06T09:53:00Z">
            <w:rPr>
              <w:spacing w:val="14"/>
              <w:w w:val="105"/>
            </w:rPr>
          </w:rPrChange>
        </w:rPr>
        <w:t xml:space="preserve"> </w:t>
      </w:r>
      <w:r w:rsidRPr="00814BC9">
        <w:rPr>
          <w:w w:val="105"/>
          <w:lang w:val="en-GB"/>
          <w:rPrChange w:id="6949" w:author="Christian PIEDALLU" w:date="2023-02-06T09:53:00Z">
            <w:rPr>
              <w:w w:val="105"/>
            </w:rPr>
          </w:rPrChange>
        </w:rPr>
        <w:t>of</w:t>
      </w:r>
      <w:r w:rsidRPr="00814BC9">
        <w:rPr>
          <w:spacing w:val="14"/>
          <w:w w:val="105"/>
          <w:lang w:val="en-GB"/>
          <w:rPrChange w:id="6950" w:author="Christian PIEDALLU" w:date="2023-02-06T09:53:00Z">
            <w:rPr>
              <w:spacing w:val="14"/>
              <w:w w:val="105"/>
            </w:rPr>
          </w:rPrChange>
        </w:rPr>
        <w:t xml:space="preserve"> </w:t>
      </w:r>
      <w:r w:rsidRPr="00814BC9">
        <w:rPr>
          <w:w w:val="105"/>
          <w:lang w:val="en-GB"/>
          <w:rPrChange w:id="6951" w:author="Christian PIEDALLU" w:date="2023-02-06T09:53:00Z">
            <w:rPr>
              <w:w w:val="105"/>
            </w:rPr>
          </w:rPrChange>
        </w:rPr>
        <w:t>the</w:t>
      </w:r>
      <w:r w:rsidRPr="00814BC9">
        <w:rPr>
          <w:spacing w:val="15"/>
          <w:w w:val="105"/>
          <w:lang w:val="en-GB"/>
          <w:rPrChange w:id="6952" w:author="Christian PIEDALLU" w:date="2023-02-06T09:53:00Z">
            <w:rPr>
              <w:spacing w:val="15"/>
              <w:w w:val="105"/>
            </w:rPr>
          </w:rPrChange>
        </w:rPr>
        <w:t xml:space="preserve"> </w:t>
      </w:r>
      <w:r w:rsidRPr="00814BC9">
        <w:rPr>
          <w:w w:val="105"/>
          <w:lang w:val="en-GB"/>
          <w:rPrChange w:id="6953" w:author="Christian PIEDALLU" w:date="2023-02-06T09:53:00Z">
            <w:rPr>
              <w:w w:val="105"/>
            </w:rPr>
          </w:rPrChange>
        </w:rPr>
        <w:t>stands,</w:t>
      </w:r>
    </w:p>
    <w:p w14:paraId="235C3E71" w14:textId="77777777" w:rsidR="00B177F5" w:rsidRPr="00814BC9" w:rsidRDefault="00B553DB">
      <w:pPr>
        <w:pStyle w:val="Corpsdetexte"/>
        <w:ind w:left="163"/>
        <w:rPr>
          <w:lang w:val="en-GB"/>
          <w:rPrChange w:id="6954" w:author="Christian PIEDALLU" w:date="2023-02-06T09:53:00Z">
            <w:rPr/>
          </w:rPrChange>
        </w:rPr>
      </w:pPr>
      <w:r w:rsidRPr="00814BC9">
        <w:rPr>
          <w:rFonts w:ascii="Trebuchet MS"/>
          <w:sz w:val="10"/>
          <w:lang w:val="en-GB"/>
          <w:rPrChange w:id="6955" w:author="Christian PIEDALLU" w:date="2023-02-06T09:53:00Z">
            <w:rPr>
              <w:rFonts w:ascii="Trebuchet MS"/>
              <w:sz w:val="10"/>
            </w:rPr>
          </w:rPrChange>
        </w:rPr>
        <w:t xml:space="preserve">317     </w:t>
      </w:r>
      <w:r w:rsidRPr="00814BC9">
        <w:rPr>
          <w:rFonts w:ascii="Trebuchet MS"/>
          <w:spacing w:val="19"/>
          <w:sz w:val="10"/>
          <w:lang w:val="en-GB"/>
          <w:rPrChange w:id="6956" w:author="Christian PIEDALLU" w:date="2023-02-06T09:53:00Z">
            <w:rPr>
              <w:rFonts w:ascii="Trebuchet MS"/>
              <w:spacing w:val="19"/>
              <w:sz w:val="10"/>
            </w:rPr>
          </w:rPrChange>
        </w:rPr>
        <w:t xml:space="preserve"> </w:t>
      </w:r>
      <w:r w:rsidRPr="00814BC9">
        <w:rPr>
          <w:w w:val="105"/>
          <w:lang w:val="en-GB"/>
          <w:rPrChange w:id="6957" w:author="Christian PIEDALLU" w:date="2023-02-06T09:53:00Z">
            <w:rPr>
              <w:w w:val="105"/>
            </w:rPr>
          </w:rPrChange>
        </w:rPr>
        <w:t>and</w:t>
      </w:r>
      <w:r w:rsidRPr="00814BC9">
        <w:rPr>
          <w:spacing w:val="2"/>
          <w:w w:val="105"/>
          <w:lang w:val="en-GB"/>
          <w:rPrChange w:id="6958" w:author="Christian PIEDALLU" w:date="2023-02-06T09:53:00Z">
            <w:rPr>
              <w:spacing w:val="2"/>
              <w:w w:val="105"/>
            </w:rPr>
          </w:rPrChange>
        </w:rPr>
        <w:t xml:space="preserve"> </w:t>
      </w:r>
      <w:r w:rsidRPr="00814BC9">
        <w:rPr>
          <w:w w:val="105"/>
          <w:lang w:val="en-GB"/>
          <w:rPrChange w:id="6959" w:author="Christian PIEDALLU" w:date="2023-02-06T09:53:00Z">
            <w:rPr>
              <w:w w:val="105"/>
            </w:rPr>
          </w:rPrChange>
        </w:rPr>
        <w:t>the</w:t>
      </w:r>
      <w:r w:rsidRPr="00814BC9">
        <w:rPr>
          <w:spacing w:val="2"/>
          <w:w w:val="105"/>
          <w:lang w:val="en-GB"/>
          <w:rPrChange w:id="6960" w:author="Christian PIEDALLU" w:date="2023-02-06T09:53:00Z">
            <w:rPr>
              <w:spacing w:val="2"/>
              <w:w w:val="105"/>
            </w:rPr>
          </w:rPrChange>
        </w:rPr>
        <w:t xml:space="preserve"> </w:t>
      </w:r>
      <w:r w:rsidRPr="00814BC9">
        <w:rPr>
          <w:w w:val="105"/>
          <w:lang w:val="en-GB"/>
          <w:rPrChange w:id="6961" w:author="Christian PIEDALLU" w:date="2023-02-06T09:53:00Z">
            <w:rPr>
              <w:w w:val="105"/>
            </w:rPr>
          </w:rPrChange>
        </w:rPr>
        <w:t>current</w:t>
      </w:r>
      <w:r w:rsidRPr="00814BC9">
        <w:rPr>
          <w:spacing w:val="3"/>
          <w:w w:val="105"/>
          <w:lang w:val="en-GB"/>
          <w:rPrChange w:id="6962" w:author="Christian PIEDALLU" w:date="2023-02-06T09:53:00Z">
            <w:rPr>
              <w:spacing w:val="3"/>
              <w:w w:val="105"/>
            </w:rPr>
          </w:rPrChange>
        </w:rPr>
        <w:t xml:space="preserve"> </w:t>
      </w:r>
      <w:r w:rsidRPr="00814BC9">
        <w:rPr>
          <w:w w:val="105"/>
          <w:lang w:val="en-GB"/>
          <w:rPrChange w:id="6963" w:author="Christian PIEDALLU" w:date="2023-02-06T09:53:00Z">
            <w:rPr>
              <w:w w:val="105"/>
            </w:rPr>
          </w:rPrChange>
        </w:rPr>
        <w:t>forest</w:t>
      </w:r>
      <w:r w:rsidRPr="00814BC9">
        <w:rPr>
          <w:spacing w:val="2"/>
          <w:w w:val="105"/>
          <w:lang w:val="en-GB"/>
          <w:rPrChange w:id="6964" w:author="Christian PIEDALLU" w:date="2023-02-06T09:53:00Z">
            <w:rPr>
              <w:spacing w:val="2"/>
              <w:w w:val="105"/>
            </w:rPr>
          </w:rPrChange>
        </w:rPr>
        <w:t xml:space="preserve"> </w:t>
      </w:r>
      <w:commentRangeStart w:id="6965"/>
      <w:r w:rsidRPr="00814BC9">
        <w:rPr>
          <w:w w:val="105"/>
          <w:lang w:val="en-GB"/>
          <w:rPrChange w:id="6966" w:author="Christian PIEDALLU" w:date="2023-02-06T09:53:00Z">
            <w:rPr>
              <w:w w:val="105"/>
            </w:rPr>
          </w:rPrChange>
        </w:rPr>
        <w:t>monitoring</w:t>
      </w:r>
      <w:commentRangeEnd w:id="6965"/>
      <w:r w:rsidR="00AD2FF8">
        <w:rPr>
          <w:rStyle w:val="Marquedecommentaire"/>
        </w:rPr>
        <w:commentReference w:id="6965"/>
      </w:r>
      <w:r w:rsidRPr="00814BC9">
        <w:rPr>
          <w:spacing w:val="3"/>
          <w:w w:val="105"/>
          <w:lang w:val="en-GB"/>
          <w:rPrChange w:id="6967" w:author="Christian PIEDALLU" w:date="2023-02-06T09:53:00Z">
            <w:rPr>
              <w:spacing w:val="3"/>
              <w:w w:val="105"/>
            </w:rPr>
          </w:rPrChange>
        </w:rPr>
        <w:t xml:space="preserve"> </w:t>
      </w:r>
      <w:r w:rsidRPr="00814BC9">
        <w:rPr>
          <w:w w:val="105"/>
          <w:lang w:val="en-GB"/>
          <w:rPrChange w:id="6968" w:author="Christian PIEDALLU" w:date="2023-02-06T09:53:00Z">
            <w:rPr>
              <w:w w:val="105"/>
            </w:rPr>
          </w:rPrChange>
        </w:rPr>
        <w:t>and</w:t>
      </w:r>
      <w:r w:rsidRPr="00814BC9">
        <w:rPr>
          <w:spacing w:val="2"/>
          <w:w w:val="105"/>
          <w:lang w:val="en-GB"/>
          <w:rPrChange w:id="6969" w:author="Christian PIEDALLU" w:date="2023-02-06T09:53:00Z">
            <w:rPr>
              <w:spacing w:val="2"/>
              <w:w w:val="105"/>
            </w:rPr>
          </w:rPrChange>
        </w:rPr>
        <w:t xml:space="preserve"> </w:t>
      </w:r>
      <w:r w:rsidRPr="00814BC9">
        <w:rPr>
          <w:w w:val="105"/>
          <w:lang w:val="en-GB"/>
          <w:rPrChange w:id="6970" w:author="Christian PIEDALLU" w:date="2023-02-06T09:53:00Z">
            <w:rPr>
              <w:w w:val="105"/>
            </w:rPr>
          </w:rPrChange>
        </w:rPr>
        <w:t>management</w:t>
      </w:r>
      <w:r w:rsidRPr="00814BC9">
        <w:rPr>
          <w:spacing w:val="2"/>
          <w:w w:val="105"/>
          <w:lang w:val="en-GB"/>
          <w:rPrChange w:id="6971" w:author="Christian PIEDALLU" w:date="2023-02-06T09:53:00Z">
            <w:rPr>
              <w:spacing w:val="2"/>
              <w:w w:val="105"/>
            </w:rPr>
          </w:rPrChange>
        </w:rPr>
        <w:t xml:space="preserve"> </w:t>
      </w:r>
      <w:r w:rsidRPr="00814BC9">
        <w:rPr>
          <w:w w:val="105"/>
          <w:lang w:val="en-GB"/>
          <w:rPrChange w:id="6972" w:author="Christian PIEDALLU" w:date="2023-02-06T09:53:00Z">
            <w:rPr>
              <w:w w:val="105"/>
            </w:rPr>
          </w:rPrChange>
        </w:rPr>
        <w:t>which</w:t>
      </w:r>
      <w:r w:rsidRPr="00814BC9">
        <w:rPr>
          <w:spacing w:val="3"/>
          <w:w w:val="105"/>
          <w:lang w:val="en-GB"/>
          <w:rPrChange w:id="6973" w:author="Christian PIEDALLU" w:date="2023-02-06T09:53:00Z">
            <w:rPr>
              <w:spacing w:val="3"/>
              <w:w w:val="105"/>
            </w:rPr>
          </w:rPrChange>
        </w:rPr>
        <w:t xml:space="preserve"> </w:t>
      </w:r>
      <w:r w:rsidRPr="00814BC9">
        <w:rPr>
          <w:w w:val="105"/>
          <w:lang w:val="en-GB"/>
          <w:rPrChange w:id="6974" w:author="Christian PIEDALLU" w:date="2023-02-06T09:53:00Z">
            <w:rPr>
              <w:w w:val="105"/>
            </w:rPr>
          </w:rPrChange>
        </w:rPr>
        <w:t>differ</w:t>
      </w:r>
      <w:r w:rsidRPr="00814BC9">
        <w:rPr>
          <w:spacing w:val="2"/>
          <w:w w:val="105"/>
          <w:lang w:val="en-GB"/>
          <w:rPrChange w:id="6975" w:author="Christian PIEDALLU" w:date="2023-02-06T09:53:00Z">
            <w:rPr>
              <w:spacing w:val="2"/>
              <w:w w:val="105"/>
            </w:rPr>
          </w:rPrChange>
        </w:rPr>
        <w:t xml:space="preserve"> </w:t>
      </w:r>
      <w:r w:rsidRPr="00814BC9">
        <w:rPr>
          <w:w w:val="105"/>
          <w:lang w:val="en-GB"/>
          <w:rPrChange w:id="6976" w:author="Christian PIEDALLU" w:date="2023-02-06T09:53:00Z">
            <w:rPr>
              <w:w w:val="105"/>
            </w:rPr>
          </w:rPrChange>
        </w:rPr>
        <w:t>between</w:t>
      </w:r>
      <w:r w:rsidRPr="00814BC9">
        <w:rPr>
          <w:spacing w:val="3"/>
          <w:w w:val="105"/>
          <w:lang w:val="en-GB"/>
          <w:rPrChange w:id="6977" w:author="Christian PIEDALLU" w:date="2023-02-06T09:53:00Z">
            <w:rPr>
              <w:spacing w:val="3"/>
              <w:w w:val="105"/>
            </w:rPr>
          </w:rPrChange>
        </w:rPr>
        <w:t xml:space="preserve"> </w:t>
      </w:r>
      <w:r w:rsidRPr="00814BC9">
        <w:rPr>
          <w:w w:val="105"/>
          <w:lang w:val="en-GB"/>
          <w:rPrChange w:id="6978" w:author="Christian PIEDALLU" w:date="2023-02-06T09:53:00Z">
            <w:rPr>
              <w:w w:val="105"/>
            </w:rPr>
          </w:rPrChange>
        </w:rPr>
        <w:t>the</w:t>
      </w:r>
      <w:r w:rsidRPr="00814BC9">
        <w:rPr>
          <w:spacing w:val="3"/>
          <w:w w:val="105"/>
          <w:lang w:val="en-GB"/>
          <w:rPrChange w:id="6979" w:author="Christian PIEDALLU" w:date="2023-02-06T09:53:00Z">
            <w:rPr>
              <w:spacing w:val="3"/>
              <w:w w:val="105"/>
            </w:rPr>
          </w:rPrChange>
        </w:rPr>
        <w:t xml:space="preserve"> </w:t>
      </w:r>
      <w:r w:rsidRPr="00814BC9">
        <w:rPr>
          <w:w w:val="105"/>
          <w:lang w:val="en-GB"/>
          <w:rPrChange w:id="6980" w:author="Christian PIEDALLU" w:date="2023-02-06T09:53:00Z">
            <w:rPr>
              <w:w w:val="105"/>
            </w:rPr>
          </w:rPrChange>
        </w:rPr>
        <w:t>three</w:t>
      </w:r>
      <w:r w:rsidRPr="00814BC9">
        <w:rPr>
          <w:spacing w:val="2"/>
          <w:w w:val="105"/>
          <w:lang w:val="en-GB"/>
          <w:rPrChange w:id="6981" w:author="Christian PIEDALLU" w:date="2023-02-06T09:53:00Z">
            <w:rPr>
              <w:spacing w:val="2"/>
              <w:w w:val="105"/>
            </w:rPr>
          </w:rPrChange>
        </w:rPr>
        <w:t xml:space="preserve"> </w:t>
      </w:r>
      <w:r w:rsidRPr="00814BC9">
        <w:rPr>
          <w:w w:val="105"/>
          <w:lang w:val="en-GB"/>
          <w:rPrChange w:id="6982" w:author="Christian PIEDALLU" w:date="2023-02-06T09:53:00Z">
            <w:rPr>
              <w:w w:val="105"/>
            </w:rPr>
          </w:rPrChange>
        </w:rPr>
        <w:t>regions.</w:t>
      </w:r>
      <w:r w:rsidRPr="00814BC9">
        <w:rPr>
          <w:spacing w:val="23"/>
          <w:w w:val="105"/>
          <w:lang w:val="en-GB"/>
          <w:rPrChange w:id="6983" w:author="Christian PIEDALLU" w:date="2023-02-06T09:53:00Z">
            <w:rPr>
              <w:spacing w:val="23"/>
              <w:w w:val="105"/>
            </w:rPr>
          </w:rPrChange>
        </w:rPr>
        <w:t xml:space="preserve"> </w:t>
      </w:r>
      <w:r w:rsidRPr="00814BC9">
        <w:rPr>
          <w:w w:val="105"/>
          <w:lang w:val="en-GB"/>
          <w:rPrChange w:id="6984" w:author="Christian PIEDALLU" w:date="2023-02-06T09:53:00Z">
            <w:rPr>
              <w:w w:val="105"/>
            </w:rPr>
          </w:rPrChange>
        </w:rPr>
        <w:t>Taking</w:t>
      </w:r>
    </w:p>
    <w:p w14:paraId="24D44500" w14:textId="09C7EF34" w:rsidR="00B177F5" w:rsidRPr="00814BC9" w:rsidRDefault="00B553DB">
      <w:pPr>
        <w:pStyle w:val="Corpsdetexte"/>
        <w:ind w:left="163"/>
        <w:rPr>
          <w:lang w:val="en-GB"/>
          <w:rPrChange w:id="6985" w:author="Christian PIEDALLU" w:date="2023-02-06T09:53:00Z">
            <w:rPr/>
          </w:rPrChange>
        </w:rPr>
      </w:pPr>
      <w:r w:rsidRPr="00814BC9">
        <w:rPr>
          <w:rFonts w:ascii="Trebuchet MS"/>
          <w:sz w:val="10"/>
          <w:lang w:val="en-GB"/>
          <w:rPrChange w:id="6986" w:author="Christian PIEDALLU" w:date="2023-02-06T09:53:00Z">
            <w:rPr>
              <w:rFonts w:ascii="Trebuchet MS"/>
              <w:sz w:val="10"/>
            </w:rPr>
          </w:rPrChange>
        </w:rPr>
        <w:t xml:space="preserve">318     </w:t>
      </w:r>
      <w:r w:rsidRPr="00814BC9">
        <w:rPr>
          <w:rFonts w:ascii="Trebuchet MS"/>
          <w:spacing w:val="19"/>
          <w:sz w:val="10"/>
          <w:lang w:val="en-GB"/>
          <w:rPrChange w:id="6987" w:author="Christian PIEDALLU" w:date="2023-02-06T09:53:00Z">
            <w:rPr>
              <w:rFonts w:ascii="Trebuchet MS"/>
              <w:spacing w:val="19"/>
              <w:sz w:val="10"/>
            </w:rPr>
          </w:rPrChange>
        </w:rPr>
        <w:t xml:space="preserve"> </w:t>
      </w:r>
      <w:ins w:id="6988" w:author="Christian PIEDALLU" w:date="2023-02-06T17:47:00Z">
        <w:r w:rsidR="00AD2FF8">
          <w:rPr>
            <w:rFonts w:ascii="Trebuchet MS"/>
            <w:spacing w:val="19"/>
            <w:sz w:val="10"/>
            <w:lang w:val="en-GB"/>
          </w:rPr>
          <w:t xml:space="preserve">into </w:t>
        </w:r>
      </w:ins>
      <w:r w:rsidRPr="00814BC9">
        <w:rPr>
          <w:w w:val="105"/>
          <w:lang w:val="en-GB"/>
          <w:rPrChange w:id="6989" w:author="Christian PIEDALLU" w:date="2023-02-06T09:53:00Z">
            <w:rPr>
              <w:w w:val="105"/>
            </w:rPr>
          </w:rPrChange>
        </w:rPr>
        <w:t>account</w:t>
      </w:r>
      <w:r w:rsidRPr="00814BC9">
        <w:rPr>
          <w:spacing w:val="19"/>
          <w:w w:val="105"/>
          <w:lang w:val="en-GB"/>
          <w:rPrChange w:id="6990" w:author="Christian PIEDALLU" w:date="2023-02-06T09:53:00Z">
            <w:rPr>
              <w:spacing w:val="19"/>
              <w:w w:val="105"/>
            </w:rPr>
          </w:rPrChange>
        </w:rPr>
        <w:t xml:space="preserve"> </w:t>
      </w:r>
      <w:r w:rsidRPr="00814BC9">
        <w:rPr>
          <w:w w:val="105"/>
          <w:lang w:val="en-GB"/>
          <w:rPrChange w:id="6991" w:author="Christian PIEDALLU" w:date="2023-02-06T09:53:00Z">
            <w:rPr>
              <w:w w:val="105"/>
            </w:rPr>
          </w:rPrChange>
        </w:rPr>
        <w:t>to</w:t>
      </w:r>
      <w:r w:rsidRPr="00814BC9">
        <w:rPr>
          <w:spacing w:val="20"/>
          <w:w w:val="105"/>
          <w:lang w:val="en-GB"/>
          <w:rPrChange w:id="6992" w:author="Christian PIEDALLU" w:date="2023-02-06T09:53:00Z">
            <w:rPr>
              <w:spacing w:val="20"/>
              <w:w w:val="105"/>
            </w:rPr>
          </w:rPrChange>
        </w:rPr>
        <w:t xml:space="preserve"> </w:t>
      </w:r>
      <w:ins w:id="6993" w:author="Christian PIEDALLU" w:date="2023-02-06T17:47:00Z">
        <w:r w:rsidR="00AD2FF8">
          <w:rPr>
            <w:spacing w:val="20"/>
            <w:w w:val="105"/>
            <w:lang w:val="en-GB"/>
          </w:rPr>
          <w:t xml:space="preserve">the </w:t>
        </w:r>
      </w:ins>
      <w:r w:rsidRPr="00814BC9">
        <w:rPr>
          <w:w w:val="105"/>
          <w:lang w:val="en-GB"/>
          <w:rPrChange w:id="6994" w:author="Christian PIEDALLU" w:date="2023-02-06T09:53:00Z">
            <w:rPr>
              <w:w w:val="105"/>
            </w:rPr>
          </w:rPrChange>
        </w:rPr>
        <w:t>climate</w:t>
      </w:r>
      <w:r w:rsidRPr="00814BC9">
        <w:rPr>
          <w:spacing w:val="19"/>
          <w:w w:val="105"/>
          <w:lang w:val="en-GB"/>
          <w:rPrChange w:id="6995" w:author="Christian PIEDALLU" w:date="2023-02-06T09:53:00Z">
            <w:rPr>
              <w:spacing w:val="19"/>
              <w:w w:val="105"/>
            </w:rPr>
          </w:rPrChange>
        </w:rPr>
        <w:t xml:space="preserve"> </w:t>
      </w:r>
      <w:r w:rsidRPr="00814BC9">
        <w:rPr>
          <w:w w:val="105"/>
          <w:lang w:val="en-GB"/>
          <w:rPrChange w:id="6996" w:author="Christian PIEDALLU" w:date="2023-02-06T09:53:00Z">
            <w:rPr>
              <w:w w:val="105"/>
            </w:rPr>
          </w:rPrChange>
        </w:rPr>
        <w:t>change,</w:t>
      </w:r>
      <w:r w:rsidRPr="00814BC9">
        <w:rPr>
          <w:spacing w:val="21"/>
          <w:w w:val="105"/>
          <w:lang w:val="en-GB"/>
          <w:rPrChange w:id="6997" w:author="Christian PIEDALLU" w:date="2023-02-06T09:53:00Z">
            <w:rPr>
              <w:spacing w:val="21"/>
              <w:w w:val="105"/>
            </w:rPr>
          </w:rPrChange>
        </w:rPr>
        <w:t xml:space="preserve"> </w:t>
      </w:r>
      <w:r w:rsidRPr="00814BC9">
        <w:rPr>
          <w:w w:val="105"/>
          <w:lang w:val="en-GB"/>
          <w:rPrChange w:id="6998" w:author="Christian PIEDALLU" w:date="2023-02-06T09:53:00Z">
            <w:rPr>
              <w:w w:val="105"/>
            </w:rPr>
          </w:rPrChange>
        </w:rPr>
        <w:t>which</w:t>
      </w:r>
      <w:r w:rsidRPr="00814BC9">
        <w:rPr>
          <w:spacing w:val="19"/>
          <w:w w:val="105"/>
          <w:lang w:val="en-GB"/>
          <w:rPrChange w:id="6999" w:author="Christian PIEDALLU" w:date="2023-02-06T09:53:00Z">
            <w:rPr>
              <w:spacing w:val="19"/>
              <w:w w:val="105"/>
            </w:rPr>
          </w:rPrChange>
        </w:rPr>
        <w:t xml:space="preserve"> </w:t>
      </w:r>
      <w:r w:rsidRPr="00814BC9">
        <w:rPr>
          <w:w w:val="105"/>
          <w:lang w:val="en-GB"/>
          <w:rPrChange w:id="7000" w:author="Christian PIEDALLU" w:date="2023-02-06T09:53:00Z">
            <w:rPr>
              <w:w w:val="105"/>
            </w:rPr>
          </w:rPrChange>
        </w:rPr>
        <w:t>will</w:t>
      </w:r>
      <w:r w:rsidRPr="00814BC9">
        <w:rPr>
          <w:spacing w:val="20"/>
          <w:w w:val="105"/>
          <w:lang w:val="en-GB"/>
          <w:rPrChange w:id="7001" w:author="Christian PIEDALLU" w:date="2023-02-06T09:53:00Z">
            <w:rPr>
              <w:spacing w:val="20"/>
              <w:w w:val="105"/>
            </w:rPr>
          </w:rPrChange>
        </w:rPr>
        <w:t xml:space="preserve"> </w:t>
      </w:r>
      <w:r w:rsidRPr="00814BC9">
        <w:rPr>
          <w:w w:val="105"/>
          <w:lang w:val="en-GB"/>
          <w:rPrChange w:id="7002" w:author="Christian PIEDALLU" w:date="2023-02-06T09:53:00Z">
            <w:rPr>
              <w:w w:val="105"/>
            </w:rPr>
          </w:rPrChange>
        </w:rPr>
        <w:t>favour</w:t>
      </w:r>
      <w:r w:rsidRPr="00814BC9">
        <w:rPr>
          <w:spacing w:val="19"/>
          <w:w w:val="105"/>
          <w:lang w:val="en-GB"/>
          <w:rPrChange w:id="7003" w:author="Christian PIEDALLU" w:date="2023-02-06T09:53:00Z">
            <w:rPr>
              <w:spacing w:val="19"/>
              <w:w w:val="105"/>
            </w:rPr>
          </w:rPrChange>
        </w:rPr>
        <w:t xml:space="preserve"> </w:t>
      </w:r>
      <w:r w:rsidRPr="00814BC9">
        <w:rPr>
          <w:w w:val="105"/>
          <w:lang w:val="en-GB"/>
          <w:rPrChange w:id="7004" w:author="Christian PIEDALLU" w:date="2023-02-06T09:53:00Z">
            <w:rPr>
              <w:w w:val="105"/>
            </w:rPr>
          </w:rPrChange>
        </w:rPr>
        <w:t>warm</w:t>
      </w:r>
      <w:r w:rsidRPr="00814BC9">
        <w:rPr>
          <w:spacing w:val="19"/>
          <w:w w:val="105"/>
          <w:lang w:val="en-GB"/>
          <w:rPrChange w:id="7005" w:author="Christian PIEDALLU" w:date="2023-02-06T09:53:00Z">
            <w:rPr>
              <w:spacing w:val="19"/>
              <w:w w:val="105"/>
            </w:rPr>
          </w:rPrChange>
        </w:rPr>
        <w:t xml:space="preserve"> </w:t>
      </w:r>
      <w:r w:rsidRPr="00814BC9">
        <w:rPr>
          <w:w w:val="105"/>
          <w:lang w:val="en-GB"/>
          <w:rPrChange w:id="7006" w:author="Christian PIEDALLU" w:date="2023-02-06T09:53:00Z">
            <w:rPr>
              <w:w w:val="105"/>
            </w:rPr>
          </w:rPrChange>
        </w:rPr>
        <w:t>and</w:t>
      </w:r>
      <w:r w:rsidRPr="00814BC9">
        <w:rPr>
          <w:spacing w:val="19"/>
          <w:w w:val="105"/>
          <w:lang w:val="en-GB"/>
          <w:rPrChange w:id="7007" w:author="Christian PIEDALLU" w:date="2023-02-06T09:53:00Z">
            <w:rPr>
              <w:spacing w:val="19"/>
              <w:w w:val="105"/>
            </w:rPr>
          </w:rPrChange>
        </w:rPr>
        <w:t xml:space="preserve"> </w:t>
      </w:r>
      <w:r w:rsidRPr="00814BC9">
        <w:rPr>
          <w:w w:val="105"/>
          <w:lang w:val="en-GB"/>
          <w:rPrChange w:id="7008" w:author="Christian PIEDALLU" w:date="2023-02-06T09:53:00Z">
            <w:rPr>
              <w:w w:val="105"/>
            </w:rPr>
          </w:rPrChange>
        </w:rPr>
        <w:t>dry</w:t>
      </w:r>
      <w:r w:rsidRPr="00814BC9">
        <w:rPr>
          <w:spacing w:val="20"/>
          <w:w w:val="105"/>
          <w:lang w:val="en-GB"/>
          <w:rPrChange w:id="7009" w:author="Christian PIEDALLU" w:date="2023-02-06T09:53:00Z">
            <w:rPr>
              <w:spacing w:val="20"/>
              <w:w w:val="105"/>
            </w:rPr>
          </w:rPrChange>
        </w:rPr>
        <w:t xml:space="preserve"> </w:t>
      </w:r>
      <w:r w:rsidRPr="00814BC9">
        <w:rPr>
          <w:w w:val="105"/>
          <w:lang w:val="en-GB"/>
          <w:rPrChange w:id="7010" w:author="Christian PIEDALLU" w:date="2023-02-06T09:53:00Z">
            <w:rPr>
              <w:w w:val="105"/>
            </w:rPr>
          </w:rPrChange>
        </w:rPr>
        <w:t>events</w:t>
      </w:r>
      <w:r w:rsidRPr="00814BC9">
        <w:rPr>
          <w:spacing w:val="19"/>
          <w:w w:val="105"/>
          <w:lang w:val="en-GB"/>
          <w:rPrChange w:id="7011" w:author="Christian PIEDALLU" w:date="2023-02-06T09:53:00Z">
            <w:rPr>
              <w:spacing w:val="19"/>
              <w:w w:val="105"/>
            </w:rPr>
          </w:rPrChange>
        </w:rPr>
        <w:t xml:space="preserve"> </w:t>
      </w:r>
      <w:r w:rsidRPr="00814BC9">
        <w:rPr>
          <w:w w:val="105"/>
          <w:lang w:val="en-GB"/>
          <w:rPrChange w:id="7012" w:author="Christian PIEDALLU" w:date="2023-02-06T09:53:00Z">
            <w:rPr>
              <w:w w:val="105"/>
            </w:rPr>
          </w:rPrChange>
        </w:rPr>
        <w:t>in</w:t>
      </w:r>
      <w:r w:rsidRPr="00814BC9">
        <w:rPr>
          <w:spacing w:val="19"/>
          <w:w w:val="105"/>
          <w:lang w:val="en-GB"/>
          <w:rPrChange w:id="7013" w:author="Christian PIEDALLU" w:date="2023-02-06T09:53:00Z">
            <w:rPr>
              <w:spacing w:val="19"/>
              <w:w w:val="105"/>
            </w:rPr>
          </w:rPrChange>
        </w:rPr>
        <w:t xml:space="preserve"> </w:t>
      </w:r>
      <w:r w:rsidRPr="00814BC9">
        <w:rPr>
          <w:w w:val="105"/>
          <w:lang w:val="en-GB"/>
          <w:rPrChange w:id="7014" w:author="Christian PIEDALLU" w:date="2023-02-06T09:53:00Z">
            <w:rPr>
              <w:w w:val="105"/>
            </w:rPr>
          </w:rPrChange>
        </w:rPr>
        <w:t>the</w:t>
      </w:r>
      <w:r w:rsidRPr="00814BC9">
        <w:rPr>
          <w:spacing w:val="20"/>
          <w:w w:val="105"/>
          <w:lang w:val="en-GB"/>
          <w:rPrChange w:id="7015" w:author="Christian PIEDALLU" w:date="2023-02-06T09:53:00Z">
            <w:rPr>
              <w:spacing w:val="20"/>
              <w:w w:val="105"/>
            </w:rPr>
          </w:rPrChange>
        </w:rPr>
        <w:t xml:space="preserve"> </w:t>
      </w:r>
      <w:r w:rsidRPr="00814BC9">
        <w:rPr>
          <w:w w:val="105"/>
          <w:lang w:val="en-GB"/>
          <w:rPrChange w:id="7016" w:author="Christian PIEDALLU" w:date="2023-02-06T09:53:00Z">
            <w:rPr>
              <w:w w:val="105"/>
            </w:rPr>
          </w:rPrChange>
        </w:rPr>
        <w:t>near</w:t>
      </w:r>
      <w:r w:rsidRPr="00814BC9">
        <w:rPr>
          <w:spacing w:val="19"/>
          <w:w w:val="105"/>
          <w:lang w:val="en-GB"/>
          <w:rPrChange w:id="7017" w:author="Christian PIEDALLU" w:date="2023-02-06T09:53:00Z">
            <w:rPr>
              <w:spacing w:val="19"/>
              <w:w w:val="105"/>
            </w:rPr>
          </w:rPrChange>
        </w:rPr>
        <w:t xml:space="preserve"> </w:t>
      </w:r>
      <w:r w:rsidRPr="00814BC9">
        <w:rPr>
          <w:w w:val="105"/>
          <w:lang w:val="en-GB"/>
          <w:rPrChange w:id="7018" w:author="Christian PIEDALLU" w:date="2023-02-06T09:53:00Z">
            <w:rPr>
              <w:w w:val="105"/>
            </w:rPr>
          </w:rPrChange>
        </w:rPr>
        <w:t>future,</w:t>
      </w:r>
      <w:r w:rsidRPr="00814BC9">
        <w:rPr>
          <w:spacing w:val="21"/>
          <w:w w:val="105"/>
          <w:lang w:val="en-GB"/>
          <w:rPrChange w:id="7019" w:author="Christian PIEDALLU" w:date="2023-02-06T09:53:00Z">
            <w:rPr>
              <w:spacing w:val="21"/>
              <w:w w:val="105"/>
            </w:rPr>
          </w:rPrChange>
        </w:rPr>
        <w:t xml:space="preserve"> </w:t>
      </w:r>
      <w:r w:rsidRPr="00814BC9">
        <w:rPr>
          <w:w w:val="105"/>
          <w:lang w:val="en-GB"/>
          <w:rPrChange w:id="7020" w:author="Christian PIEDALLU" w:date="2023-02-06T09:53:00Z">
            <w:rPr>
              <w:w w:val="105"/>
            </w:rPr>
          </w:rPrChange>
        </w:rPr>
        <w:t>our</w:t>
      </w:r>
      <w:r w:rsidRPr="00814BC9">
        <w:rPr>
          <w:spacing w:val="19"/>
          <w:w w:val="105"/>
          <w:lang w:val="en-GB"/>
          <w:rPrChange w:id="7021" w:author="Christian PIEDALLU" w:date="2023-02-06T09:53:00Z">
            <w:rPr>
              <w:spacing w:val="19"/>
              <w:w w:val="105"/>
            </w:rPr>
          </w:rPrChange>
        </w:rPr>
        <w:t xml:space="preserve"> </w:t>
      </w:r>
      <w:r w:rsidRPr="00814BC9">
        <w:rPr>
          <w:w w:val="105"/>
          <w:lang w:val="en-GB"/>
          <w:rPrChange w:id="7022" w:author="Christian PIEDALLU" w:date="2023-02-06T09:53:00Z">
            <w:rPr>
              <w:w w:val="105"/>
            </w:rPr>
          </w:rPrChange>
        </w:rPr>
        <w:t>results</w:t>
      </w:r>
    </w:p>
    <w:p w14:paraId="7E67E391" w14:textId="77777777" w:rsidR="00B177F5" w:rsidRPr="00814BC9" w:rsidRDefault="00B553DB">
      <w:pPr>
        <w:pStyle w:val="Corpsdetexte"/>
        <w:ind w:left="163"/>
        <w:rPr>
          <w:lang w:val="en-GB"/>
          <w:rPrChange w:id="7023" w:author="Christian PIEDALLU" w:date="2023-02-06T09:53:00Z">
            <w:rPr/>
          </w:rPrChange>
        </w:rPr>
      </w:pPr>
      <w:r w:rsidRPr="00814BC9">
        <w:rPr>
          <w:rFonts w:ascii="Trebuchet MS"/>
          <w:sz w:val="10"/>
          <w:lang w:val="en-GB"/>
          <w:rPrChange w:id="7024" w:author="Christian PIEDALLU" w:date="2023-02-06T09:53:00Z">
            <w:rPr>
              <w:rFonts w:ascii="Trebuchet MS"/>
              <w:sz w:val="10"/>
            </w:rPr>
          </w:rPrChange>
        </w:rPr>
        <w:t xml:space="preserve">319     </w:t>
      </w:r>
      <w:r w:rsidRPr="00814BC9">
        <w:rPr>
          <w:rFonts w:ascii="Trebuchet MS"/>
          <w:spacing w:val="19"/>
          <w:sz w:val="10"/>
          <w:lang w:val="en-GB"/>
          <w:rPrChange w:id="7025" w:author="Christian PIEDALLU" w:date="2023-02-06T09:53:00Z">
            <w:rPr>
              <w:rFonts w:ascii="Trebuchet MS"/>
              <w:spacing w:val="19"/>
              <w:sz w:val="10"/>
            </w:rPr>
          </w:rPrChange>
        </w:rPr>
        <w:t xml:space="preserve"> </w:t>
      </w:r>
      <w:r w:rsidRPr="00814BC9">
        <w:rPr>
          <w:w w:val="105"/>
          <w:lang w:val="en-GB"/>
          <w:rPrChange w:id="7026" w:author="Christian PIEDALLU" w:date="2023-02-06T09:53:00Z">
            <w:rPr>
              <w:w w:val="105"/>
            </w:rPr>
          </w:rPrChange>
        </w:rPr>
        <w:t>does</w:t>
      </w:r>
      <w:r w:rsidRPr="00814BC9">
        <w:rPr>
          <w:spacing w:val="18"/>
          <w:w w:val="105"/>
          <w:lang w:val="en-GB"/>
          <w:rPrChange w:id="7027" w:author="Christian PIEDALLU" w:date="2023-02-06T09:53:00Z">
            <w:rPr>
              <w:spacing w:val="18"/>
              <w:w w:val="105"/>
            </w:rPr>
          </w:rPrChange>
        </w:rPr>
        <w:t xml:space="preserve"> </w:t>
      </w:r>
      <w:r w:rsidRPr="00814BC9">
        <w:rPr>
          <w:w w:val="105"/>
          <w:lang w:val="en-GB"/>
          <w:rPrChange w:id="7028" w:author="Christian PIEDALLU" w:date="2023-02-06T09:53:00Z">
            <w:rPr>
              <w:w w:val="105"/>
            </w:rPr>
          </w:rPrChange>
        </w:rPr>
        <w:t>not</w:t>
      </w:r>
      <w:r w:rsidRPr="00814BC9">
        <w:rPr>
          <w:spacing w:val="16"/>
          <w:w w:val="105"/>
          <w:lang w:val="en-GB"/>
          <w:rPrChange w:id="7029" w:author="Christian PIEDALLU" w:date="2023-02-06T09:53:00Z">
            <w:rPr>
              <w:spacing w:val="16"/>
              <w:w w:val="105"/>
            </w:rPr>
          </w:rPrChange>
        </w:rPr>
        <w:t xml:space="preserve"> </w:t>
      </w:r>
      <w:r w:rsidRPr="00814BC9">
        <w:rPr>
          <w:w w:val="105"/>
          <w:lang w:val="en-GB"/>
          <w:rPrChange w:id="7030" w:author="Christian PIEDALLU" w:date="2023-02-06T09:53:00Z">
            <w:rPr>
              <w:w w:val="105"/>
            </w:rPr>
          </w:rPrChange>
        </w:rPr>
        <w:t>support</w:t>
      </w:r>
      <w:r w:rsidRPr="00814BC9">
        <w:rPr>
          <w:spacing w:val="17"/>
          <w:w w:val="105"/>
          <w:lang w:val="en-GB"/>
          <w:rPrChange w:id="7031" w:author="Christian PIEDALLU" w:date="2023-02-06T09:53:00Z">
            <w:rPr>
              <w:spacing w:val="17"/>
              <w:w w:val="105"/>
            </w:rPr>
          </w:rPrChange>
        </w:rPr>
        <w:t xml:space="preserve"> </w:t>
      </w:r>
      <w:r w:rsidRPr="00814BC9">
        <w:rPr>
          <w:w w:val="105"/>
          <w:lang w:val="en-GB"/>
          <w:rPrChange w:id="7032" w:author="Christian PIEDALLU" w:date="2023-02-06T09:53:00Z">
            <w:rPr>
              <w:w w:val="105"/>
            </w:rPr>
          </w:rPrChange>
        </w:rPr>
        <w:t>new</w:t>
      </w:r>
      <w:r w:rsidRPr="00814BC9">
        <w:rPr>
          <w:spacing w:val="17"/>
          <w:w w:val="105"/>
          <w:lang w:val="en-GB"/>
          <w:rPrChange w:id="7033" w:author="Christian PIEDALLU" w:date="2023-02-06T09:53:00Z">
            <w:rPr>
              <w:spacing w:val="17"/>
              <w:w w:val="105"/>
            </w:rPr>
          </w:rPrChange>
        </w:rPr>
        <w:t xml:space="preserve"> </w:t>
      </w:r>
      <w:r w:rsidRPr="00814BC9">
        <w:rPr>
          <w:w w:val="105"/>
          <w:lang w:val="en-GB"/>
          <w:rPrChange w:id="7034" w:author="Christian PIEDALLU" w:date="2023-02-06T09:53:00Z">
            <w:rPr>
              <w:w w:val="105"/>
            </w:rPr>
          </w:rPrChange>
        </w:rPr>
        <w:t>plantations</w:t>
      </w:r>
      <w:r w:rsidRPr="00814BC9">
        <w:rPr>
          <w:spacing w:val="18"/>
          <w:w w:val="105"/>
          <w:lang w:val="en-GB"/>
          <w:rPrChange w:id="7035" w:author="Christian PIEDALLU" w:date="2023-02-06T09:53:00Z">
            <w:rPr>
              <w:spacing w:val="18"/>
              <w:w w:val="105"/>
            </w:rPr>
          </w:rPrChange>
        </w:rPr>
        <w:t xml:space="preserve"> </w:t>
      </w:r>
      <w:commentRangeStart w:id="7036"/>
      <w:r w:rsidRPr="00814BC9">
        <w:rPr>
          <w:w w:val="105"/>
          <w:lang w:val="en-GB"/>
          <w:rPrChange w:id="7037" w:author="Christian PIEDALLU" w:date="2023-02-06T09:53:00Z">
            <w:rPr>
              <w:w w:val="105"/>
            </w:rPr>
          </w:rPrChange>
        </w:rPr>
        <w:t>of</w:t>
      </w:r>
      <w:r w:rsidRPr="00814BC9">
        <w:rPr>
          <w:spacing w:val="16"/>
          <w:w w:val="105"/>
          <w:lang w:val="en-GB"/>
          <w:rPrChange w:id="7038" w:author="Christian PIEDALLU" w:date="2023-02-06T09:53:00Z">
            <w:rPr>
              <w:spacing w:val="16"/>
              <w:w w:val="105"/>
            </w:rPr>
          </w:rPrChange>
        </w:rPr>
        <w:t xml:space="preserve"> </w:t>
      </w:r>
      <w:r w:rsidRPr="00814BC9">
        <w:rPr>
          <w:w w:val="105"/>
          <w:lang w:val="en-GB"/>
          <w:rPrChange w:id="7039" w:author="Christian PIEDALLU" w:date="2023-02-06T09:53:00Z">
            <w:rPr>
              <w:w w:val="105"/>
            </w:rPr>
          </w:rPrChange>
        </w:rPr>
        <w:t>Norway</w:t>
      </w:r>
      <w:r w:rsidRPr="00814BC9">
        <w:rPr>
          <w:spacing w:val="18"/>
          <w:w w:val="105"/>
          <w:lang w:val="en-GB"/>
          <w:rPrChange w:id="7040" w:author="Christian PIEDALLU" w:date="2023-02-06T09:53:00Z">
            <w:rPr>
              <w:spacing w:val="18"/>
              <w:w w:val="105"/>
            </w:rPr>
          </w:rPrChange>
        </w:rPr>
        <w:t xml:space="preserve"> </w:t>
      </w:r>
      <w:r w:rsidRPr="00814BC9">
        <w:rPr>
          <w:w w:val="105"/>
          <w:lang w:val="en-GB"/>
          <w:rPrChange w:id="7041" w:author="Christian PIEDALLU" w:date="2023-02-06T09:53:00Z">
            <w:rPr>
              <w:w w:val="105"/>
            </w:rPr>
          </w:rPrChange>
        </w:rPr>
        <w:t>spruce</w:t>
      </w:r>
      <w:r w:rsidRPr="00814BC9">
        <w:rPr>
          <w:spacing w:val="17"/>
          <w:w w:val="105"/>
          <w:lang w:val="en-GB"/>
          <w:rPrChange w:id="7042" w:author="Christian PIEDALLU" w:date="2023-02-06T09:53:00Z">
            <w:rPr>
              <w:spacing w:val="17"/>
              <w:w w:val="105"/>
            </w:rPr>
          </w:rPrChange>
        </w:rPr>
        <w:t xml:space="preserve"> </w:t>
      </w:r>
      <w:r w:rsidRPr="00814BC9">
        <w:rPr>
          <w:w w:val="105"/>
          <w:lang w:val="en-GB"/>
          <w:rPrChange w:id="7043" w:author="Christian PIEDALLU" w:date="2023-02-06T09:53:00Z">
            <w:rPr>
              <w:w w:val="105"/>
            </w:rPr>
          </w:rPrChange>
        </w:rPr>
        <w:t>in</w:t>
      </w:r>
      <w:r w:rsidRPr="00814BC9">
        <w:rPr>
          <w:spacing w:val="17"/>
          <w:w w:val="105"/>
          <w:lang w:val="en-GB"/>
          <w:rPrChange w:id="7044" w:author="Christian PIEDALLU" w:date="2023-02-06T09:53:00Z">
            <w:rPr>
              <w:spacing w:val="17"/>
              <w:w w:val="105"/>
            </w:rPr>
          </w:rPrChange>
        </w:rPr>
        <w:t xml:space="preserve"> </w:t>
      </w:r>
      <w:r w:rsidRPr="00814BC9">
        <w:rPr>
          <w:w w:val="105"/>
          <w:lang w:val="en-GB"/>
          <w:rPrChange w:id="7045" w:author="Christian PIEDALLU" w:date="2023-02-06T09:53:00Z">
            <w:rPr>
              <w:w w:val="105"/>
            </w:rPr>
          </w:rPrChange>
        </w:rPr>
        <w:t>Plains.</w:t>
      </w:r>
      <w:r w:rsidRPr="00814BC9">
        <w:rPr>
          <w:spacing w:val="40"/>
          <w:w w:val="105"/>
          <w:lang w:val="en-GB"/>
          <w:rPrChange w:id="7046" w:author="Christian PIEDALLU" w:date="2023-02-06T09:53:00Z">
            <w:rPr>
              <w:spacing w:val="40"/>
              <w:w w:val="105"/>
            </w:rPr>
          </w:rPrChange>
        </w:rPr>
        <w:t xml:space="preserve"> </w:t>
      </w:r>
      <w:commentRangeEnd w:id="7036"/>
      <w:r w:rsidR="00AD2FF8">
        <w:rPr>
          <w:rStyle w:val="Marquedecommentaire"/>
        </w:rPr>
        <w:commentReference w:id="7036"/>
      </w:r>
      <w:r w:rsidRPr="00814BC9">
        <w:rPr>
          <w:w w:val="105"/>
          <w:lang w:val="en-GB"/>
          <w:rPrChange w:id="7047" w:author="Christian PIEDALLU" w:date="2023-02-06T09:53:00Z">
            <w:rPr>
              <w:w w:val="105"/>
            </w:rPr>
          </w:rPrChange>
        </w:rPr>
        <w:t>In</w:t>
      </w:r>
      <w:r w:rsidRPr="00814BC9">
        <w:rPr>
          <w:spacing w:val="16"/>
          <w:w w:val="105"/>
          <w:lang w:val="en-GB"/>
          <w:rPrChange w:id="7048" w:author="Christian PIEDALLU" w:date="2023-02-06T09:53:00Z">
            <w:rPr>
              <w:spacing w:val="16"/>
              <w:w w:val="105"/>
            </w:rPr>
          </w:rPrChange>
        </w:rPr>
        <w:t xml:space="preserve"> </w:t>
      </w:r>
      <w:r w:rsidRPr="00814BC9">
        <w:rPr>
          <w:w w:val="105"/>
          <w:lang w:val="en-GB"/>
          <w:rPrChange w:id="7049" w:author="Christian PIEDALLU" w:date="2023-02-06T09:53:00Z">
            <w:rPr>
              <w:w w:val="105"/>
            </w:rPr>
          </w:rPrChange>
        </w:rPr>
        <w:t>Ardenne,</w:t>
      </w:r>
      <w:r w:rsidRPr="00814BC9">
        <w:rPr>
          <w:spacing w:val="17"/>
          <w:w w:val="105"/>
          <w:lang w:val="en-GB"/>
          <w:rPrChange w:id="7050" w:author="Christian PIEDALLU" w:date="2023-02-06T09:53:00Z">
            <w:rPr>
              <w:spacing w:val="17"/>
              <w:w w:val="105"/>
            </w:rPr>
          </w:rPrChange>
        </w:rPr>
        <w:t xml:space="preserve"> </w:t>
      </w:r>
      <w:r w:rsidRPr="00814BC9">
        <w:rPr>
          <w:w w:val="105"/>
          <w:lang w:val="en-GB"/>
          <w:rPrChange w:id="7051" w:author="Christian PIEDALLU" w:date="2023-02-06T09:53:00Z">
            <w:rPr>
              <w:w w:val="105"/>
            </w:rPr>
          </w:rPrChange>
        </w:rPr>
        <w:t>we</w:t>
      </w:r>
      <w:r w:rsidRPr="00814BC9">
        <w:rPr>
          <w:spacing w:val="17"/>
          <w:w w:val="105"/>
          <w:lang w:val="en-GB"/>
          <w:rPrChange w:id="7052" w:author="Christian PIEDALLU" w:date="2023-02-06T09:53:00Z">
            <w:rPr>
              <w:spacing w:val="17"/>
              <w:w w:val="105"/>
            </w:rPr>
          </w:rPrChange>
        </w:rPr>
        <w:t xml:space="preserve"> </w:t>
      </w:r>
      <w:r w:rsidRPr="00814BC9">
        <w:rPr>
          <w:w w:val="105"/>
          <w:lang w:val="en-GB"/>
          <w:rPrChange w:id="7053" w:author="Christian PIEDALLU" w:date="2023-02-06T09:53:00Z">
            <w:rPr>
              <w:w w:val="105"/>
            </w:rPr>
          </w:rPrChange>
        </w:rPr>
        <w:t>advise</w:t>
      </w:r>
      <w:r w:rsidRPr="00814BC9">
        <w:rPr>
          <w:spacing w:val="17"/>
          <w:w w:val="105"/>
          <w:lang w:val="en-GB"/>
          <w:rPrChange w:id="7054" w:author="Christian PIEDALLU" w:date="2023-02-06T09:53:00Z">
            <w:rPr>
              <w:spacing w:val="17"/>
              <w:w w:val="105"/>
            </w:rPr>
          </w:rPrChange>
        </w:rPr>
        <w:t xml:space="preserve"> </w:t>
      </w:r>
      <w:r w:rsidRPr="00814BC9">
        <w:rPr>
          <w:w w:val="105"/>
          <w:lang w:val="en-GB"/>
          <w:rPrChange w:id="7055" w:author="Christian PIEDALLU" w:date="2023-02-06T09:53:00Z">
            <w:rPr>
              <w:w w:val="105"/>
            </w:rPr>
          </w:rPrChange>
        </w:rPr>
        <w:t>not</w:t>
      </w:r>
      <w:r w:rsidRPr="00814BC9">
        <w:rPr>
          <w:spacing w:val="17"/>
          <w:w w:val="105"/>
          <w:lang w:val="en-GB"/>
          <w:rPrChange w:id="7056" w:author="Christian PIEDALLU" w:date="2023-02-06T09:53:00Z">
            <w:rPr>
              <w:spacing w:val="17"/>
              <w:w w:val="105"/>
            </w:rPr>
          </w:rPrChange>
        </w:rPr>
        <w:t xml:space="preserve"> </w:t>
      </w:r>
      <w:r w:rsidRPr="00814BC9">
        <w:rPr>
          <w:w w:val="105"/>
          <w:lang w:val="en-GB"/>
          <w:rPrChange w:id="7057" w:author="Christian PIEDALLU" w:date="2023-02-06T09:53:00Z">
            <w:rPr>
              <w:w w:val="105"/>
            </w:rPr>
          </w:rPrChange>
        </w:rPr>
        <w:t>to</w:t>
      </w:r>
      <w:r w:rsidRPr="00814BC9">
        <w:rPr>
          <w:spacing w:val="18"/>
          <w:w w:val="105"/>
          <w:lang w:val="en-GB"/>
          <w:rPrChange w:id="7058" w:author="Christian PIEDALLU" w:date="2023-02-06T09:53:00Z">
            <w:rPr>
              <w:spacing w:val="18"/>
              <w:w w:val="105"/>
            </w:rPr>
          </w:rPrChange>
        </w:rPr>
        <w:t xml:space="preserve"> </w:t>
      </w:r>
      <w:r w:rsidRPr="00814BC9">
        <w:rPr>
          <w:w w:val="105"/>
          <w:lang w:val="en-GB"/>
          <w:rPrChange w:id="7059" w:author="Christian PIEDALLU" w:date="2023-02-06T09:53:00Z">
            <w:rPr>
              <w:w w:val="105"/>
            </w:rPr>
          </w:rPrChange>
        </w:rPr>
        <w:t>plant</w:t>
      </w:r>
    </w:p>
    <w:p w14:paraId="72923852" w14:textId="77777777" w:rsidR="00B177F5" w:rsidRPr="00814BC9" w:rsidRDefault="00B553DB">
      <w:pPr>
        <w:pStyle w:val="Corpsdetexte"/>
        <w:ind w:left="163"/>
        <w:rPr>
          <w:lang w:val="en-GB"/>
          <w:rPrChange w:id="7060" w:author="Christian PIEDALLU" w:date="2023-02-06T09:53:00Z">
            <w:rPr/>
          </w:rPrChange>
        </w:rPr>
      </w:pPr>
      <w:r w:rsidRPr="00814BC9">
        <w:rPr>
          <w:rFonts w:ascii="Trebuchet MS"/>
          <w:sz w:val="10"/>
          <w:lang w:val="en-GB"/>
          <w:rPrChange w:id="7061" w:author="Christian PIEDALLU" w:date="2023-02-06T09:53:00Z">
            <w:rPr>
              <w:rFonts w:ascii="Trebuchet MS"/>
              <w:sz w:val="10"/>
            </w:rPr>
          </w:rPrChange>
        </w:rPr>
        <w:t xml:space="preserve">320     </w:t>
      </w:r>
      <w:r w:rsidRPr="00814BC9">
        <w:rPr>
          <w:rFonts w:ascii="Trebuchet MS"/>
          <w:spacing w:val="19"/>
          <w:sz w:val="10"/>
          <w:lang w:val="en-GB"/>
          <w:rPrChange w:id="7062" w:author="Christian PIEDALLU" w:date="2023-02-06T09:53:00Z">
            <w:rPr>
              <w:rFonts w:ascii="Trebuchet MS"/>
              <w:spacing w:val="19"/>
              <w:sz w:val="10"/>
            </w:rPr>
          </w:rPrChange>
        </w:rPr>
        <w:t xml:space="preserve"> </w:t>
      </w:r>
      <w:r w:rsidRPr="00814BC9">
        <w:rPr>
          <w:w w:val="105"/>
          <w:lang w:val="en-GB"/>
          <w:rPrChange w:id="7063" w:author="Christian PIEDALLU" w:date="2023-02-06T09:53:00Z">
            <w:rPr>
              <w:w w:val="105"/>
            </w:rPr>
          </w:rPrChange>
        </w:rPr>
        <w:t>any</w:t>
      </w:r>
      <w:r w:rsidRPr="00814BC9">
        <w:rPr>
          <w:spacing w:val="34"/>
          <w:w w:val="105"/>
          <w:lang w:val="en-GB"/>
          <w:rPrChange w:id="7064" w:author="Christian PIEDALLU" w:date="2023-02-06T09:53:00Z">
            <w:rPr>
              <w:spacing w:val="34"/>
              <w:w w:val="105"/>
            </w:rPr>
          </w:rPrChange>
        </w:rPr>
        <w:t xml:space="preserve"> </w:t>
      </w:r>
      <w:r w:rsidRPr="00814BC9">
        <w:rPr>
          <w:w w:val="105"/>
          <w:lang w:val="en-GB"/>
          <w:rPrChange w:id="7065" w:author="Christian PIEDALLU" w:date="2023-02-06T09:53:00Z">
            <w:rPr>
              <w:w w:val="105"/>
            </w:rPr>
          </w:rPrChange>
        </w:rPr>
        <w:t>more</w:t>
      </w:r>
      <w:r w:rsidRPr="00814BC9">
        <w:rPr>
          <w:spacing w:val="33"/>
          <w:w w:val="105"/>
          <w:lang w:val="en-GB"/>
          <w:rPrChange w:id="7066" w:author="Christian PIEDALLU" w:date="2023-02-06T09:53:00Z">
            <w:rPr>
              <w:spacing w:val="33"/>
              <w:w w:val="105"/>
            </w:rPr>
          </w:rPrChange>
        </w:rPr>
        <w:t xml:space="preserve"> </w:t>
      </w:r>
      <w:r w:rsidRPr="00814BC9">
        <w:rPr>
          <w:w w:val="105"/>
          <w:lang w:val="en-GB"/>
          <w:rPrChange w:id="7067" w:author="Christian PIEDALLU" w:date="2023-02-06T09:53:00Z">
            <w:rPr>
              <w:w w:val="105"/>
            </w:rPr>
          </w:rPrChange>
        </w:rPr>
        <w:t>Norway</w:t>
      </w:r>
      <w:r w:rsidRPr="00814BC9">
        <w:rPr>
          <w:spacing w:val="34"/>
          <w:w w:val="105"/>
          <w:lang w:val="en-GB"/>
          <w:rPrChange w:id="7068" w:author="Christian PIEDALLU" w:date="2023-02-06T09:53:00Z">
            <w:rPr>
              <w:spacing w:val="34"/>
              <w:w w:val="105"/>
            </w:rPr>
          </w:rPrChange>
        </w:rPr>
        <w:t xml:space="preserve"> </w:t>
      </w:r>
      <w:r w:rsidRPr="00814BC9">
        <w:rPr>
          <w:w w:val="105"/>
          <w:lang w:val="en-GB"/>
          <w:rPrChange w:id="7069" w:author="Christian PIEDALLU" w:date="2023-02-06T09:53:00Z">
            <w:rPr>
              <w:w w:val="105"/>
            </w:rPr>
          </w:rPrChange>
        </w:rPr>
        <w:t>spruce</w:t>
      </w:r>
      <w:r w:rsidRPr="00814BC9">
        <w:rPr>
          <w:spacing w:val="33"/>
          <w:w w:val="105"/>
          <w:lang w:val="en-GB"/>
          <w:rPrChange w:id="7070" w:author="Christian PIEDALLU" w:date="2023-02-06T09:53:00Z">
            <w:rPr>
              <w:spacing w:val="33"/>
              <w:w w:val="105"/>
            </w:rPr>
          </w:rPrChange>
        </w:rPr>
        <w:t xml:space="preserve"> </w:t>
      </w:r>
      <w:r w:rsidRPr="00814BC9">
        <w:rPr>
          <w:w w:val="105"/>
          <w:lang w:val="en-GB"/>
          <w:rPrChange w:id="7071" w:author="Christian PIEDALLU" w:date="2023-02-06T09:53:00Z">
            <w:rPr>
              <w:w w:val="105"/>
            </w:rPr>
          </w:rPrChange>
        </w:rPr>
        <w:t>at</w:t>
      </w:r>
      <w:r w:rsidRPr="00814BC9">
        <w:rPr>
          <w:spacing w:val="34"/>
          <w:w w:val="105"/>
          <w:lang w:val="en-GB"/>
          <w:rPrChange w:id="7072" w:author="Christian PIEDALLU" w:date="2023-02-06T09:53:00Z">
            <w:rPr>
              <w:spacing w:val="34"/>
              <w:w w:val="105"/>
            </w:rPr>
          </w:rPrChange>
        </w:rPr>
        <w:t xml:space="preserve"> </w:t>
      </w:r>
      <w:r w:rsidRPr="00814BC9">
        <w:rPr>
          <w:w w:val="105"/>
          <w:lang w:val="en-GB"/>
          <w:rPrChange w:id="7073" w:author="Christian PIEDALLU" w:date="2023-02-06T09:53:00Z">
            <w:rPr>
              <w:w w:val="105"/>
            </w:rPr>
          </w:rPrChange>
        </w:rPr>
        <w:t>lower</w:t>
      </w:r>
      <w:r w:rsidRPr="00814BC9">
        <w:rPr>
          <w:spacing w:val="34"/>
          <w:w w:val="105"/>
          <w:lang w:val="en-GB"/>
          <w:rPrChange w:id="7074" w:author="Christian PIEDALLU" w:date="2023-02-06T09:53:00Z">
            <w:rPr>
              <w:spacing w:val="34"/>
              <w:w w:val="105"/>
            </w:rPr>
          </w:rPrChange>
        </w:rPr>
        <w:t xml:space="preserve"> </w:t>
      </w:r>
      <w:r w:rsidRPr="00814BC9">
        <w:rPr>
          <w:w w:val="105"/>
          <w:lang w:val="en-GB"/>
          <w:rPrChange w:id="7075" w:author="Christian PIEDALLU" w:date="2023-02-06T09:53:00Z">
            <w:rPr>
              <w:w w:val="105"/>
            </w:rPr>
          </w:rPrChange>
        </w:rPr>
        <w:t>altitude</w:t>
      </w:r>
      <w:r w:rsidRPr="00814BC9">
        <w:rPr>
          <w:spacing w:val="33"/>
          <w:w w:val="105"/>
          <w:lang w:val="en-GB"/>
          <w:rPrChange w:id="7076" w:author="Christian PIEDALLU" w:date="2023-02-06T09:53:00Z">
            <w:rPr>
              <w:spacing w:val="33"/>
              <w:w w:val="105"/>
            </w:rPr>
          </w:rPrChange>
        </w:rPr>
        <w:t xml:space="preserve"> </w:t>
      </w:r>
      <w:r w:rsidRPr="00814BC9">
        <w:rPr>
          <w:w w:val="105"/>
          <w:lang w:val="en-GB"/>
          <w:rPrChange w:id="7077" w:author="Christian PIEDALLU" w:date="2023-02-06T09:53:00Z">
            <w:rPr>
              <w:w w:val="105"/>
            </w:rPr>
          </w:rPrChange>
        </w:rPr>
        <w:t>then</w:t>
      </w:r>
      <w:r w:rsidRPr="00814BC9">
        <w:rPr>
          <w:spacing w:val="34"/>
          <w:w w:val="105"/>
          <w:lang w:val="en-GB"/>
          <w:rPrChange w:id="7078" w:author="Christian PIEDALLU" w:date="2023-02-06T09:53:00Z">
            <w:rPr>
              <w:spacing w:val="34"/>
              <w:w w:val="105"/>
            </w:rPr>
          </w:rPrChange>
        </w:rPr>
        <w:t xml:space="preserve"> </w:t>
      </w:r>
      <w:r w:rsidRPr="00814BC9">
        <w:rPr>
          <w:w w:val="105"/>
          <w:lang w:val="en-GB"/>
          <w:rPrChange w:id="7079" w:author="Christian PIEDALLU" w:date="2023-02-06T09:53:00Z">
            <w:rPr>
              <w:w w:val="105"/>
            </w:rPr>
          </w:rPrChange>
        </w:rPr>
        <w:t>400</w:t>
      </w:r>
      <w:r w:rsidRPr="00814BC9">
        <w:rPr>
          <w:spacing w:val="34"/>
          <w:w w:val="105"/>
          <w:lang w:val="en-GB"/>
          <w:rPrChange w:id="7080" w:author="Christian PIEDALLU" w:date="2023-02-06T09:53:00Z">
            <w:rPr>
              <w:spacing w:val="34"/>
              <w:w w:val="105"/>
            </w:rPr>
          </w:rPrChange>
        </w:rPr>
        <w:t xml:space="preserve"> </w:t>
      </w:r>
      <w:r w:rsidRPr="00814BC9">
        <w:rPr>
          <w:w w:val="105"/>
          <w:lang w:val="en-GB"/>
          <w:rPrChange w:id="7081" w:author="Christian PIEDALLU" w:date="2023-02-06T09:53:00Z">
            <w:rPr>
              <w:w w:val="105"/>
            </w:rPr>
          </w:rPrChange>
        </w:rPr>
        <w:t>m</w:t>
      </w:r>
      <w:r w:rsidRPr="00814BC9">
        <w:rPr>
          <w:spacing w:val="33"/>
          <w:w w:val="105"/>
          <w:lang w:val="en-GB"/>
          <w:rPrChange w:id="7082" w:author="Christian PIEDALLU" w:date="2023-02-06T09:53:00Z">
            <w:rPr>
              <w:spacing w:val="33"/>
              <w:w w:val="105"/>
            </w:rPr>
          </w:rPrChange>
        </w:rPr>
        <w:t xml:space="preserve"> </w:t>
      </w:r>
      <w:r w:rsidRPr="00814BC9">
        <w:rPr>
          <w:w w:val="105"/>
          <w:lang w:val="en-GB"/>
          <w:rPrChange w:id="7083" w:author="Christian PIEDALLU" w:date="2023-02-06T09:53:00Z">
            <w:rPr>
              <w:w w:val="105"/>
            </w:rPr>
          </w:rPrChange>
        </w:rPr>
        <w:t>except</w:t>
      </w:r>
      <w:r w:rsidRPr="00814BC9">
        <w:rPr>
          <w:spacing w:val="34"/>
          <w:w w:val="105"/>
          <w:lang w:val="en-GB"/>
          <w:rPrChange w:id="7084" w:author="Christian PIEDALLU" w:date="2023-02-06T09:53:00Z">
            <w:rPr>
              <w:spacing w:val="34"/>
              <w:w w:val="105"/>
            </w:rPr>
          </w:rPrChange>
        </w:rPr>
        <w:t xml:space="preserve"> </w:t>
      </w:r>
      <w:r w:rsidRPr="00814BC9">
        <w:rPr>
          <w:w w:val="105"/>
          <w:lang w:val="en-GB"/>
          <w:rPrChange w:id="7085" w:author="Christian PIEDALLU" w:date="2023-02-06T09:53:00Z">
            <w:rPr>
              <w:w w:val="105"/>
            </w:rPr>
          </w:rPrChange>
        </w:rPr>
        <w:t>in</w:t>
      </w:r>
      <w:r w:rsidRPr="00814BC9">
        <w:rPr>
          <w:spacing w:val="33"/>
          <w:w w:val="105"/>
          <w:lang w:val="en-GB"/>
          <w:rPrChange w:id="7086" w:author="Christian PIEDALLU" w:date="2023-02-06T09:53:00Z">
            <w:rPr>
              <w:spacing w:val="33"/>
              <w:w w:val="105"/>
            </w:rPr>
          </w:rPrChange>
        </w:rPr>
        <w:t xml:space="preserve"> </w:t>
      </w:r>
      <w:r w:rsidRPr="00814BC9">
        <w:rPr>
          <w:w w:val="105"/>
          <w:lang w:val="en-GB"/>
          <w:rPrChange w:id="7087" w:author="Christian PIEDALLU" w:date="2023-02-06T09:53:00Z">
            <w:rPr>
              <w:w w:val="105"/>
            </w:rPr>
          </w:rPrChange>
        </w:rPr>
        <w:t>specific</w:t>
      </w:r>
      <w:r w:rsidRPr="00814BC9">
        <w:rPr>
          <w:spacing w:val="34"/>
          <w:w w:val="105"/>
          <w:lang w:val="en-GB"/>
          <w:rPrChange w:id="7088" w:author="Christian PIEDALLU" w:date="2023-02-06T09:53:00Z">
            <w:rPr>
              <w:spacing w:val="34"/>
              <w:w w:val="105"/>
            </w:rPr>
          </w:rPrChange>
        </w:rPr>
        <w:t xml:space="preserve"> </w:t>
      </w:r>
      <w:r w:rsidRPr="00814BC9">
        <w:rPr>
          <w:w w:val="105"/>
          <w:lang w:val="en-GB"/>
          <w:rPrChange w:id="7089" w:author="Christian PIEDALLU" w:date="2023-02-06T09:53:00Z">
            <w:rPr>
              <w:w w:val="105"/>
            </w:rPr>
          </w:rPrChange>
        </w:rPr>
        <w:t xml:space="preserve">micro-climate. </w:t>
      </w:r>
      <w:r w:rsidRPr="00814BC9">
        <w:rPr>
          <w:spacing w:val="46"/>
          <w:w w:val="105"/>
          <w:lang w:val="en-GB"/>
          <w:rPrChange w:id="7090" w:author="Christian PIEDALLU" w:date="2023-02-06T09:53:00Z">
            <w:rPr>
              <w:spacing w:val="46"/>
              <w:w w:val="105"/>
            </w:rPr>
          </w:rPrChange>
        </w:rPr>
        <w:t xml:space="preserve"> </w:t>
      </w:r>
      <w:r w:rsidRPr="00814BC9">
        <w:rPr>
          <w:w w:val="105"/>
          <w:lang w:val="en-GB"/>
          <w:rPrChange w:id="7091" w:author="Christian PIEDALLU" w:date="2023-02-06T09:53:00Z">
            <w:rPr>
              <w:w w:val="105"/>
            </w:rPr>
          </w:rPrChange>
        </w:rPr>
        <w:t>In</w:t>
      </w:r>
      <w:r w:rsidRPr="00814BC9">
        <w:rPr>
          <w:spacing w:val="34"/>
          <w:w w:val="105"/>
          <w:lang w:val="en-GB"/>
          <w:rPrChange w:id="7092" w:author="Christian PIEDALLU" w:date="2023-02-06T09:53:00Z">
            <w:rPr>
              <w:spacing w:val="34"/>
              <w:w w:val="105"/>
            </w:rPr>
          </w:rPrChange>
        </w:rPr>
        <w:t xml:space="preserve"> </w:t>
      </w:r>
      <w:r w:rsidRPr="00814BC9">
        <w:rPr>
          <w:w w:val="105"/>
          <w:lang w:val="en-GB"/>
          <w:rPrChange w:id="7093" w:author="Christian PIEDALLU" w:date="2023-02-06T09:53:00Z">
            <w:rPr>
              <w:w w:val="105"/>
            </w:rPr>
          </w:rPrChange>
        </w:rPr>
        <w:t>the</w:t>
      </w:r>
    </w:p>
    <w:p w14:paraId="6E878B5C" w14:textId="77777777" w:rsidR="00B177F5" w:rsidRPr="00814BC9" w:rsidRDefault="00B553DB">
      <w:pPr>
        <w:pStyle w:val="Corpsdetexte"/>
        <w:ind w:left="163"/>
        <w:rPr>
          <w:lang w:val="en-GB"/>
          <w:rPrChange w:id="7094" w:author="Christian PIEDALLU" w:date="2023-02-06T09:53:00Z">
            <w:rPr/>
          </w:rPrChange>
        </w:rPr>
      </w:pPr>
      <w:r w:rsidRPr="00814BC9">
        <w:rPr>
          <w:rFonts w:ascii="Trebuchet MS"/>
          <w:sz w:val="10"/>
          <w:lang w:val="en-GB"/>
          <w:rPrChange w:id="7095" w:author="Christian PIEDALLU" w:date="2023-02-06T09:53:00Z">
            <w:rPr>
              <w:rFonts w:ascii="Trebuchet MS"/>
              <w:sz w:val="10"/>
            </w:rPr>
          </w:rPrChange>
        </w:rPr>
        <w:t xml:space="preserve">321     </w:t>
      </w:r>
      <w:r w:rsidRPr="00814BC9">
        <w:rPr>
          <w:rFonts w:ascii="Trebuchet MS"/>
          <w:spacing w:val="19"/>
          <w:sz w:val="10"/>
          <w:lang w:val="en-GB"/>
          <w:rPrChange w:id="7096" w:author="Christian PIEDALLU" w:date="2023-02-06T09:53:00Z">
            <w:rPr>
              <w:rFonts w:ascii="Trebuchet MS"/>
              <w:spacing w:val="19"/>
              <w:sz w:val="10"/>
            </w:rPr>
          </w:rPrChange>
        </w:rPr>
        <w:t xml:space="preserve"> </w:t>
      </w:r>
      <w:r w:rsidRPr="00814BC9">
        <w:rPr>
          <w:w w:val="105"/>
          <w:lang w:val="en-GB"/>
          <w:rPrChange w:id="7097" w:author="Christian PIEDALLU" w:date="2023-02-06T09:53:00Z">
            <w:rPr>
              <w:w w:val="105"/>
            </w:rPr>
          </w:rPrChange>
        </w:rPr>
        <w:t>Vosges,</w:t>
      </w:r>
      <w:r w:rsidRPr="00814BC9">
        <w:rPr>
          <w:spacing w:val="18"/>
          <w:w w:val="105"/>
          <w:lang w:val="en-GB"/>
          <w:rPrChange w:id="7098" w:author="Christian PIEDALLU" w:date="2023-02-06T09:53:00Z">
            <w:rPr>
              <w:spacing w:val="18"/>
              <w:w w:val="105"/>
            </w:rPr>
          </w:rPrChange>
        </w:rPr>
        <w:t xml:space="preserve"> </w:t>
      </w:r>
      <w:commentRangeStart w:id="7099"/>
      <w:r w:rsidRPr="00814BC9">
        <w:rPr>
          <w:w w:val="105"/>
          <w:lang w:val="en-GB"/>
          <w:rPrChange w:id="7100" w:author="Christian PIEDALLU" w:date="2023-02-06T09:53:00Z">
            <w:rPr>
              <w:w w:val="105"/>
            </w:rPr>
          </w:rPrChange>
        </w:rPr>
        <w:t>the</w:t>
      </w:r>
      <w:r w:rsidRPr="00814BC9">
        <w:rPr>
          <w:spacing w:val="16"/>
          <w:w w:val="105"/>
          <w:lang w:val="en-GB"/>
          <w:rPrChange w:id="7101" w:author="Christian PIEDALLU" w:date="2023-02-06T09:53:00Z">
            <w:rPr>
              <w:spacing w:val="16"/>
              <w:w w:val="105"/>
            </w:rPr>
          </w:rPrChange>
        </w:rPr>
        <w:t xml:space="preserve"> </w:t>
      </w:r>
      <w:r w:rsidRPr="00814BC9">
        <w:rPr>
          <w:w w:val="105"/>
          <w:lang w:val="en-GB"/>
          <w:rPrChange w:id="7102" w:author="Christian PIEDALLU" w:date="2023-02-06T09:53:00Z">
            <w:rPr>
              <w:w w:val="105"/>
            </w:rPr>
          </w:rPrChange>
        </w:rPr>
        <w:t>trend</w:t>
      </w:r>
      <w:r w:rsidRPr="00814BC9">
        <w:rPr>
          <w:spacing w:val="16"/>
          <w:w w:val="105"/>
          <w:lang w:val="en-GB"/>
          <w:rPrChange w:id="7103" w:author="Christian PIEDALLU" w:date="2023-02-06T09:53:00Z">
            <w:rPr>
              <w:spacing w:val="16"/>
              <w:w w:val="105"/>
            </w:rPr>
          </w:rPrChange>
        </w:rPr>
        <w:t xml:space="preserve"> </w:t>
      </w:r>
      <w:r w:rsidRPr="00814BC9">
        <w:rPr>
          <w:w w:val="105"/>
          <w:lang w:val="en-GB"/>
          <w:rPrChange w:id="7104" w:author="Christian PIEDALLU" w:date="2023-02-06T09:53:00Z">
            <w:rPr>
              <w:w w:val="105"/>
            </w:rPr>
          </w:rPrChange>
        </w:rPr>
        <w:t>differs</w:t>
      </w:r>
      <w:r w:rsidRPr="00814BC9">
        <w:rPr>
          <w:spacing w:val="16"/>
          <w:w w:val="105"/>
          <w:lang w:val="en-GB"/>
          <w:rPrChange w:id="7105" w:author="Christian PIEDALLU" w:date="2023-02-06T09:53:00Z">
            <w:rPr>
              <w:spacing w:val="16"/>
              <w:w w:val="105"/>
            </w:rPr>
          </w:rPrChange>
        </w:rPr>
        <w:t xml:space="preserve"> </w:t>
      </w:r>
      <w:r w:rsidRPr="00814BC9">
        <w:rPr>
          <w:w w:val="105"/>
          <w:lang w:val="en-GB"/>
          <w:rPrChange w:id="7106" w:author="Christian PIEDALLU" w:date="2023-02-06T09:53:00Z">
            <w:rPr>
              <w:w w:val="105"/>
            </w:rPr>
          </w:rPrChange>
        </w:rPr>
        <w:t>of</w:t>
      </w:r>
      <w:r w:rsidRPr="00814BC9">
        <w:rPr>
          <w:spacing w:val="16"/>
          <w:w w:val="105"/>
          <w:lang w:val="en-GB"/>
          <w:rPrChange w:id="7107" w:author="Christian PIEDALLU" w:date="2023-02-06T09:53:00Z">
            <w:rPr>
              <w:spacing w:val="16"/>
              <w:w w:val="105"/>
            </w:rPr>
          </w:rPrChange>
        </w:rPr>
        <w:t xml:space="preserve"> </w:t>
      </w:r>
      <w:r w:rsidRPr="00814BC9">
        <w:rPr>
          <w:w w:val="105"/>
          <w:lang w:val="en-GB"/>
          <w:rPrChange w:id="7108" w:author="Christian PIEDALLU" w:date="2023-02-06T09:53:00Z">
            <w:rPr>
              <w:w w:val="105"/>
            </w:rPr>
          </w:rPrChange>
        </w:rPr>
        <w:t>the</w:t>
      </w:r>
      <w:r w:rsidRPr="00814BC9">
        <w:rPr>
          <w:spacing w:val="16"/>
          <w:w w:val="105"/>
          <w:lang w:val="en-GB"/>
          <w:rPrChange w:id="7109" w:author="Christian PIEDALLU" w:date="2023-02-06T09:53:00Z">
            <w:rPr>
              <w:spacing w:val="16"/>
              <w:w w:val="105"/>
            </w:rPr>
          </w:rPrChange>
        </w:rPr>
        <w:t xml:space="preserve"> </w:t>
      </w:r>
      <w:r w:rsidRPr="00814BC9">
        <w:rPr>
          <w:w w:val="105"/>
          <w:lang w:val="en-GB"/>
          <w:rPrChange w:id="7110" w:author="Christian PIEDALLU" w:date="2023-02-06T09:53:00Z">
            <w:rPr>
              <w:w w:val="105"/>
            </w:rPr>
          </w:rPrChange>
        </w:rPr>
        <w:t>two</w:t>
      </w:r>
      <w:r w:rsidRPr="00814BC9">
        <w:rPr>
          <w:spacing w:val="16"/>
          <w:w w:val="105"/>
          <w:lang w:val="en-GB"/>
          <w:rPrChange w:id="7111" w:author="Christian PIEDALLU" w:date="2023-02-06T09:53:00Z">
            <w:rPr>
              <w:spacing w:val="16"/>
              <w:w w:val="105"/>
            </w:rPr>
          </w:rPrChange>
        </w:rPr>
        <w:t xml:space="preserve"> </w:t>
      </w:r>
      <w:r w:rsidRPr="00814BC9">
        <w:rPr>
          <w:w w:val="105"/>
          <w:lang w:val="en-GB"/>
          <w:rPrChange w:id="7112" w:author="Christian PIEDALLU" w:date="2023-02-06T09:53:00Z">
            <w:rPr>
              <w:w w:val="105"/>
            </w:rPr>
          </w:rPrChange>
        </w:rPr>
        <w:t>others</w:t>
      </w:r>
      <w:r w:rsidRPr="00814BC9">
        <w:rPr>
          <w:spacing w:val="16"/>
          <w:w w:val="105"/>
          <w:lang w:val="en-GB"/>
          <w:rPrChange w:id="7113" w:author="Christian PIEDALLU" w:date="2023-02-06T09:53:00Z">
            <w:rPr>
              <w:spacing w:val="16"/>
              <w:w w:val="105"/>
            </w:rPr>
          </w:rPrChange>
        </w:rPr>
        <w:t xml:space="preserve"> </w:t>
      </w:r>
      <w:r w:rsidRPr="00814BC9">
        <w:rPr>
          <w:w w:val="105"/>
          <w:lang w:val="en-GB"/>
          <w:rPrChange w:id="7114" w:author="Christian PIEDALLU" w:date="2023-02-06T09:53:00Z">
            <w:rPr>
              <w:w w:val="105"/>
            </w:rPr>
          </w:rPrChange>
        </w:rPr>
        <w:t xml:space="preserve">regions. </w:t>
      </w:r>
      <w:r w:rsidRPr="00814BC9">
        <w:rPr>
          <w:spacing w:val="1"/>
          <w:w w:val="105"/>
          <w:lang w:val="en-GB"/>
          <w:rPrChange w:id="7115" w:author="Christian PIEDALLU" w:date="2023-02-06T09:53:00Z">
            <w:rPr>
              <w:spacing w:val="1"/>
              <w:w w:val="105"/>
            </w:rPr>
          </w:rPrChange>
        </w:rPr>
        <w:t xml:space="preserve"> </w:t>
      </w:r>
      <w:commentRangeEnd w:id="7099"/>
      <w:r w:rsidR="00AD2FF8">
        <w:rPr>
          <w:rStyle w:val="Marquedecommentaire"/>
        </w:rPr>
        <w:commentReference w:id="7099"/>
      </w:r>
      <w:r w:rsidRPr="00814BC9">
        <w:rPr>
          <w:w w:val="105"/>
          <w:lang w:val="en-GB"/>
          <w:rPrChange w:id="7116" w:author="Christian PIEDALLU" w:date="2023-02-06T09:53:00Z">
            <w:rPr>
              <w:w w:val="105"/>
            </w:rPr>
          </w:rPrChange>
        </w:rPr>
        <w:t>More</w:t>
      </w:r>
      <w:r w:rsidRPr="00814BC9">
        <w:rPr>
          <w:spacing w:val="16"/>
          <w:w w:val="105"/>
          <w:lang w:val="en-GB"/>
          <w:rPrChange w:id="7117" w:author="Christian PIEDALLU" w:date="2023-02-06T09:53:00Z">
            <w:rPr>
              <w:spacing w:val="16"/>
              <w:w w:val="105"/>
            </w:rPr>
          </w:rPrChange>
        </w:rPr>
        <w:t xml:space="preserve"> </w:t>
      </w:r>
      <w:r w:rsidRPr="00814BC9">
        <w:rPr>
          <w:w w:val="105"/>
          <w:lang w:val="en-GB"/>
          <w:rPrChange w:id="7118" w:author="Christian PIEDALLU" w:date="2023-02-06T09:53:00Z">
            <w:rPr>
              <w:w w:val="105"/>
            </w:rPr>
          </w:rPrChange>
        </w:rPr>
        <w:t>investigation</w:t>
      </w:r>
      <w:r w:rsidRPr="00814BC9">
        <w:rPr>
          <w:spacing w:val="16"/>
          <w:w w:val="105"/>
          <w:lang w:val="en-GB"/>
          <w:rPrChange w:id="7119" w:author="Christian PIEDALLU" w:date="2023-02-06T09:53:00Z">
            <w:rPr>
              <w:spacing w:val="16"/>
              <w:w w:val="105"/>
            </w:rPr>
          </w:rPrChange>
        </w:rPr>
        <w:t xml:space="preserve"> </w:t>
      </w:r>
      <w:r w:rsidRPr="00814BC9">
        <w:rPr>
          <w:w w:val="105"/>
          <w:lang w:val="en-GB"/>
          <w:rPrChange w:id="7120" w:author="Christian PIEDALLU" w:date="2023-02-06T09:53:00Z">
            <w:rPr>
              <w:w w:val="105"/>
            </w:rPr>
          </w:rPrChange>
        </w:rPr>
        <w:t>specially</w:t>
      </w:r>
      <w:r w:rsidRPr="00814BC9">
        <w:rPr>
          <w:spacing w:val="16"/>
          <w:w w:val="105"/>
          <w:lang w:val="en-GB"/>
          <w:rPrChange w:id="7121" w:author="Christian PIEDALLU" w:date="2023-02-06T09:53:00Z">
            <w:rPr>
              <w:spacing w:val="16"/>
              <w:w w:val="105"/>
            </w:rPr>
          </w:rPrChange>
        </w:rPr>
        <w:t xml:space="preserve"> </w:t>
      </w:r>
      <w:r w:rsidRPr="00814BC9">
        <w:rPr>
          <w:w w:val="105"/>
          <w:lang w:val="en-GB"/>
          <w:rPrChange w:id="7122" w:author="Christian PIEDALLU" w:date="2023-02-06T09:53:00Z">
            <w:rPr>
              <w:w w:val="105"/>
            </w:rPr>
          </w:rPrChange>
        </w:rPr>
        <w:t>dedicated</w:t>
      </w:r>
      <w:r w:rsidRPr="00814BC9">
        <w:rPr>
          <w:spacing w:val="16"/>
          <w:w w:val="105"/>
          <w:lang w:val="en-GB"/>
          <w:rPrChange w:id="7123" w:author="Christian PIEDALLU" w:date="2023-02-06T09:53:00Z">
            <w:rPr>
              <w:spacing w:val="16"/>
              <w:w w:val="105"/>
            </w:rPr>
          </w:rPrChange>
        </w:rPr>
        <w:t xml:space="preserve"> </w:t>
      </w:r>
      <w:r w:rsidRPr="00814BC9">
        <w:rPr>
          <w:w w:val="105"/>
          <w:lang w:val="en-GB"/>
          <w:rPrChange w:id="7124" w:author="Christian PIEDALLU" w:date="2023-02-06T09:53:00Z">
            <w:rPr>
              <w:w w:val="105"/>
            </w:rPr>
          </w:rPrChange>
        </w:rPr>
        <w:t>to</w:t>
      </w:r>
      <w:r w:rsidRPr="00814BC9">
        <w:rPr>
          <w:spacing w:val="16"/>
          <w:w w:val="105"/>
          <w:lang w:val="en-GB"/>
          <w:rPrChange w:id="7125" w:author="Christian PIEDALLU" w:date="2023-02-06T09:53:00Z">
            <w:rPr>
              <w:spacing w:val="16"/>
              <w:w w:val="105"/>
            </w:rPr>
          </w:rPrChange>
        </w:rPr>
        <w:t xml:space="preserve"> </w:t>
      </w:r>
      <w:r w:rsidRPr="00814BC9">
        <w:rPr>
          <w:w w:val="105"/>
          <w:lang w:val="en-GB"/>
          <w:rPrChange w:id="7126" w:author="Christian PIEDALLU" w:date="2023-02-06T09:53:00Z">
            <w:rPr>
              <w:w w:val="105"/>
            </w:rPr>
          </w:rPrChange>
        </w:rPr>
        <w:t>this</w:t>
      </w:r>
    </w:p>
    <w:p w14:paraId="60FA4613" w14:textId="77777777" w:rsidR="00B177F5" w:rsidRPr="00814BC9" w:rsidRDefault="00B553DB">
      <w:pPr>
        <w:pStyle w:val="Corpsdetexte"/>
        <w:ind w:left="163"/>
        <w:rPr>
          <w:lang w:val="en-GB"/>
          <w:rPrChange w:id="7127" w:author="Christian PIEDALLU" w:date="2023-02-06T09:53:00Z">
            <w:rPr/>
          </w:rPrChange>
        </w:rPr>
      </w:pPr>
      <w:r w:rsidRPr="00814BC9">
        <w:rPr>
          <w:rFonts w:ascii="Trebuchet MS"/>
          <w:sz w:val="10"/>
          <w:lang w:val="en-GB"/>
          <w:rPrChange w:id="7128" w:author="Christian PIEDALLU" w:date="2023-02-06T09:53:00Z">
            <w:rPr>
              <w:rFonts w:ascii="Trebuchet MS"/>
              <w:sz w:val="10"/>
            </w:rPr>
          </w:rPrChange>
        </w:rPr>
        <w:t xml:space="preserve">322     </w:t>
      </w:r>
      <w:r w:rsidRPr="00814BC9">
        <w:rPr>
          <w:rFonts w:ascii="Trebuchet MS"/>
          <w:spacing w:val="19"/>
          <w:sz w:val="10"/>
          <w:lang w:val="en-GB"/>
          <w:rPrChange w:id="7129" w:author="Christian PIEDALLU" w:date="2023-02-06T09:53:00Z">
            <w:rPr>
              <w:rFonts w:ascii="Trebuchet MS"/>
              <w:spacing w:val="19"/>
              <w:sz w:val="10"/>
            </w:rPr>
          </w:rPrChange>
        </w:rPr>
        <w:t xml:space="preserve"> </w:t>
      </w:r>
      <w:r w:rsidRPr="00814BC9">
        <w:rPr>
          <w:w w:val="105"/>
          <w:lang w:val="en-GB"/>
          <w:rPrChange w:id="7130" w:author="Christian PIEDALLU" w:date="2023-02-06T09:53:00Z">
            <w:rPr>
              <w:w w:val="105"/>
            </w:rPr>
          </w:rPrChange>
        </w:rPr>
        <w:t>region</w:t>
      </w:r>
      <w:r w:rsidRPr="00814BC9">
        <w:rPr>
          <w:spacing w:val="23"/>
          <w:w w:val="105"/>
          <w:lang w:val="en-GB"/>
          <w:rPrChange w:id="7131" w:author="Christian PIEDALLU" w:date="2023-02-06T09:53:00Z">
            <w:rPr>
              <w:spacing w:val="23"/>
              <w:w w:val="105"/>
            </w:rPr>
          </w:rPrChange>
        </w:rPr>
        <w:t xml:space="preserve"> </w:t>
      </w:r>
      <w:r w:rsidRPr="00814BC9">
        <w:rPr>
          <w:w w:val="105"/>
          <w:lang w:val="en-GB"/>
          <w:rPrChange w:id="7132" w:author="Christian PIEDALLU" w:date="2023-02-06T09:53:00Z">
            <w:rPr>
              <w:w w:val="105"/>
            </w:rPr>
          </w:rPrChange>
        </w:rPr>
        <w:t>is</w:t>
      </w:r>
      <w:r w:rsidRPr="00814BC9">
        <w:rPr>
          <w:spacing w:val="23"/>
          <w:w w:val="105"/>
          <w:lang w:val="en-GB"/>
          <w:rPrChange w:id="7133" w:author="Christian PIEDALLU" w:date="2023-02-06T09:53:00Z">
            <w:rPr>
              <w:spacing w:val="23"/>
              <w:w w:val="105"/>
            </w:rPr>
          </w:rPrChange>
        </w:rPr>
        <w:t xml:space="preserve"> </w:t>
      </w:r>
      <w:r w:rsidRPr="00814BC9">
        <w:rPr>
          <w:w w:val="105"/>
          <w:lang w:val="en-GB"/>
          <w:rPrChange w:id="7134" w:author="Christian PIEDALLU" w:date="2023-02-06T09:53:00Z">
            <w:rPr>
              <w:w w:val="105"/>
            </w:rPr>
          </w:rPrChange>
        </w:rPr>
        <w:t>necessary</w:t>
      </w:r>
      <w:r w:rsidRPr="00814BC9">
        <w:rPr>
          <w:spacing w:val="23"/>
          <w:w w:val="105"/>
          <w:lang w:val="en-GB"/>
          <w:rPrChange w:id="7135" w:author="Christian PIEDALLU" w:date="2023-02-06T09:53:00Z">
            <w:rPr>
              <w:spacing w:val="23"/>
              <w:w w:val="105"/>
            </w:rPr>
          </w:rPrChange>
        </w:rPr>
        <w:t xml:space="preserve"> </w:t>
      </w:r>
      <w:r w:rsidRPr="00814BC9">
        <w:rPr>
          <w:w w:val="105"/>
          <w:lang w:val="en-GB"/>
          <w:rPrChange w:id="7136" w:author="Christian PIEDALLU" w:date="2023-02-06T09:53:00Z">
            <w:rPr>
              <w:w w:val="105"/>
            </w:rPr>
          </w:rPrChange>
        </w:rPr>
        <w:t>to</w:t>
      </w:r>
      <w:r w:rsidRPr="00814BC9">
        <w:rPr>
          <w:spacing w:val="23"/>
          <w:w w:val="105"/>
          <w:lang w:val="en-GB"/>
          <w:rPrChange w:id="7137" w:author="Christian PIEDALLU" w:date="2023-02-06T09:53:00Z">
            <w:rPr>
              <w:spacing w:val="23"/>
              <w:w w:val="105"/>
            </w:rPr>
          </w:rPrChange>
        </w:rPr>
        <w:t xml:space="preserve"> </w:t>
      </w:r>
      <w:r w:rsidRPr="00814BC9">
        <w:rPr>
          <w:w w:val="105"/>
          <w:lang w:val="en-GB"/>
          <w:rPrChange w:id="7138" w:author="Christian PIEDALLU" w:date="2023-02-06T09:53:00Z">
            <w:rPr>
              <w:w w:val="105"/>
            </w:rPr>
          </w:rPrChange>
        </w:rPr>
        <w:t>draw</w:t>
      </w:r>
      <w:r w:rsidRPr="00814BC9">
        <w:rPr>
          <w:spacing w:val="22"/>
          <w:w w:val="105"/>
          <w:lang w:val="en-GB"/>
          <w:rPrChange w:id="7139" w:author="Christian PIEDALLU" w:date="2023-02-06T09:53:00Z">
            <w:rPr>
              <w:spacing w:val="22"/>
              <w:w w:val="105"/>
            </w:rPr>
          </w:rPrChange>
        </w:rPr>
        <w:t xml:space="preserve"> </w:t>
      </w:r>
      <w:r w:rsidRPr="00814BC9">
        <w:rPr>
          <w:w w:val="105"/>
          <w:lang w:val="en-GB"/>
          <w:rPrChange w:id="7140" w:author="Christian PIEDALLU" w:date="2023-02-06T09:53:00Z">
            <w:rPr>
              <w:w w:val="105"/>
            </w:rPr>
          </w:rPrChange>
        </w:rPr>
        <w:t xml:space="preserve">conclusions. </w:t>
      </w:r>
      <w:r w:rsidRPr="00814BC9">
        <w:rPr>
          <w:spacing w:val="14"/>
          <w:w w:val="105"/>
          <w:lang w:val="en-GB"/>
          <w:rPrChange w:id="7141" w:author="Christian PIEDALLU" w:date="2023-02-06T09:53:00Z">
            <w:rPr>
              <w:spacing w:val="14"/>
              <w:w w:val="105"/>
            </w:rPr>
          </w:rPrChange>
        </w:rPr>
        <w:t xml:space="preserve"> </w:t>
      </w:r>
      <w:r w:rsidRPr="00814BC9">
        <w:rPr>
          <w:w w:val="105"/>
          <w:lang w:val="en-GB"/>
          <w:rPrChange w:id="7142" w:author="Christian PIEDALLU" w:date="2023-02-06T09:53:00Z">
            <w:rPr>
              <w:w w:val="105"/>
            </w:rPr>
          </w:rPrChange>
        </w:rPr>
        <w:t>A</w:t>
      </w:r>
      <w:r w:rsidRPr="00814BC9">
        <w:rPr>
          <w:spacing w:val="22"/>
          <w:w w:val="105"/>
          <w:lang w:val="en-GB"/>
          <w:rPrChange w:id="7143" w:author="Christian PIEDALLU" w:date="2023-02-06T09:53:00Z">
            <w:rPr>
              <w:spacing w:val="22"/>
              <w:w w:val="105"/>
            </w:rPr>
          </w:rPrChange>
        </w:rPr>
        <w:t xml:space="preserve"> </w:t>
      </w:r>
      <w:r w:rsidRPr="00814BC9">
        <w:rPr>
          <w:w w:val="105"/>
          <w:lang w:val="en-GB"/>
          <w:rPrChange w:id="7144" w:author="Christian PIEDALLU" w:date="2023-02-06T09:53:00Z">
            <w:rPr>
              <w:w w:val="105"/>
            </w:rPr>
          </w:rPrChange>
        </w:rPr>
        <w:t>study</w:t>
      </w:r>
      <w:r w:rsidRPr="00814BC9">
        <w:rPr>
          <w:spacing w:val="22"/>
          <w:w w:val="105"/>
          <w:lang w:val="en-GB"/>
          <w:rPrChange w:id="7145" w:author="Christian PIEDALLU" w:date="2023-02-06T09:53:00Z">
            <w:rPr>
              <w:spacing w:val="22"/>
              <w:w w:val="105"/>
            </w:rPr>
          </w:rPrChange>
        </w:rPr>
        <w:t xml:space="preserve"> </w:t>
      </w:r>
      <w:r w:rsidRPr="00814BC9">
        <w:rPr>
          <w:w w:val="105"/>
          <w:lang w:val="en-GB"/>
          <w:rPrChange w:id="7146" w:author="Christian PIEDALLU" w:date="2023-02-06T09:53:00Z">
            <w:rPr>
              <w:w w:val="105"/>
            </w:rPr>
          </w:rPrChange>
        </w:rPr>
        <w:t>taking</w:t>
      </w:r>
      <w:r w:rsidRPr="00814BC9">
        <w:rPr>
          <w:spacing w:val="23"/>
          <w:w w:val="105"/>
          <w:lang w:val="en-GB"/>
          <w:rPrChange w:id="7147" w:author="Christian PIEDALLU" w:date="2023-02-06T09:53:00Z">
            <w:rPr>
              <w:spacing w:val="23"/>
              <w:w w:val="105"/>
            </w:rPr>
          </w:rPrChange>
        </w:rPr>
        <w:t xml:space="preserve"> </w:t>
      </w:r>
      <w:r w:rsidRPr="00814BC9">
        <w:rPr>
          <w:w w:val="105"/>
          <w:lang w:val="en-GB"/>
          <w:rPrChange w:id="7148" w:author="Christian PIEDALLU" w:date="2023-02-06T09:53:00Z">
            <w:rPr>
              <w:w w:val="105"/>
            </w:rPr>
          </w:rPrChange>
        </w:rPr>
        <w:t>into</w:t>
      </w:r>
      <w:r w:rsidRPr="00814BC9">
        <w:rPr>
          <w:spacing w:val="23"/>
          <w:w w:val="105"/>
          <w:lang w:val="en-GB"/>
          <w:rPrChange w:id="7149" w:author="Christian PIEDALLU" w:date="2023-02-06T09:53:00Z">
            <w:rPr>
              <w:spacing w:val="23"/>
              <w:w w:val="105"/>
            </w:rPr>
          </w:rPrChange>
        </w:rPr>
        <w:t xml:space="preserve"> </w:t>
      </w:r>
      <w:r w:rsidRPr="00814BC9">
        <w:rPr>
          <w:w w:val="105"/>
          <w:lang w:val="en-GB"/>
          <w:rPrChange w:id="7150" w:author="Christian PIEDALLU" w:date="2023-02-06T09:53:00Z">
            <w:rPr>
              <w:w w:val="105"/>
            </w:rPr>
          </w:rPrChange>
        </w:rPr>
        <w:t>account</w:t>
      </w:r>
      <w:r w:rsidRPr="00814BC9">
        <w:rPr>
          <w:spacing w:val="23"/>
          <w:w w:val="105"/>
          <w:lang w:val="en-GB"/>
          <w:rPrChange w:id="7151" w:author="Christian PIEDALLU" w:date="2023-02-06T09:53:00Z">
            <w:rPr>
              <w:spacing w:val="23"/>
              <w:w w:val="105"/>
            </w:rPr>
          </w:rPrChange>
        </w:rPr>
        <w:t xml:space="preserve"> </w:t>
      </w:r>
      <w:r w:rsidRPr="00814BC9">
        <w:rPr>
          <w:w w:val="105"/>
          <w:lang w:val="en-GB"/>
          <w:rPrChange w:id="7152" w:author="Christian PIEDALLU" w:date="2023-02-06T09:53:00Z">
            <w:rPr>
              <w:w w:val="105"/>
            </w:rPr>
          </w:rPrChange>
        </w:rPr>
        <w:t>the</w:t>
      </w:r>
      <w:r w:rsidRPr="00814BC9">
        <w:rPr>
          <w:spacing w:val="23"/>
          <w:w w:val="105"/>
          <w:lang w:val="en-GB"/>
          <w:rPrChange w:id="7153" w:author="Christian PIEDALLU" w:date="2023-02-06T09:53:00Z">
            <w:rPr>
              <w:spacing w:val="23"/>
              <w:w w:val="105"/>
            </w:rPr>
          </w:rPrChange>
        </w:rPr>
        <w:t xml:space="preserve"> </w:t>
      </w:r>
      <w:r w:rsidRPr="00814BC9">
        <w:rPr>
          <w:w w:val="105"/>
          <w:lang w:val="en-GB"/>
          <w:rPrChange w:id="7154" w:author="Christian PIEDALLU" w:date="2023-02-06T09:53:00Z">
            <w:rPr>
              <w:w w:val="105"/>
            </w:rPr>
          </w:rPrChange>
        </w:rPr>
        <w:t>effects</w:t>
      </w:r>
      <w:r w:rsidRPr="00814BC9">
        <w:rPr>
          <w:spacing w:val="22"/>
          <w:w w:val="105"/>
          <w:lang w:val="en-GB"/>
          <w:rPrChange w:id="7155" w:author="Christian PIEDALLU" w:date="2023-02-06T09:53:00Z">
            <w:rPr>
              <w:spacing w:val="22"/>
              <w:w w:val="105"/>
            </w:rPr>
          </w:rPrChange>
        </w:rPr>
        <w:t xml:space="preserve"> </w:t>
      </w:r>
      <w:r w:rsidRPr="00814BC9">
        <w:rPr>
          <w:w w:val="105"/>
          <w:lang w:val="en-GB"/>
          <w:rPrChange w:id="7156" w:author="Christian PIEDALLU" w:date="2023-02-06T09:53:00Z">
            <w:rPr>
              <w:w w:val="105"/>
            </w:rPr>
          </w:rPrChange>
        </w:rPr>
        <w:t>of</w:t>
      </w:r>
      <w:r w:rsidRPr="00814BC9">
        <w:rPr>
          <w:spacing w:val="22"/>
          <w:w w:val="105"/>
          <w:lang w:val="en-GB"/>
          <w:rPrChange w:id="7157" w:author="Christian PIEDALLU" w:date="2023-02-06T09:53:00Z">
            <w:rPr>
              <w:spacing w:val="22"/>
              <w:w w:val="105"/>
            </w:rPr>
          </w:rPrChange>
        </w:rPr>
        <w:t xml:space="preserve"> </w:t>
      </w:r>
      <w:r w:rsidRPr="00814BC9">
        <w:rPr>
          <w:w w:val="105"/>
          <w:lang w:val="en-GB"/>
          <w:rPrChange w:id="7158" w:author="Christian PIEDALLU" w:date="2023-02-06T09:53:00Z">
            <w:rPr>
              <w:w w:val="105"/>
            </w:rPr>
          </w:rPrChange>
        </w:rPr>
        <w:t>environment,</w:t>
      </w:r>
    </w:p>
    <w:p w14:paraId="7C5F3844" w14:textId="77777777" w:rsidR="00B177F5" w:rsidRPr="00814BC9" w:rsidRDefault="00B553DB">
      <w:pPr>
        <w:pStyle w:val="Corpsdetexte"/>
        <w:ind w:left="163"/>
        <w:rPr>
          <w:lang w:val="en-GB"/>
          <w:rPrChange w:id="7159" w:author="Christian PIEDALLU" w:date="2023-02-06T09:53:00Z">
            <w:rPr/>
          </w:rPrChange>
        </w:rPr>
      </w:pPr>
      <w:r w:rsidRPr="00814BC9">
        <w:rPr>
          <w:rFonts w:ascii="Trebuchet MS"/>
          <w:sz w:val="10"/>
          <w:lang w:val="en-GB"/>
          <w:rPrChange w:id="7160" w:author="Christian PIEDALLU" w:date="2023-02-06T09:53:00Z">
            <w:rPr>
              <w:rFonts w:ascii="Trebuchet MS"/>
              <w:sz w:val="10"/>
            </w:rPr>
          </w:rPrChange>
        </w:rPr>
        <w:t xml:space="preserve">323     </w:t>
      </w:r>
      <w:r w:rsidRPr="00814BC9">
        <w:rPr>
          <w:rFonts w:ascii="Trebuchet MS"/>
          <w:spacing w:val="19"/>
          <w:sz w:val="10"/>
          <w:lang w:val="en-GB"/>
          <w:rPrChange w:id="7161" w:author="Christian PIEDALLU" w:date="2023-02-06T09:53:00Z">
            <w:rPr>
              <w:rFonts w:ascii="Trebuchet MS"/>
              <w:spacing w:val="19"/>
              <w:sz w:val="10"/>
            </w:rPr>
          </w:rPrChange>
        </w:rPr>
        <w:t xml:space="preserve"> </w:t>
      </w:r>
      <w:r w:rsidRPr="00814BC9">
        <w:rPr>
          <w:w w:val="105"/>
          <w:lang w:val="en-GB"/>
          <w:rPrChange w:id="7162" w:author="Christian PIEDALLU" w:date="2023-02-06T09:53:00Z">
            <w:rPr>
              <w:w w:val="105"/>
            </w:rPr>
          </w:rPrChange>
        </w:rPr>
        <w:t>climate</w:t>
      </w:r>
      <w:r w:rsidRPr="00814BC9">
        <w:rPr>
          <w:spacing w:val="13"/>
          <w:w w:val="105"/>
          <w:lang w:val="en-GB"/>
          <w:rPrChange w:id="7163" w:author="Christian PIEDALLU" w:date="2023-02-06T09:53:00Z">
            <w:rPr>
              <w:spacing w:val="13"/>
              <w:w w:val="105"/>
            </w:rPr>
          </w:rPrChange>
        </w:rPr>
        <w:t xml:space="preserve"> </w:t>
      </w:r>
      <w:r w:rsidRPr="00814BC9">
        <w:rPr>
          <w:w w:val="105"/>
          <w:lang w:val="en-GB"/>
          <w:rPrChange w:id="7164" w:author="Christian PIEDALLU" w:date="2023-02-06T09:53:00Z">
            <w:rPr>
              <w:w w:val="105"/>
            </w:rPr>
          </w:rPrChange>
        </w:rPr>
        <w:t>and</w:t>
      </w:r>
      <w:r w:rsidRPr="00814BC9">
        <w:rPr>
          <w:spacing w:val="13"/>
          <w:w w:val="105"/>
          <w:lang w:val="en-GB"/>
          <w:rPrChange w:id="7165" w:author="Christian PIEDALLU" w:date="2023-02-06T09:53:00Z">
            <w:rPr>
              <w:spacing w:val="13"/>
              <w:w w:val="105"/>
            </w:rPr>
          </w:rPrChange>
        </w:rPr>
        <w:t xml:space="preserve"> </w:t>
      </w:r>
      <w:r w:rsidRPr="00814BC9">
        <w:rPr>
          <w:w w:val="105"/>
          <w:lang w:val="en-GB"/>
          <w:rPrChange w:id="7166" w:author="Christian PIEDALLU" w:date="2023-02-06T09:53:00Z">
            <w:rPr>
              <w:w w:val="105"/>
            </w:rPr>
          </w:rPrChange>
        </w:rPr>
        <w:t>silvicultural</w:t>
      </w:r>
      <w:r w:rsidRPr="00814BC9">
        <w:rPr>
          <w:spacing w:val="13"/>
          <w:w w:val="105"/>
          <w:lang w:val="en-GB"/>
          <w:rPrChange w:id="7167" w:author="Christian PIEDALLU" w:date="2023-02-06T09:53:00Z">
            <w:rPr>
              <w:spacing w:val="13"/>
              <w:w w:val="105"/>
            </w:rPr>
          </w:rPrChange>
        </w:rPr>
        <w:t xml:space="preserve"> </w:t>
      </w:r>
      <w:r w:rsidRPr="00814BC9">
        <w:rPr>
          <w:w w:val="105"/>
          <w:lang w:val="en-GB"/>
          <w:rPrChange w:id="7168" w:author="Christian PIEDALLU" w:date="2023-02-06T09:53:00Z">
            <w:rPr>
              <w:w w:val="105"/>
            </w:rPr>
          </w:rPrChange>
        </w:rPr>
        <w:t>factors</w:t>
      </w:r>
      <w:r w:rsidRPr="00814BC9">
        <w:rPr>
          <w:spacing w:val="14"/>
          <w:w w:val="105"/>
          <w:lang w:val="en-GB"/>
          <w:rPrChange w:id="7169" w:author="Christian PIEDALLU" w:date="2023-02-06T09:53:00Z">
            <w:rPr>
              <w:spacing w:val="14"/>
              <w:w w:val="105"/>
            </w:rPr>
          </w:rPrChange>
        </w:rPr>
        <w:t xml:space="preserve"> </w:t>
      </w:r>
      <w:r w:rsidRPr="00814BC9">
        <w:rPr>
          <w:w w:val="105"/>
          <w:lang w:val="en-GB"/>
          <w:rPrChange w:id="7170" w:author="Christian PIEDALLU" w:date="2023-02-06T09:53:00Z">
            <w:rPr>
              <w:w w:val="105"/>
            </w:rPr>
          </w:rPrChange>
        </w:rPr>
        <w:t>would</w:t>
      </w:r>
      <w:r w:rsidRPr="00814BC9">
        <w:rPr>
          <w:spacing w:val="13"/>
          <w:w w:val="105"/>
          <w:lang w:val="en-GB"/>
          <w:rPrChange w:id="7171" w:author="Christian PIEDALLU" w:date="2023-02-06T09:53:00Z">
            <w:rPr>
              <w:spacing w:val="13"/>
              <w:w w:val="105"/>
            </w:rPr>
          </w:rPrChange>
        </w:rPr>
        <w:t xml:space="preserve"> </w:t>
      </w:r>
      <w:r w:rsidRPr="00814BC9">
        <w:rPr>
          <w:w w:val="105"/>
          <w:lang w:val="en-GB"/>
          <w:rPrChange w:id="7172" w:author="Christian PIEDALLU" w:date="2023-02-06T09:53:00Z">
            <w:rPr>
              <w:w w:val="105"/>
            </w:rPr>
          </w:rPrChange>
        </w:rPr>
        <w:t>be</w:t>
      </w:r>
      <w:r w:rsidRPr="00814BC9">
        <w:rPr>
          <w:spacing w:val="13"/>
          <w:w w:val="105"/>
          <w:lang w:val="en-GB"/>
          <w:rPrChange w:id="7173" w:author="Christian PIEDALLU" w:date="2023-02-06T09:53:00Z">
            <w:rPr>
              <w:spacing w:val="13"/>
              <w:w w:val="105"/>
            </w:rPr>
          </w:rPrChange>
        </w:rPr>
        <w:t xml:space="preserve"> </w:t>
      </w:r>
      <w:r w:rsidRPr="00814BC9">
        <w:rPr>
          <w:w w:val="105"/>
          <w:lang w:val="en-GB"/>
          <w:rPrChange w:id="7174" w:author="Christian PIEDALLU" w:date="2023-02-06T09:53:00Z">
            <w:rPr>
              <w:w w:val="105"/>
            </w:rPr>
          </w:rPrChange>
        </w:rPr>
        <w:t>interesting</w:t>
      </w:r>
      <w:r w:rsidRPr="00814BC9">
        <w:rPr>
          <w:spacing w:val="13"/>
          <w:w w:val="105"/>
          <w:lang w:val="en-GB"/>
          <w:rPrChange w:id="7175" w:author="Christian PIEDALLU" w:date="2023-02-06T09:53:00Z">
            <w:rPr>
              <w:spacing w:val="13"/>
              <w:w w:val="105"/>
            </w:rPr>
          </w:rPrChange>
        </w:rPr>
        <w:t xml:space="preserve"> </w:t>
      </w:r>
      <w:r w:rsidRPr="00814BC9">
        <w:rPr>
          <w:w w:val="105"/>
          <w:lang w:val="en-GB"/>
          <w:rPrChange w:id="7176" w:author="Christian PIEDALLU" w:date="2023-02-06T09:53:00Z">
            <w:rPr>
              <w:w w:val="105"/>
            </w:rPr>
          </w:rPrChange>
        </w:rPr>
        <w:t>to</w:t>
      </w:r>
      <w:r w:rsidRPr="00814BC9">
        <w:rPr>
          <w:spacing w:val="13"/>
          <w:w w:val="105"/>
          <w:lang w:val="en-GB"/>
          <w:rPrChange w:id="7177" w:author="Christian PIEDALLU" w:date="2023-02-06T09:53:00Z">
            <w:rPr>
              <w:spacing w:val="13"/>
              <w:w w:val="105"/>
            </w:rPr>
          </w:rPrChange>
        </w:rPr>
        <w:t xml:space="preserve"> </w:t>
      </w:r>
      <w:r w:rsidRPr="00814BC9">
        <w:rPr>
          <w:w w:val="105"/>
          <w:lang w:val="en-GB"/>
          <w:rPrChange w:id="7178" w:author="Christian PIEDALLU" w:date="2023-02-06T09:53:00Z">
            <w:rPr>
              <w:w w:val="105"/>
            </w:rPr>
          </w:rPrChange>
        </w:rPr>
        <w:t>better</w:t>
      </w:r>
      <w:r w:rsidRPr="00814BC9">
        <w:rPr>
          <w:spacing w:val="13"/>
          <w:w w:val="105"/>
          <w:lang w:val="en-GB"/>
          <w:rPrChange w:id="7179" w:author="Christian PIEDALLU" w:date="2023-02-06T09:53:00Z">
            <w:rPr>
              <w:spacing w:val="13"/>
              <w:w w:val="105"/>
            </w:rPr>
          </w:rPrChange>
        </w:rPr>
        <w:t xml:space="preserve"> </w:t>
      </w:r>
      <w:r w:rsidRPr="00814BC9">
        <w:rPr>
          <w:w w:val="105"/>
          <w:lang w:val="en-GB"/>
          <w:rPrChange w:id="7180" w:author="Christian PIEDALLU" w:date="2023-02-06T09:53:00Z">
            <w:rPr>
              <w:w w:val="105"/>
            </w:rPr>
          </w:rPrChange>
        </w:rPr>
        <w:t>understand</w:t>
      </w:r>
      <w:r w:rsidRPr="00814BC9">
        <w:rPr>
          <w:spacing w:val="13"/>
          <w:w w:val="105"/>
          <w:lang w:val="en-GB"/>
          <w:rPrChange w:id="7181" w:author="Christian PIEDALLU" w:date="2023-02-06T09:53:00Z">
            <w:rPr>
              <w:spacing w:val="13"/>
              <w:w w:val="105"/>
            </w:rPr>
          </w:rPrChange>
        </w:rPr>
        <w:t xml:space="preserve"> </w:t>
      </w:r>
      <w:r w:rsidRPr="00814BC9">
        <w:rPr>
          <w:w w:val="105"/>
          <w:lang w:val="en-GB"/>
          <w:rPrChange w:id="7182" w:author="Christian PIEDALLU" w:date="2023-02-06T09:53:00Z">
            <w:rPr>
              <w:w w:val="105"/>
            </w:rPr>
          </w:rPrChange>
        </w:rPr>
        <w:t>the</w:t>
      </w:r>
      <w:r w:rsidRPr="00814BC9">
        <w:rPr>
          <w:spacing w:val="13"/>
          <w:w w:val="105"/>
          <w:lang w:val="en-GB"/>
          <w:rPrChange w:id="7183" w:author="Christian PIEDALLU" w:date="2023-02-06T09:53:00Z">
            <w:rPr>
              <w:spacing w:val="13"/>
              <w:w w:val="105"/>
            </w:rPr>
          </w:rPrChange>
        </w:rPr>
        <w:t xml:space="preserve"> </w:t>
      </w:r>
      <w:r w:rsidRPr="00814BC9">
        <w:rPr>
          <w:w w:val="105"/>
          <w:lang w:val="en-GB"/>
          <w:rPrChange w:id="7184" w:author="Christian PIEDALLU" w:date="2023-02-06T09:53:00Z">
            <w:rPr>
              <w:w w:val="105"/>
            </w:rPr>
          </w:rPrChange>
        </w:rPr>
        <w:t>determining</w:t>
      </w:r>
      <w:r w:rsidRPr="00814BC9">
        <w:rPr>
          <w:spacing w:val="14"/>
          <w:w w:val="105"/>
          <w:lang w:val="en-GB"/>
          <w:rPrChange w:id="7185" w:author="Christian PIEDALLU" w:date="2023-02-06T09:53:00Z">
            <w:rPr>
              <w:spacing w:val="14"/>
              <w:w w:val="105"/>
            </w:rPr>
          </w:rPrChange>
        </w:rPr>
        <w:t xml:space="preserve"> </w:t>
      </w:r>
      <w:r w:rsidRPr="00814BC9">
        <w:rPr>
          <w:w w:val="105"/>
          <w:lang w:val="en-GB"/>
          <w:rPrChange w:id="7186" w:author="Christian PIEDALLU" w:date="2023-02-06T09:53:00Z">
            <w:rPr>
              <w:w w:val="105"/>
            </w:rPr>
          </w:rPrChange>
        </w:rPr>
        <w:t>factors</w:t>
      </w:r>
    </w:p>
    <w:p w14:paraId="6BFE8216" w14:textId="77777777" w:rsidR="00B177F5" w:rsidRPr="00814BC9" w:rsidRDefault="00B553DB">
      <w:pPr>
        <w:pStyle w:val="Corpsdetexte"/>
        <w:spacing w:line="242" w:lineRule="exact"/>
        <w:ind w:left="163"/>
        <w:rPr>
          <w:lang w:val="en-GB"/>
          <w:rPrChange w:id="7187" w:author="Christian PIEDALLU" w:date="2023-02-06T09:53:00Z">
            <w:rPr/>
          </w:rPrChange>
        </w:rPr>
      </w:pPr>
      <w:r w:rsidRPr="00814BC9">
        <w:rPr>
          <w:rFonts w:ascii="Trebuchet MS"/>
          <w:sz w:val="10"/>
          <w:lang w:val="en-GB"/>
          <w:rPrChange w:id="7188" w:author="Christian PIEDALLU" w:date="2023-02-06T09:53:00Z">
            <w:rPr>
              <w:rFonts w:ascii="Trebuchet MS"/>
              <w:sz w:val="10"/>
            </w:rPr>
          </w:rPrChange>
        </w:rPr>
        <w:t xml:space="preserve">324     </w:t>
      </w:r>
      <w:r w:rsidRPr="00814BC9">
        <w:rPr>
          <w:rFonts w:ascii="Trebuchet MS"/>
          <w:spacing w:val="19"/>
          <w:sz w:val="10"/>
          <w:lang w:val="en-GB"/>
          <w:rPrChange w:id="7189" w:author="Christian PIEDALLU" w:date="2023-02-06T09:53:00Z">
            <w:rPr>
              <w:rFonts w:ascii="Trebuchet MS"/>
              <w:spacing w:val="19"/>
              <w:sz w:val="10"/>
            </w:rPr>
          </w:rPrChange>
        </w:rPr>
        <w:t xml:space="preserve"> </w:t>
      </w:r>
      <w:r w:rsidRPr="00814BC9">
        <w:rPr>
          <w:w w:val="105"/>
          <w:lang w:val="en-GB"/>
          <w:rPrChange w:id="7190" w:author="Christian PIEDALLU" w:date="2023-02-06T09:53:00Z">
            <w:rPr>
              <w:w w:val="105"/>
            </w:rPr>
          </w:rPrChange>
        </w:rPr>
        <w:t>of</w:t>
      </w:r>
      <w:r w:rsidRPr="00814BC9">
        <w:rPr>
          <w:spacing w:val="11"/>
          <w:w w:val="105"/>
          <w:lang w:val="en-GB"/>
          <w:rPrChange w:id="7191" w:author="Christian PIEDALLU" w:date="2023-02-06T09:53:00Z">
            <w:rPr>
              <w:spacing w:val="11"/>
              <w:w w:val="105"/>
            </w:rPr>
          </w:rPrChange>
        </w:rPr>
        <w:t xml:space="preserve"> </w:t>
      </w:r>
      <w:r w:rsidRPr="00814BC9">
        <w:rPr>
          <w:w w:val="105"/>
          <w:lang w:val="en-GB"/>
          <w:rPrChange w:id="7192" w:author="Christian PIEDALLU" w:date="2023-02-06T09:53:00Z">
            <w:rPr>
              <w:w w:val="105"/>
            </w:rPr>
          </w:rPrChange>
        </w:rPr>
        <w:t>these</w:t>
      </w:r>
      <w:r w:rsidRPr="00814BC9">
        <w:rPr>
          <w:spacing w:val="11"/>
          <w:w w:val="105"/>
          <w:lang w:val="en-GB"/>
          <w:rPrChange w:id="7193" w:author="Christian PIEDALLU" w:date="2023-02-06T09:53:00Z">
            <w:rPr>
              <w:spacing w:val="11"/>
              <w:w w:val="105"/>
            </w:rPr>
          </w:rPrChange>
        </w:rPr>
        <w:t xml:space="preserve"> </w:t>
      </w:r>
      <w:r w:rsidRPr="00814BC9">
        <w:rPr>
          <w:w w:val="105"/>
          <w:lang w:val="en-GB"/>
          <w:rPrChange w:id="7194" w:author="Christian PIEDALLU" w:date="2023-02-06T09:53:00Z">
            <w:rPr>
              <w:w w:val="105"/>
            </w:rPr>
          </w:rPrChange>
        </w:rPr>
        <w:t>bark</w:t>
      </w:r>
      <w:r w:rsidRPr="00814BC9">
        <w:rPr>
          <w:spacing w:val="10"/>
          <w:w w:val="105"/>
          <w:lang w:val="en-GB"/>
          <w:rPrChange w:id="7195" w:author="Christian PIEDALLU" w:date="2023-02-06T09:53:00Z">
            <w:rPr>
              <w:spacing w:val="10"/>
              <w:w w:val="105"/>
            </w:rPr>
          </w:rPrChange>
        </w:rPr>
        <w:t xml:space="preserve"> </w:t>
      </w:r>
      <w:r w:rsidRPr="00814BC9">
        <w:rPr>
          <w:w w:val="105"/>
          <w:lang w:val="en-GB"/>
          <w:rPrChange w:id="7196" w:author="Christian PIEDALLU" w:date="2023-02-06T09:53:00Z">
            <w:rPr>
              <w:w w:val="105"/>
            </w:rPr>
          </w:rPrChange>
        </w:rPr>
        <w:t>beetle</w:t>
      </w:r>
      <w:r w:rsidRPr="00814BC9">
        <w:rPr>
          <w:spacing w:val="11"/>
          <w:w w:val="105"/>
          <w:lang w:val="en-GB"/>
          <w:rPrChange w:id="7197" w:author="Christian PIEDALLU" w:date="2023-02-06T09:53:00Z">
            <w:rPr>
              <w:spacing w:val="11"/>
              <w:w w:val="105"/>
            </w:rPr>
          </w:rPrChange>
        </w:rPr>
        <w:t xml:space="preserve"> </w:t>
      </w:r>
      <w:r w:rsidRPr="00814BC9">
        <w:rPr>
          <w:w w:val="105"/>
          <w:lang w:val="en-GB"/>
          <w:rPrChange w:id="7198" w:author="Christian PIEDALLU" w:date="2023-02-06T09:53:00Z">
            <w:rPr>
              <w:w w:val="105"/>
            </w:rPr>
          </w:rPrChange>
        </w:rPr>
        <w:t>attacks</w:t>
      </w:r>
      <w:r w:rsidRPr="00814BC9">
        <w:rPr>
          <w:spacing w:val="11"/>
          <w:w w:val="105"/>
          <w:lang w:val="en-GB"/>
          <w:rPrChange w:id="7199" w:author="Christian PIEDALLU" w:date="2023-02-06T09:53:00Z">
            <w:rPr>
              <w:spacing w:val="11"/>
              <w:w w:val="105"/>
            </w:rPr>
          </w:rPrChange>
        </w:rPr>
        <w:t xml:space="preserve"> </w:t>
      </w:r>
      <w:r w:rsidRPr="00814BC9">
        <w:rPr>
          <w:w w:val="105"/>
          <w:lang w:val="en-GB"/>
          <w:rPrChange w:id="7200" w:author="Christian PIEDALLU" w:date="2023-02-06T09:53:00Z">
            <w:rPr>
              <w:w w:val="105"/>
            </w:rPr>
          </w:rPrChange>
        </w:rPr>
        <w:t>of</w:t>
      </w:r>
      <w:r w:rsidRPr="00814BC9">
        <w:rPr>
          <w:spacing w:val="11"/>
          <w:w w:val="105"/>
          <w:lang w:val="en-GB"/>
          <w:rPrChange w:id="7201" w:author="Christian PIEDALLU" w:date="2023-02-06T09:53:00Z">
            <w:rPr>
              <w:spacing w:val="11"/>
              <w:w w:val="105"/>
            </w:rPr>
          </w:rPrChange>
        </w:rPr>
        <w:t xml:space="preserve"> </w:t>
      </w:r>
      <w:r w:rsidRPr="00814BC9">
        <w:rPr>
          <w:w w:val="105"/>
          <w:lang w:val="en-GB"/>
          <w:rPrChange w:id="7202" w:author="Christian PIEDALLU" w:date="2023-02-06T09:53:00Z">
            <w:rPr>
              <w:w w:val="105"/>
            </w:rPr>
          </w:rPrChange>
        </w:rPr>
        <w:t>this</w:t>
      </w:r>
      <w:r w:rsidRPr="00814BC9">
        <w:rPr>
          <w:spacing w:val="11"/>
          <w:w w:val="105"/>
          <w:lang w:val="en-GB"/>
          <w:rPrChange w:id="7203" w:author="Christian PIEDALLU" w:date="2023-02-06T09:53:00Z">
            <w:rPr>
              <w:spacing w:val="11"/>
              <w:w w:val="105"/>
            </w:rPr>
          </w:rPrChange>
        </w:rPr>
        <w:t xml:space="preserve"> </w:t>
      </w:r>
      <w:r w:rsidRPr="00814BC9">
        <w:rPr>
          <w:w w:val="105"/>
          <w:lang w:val="en-GB"/>
          <w:rPrChange w:id="7204" w:author="Christian PIEDALLU" w:date="2023-02-06T09:53:00Z">
            <w:rPr>
              <w:w w:val="105"/>
            </w:rPr>
          </w:rPrChange>
        </w:rPr>
        <w:t>important</w:t>
      </w:r>
      <w:r w:rsidRPr="00814BC9">
        <w:rPr>
          <w:spacing w:val="10"/>
          <w:w w:val="105"/>
          <w:lang w:val="en-GB"/>
          <w:rPrChange w:id="7205" w:author="Christian PIEDALLU" w:date="2023-02-06T09:53:00Z">
            <w:rPr>
              <w:spacing w:val="10"/>
              <w:w w:val="105"/>
            </w:rPr>
          </w:rPrChange>
        </w:rPr>
        <w:t xml:space="preserve"> </w:t>
      </w:r>
      <w:r w:rsidRPr="00814BC9">
        <w:rPr>
          <w:w w:val="105"/>
          <w:lang w:val="en-GB"/>
          <w:rPrChange w:id="7206" w:author="Christian PIEDALLU" w:date="2023-02-06T09:53:00Z">
            <w:rPr>
              <w:w w:val="105"/>
            </w:rPr>
          </w:rPrChange>
        </w:rPr>
        <w:t>species</w:t>
      </w:r>
      <w:r w:rsidRPr="00814BC9">
        <w:rPr>
          <w:spacing w:val="11"/>
          <w:w w:val="105"/>
          <w:lang w:val="en-GB"/>
          <w:rPrChange w:id="7207" w:author="Christian PIEDALLU" w:date="2023-02-06T09:53:00Z">
            <w:rPr>
              <w:spacing w:val="11"/>
              <w:w w:val="105"/>
            </w:rPr>
          </w:rPrChange>
        </w:rPr>
        <w:t xml:space="preserve"> </w:t>
      </w:r>
      <w:r w:rsidRPr="00814BC9">
        <w:rPr>
          <w:w w:val="105"/>
          <w:lang w:val="en-GB"/>
          <w:rPrChange w:id="7208" w:author="Christian PIEDALLU" w:date="2023-02-06T09:53:00Z">
            <w:rPr>
              <w:w w:val="105"/>
            </w:rPr>
          </w:rPrChange>
        </w:rPr>
        <w:t>for</w:t>
      </w:r>
      <w:r w:rsidRPr="00814BC9">
        <w:rPr>
          <w:spacing w:val="11"/>
          <w:w w:val="105"/>
          <w:lang w:val="en-GB"/>
          <w:rPrChange w:id="7209" w:author="Christian PIEDALLU" w:date="2023-02-06T09:53:00Z">
            <w:rPr>
              <w:spacing w:val="11"/>
              <w:w w:val="105"/>
            </w:rPr>
          </w:rPrChange>
        </w:rPr>
        <w:t xml:space="preserve"> </w:t>
      </w:r>
      <w:r w:rsidRPr="00814BC9">
        <w:rPr>
          <w:w w:val="105"/>
          <w:lang w:val="en-GB"/>
          <w:rPrChange w:id="7210" w:author="Christian PIEDALLU" w:date="2023-02-06T09:53:00Z">
            <w:rPr>
              <w:w w:val="105"/>
            </w:rPr>
          </w:rPrChange>
        </w:rPr>
        <w:t>the</w:t>
      </w:r>
      <w:r w:rsidRPr="00814BC9">
        <w:rPr>
          <w:spacing w:val="11"/>
          <w:w w:val="105"/>
          <w:lang w:val="en-GB"/>
          <w:rPrChange w:id="7211" w:author="Christian PIEDALLU" w:date="2023-02-06T09:53:00Z">
            <w:rPr>
              <w:spacing w:val="11"/>
              <w:w w:val="105"/>
            </w:rPr>
          </w:rPrChange>
        </w:rPr>
        <w:t xml:space="preserve"> </w:t>
      </w:r>
      <w:r w:rsidRPr="00814BC9">
        <w:rPr>
          <w:w w:val="105"/>
          <w:lang w:val="en-GB"/>
          <w:rPrChange w:id="7212" w:author="Christian PIEDALLU" w:date="2023-02-06T09:53:00Z">
            <w:rPr>
              <w:w w:val="105"/>
            </w:rPr>
          </w:rPrChange>
        </w:rPr>
        <w:t>wood</w:t>
      </w:r>
      <w:r w:rsidRPr="00814BC9">
        <w:rPr>
          <w:spacing w:val="11"/>
          <w:w w:val="105"/>
          <w:lang w:val="en-GB"/>
          <w:rPrChange w:id="7213" w:author="Christian PIEDALLU" w:date="2023-02-06T09:53:00Z">
            <w:rPr>
              <w:spacing w:val="11"/>
              <w:w w:val="105"/>
            </w:rPr>
          </w:rPrChange>
        </w:rPr>
        <w:t xml:space="preserve"> </w:t>
      </w:r>
      <w:r w:rsidRPr="00814BC9">
        <w:rPr>
          <w:w w:val="105"/>
          <w:lang w:val="en-GB"/>
          <w:rPrChange w:id="7214" w:author="Christian PIEDALLU" w:date="2023-02-06T09:53:00Z">
            <w:rPr>
              <w:w w:val="105"/>
            </w:rPr>
          </w:rPrChange>
        </w:rPr>
        <w:t>industry.</w:t>
      </w:r>
    </w:p>
    <w:p w14:paraId="1DD169B9" w14:textId="77777777" w:rsidR="00B177F5" w:rsidRPr="00814BC9" w:rsidRDefault="00B177F5">
      <w:pPr>
        <w:pStyle w:val="Corpsdetexte"/>
        <w:spacing w:before="2" w:line="240" w:lineRule="auto"/>
        <w:rPr>
          <w:sz w:val="24"/>
          <w:lang w:val="en-GB"/>
          <w:rPrChange w:id="7215" w:author="Christian PIEDALLU" w:date="2023-02-06T09:53:00Z">
            <w:rPr>
              <w:sz w:val="24"/>
            </w:rPr>
          </w:rPrChange>
        </w:rPr>
      </w:pPr>
    </w:p>
    <w:p w14:paraId="05D1AF0F" w14:textId="77777777" w:rsidR="00B177F5" w:rsidRPr="00814BC9" w:rsidRDefault="00B553DB">
      <w:pPr>
        <w:spacing w:before="59"/>
        <w:ind w:left="163"/>
        <w:rPr>
          <w:b/>
          <w:sz w:val="20"/>
          <w:lang w:val="en-GB"/>
          <w:rPrChange w:id="7216" w:author="Christian PIEDALLU" w:date="2023-02-06T09:53:00Z">
            <w:rPr>
              <w:b/>
              <w:sz w:val="20"/>
            </w:rPr>
          </w:rPrChange>
        </w:rPr>
      </w:pPr>
      <w:r w:rsidRPr="00814BC9">
        <w:rPr>
          <w:rFonts w:ascii="Trebuchet MS"/>
          <w:sz w:val="10"/>
          <w:lang w:val="en-GB"/>
          <w:rPrChange w:id="7217" w:author="Christian PIEDALLU" w:date="2023-02-06T09:53:00Z">
            <w:rPr>
              <w:rFonts w:ascii="Trebuchet MS"/>
              <w:sz w:val="10"/>
            </w:rPr>
          </w:rPrChange>
        </w:rPr>
        <w:t xml:space="preserve">325     </w:t>
      </w:r>
      <w:r w:rsidRPr="00814BC9">
        <w:rPr>
          <w:rFonts w:ascii="Trebuchet MS"/>
          <w:spacing w:val="19"/>
          <w:sz w:val="10"/>
          <w:lang w:val="en-GB"/>
          <w:rPrChange w:id="7218" w:author="Christian PIEDALLU" w:date="2023-02-06T09:53:00Z">
            <w:rPr>
              <w:rFonts w:ascii="Trebuchet MS"/>
              <w:spacing w:val="19"/>
              <w:sz w:val="10"/>
            </w:rPr>
          </w:rPrChange>
        </w:rPr>
        <w:t xml:space="preserve"> </w:t>
      </w:r>
      <w:bookmarkStart w:id="7219" w:name="Acknowledgements"/>
      <w:bookmarkEnd w:id="7219"/>
      <w:r w:rsidRPr="00814BC9">
        <w:rPr>
          <w:b/>
          <w:w w:val="115"/>
          <w:sz w:val="20"/>
          <w:lang w:val="en-GB"/>
          <w:rPrChange w:id="7220" w:author="Christian PIEDALLU" w:date="2023-02-06T09:53:00Z">
            <w:rPr>
              <w:b/>
              <w:w w:val="115"/>
              <w:sz w:val="20"/>
            </w:rPr>
          </w:rPrChange>
        </w:rPr>
        <w:t xml:space="preserve">6. </w:t>
      </w:r>
      <w:r w:rsidRPr="00814BC9">
        <w:rPr>
          <w:b/>
          <w:spacing w:val="23"/>
          <w:w w:val="115"/>
          <w:sz w:val="20"/>
          <w:lang w:val="en-GB"/>
          <w:rPrChange w:id="7221" w:author="Christian PIEDALLU" w:date="2023-02-06T09:53:00Z">
            <w:rPr>
              <w:b/>
              <w:spacing w:val="23"/>
              <w:w w:val="115"/>
              <w:sz w:val="20"/>
            </w:rPr>
          </w:rPrChange>
        </w:rPr>
        <w:t xml:space="preserve"> </w:t>
      </w:r>
      <w:r w:rsidRPr="00814BC9">
        <w:rPr>
          <w:b/>
          <w:w w:val="115"/>
          <w:sz w:val="20"/>
          <w:lang w:val="en-GB"/>
          <w:rPrChange w:id="7222" w:author="Christian PIEDALLU" w:date="2023-02-06T09:53:00Z">
            <w:rPr>
              <w:b/>
              <w:w w:val="115"/>
              <w:sz w:val="20"/>
            </w:rPr>
          </w:rPrChange>
        </w:rPr>
        <w:t>Acknowledgements</w:t>
      </w:r>
    </w:p>
    <w:p w14:paraId="5835858D" w14:textId="77777777" w:rsidR="00B177F5" w:rsidRPr="00814BC9" w:rsidRDefault="00B177F5">
      <w:pPr>
        <w:pStyle w:val="Corpsdetexte"/>
        <w:spacing w:before="5" w:line="240" w:lineRule="auto"/>
        <w:rPr>
          <w:b/>
          <w:sz w:val="9"/>
          <w:lang w:val="en-GB"/>
          <w:rPrChange w:id="7223" w:author="Christian PIEDALLU" w:date="2023-02-06T09:53:00Z">
            <w:rPr>
              <w:b/>
              <w:sz w:val="9"/>
            </w:rPr>
          </w:rPrChange>
        </w:rPr>
      </w:pPr>
    </w:p>
    <w:p w14:paraId="1851476B" w14:textId="77777777" w:rsidR="00B177F5" w:rsidRPr="00814BC9" w:rsidRDefault="00B553DB">
      <w:pPr>
        <w:tabs>
          <w:tab w:val="left" w:pos="820"/>
        </w:tabs>
        <w:spacing w:before="59" w:line="242" w:lineRule="exact"/>
        <w:ind w:left="163"/>
        <w:rPr>
          <w:i/>
          <w:sz w:val="20"/>
          <w:lang w:val="en-GB"/>
          <w:rPrChange w:id="7224" w:author="Christian PIEDALLU" w:date="2023-02-06T09:53:00Z">
            <w:rPr>
              <w:i/>
              <w:sz w:val="20"/>
            </w:rPr>
          </w:rPrChange>
        </w:rPr>
      </w:pPr>
      <w:r w:rsidRPr="00814BC9">
        <w:rPr>
          <w:rFonts w:ascii="Trebuchet MS"/>
          <w:w w:val="110"/>
          <w:sz w:val="10"/>
          <w:lang w:val="en-GB"/>
          <w:rPrChange w:id="7225" w:author="Christian PIEDALLU" w:date="2023-02-06T09:53:00Z">
            <w:rPr>
              <w:rFonts w:ascii="Trebuchet MS"/>
              <w:w w:val="110"/>
              <w:sz w:val="10"/>
            </w:rPr>
          </w:rPrChange>
        </w:rPr>
        <w:t>326</w:t>
      </w:r>
      <w:r w:rsidRPr="00814BC9">
        <w:rPr>
          <w:rFonts w:ascii="Trebuchet MS"/>
          <w:w w:val="110"/>
          <w:sz w:val="10"/>
          <w:lang w:val="en-GB"/>
          <w:rPrChange w:id="7226" w:author="Christian PIEDALLU" w:date="2023-02-06T09:53:00Z">
            <w:rPr>
              <w:rFonts w:ascii="Trebuchet MS"/>
              <w:w w:val="110"/>
              <w:sz w:val="10"/>
            </w:rPr>
          </w:rPrChange>
        </w:rPr>
        <w:tab/>
      </w:r>
      <w:r w:rsidRPr="00814BC9">
        <w:rPr>
          <w:w w:val="105"/>
          <w:sz w:val="20"/>
          <w:lang w:val="en-GB"/>
          <w:rPrChange w:id="7227" w:author="Christian PIEDALLU" w:date="2023-02-06T09:53:00Z">
            <w:rPr>
              <w:w w:val="105"/>
              <w:sz w:val="20"/>
            </w:rPr>
          </w:rPrChange>
        </w:rPr>
        <w:t>This</w:t>
      </w:r>
      <w:r w:rsidRPr="00814BC9">
        <w:rPr>
          <w:spacing w:val="6"/>
          <w:w w:val="105"/>
          <w:sz w:val="20"/>
          <w:lang w:val="en-GB"/>
          <w:rPrChange w:id="7228" w:author="Christian PIEDALLU" w:date="2023-02-06T09:53:00Z">
            <w:rPr>
              <w:spacing w:val="6"/>
              <w:w w:val="105"/>
              <w:sz w:val="20"/>
            </w:rPr>
          </w:rPrChange>
        </w:rPr>
        <w:t xml:space="preserve"> </w:t>
      </w:r>
      <w:r w:rsidRPr="00814BC9">
        <w:rPr>
          <w:w w:val="105"/>
          <w:sz w:val="20"/>
          <w:lang w:val="en-GB"/>
          <w:rPrChange w:id="7229" w:author="Christian PIEDALLU" w:date="2023-02-06T09:53:00Z">
            <w:rPr>
              <w:w w:val="105"/>
              <w:sz w:val="20"/>
            </w:rPr>
          </w:rPrChange>
        </w:rPr>
        <w:t>research</w:t>
      </w:r>
      <w:r w:rsidRPr="00814BC9">
        <w:rPr>
          <w:spacing w:val="7"/>
          <w:w w:val="105"/>
          <w:sz w:val="20"/>
          <w:lang w:val="en-GB"/>
          <w:rPrChange w:id="7230" w:author="Christian PIEDALLU" w:date="2023-02-06T09:53:00Z">
            <w:rPr>
              <w:spacing w:val="7"/>
              <w:w w:val="105"/>
              <w:sz w:val="20"/>
            </w:rPr>
          </w:rPrChange>
        </w:rPr>
        <w:t xml:space="preserve"> </w:t>
      </w:r>
      <w:r w:rsidRPr="00814BC9">
        <w:rPr>
          <w:w w:val="105"/>
          <w:sz w:val="20"/>
          <w:lang w:val="en-GB"/>
          <w:rPrChange w:id="7231" w:author="Christian PIEDALLU" w:date="2023-02-06T09:53:00Z">
            <w:rPr>
              <w:w w:val="105"/>
              <w:sz w:val="20"/>
            </w:rPr>
          </w:rPrChange>
        </w:rPr>
        <w:t>has</w:t>
      </w:r>
      <w:r w:rsidRPr="00814BC9">
        <w:rPr>
          <w:spacing w:val="7"/>
          <w:w w:val="105"/>
          <w:sz w:val="20"/>
          <w:lang w:val="en-GB"/>
          <w:rPrChange w:id="7232" w:author="Christian PIEDALLU" w:date="2023-02-06T09:53:00Z">
            <w:rPr>
              <w:spacing w:val="7"/>
              <w:w w:val="105"/>
              <w:sz w:val="20"/>
            </w:rPr>
          </w:rPrChange>
        </w:rPr>
        <w:t xml:space="preserve"> </w:t>
      </w:r>
      <w:r w:rsidRPr="00814BC9">
        <w:rPr>
          <w:w w:val="105"/>
          <w:sz w:val="20"/>
          <w:lang w:val="en-GB"/>
          <w:rPrChange w:id="7233" w:author="Christian PIEDALLU" w:date="2023-02-06T09:53:00Z">
            <w:rPr>
              <w:w w:val="105"/>
              <w:sz w:val="20"/>
            </w:rPr>
          </w:rPrChange>
        </w:rPr>
        <w:t>been</w:t>
      </w:r>
      <w:r w:rsidRPr="00814BC9">
        <w:rPr>
          <w:spacing w:val="7"/>
          <w:w w:val="105"/>
          <w:sz w:val="20"/>
          <w:lang w:val="en-GB"/>
          <w:rPrChange w:id="7234" w:author="Christian PIEDALLU" w:date="2023-02-06T09:53:00Z">
            <w:rPr>
              <w:spacing w:val="7"/>
              <w:w w:val="105"/>
              <w:sz w:val="20"/>
            </w:rPr>
          </w:rPrChange>
        </w:rPr>
        <w:t xml:space="preserve"> </w:t>
      </w:r>
      <w:r w:rsidRPr="00814BC9">
        <w:rPr>
          <w:w w:val="105"/>
          <w:sz w:val="20"/>
          <w:lang w:val="en-GB"/>
          <w:rPrChange w:id="7235" w:author="Christian PIEDALLU" w:date="2023-02-06T09:53:00Z">
            <w:rPr>
              <w:w w:val="105"/>
              <w:sz w:val="20"/>
            </w:rPr>
          </w:rPrChange>
        </w:rPr>
        <w:t>funded</w:t>
      </w:r>
      <w:r w:rsidRPr="00814BC9">
        <w:rPr>
          <w:spacing w:val="7"/>
          <w:w w:val="105"/>
          <w:sz w:val="20"/>
          <w:lang w:val="en-GB"/>
          <w:rPrChange w:id="7236" w:author="Christian PIEDALLU" w:date="2023-02-06T09:53:00Z">
            <w:rPr>
              <w:spacing w:val="7"/>
              <w:w w:val="105"/>
              <w:sz w:val="20"/>
            </w:rPr>
          </w:rPrChange>
        </w:rPr>
        <w:t xml:space="preserve"> </w:t>
      </w:r>
      <w:r w:rsidRPr="00814BC9">
        <w:rPr>
          <w:w w:val="105"/>
          <w:sz w:val="20"/>
          <w:lang w:val="en-GB"/>
          <w:rPrChange w:id="7237" w:author="Christian PIEDALLU" w:date="2023-02-06T09:53:00Z">
            <w:rPr>
              <w:w w:val="105"/>
              <w:sz w:val="20"/>
            </w:rPr>
          </w:rPrChange>
        </w:rPr>
        <w:t>thanks</w:t>
      </w:r>
      <w:r w:rsidRPr="00814BC9">
        <w:rPr>
          <w:spacing w:val="7"/>
          <w:w w:val="105"/>
          <w:sz w:val="20"/>
          <w:lang w:val="en-GB"/>
          <w:rPrChange w:id="7238" w:author="Christian PIEDALLU" w:date="2023-02-06T09:53:00Z">
            <w:rPr>
              <w:spacing w:val="7"/>
              <w:w w:val="105"/>
              <w:sz w:val="20"/>
            </w:rPr>
          </w:rPrChange>
        </w:rPr>
        <w:t xml:space="preserve"> </w:t>
      </w:r>
      <w:r w:rsidRPr="00814BC9">
        <w:rPr>
          <w:w w:val="105"/>
          <w:sz w:val="20"/>
          <w:lang w:val="en-GB"/>
          <w:rPrChange w:id="7239" w:author="Christian PIEDALLU" w:date="2023-02-06T09:53:00Z">
            <w:rPr>
              <w:w w:val="105"/>
              <w:sz w:val="20"/>
            </w:rPr>
          </w:rPrChange>
        </w:rPr>
        <w:t>to</w:t>
      </w:r>
      <w:r w:rsidRPr="00814BC9">
        <w:rPr>
          <w:spacing w:val="6"/>
          <w:w w:val="105"/>
          <w:sz w:val="20"/>
          <w:lang w:val="en-GB"/>
          <w:rPrChange w:id="7240" w:author="Christian PIEDALLU" w:date="2023-02-06T09:53:00Z">
            <w:rPr>
              <w:spacing w:val="6"/>
              <w:w w:val="105"/>
              <w:sz w:val="20"/>
            </w:rPr>
          </w:rPrChange>
        </w:rPr>
        <w:t xml:space="preserve"> </w:t>
      </w:r>
      <w:r w:rsidRPr="00814BC9">
        <w:rPr>
          <w:w w:val="105"/>
          <w:sz w:val="20"/>
          <w:lang w:val="en-GB"/>
          <w:rPrChange w:id="7241" w:author="Christian PIEDALLU" w:date="2023-02-06T09:53:00Z">
            <w:rPr>
              <w:w w:val="105"/>
              <w:sz w:val="20"/>
            </w:rPr>
          </w:rPrChange>
        </w:rPr>
        <w:t>the</w:t>
      </w:r>
      <w:r w:rsidRPr="00814BC9">
        <w:rPr>
          <w:spacing w:val="6"/>
          <w:w w:val="105"/>
          <w:sz w:val="20"/>
          <w:lang w:val="en-GB"/>
          <w:rPrChange w:id="7242" w:author="Christian PIEDALLU" w:date="2023-02-06T09:53:00Z">
            <w:rPr>
              <w:spacing w:val="6"/>
              <w:w w:val="105"/>
              <w:sz w:val="20"/>
            </w:rPr>
          </w:rPrChange>
        </w:rPr>
        <w:t xml:space="preserve"> </w:t>
      </w:r>
      <w:r w:rsidRPr="00814BC9">
        <w:rPr>
          <w:i/>
          <w:w w:val="105"/>
          <w:sz w:val="20"/>
          <w:lang w:val="en-GB"/>
          <w:rPrChange w:id="7243" w:author="Christian PIEDALLU" w:date="2023-02-06T09:53:00Z">
            <w:rPr>
              <w:i/>
              <w:w w:val="105"/>
              <w:sz w:val="20"/>
            </w:rPr>
          </w:rPrChange>
        </w:rPr>
        <w:t>RegioWood</w:t>
      </w:r>
      <w:r w:rsidRPr="00814BC9">
        <w:rPr>
          <w:i/>
          <w:spacing w:val="12"/>
          <w:w w:val="105"/>
          <w:sz w:val="20"/>
          <w:lang w:val="en-GB"/>
          <w:rPrChange w:id="7244" w:author="Christian PIEDALLU" w:date="2023-02-06T09:53:00Z">
            <w:rPr>
              <w:i/>
              <w:spacing w:val="12"/>
              <w:w w:val="105"/>
              <w:sz w:val="20"/>
            </w:rPr>
          </w:rPrChange>
        </w:rPr>
        <w:t xml:space="preserve"> </w:t>
      </w:r>
      <w:r w:rsidRPr="00814BC9">
        <w:rPr>
          <w:i/>
          <w:w w:val="105"/>
          <w:sz w:val="20"/>
          <w:lang w:val="en-GB"/>
          <w:rPrChange w:id="7245" w:author="Christian PIEDALLU" w:date="2023-02-06T09:53:00Z">
            <w:rPr>
              <w:i/>
              <w:w w:val="105"/>
              <w:sz w:val="20"/>
            </w:rPr>
          </w:rPrChange>
        </w:rPr>
        <w:t>II</w:t>
      </w:r>
      <w:r w:rsidRPr="00814BC9">
        <w:rPr>
          <w:i/>
          <w:spacing w:val="38"/>
          <w:w w:val="105"/>
          <w:sz w:val="20"/>
          <w:lang w:val="en-GB"/>
          <w:rPrChange w:id="7246" w:author="Christian PIEDALLU" w:date="2023-02-06T09:53:00Z">
            <w:rPr>
              <w:i/>
              <w:spacing w:val="38"/>
              <w:w w:val="105"/>
              <w:sz w:val="20"/>
            </w:rPr>
          </w:rPrChange>
        </w:rPr>
        <w:t xml:space="preserve"> </w:t>
      </w:r>
      <w:r w:rsidRPr="00814BC9">
        <w:rPr>
          <w:w w:val="105"/>
          <w:sz w:val="20"/>
          <w:lang w:val="en-GB"/>
          <w:rPrChange w:id="7247" w:author="Christian PIEDALLU" w:date="2023-02-06T09:53:00Z">
            <w:rPr>
              <w:w w:val="105"/>
              <w:sz w:val="20"/>
            </w:rPr>
          </w:rPrChange>
        </w:rPr>
        <w:t>project</w:t>
      </w:r>
      <w:r w:rsidRPr="00814BC9">
        <w:rPr>
          <w:spacing w:val="7"/>
          <w:w w:val="105"/>
          <w:sz w:val="20"/>
          <w:lang w:val="en-GB"/>
          <w:rPrChange w:id="7248" w:author="Christian PIEDALLU" w:date="2023-02-06T09:53:00Z">
            <w:rPr>
              <w:spacing w:val="7"/>
              <w:w w:val="105"/>
              <w:sz w:val="20"/>
            </w:rPr>
          </w:rPrChange>
        </w:rPr>
        <w:t xml:space="preserve"> </w:t>
      </w:r>
      <w:r w:rsidRPr="00814BC9">
        <w:rPr>
          <w:w w:val="105"/>
          <w:sz w:val="20"/>
          <w:lang w:val="en-GB"/>
          <w:rPrChange w:id="7249" w:author="Christian PIEDALLU" w:date="2023-02-06T09:53:00Z">
            <w:rPr>
              <w:w w:val="105"/>
              <w:sz w:val="20"/>
            </w:rPr>
          </w:rPrChange>
        </w:rPr>
        <w:t>and</w:t>
      </w:r>
      <w:r w:rsidRPr="00814BC9">
        <w:rPr>
          <w:spacing w:val="7"/>
          <w:w w:val="105"/>
          <w:sz w:val="20"/>
          <w:lang w:val="en-GB"/>
          <w:rPrChange w:id="7250" w:author="Christian PIEDALLU" w:date="2023-02-06T09:53:00Z">
            <w:rPr>
              <w:spacing w:val="7"/>
              <w:w w:val="105"/>
              <w:sz w:val="20"/>
            </w:rPr>
          </w:rPrChange>
        </w:rPr>
        <w:t xml:space="preserve"> </w:t>
      </w:r>
      <w:r w:rsidRPr="00814BC9">
        <w:rPr>
          <w:w w:val="105"/>
          <w:sz w:val="20"/>
          <w:lang w:val="en-GB"/>
          <w:rPrChange w:id="7251" w:author="Christian PIEDALLU" w:date="2023-02-06T09:53:00Z">
            <w:rPr>
              <w:w w:val="105"/>
              <w:sz w:val="20"/>
            </w:rPr>
          </w:rPrChange>
        </w:rPr>
        <w:t>to</w:t>
      </w:r>
      <w:r w:rsidRPr="00814BC9">
        <w:rPr>
          <w:spacing w:val="6"/>
          <w:w w:val="105"/>
          <w:sz w:val="20"/>
          <w:lang w:val="en-GB"/>
          <w:rPrChange w:id="7252" w:author="Christian PIEDALLU" w:date="2023-02-06T09:53:00Z">
            <w:rPr>
              <w:spacing w:val="6"/>
              <w:w w:val="105"/>
              <w:sz w:val="20"/>
            </w:rPr>
          </w:rPrChange>
        </w:rPr>
        <w:t xml:space="preserve"> </w:t>
      </w:r>
      <w:r w:rsidRPr="00814BC9">
        <w:rPr>
          <w:w w:val="105"/>
          <w:sz w:val="20"/>
          <w:lang w:val="en-GB"/>
          <w:rPrChange w:id="7253" w:author="Christian PIEDALLU" w:date="2023-02-06T09:53:00Z">
            <w:rPr>
              <w:w w:val="105"/>
              <w:sz w:val="20"/>
            </w:rPr>
          </w:rPrChange>
        </w:rPr>
        <w:t>the</w:t>
      </w:r>
      <w:r w:rsidRPr="00814BC9">
        <w:rPr>
          <w:spacing w:val="7"/>
          <w:w w:val="105"/>
          <w:sz w:val="20"/>
          <w:lang w:val="en-GB"/>
          <w:rPrChange w:id="7254" w:author="Christian PIEDALLU" w:date="2023-02-06T09:53:00Z">
            <w:rPr>
              <w:spacing w:val="7"/>
              <w:w w:val="105"/>
              <w:sz w:val="20"/>
            </w:rPr>
          </w:rPrChange>
        </w:rPr>
        <w:t xml:space="preserve"> </w:t>
      </w:r>
      <w:r w:rsidRPr="00814BC9">
        <w:rPr>
          <w:i/>
          <w:w w:val="105"/>
          <w:sz w:val="20"/>
          <w:lang w:val="en-GB"/>
          <w:rPrChange w:id="7255" w:author="Christian PIEDALLU" w:date="2023-02-06T09:53:00Z">
            <w:rPr>
              <w:i/>
              <w:w w:val="105"/>
              <w:sz w:val="20"/>
            </w:rPr>
          </w:rPrChange>
        </w:rPr>
        <w:t>Plan</w:t>
      </w:r>
      <w:r w:rsidRPr="00814BC9">
        <w:rPr>
          <w:i/>
          <w:spacing w:val="13"/>
          <w:w w:val="105"/>
          <w:sz w:val="20"/>
          <w:lang w:val="en-GB"/>
          <w:rPrChange w:id="7256" w:author="Christian PIEDALLU" w:date="2023-02-06T09:53:00Z">
            <w:rPr>
              <w:i/>
              <w:spacing w:val="13"/>
              <w:w w:val="105"/>
              <w:sz w:val="20"/>
            </w:rPr>
          </w:rPrChange>
        </w:rPr>
        <w:t xml:space="preserve"> </w:t>
      </w:r>
      <w:r w:rsidRPr="00814BC9">
        <w:rPr>
          <w:i/>
          <w:w w:val="105"/>
          <w:sz w:val="20"/>
          <w:lang w:val="en-GB"/>
          <w:rPrChange w:id="7257" w:author="Christian PIEDALLU" w:date="2023-02-06T09:53:00Z">
            <w:rPr>
              <w:i/>
              <w:w w:val="105"/>
              <w:sz w:val="20"/>
            </w:rPr>
          </w:rPrChange>
        </w:rPr>
        <w:t>quinquennal</w:t>
      </w:r>
    </w:p>
    <w:p w14:paraId="012D9B82" w14:textId="77777777" w:rsidR="00B177F5" w:rsidRPr="00814BC9" w:rsidRDefault="00B553DB">
      <w:pPr>
        <w:spacing w:line="242" w:lineRule="exact"/>
        <w:ind w:left="163"/>
        <w:rPr>
          <w:sz w:val="20"/>
          <w:lang w:val="en-GB"/>
          <w:rPrChange w:id="7258" w:author="Christian PIEDALLU" w:date="2023-02-06T09:53:00Z">
            <w:rPr>
              <w:sz w:val="20"/>
            </w:rPr>
          </w:rPrChange>
        </w:rPr>
      </w:pPr>
      <w:r w:rsidRPr="00814BC9">
        <w:rPr>
          <w:rFonts w:ascii="Trebuchet MS"/>
          <w:sz w:val="10"/>
          <w:lang w:val="en-GB"/>
          <w:rPrChange w:id="7259" w:author="Christian PIEDALLU" w:date="2023-02-06T09:53:00Z">
            <w:rPr>
              <w:rFonts w:ascii="Trebuchet MS"/>
              <w:sz w:val="10"/>
            </w:rPr>
          </w:rPrChange>
        </w:rPr>
        <w:t xml:space="preserve">327      </w:t>
      </w:r>
      <w:r w:rsidRPr="00814BC9">
        <w:rPr>
          <w:rFonts w:ascii="Trebuchet MS"/>
          <w:spacing w:val="-12"/>
          <w:sz w:val="10"/>
          <w:lang w:val="en-GB"/>
          <w:rPrChange w:id="7260" w:author="Christian PIEDALLU" w:date="2023-02-06T09:53:00Z">
            <w:rPr>
              <w:rFonts w:ascii="Trebuchet MS"/>
              <w:spacing w:val="-12"/>
              <w:sz w:val="10"/>
            </w:rPr>
          </w:rPrChange>
        </w:rPr>
        <w:t xml:space="preserve"> </w:t>
      </w:r>
      <w:r w:rsidRPr="00814BC9">
        <w:rPr>
          <w:i/>
          <w:w w:val="97"/>
          <w:sz w:val="20"/>
          <w:lang w:val="en-GB"/>
          <w:rPrChange w:id="7261" w:author="Christian PIEDALLU" w:date="2023-02-06T09:53:00Z">
            <w:rPr>
              <w:i/>
              <w:w w:val="97"/>
              <w:sz w:val="20"/>
            </w:rPr>
          </w:rPrChange>
        </w:rPr>
        <w:t>de</w:t>
      </w:r>
      <w:r w:rsidRPr="00814BC9">
        <w:rPr>
          <w:i/>
          <w:sz w:val="20"/>
          <w:lang w:val="en-GB"/>
          <w:rPrChange w:id="7262" w:author="Christian PIEDALLU" w:date="2023-02-06T09:53:00Z">
            <w:rPr>
              <w:i/>
              <w:sz w:val="20"/>
            </w:rPr>
          </w:rPrChange>
        </w:rPr>
        <w:t xml:space="preserve"> </w:t>
      </w:r>
      <w:r w:rsidRPr="00814BC9">
        <w:rPr>
          <w:i/>
          <w:spacing w:val="-20"/>
          <w:sz w:val="20"/>
          <w:lang w:val="en-GB"/>
          <w:rPrChange w:id="7263" w:author="Christian PIEDALLU" w:date="2023-02-06T09:53:00Z">
            <w:rPr>
              <w:i/>
              <w:spacing w:val="-20"/>
              <w:sz w:val="20"/>
            </w:rPr>
          </w:rPrChange>
        </w:rPr>
        <w:t xml:space="preserve"> </w:t>
      </w:r>
      <w:r w:rsidRPr="00814BC9">
        <w:rPr>
          <w:i/>
          <w:spacing w:val="-11"/>
          <w:w w:val="122"/>
          <w:sz w:val="20"/>
          <w:lang w:val="en-GB"/>
          <w:rPrChange w:id="7264" w:author="Christian PIEDALLU" w:date="2023-02-06T09:53:00Z">
            <w:rPr>
              <w:i/>
              <w:spacing w:val="-11"/>
              <w:w w:val="122"/>
              <w:sz w:val="20"/>
            </w:rPr>
          </w:rPrChange>
        </w:rPr>
        <w:t>r</w:t>
      </w:r>
      <w:r w:rsidRPr="00814BC9">
        <w:rPr>
          <w:i/>
          <w:spacing w:val="-11"/>
          <w:w w:val="95"/>
          <w:sz w:val="20"/>
          <w:lang w:val="en-GB"/>
          <w:rPrChange w:id="7265" w:author="Christian PIEDALLU" w:date="2023-02-06T09:53:00Z">
            <w:rPr>
              <w:i/>
              <w:spacing w:val="-11"/>
              <w:w w:val="95"/>
              <w:sz w:val="20"/>
            </w:rPr>
          </w:rPrChange>
        </w:rPr>
        <w:t>e</w:t>
      </w:r>
      <w:r w:rsidRPr="00814BC9">
        <w:rPr>
          <w:i/>
          <w:w w:val="103"/>
          <w:sz w:val="20"/>
          <w:lang w:val="en-GB"/>
          <w:rPrChange w:id="7266" w:author="Christian PIEDALLU" w:date="2023-02-06T09:53:00Z">
            <w:rPr>
              <w:i/>
              <w:w w:val="103"/>
              <w:sz w:val="20"/>
            </w:rPr>
          </w:rPrChange>
        </w:rPr>
        <w:t>ch</w:t>
      </w:r>
      <w:r w:rsidRPr="00814BC9">
        <w:rPr>
          <w:i/>
          <w:spacing w:val="-1"/>
          <w:w w:val="95"/>
          <w:sz w:val="20"/>
          <w:lang w:val="en-GB"/>
          <w:rPrChange w:id="7267" w:author="Christian PIEDALLU" w:date="2023-02-06T09:53:00Z">
            <w:rPr>
              <w:i/>
              <w:spacing w:val="-1"/>
              <w:w w:val="95"/>
              <w:sz w:val="20"/>
            </w:rPr>
          </w:rPrChange>
        </w:rPr>
        <w:t>e</w:t>
      </w:r>
      <w:r w:rsidRPr="00814BC9">
        <w:rPr>
          <w:i/>
          <w:spacing w:val="-11"/>
          <w:w w:val="122"/>
          <w:sz w:val="20"/>
          <w:lang w:val="en-GB"/>
          <w:rPrChange w:id="7268" w:author="Christian PIEDALLU" w:date="2023-02-06T09:53:00Z">
            <w:rPr>
              <w:i/>
              <w:spacing w:val="-11"/>
              <w:w w:val="122"/>
              <w:sz w:val="20"/>
            </w:rPr>
          </w:rPrChange>
        </w:rPr>
        <w:t>r</w:t>
      </w:r>
      <w:r w:rsidRPr="00814BC9">
        <w:rPr>
          <w:i/>
          <w:w w:val="101"/>
          <w:sz w:val="20"/>
          <w:lang w:val="en-GB"/>
          <w:rPrChange w:id="7269" w:author="Christian PIEDALLU" w:date="2023-02-06T09:53:00Z">
            <w:rPr>
              <w:i/>
              <w:w w:val="101"/>
              <w:sz w:val="20"/>
            </w:rPr>
          </w:rPrChange>
        </w:rPr>
        <w:t>ches</w:t>
      </w:r>
      <w:r w:rsidRPr="00814BC9">
        <w:rPr>
          <w:i/>
          <w:sz w:val="20"/>
          <w:lang w:val="en-GB"/>
          <w:rPrChange w:id="7270" w:author="Christian PIEDALLU" w:date="2023-02-06T09:53:00Z">
            <w:rPr>
              <w:i/>
              <w:sz w:val="20"/>
            </w:rPr>
          </w:rPrChange>
        </w:rPr>
        <w:t xml:space="preserve"> </w:t>
      </w:r>
      <w:r w:rsidRPr="00814BC9">
        <w:rPr>
          <w:i/>
          <w:spacing w:val="-20"/>
          <w:sz w:val="20"/>
          <w:lang w:val="en-GB"/>
          <w:rPrChange w:id="7271" w:author="Christian PIEDALLU" w:date="2023-02-06T09:53:00Z">
            <w:rPr>
              <w:i/>
              <w:spacing w:val="-20"/>
              <w:sz w:val="20"/>
            </w:rPr>
          </w:rPrChange>
        </w:rPr>
        <w:t xml:space="preserve"> </w:t>
      </w:r>
      <w:r w:rsidRPr="00814BC9">
        <w:rPr>
          <w:i/>
          <w:w w:val="106"/>
          <w:sz w:val="20"/>
          <w:lang w:val="en-GB"/>
          <w:rPrChange w:id="7272" w:author="Christian PIEDALLU" w:date="2023-02-06T09:53:00Z">
            <w:rPr>
              <w:i/>
              <w:w w:val="106"/>
              <w:sz w:val="20"/>
            </w:rPr>
          </w:rPrChange>
        </w:rPr>
        <w:t>fo</w:t>
      </w:r>
      <w:r w:rsidRPr="00814BC9">
        <w:rPr>
          <w:i/>
          <w:spacing w:val="-11"/>
          <w:w w:val="106"/>
          <w:sz w:val="20"/>
          <w:lang w:val="en-GB"/>
          <w:rPrChange w:id="7273" w:author="Christian PIEDALLU" w:date="2023-02-06T09:53:00Z">
            <w:rPr>
              <w:i/>
              <w:spacing w:val="-11"/>
              <w:w w:val="106"/>
              <w:sz w:val="20"/>
            </w:rPr>
          </w:rPrChange>
        </w:rPr>
        <w:t>r</w:t>
      </w:r>
      <w:r w:rsidRPr="00814BC9">
        <w:rPr>
          <w:i/>
          <w:w w:val="104"/>
          <w:sz w:val="20"/>
          <w:lang w:val="en-GB"/>
          <w:rPrChange w:id="7274" w:author="Christian PIEDALLU" w:date="2023-02-06T09:53:00Z">
            <w:rPr>
              <w:i/>
              <w:w w:val="104"/>
              <w:sz w:val="20"/>
            </w:rPr>
          </w:rPrChange>
        </w:rPr>
        <w:t>est</w:t>
      </w:r>
      <w:r w:rsidRPr="00814BC9">
        <w:rPr>
          <w:i/>
          <w:spacing w:val="-6"/>
          <w:w w:val="104"/>
          <w:sz w:val="20"/>
          <w:lang w:val="en-GB"/>
          <w:rPrChange w:id="7275" w:author="Christian PIEDALLU" w:date="2023-02-06T09:53:00Z">
            <w:rPr>
              <w:i/>
              <w:spacing w:val="-6"/>
              <w:w w:val="104"/>
              <w:sz w:val="20"/>
            </w:rPr>
          </w:rPrChange>
        </w:rPr>
        <w:t>i</w:t>
      </w:r>
      <w:r w:rsidRPr="00814BC9">
        <w:rPr>
          <w:i/>
          <w:spacing w:val="-97"/>
          <w:w w:val="174"/>
          <w:sz w:val="20"/>
          <w:lang w:val="en-GB"/>
          <w:rPrChange w:id="7276" w:author="Christian PIEDALLU" w:date="2023-02-06T09:53:00Z">
            <w:rPr>
              <w:i/>
              <w:spacing w:val="-97"/>
              <w:w w:val="174"/>
              <w:sz w:val="20"/>
            </w:rPr>
          </w:rPrChange>
        </w:rPr>
        <w:t>`</w:t>
      </w:r>
      <w:r w:rsidRPr="00814BC9">
        <w:rPr>
          <w:i/>
          <w:w w:val="106"/>
          <w:sz w:val="20"/>
          <w:lang w:val="en-GB"/>
          <w:rPrChange w:id="7277" w:author="Christian PIEDALLU" w:date="2023-02-06T09:53:00Z">
            <w:rPr>
              <w:i/>
              <w:w w:val="106"/>
              <w:sz w:val="20"/>
            </w:rPr>
          </w:rPrChange>
        </w:rPr>
        <w:t>e</w:t>
      </w:r>
      <w:r w:rsidRPr="00814BC9">
        <w:rPr>
          <w:i/>
          <w:spacing w:val="-11"/>
          <w:w w:val="106"/>
          <w:sz w:val="20"/>
          <w:lang w:val="en-GB"/>
          <w:rPrChange w:id="7278" w:author="Christian PIEDALLU" w:date="2023-02-06T09:53:00Z">
            <w:rPr>
              <w:i/>
              <w:spacing w:val="-11"/>
              <w:w w:val="106"/>
              <w:sz w:val="20"/>
            </w:rPr>
          </w:rPrChange>
        </w:rPr>
        <w:t>r</w:t>
      </w:r>
      <w:r w:rsidRPr="00814BC9">
        <w:rPr>
          <w:i/>
          <w:w w:val="99"/>
          <w:sz w:val="20"/>
          <w:lang w:val="en-GB"/>
          <w:rPrChange w:id="7279" w:author="Christian PIEDALLU" w:date="2023-02-06T09:53:00Z">
            <w:rPr>
              <w:i/>
              <w:w w:val="99"/>
              <w:sz w:val="20"/>
            </w:rPr>
          </w:rPrChange>
        </w:rPr>
        <w:t>es</w:t>
      </w:r>
      <w:r w:rsidRPr="00814BC9">
        <w:rPr>
          <w:i/>
          <w:sz w:val="20"/>
          <w:lang w:val="en-GB"/>
          <w:rPrChange w:id="7280" w:author="Christian PIEDALLU" w:date="2023-02-06T09:53:00Z">
            <w:rPr>
              <w:i/>
              <w:sz w:val="20"/>
            </w:rPr>
          </w:rPrChange>
        </w:rPr>
        <w:t xml:space="preserve"> </w:t>
      </w:r>
      <w:r w:rsidRPr="00814BC9">
        <w:rPr>
          <w:i/>
          <w:spacing w:val="-7"/>
          <w:sz w:val="20"/>
          <w:lang w:val="en-GB"/>
          <w:rPrChange w:id="7281" w:author="Christian PIEDALLU" w:date="2023-02-06T09:53:00Z">
            <w:rPr>
              <w:i/>
              <w:spacing w:val="-7"/>
              <w:sz w:val="20"/>
            </w:rPr>
          </w:rPrChange>
        </w:rPr>
        <w:t xml:space="preserve"> </w:t>
      </w:r>
      <w:r w:rsidRPr="00814BC9">
        <w:rPr>
          <w:w w:val="96"/>
          <w:sz w:val="20"/>
          <w:lang w:val="en-GB"/>
          <w:rPrChange w:id="7282" w:author="Christian PIEDALLU" w:date="2023-02-06T09:53:00Z">
            <w:rPr>
              <w:w w:val="96"/>
              <w:sz w:val="20"/>
            </w:rPr>
          </w:rPrChange>
        </w:rPr>
        <w:t>of</w:t>
      </w:r>
      <w:r w:rsidRPr="00814BC9">
        <w:rPr>
          <w:spacing w:val="21"/>
          <w:sz w:val="20"/>
          <w:lang w:val="en-GB"/>
          <w:rPrChange w:id="7283" w:author="Christian PIEDALLU" w:date="2023-02-06T09:53:00Z">
            <w:rPr>
              <w:spacing w:val="21"/>
              <w:sz w:val="20"/>
            </w:rPr>
          </w:rPrChange>
        </w:rPr>
        <w:t xml:space="preserve"> </w:t>
      </w:r>
      <w:r w:rsidRPr="00814BC9">
        <w:rPr>
          <w:w w:val="101"/>
          <w:sz w:val="20"/>
          <w:lang w:val="en-GB"/>
          <w:rPrChange w:id="7284" w:author="Christian PIEDALLU" w:date="2023-02-06T09:53:00Z">
            <w:rPr>
              <w:w w:val="101"/>
              <w:sz w:val="20"/>
            </w:rPr>
          </w:rPrChange>
        </w:rPr>
        <w:t>the</w:t>
      </w:r>
      <w:r w:rsidRPr="00814BC9">
        <w:rPr>
          <w:spacing w:val="21"/>
          <w:sz w:val="20"/>
          <w:lang w:val="en-GB"/>
          <w:rPrChange w:id="7285" w:author="Christian PIEDALLU" w:date="2023-02-06T09:53:00Z">
            <w:rPr>
              <w:spacing w:val="21"/>
              <w:sz w:val="20"/>
            </w:rPr>
          </w:rPrChange>
        </w:rPr>
        <w:t xml:space="preserve"> </w:t>
      </w:r>
      <w:r w:rsidRPr="00814BC9">
        <w:rPr>
          <w:w w:val="105"/>
          <w:sz w:val="20"/>
          <w:lang w:val="en-GB"/>
          <w:rPrChange w:id="7286" w:author="Christian PIEDALLU" w:date="2023-02-06T09:53:00Z">
            <w:rPr>
              <w:w w:val="105"/>
              <w:sz w:val="20"/>
            </w:rPr>
          </w:rPrChange>
        </w:rPr>
        <w:t>Service</w:t>
      </w:r>
      <w:r w:rsidRPr="00814BC9">
        <w:rPr>
          <w:spacing w:val="21"/>
          <w:sz w:val="20"/>
          <w:lang w:val="en-GB"/>
          <w:rPrChange w:id="7287" w:author="Christian PIEDALLU" w:date="2023-02-06T09:53:00Z">
            <w:rPr>
              <w:spacing w:val="21"/>
              <w:sz w:val="20"/>
            </w:rPr>
          </w:rPrChange>
        </w:rPr>
        <w:t xml:space="preserve"> </w:t>
      </w:r>
      <w:r w:rsidRPr="00814BC9">
        <w:rPr>
          <w:w w:val="113"/>
          <w:sz w:val="20"/>
          <w:lang w:val="en-GB"/>
          <w:rPrChange w:id="7288" w:author="Christian PIEDALLU" w:date="2023-02-06T09:53:00Z">
            <w:rPr>
              <w:w w:val="113"/>
              <w:sz w:val="20"/>
            </w:rPr>
          </w:rPrChange>
        </w:rPr>
        <w:t>Public</w:t>
      </w:r>
      <w:r w:rsidRPr="00814BC9">
        <w:rPr>
          <w:spacing w:val="21"/>
          <w:sz w:val="20"/>
          <w:lang w:val="en-GB"/>
          <w:rPrChange w:id="7289" w:author="Christian PIEDALLU" w:date="2023-02-06T09:53:00Z">
            <w:rPr>
              <w:spacing w:val="21"/>
              <w:sz w:val="20"/>
            </w:rPr>
          </w:rPrChange>
        </w:rPr>
        <w:t xml:space="preserve"> </w:t>
      </w:r>
      <w:r w:rsidRPr="00814BC9">
        <w:rPr>
          <w:w w:val="97"/>
          <w:sz w:val="20"/>
          <w:lang w:val="en-GB"/>
          <w:rPrChange w:id="7290" w:author="Christian PIEDALLU" w:date="2023-02-06T09:53:00Z">
            <w:rPr>
              <w:w w:val="97"/>
              <w:sz w:val="20"/>
            </w:rPr>
          </w:rPrChange>
        </w:rPr>
        <w:t>de</w:t>
      </w:r>
      <w:r w:rsidRPr="00814BC9">
        <w:rPr>
          <w:spacing w:val="21"/>
          <w:sz w:val="20"/>
          <w:lang w:val="en-GB"/>
          <w:rPrChange w:id="7291" w:author="Christian PIEDALLU" w:date="2023-02-06T09:53:00Z">
            <w:rPr>
              <w:spacing w:val="21"/>
              <w:sz w:val="20"/>
            </w:rPr>
          </w:rPrChange>
        </w:rPr>
        <w:t xml:space="preserve"> </w:t>
      </w:r>
      <w:r w:rsidRPr="00814BC9">
        <w:rPr>
          <w:spacing w:val="-17"/>
          <w:w w:val="115"/>
          <w:sz w:val="20"/>
          <w:lang w:val="en-GB"/>
          <w:rPrChange w:id="7292" w:author="Christian PIEDALLU" w:date="2023-02-06T09:53:00Z">
            <w:rPr>
              <w:spacing w:val="-17"/>
              <w:w w:val="115"/>
              <w:sz w:val="20"/>
            </w:rPr>
          </w:rPrChange>
        </w:rPr>
        <w:t>W</w:t>
      </w:r>
      <w:r w:rsidRPr="00814BC9">
        <w:rPr>
          <w:w w:val="103"/>
          <w:sz w:val="20"/>
          <w:lang w:val="en-GB"/>
          <w:rPrChange w:id="7293" w:author="Christian PIEDALLU" w:date="2023-02-06T09:53:00Z">
            <w:rPr>
              <w:w w:val="103"/>
              <w:sz w:val="20"/>
            </w:rPr>
          </w:rPrChange>
        </w:rPr>
        <w:t>allonie</w:t>
      </w:r>
      <w:r w:rsidRPr="00814BC9">
        <w:rPr>
          <w:spacing w:val="21"/>
          <w:sz w:val="20"/>
          <w:lang w:val="en-GB"/>
          <w:rPrChange w:id="7294" w:author="Christian PIEDALLU" w:date="2023-02-06T09:53:00Z">
            <w:rPr>
              <w:spacing w:val="21"/>
              <w:sz w:val="20"/>
            </w:rPr>
          </w:rPrChange>
        </w:rPr>
        <w:t xml:space="preserve"> </w:t>
      </w:r>
      <w:r w:rsidRPr="00814BC9">
        <w:rPr>
          <w:w w:val="113"/>
          <w:sz w:val="20"/>
          <w:lang w:val="en-GB"/>
          <w:rPrChange w:id="7295" w:author="Christian PIEDALLU" w:date="2023-02-06T09:53:00Z">
            <w:rPr>
              <w:w w:val="113"/>
              <w:sz w:val="20"/>
            </w:rPr>
          </w:rPrChange>
        </w:rPr>
        <w:t>(</w:t>
      </w:r>
      <w:r w:rsidRPr="00814BC9">
        <w:rPr>
          <w:spacing w:val="-1"/>
          <w:w w:val="113"/>
          <w:sz w:val="20"/>
          <w:lang w:val="en-GB"/>
          <w:rPrChange w:id="7296" w:author="Christian PIEDALLU" w:date="2023-02-06T09:53:00Z">
            <w:rPr>
              <w:spacing w:val="-1"/>
              <w:w w:val="113"/>
              <w:sz w:val="20"/>
            </w:rPr>
          </w:rPrChange>
        </w:rPr>
        <w:t>f</w:t>
      </w:r>
      <w:r w:rsidRPr="00814BC9">
        <w:rPr>
          <w:w w:val="97"/>
          <w:sz w:val="20"/>
          <w:lang w:val="en-GB"/>
          <w:rPrChange w:id="7297" w:author="Christian PIEDALLU" w:date="2023-02-06T09:53:00Z">
            <w:rPr>
              <w:w w:val="97"/>
              <w:sz w:val="20"/>
            </w:rPr>
          </w:rPrChange>
        </w:rPr>
        <w:t>ores</w:t>
      </w:r>
      <w:r w:rsidRPr="00814BC9">
        <w:rPr>
          <w:w w:val="115"/>
          <w:sz w:val="20"/>
          <w:lang w:val="en-GB"/>
          <w:rPrChange w:id="7298" w:author="Christian PIEDALLU" w:date="2023-02-06T09:53:00Z">
            <w:rPr>
              <w:w w:val="115"/>
              <w:sz w:val="20"/>
            </w:rPr>
          </w:rPrChange>
        </w:rPr>
        <w:t>t</w:t>
      </w:r>
      <w:r w:rsidRPr="00814BC9">
        <w:rPr>
          <w:spacing w:val="21"/>
          <w:sz w:val="20"/>
          <w:lang w:val="en-GB"/>
          <w:rPrChange w:id="7299" w:author="Christian PIEDALLU" w:date="2023-02-06T09:53:00Z">
            <w:rPr>
              <w:spacing w:val="21"/>
              <w:sz w:val="20"/>
            </w:rPr>
          </w:rPrChange>
        </w:rPr>
        <w:t xml:space="preserve"> </w:t>
      </w:r>
      <w:r w:rsidRPr="00814BC9">
        <w:rPr>
          <w:w w:val="107"/>
          <w:sz w:val="20"/>
          <w:lang w:val="en-GB"/>
          <w:rPrChange w:id="7300" w:author="Christian PIEDALLU" w:date="2023-02-06T09:53:00Z">
            <w:rPr>
              <w:w w:val="107"/>
              <w:sz w:val="20"/>
            </w:rPr>
          </w:rPrChange>
        </w:rPr>
        <w:t>administration).</w:t>
      </w:r>
    </w:p>
    <w:p w14:paraId="4DB37037" w14:textId="77777777" w:rsidR="00B177F5" w:rsidRPr="00814BC9" w:rsidRDefault="00B177F5">
      <w:pPr>
        <w:pStyle w:val="Corpsdetexte"/>
        <w:spacing w:before="2" w:line="240" w:lineRule="auto"/>
        <w:rPr>
          <w:sz w:val="24"/>
          <w:lang w:val="en-GB"/>
          <w:rPrChange w:id="7301" w:author="Christian PIEDALLU" w:date="2023-02-06T09:53:00Z">
            <w:rPr>
              <w:sz w:val="24"/>
            </w:rPr>
          </w:rPrChange>
        </w:rPr>
      </w:pPr>
    </w:p>
    <w:p w14:paraId="77E4CB57" w14:textId="77777777" w:rsidR="00B177F5" w:rsidRPr="00814BC9" w:rsidRDefault="00B553DB">
      <w:pPr>
        <w:spacing w:before="59"/>
        <w:ind w:left="163"/>
        <w:rPr>
          <w:b/>
          <w:sz w:val="20"/>
          <w:lang w:val="en-GB"/>
          <w:rPrChange w:id="7302" w:author="Christian PIEDALLU" w:date="2023-02-06T09:53:00Z">
            <w:rPr>
              <w:b/>
              <w:sz w:val="20"/>
            </w:rPr>
          </w:rPrChange>
        </w:rPr>
      </w:pPr>
      <w:r w:rsidRPr="00814BC9">
        <w:rPr>
          <w:rFonts w:ascii="Trebuchet MS"/>
          <w:sz w:val="10"/>
          <w:lang w:val="en-GB"/>
          <w:rPrChange w:id="7303" w:author="Christian PIEDALLU" w:date="2023-02-06T09:53:00Z">
            <w:rPr>
              <w:rFonts w:ascii="Trebuchet MS"/>
              <w:sz w:val="10"/>
            </w:rPr>
          </w:rPrChange>
        </w:rPr>
        <w:t xml:space="preserve">328     </w:t>
      </w:r>
      <w:r w:rsidRPr="00814BC9">
        <w:rPr>
          <w:rFonts w:ascii="Trebuchet MS"/>
          <w:spacing w:val="19"/>
          <w:sz w:val="10"/>
          <w:lang w:val="en-GB"/>
          <w:rPrChange w:id="7304" w:author="Christian PIEDALLU" w:date="2023-02-06T09:53:00Z">
            <w:rPr>
              <w:rFonts w:ascii="Trebuchet MS"/>
              <w:spacing w:val="19"/>
              <w:sz w:val="10"/>
            </w:rPr>
          </w:rPrChange>
        </w:rPr>
        <w:t xml:space="preserve"> </w:t>
      </w:r>
      <w:bookmarkStart w:id="7305" w:name="_bookmark9"/>
      <w:bookmarkEnd w:id="7305"/>
      <w:r w:rsidRPr="00814BC9">
        <w:rPr>
          <w:b/>
          <w:w w:val="115"/>
          <w:sz w:val="20"/>
          <w:lang w:val="en-GB"/>
          <w:rPrChange w:id="7306" w:author="Christian PIEDALLU" w:date="2023-02-06T09:53:00Z">
            <w:rPr>
              <w:b/>
              <w:w w:val="115"/>
              <w:sz w:val="20"/>
            </w:rPr>
          </w:rPrChange>
        </w:rPr>
        <w:t>References</w:t>
      </w:r>
    </w:p>
    <w:p w14:paraId="1F59BA59" w14:textId="77777777" w:rsidR="00B177F5" w:rsidRPr="00814BC9" w:rsidRDefault="00B177F5">
      <w:pPr>
        <w:pStyle w:val="Corpsdetexte"/>
        <w:spacing w:before="4" w:line="240" w:lineRule="auto"/>
        <w:rPr>
          <w:b/>
          <w:sz w:val="13"/>
          <w:lang w:val="en-GB"/>
          <w:rPrChange w:id="7307" w:author="Christian PIEDALLU" w:date="2023-02-06T09:53:00Z">
            <w:rPr>
              <w:b/>
              <w:sz w:val="13"/>
            </w:rPr>
          </w:rPrChange>
        </w:rPr>
      </w:pPr>
    </w:p>
    <w:p w14:paraId="504EB7FB" w14:textId="77777777" w:rsidR="00B177F5" w:rsidRPr="00814BC9" w:rsidRDefault="00B553DB">
      <w:pPr>
        <w:spacing w:line="192" w:lineRule="exact"/>
        <w:ind w:left="163"/>
        <w:rPr>
          <w:sz w:val="16"/>
          <w:lang w:val="en-GB"/>
          <w:rPrChange w:id="7308" w:author="Christian PIEDALLU" w:date="2023-02-06T09:53:00Z">
            <w:rPr>
              <w:sz w:val="16"/>
            </w:rPr>
          </w:rPrChange>
        </w:rPr>
      </w:pPr>
      <w:bookmarkStart w:id="7309" w:name="_bookmark10"/>
      <w:bookmarkEnd w:id="7309"/>
      <w:r w:rsidRPr="00814BC9">
        <w:rPr>
          <w:rFonts w:ascii="Trebuchet MS"/>
          <w:sz w:val="10"/>
          <w:lang w:val="en-GB"/>
          <w:rPrChange w:id="7310" w:author="Christian PIEDALLU" w:date="2023-02-06T09:53:00Z">
            <w:rPr>
              <w:rFonts w:ascii="Trebuchet MS"/>
              <w:sz w:val="10"/>
            </w:rPr>
          </w:rPrChange>
        </w:rPr>
        <w:t xml:space="preserve">329     </w:t>
      </w:r>
      <w:r w:rsidRPr="00814BC9">
        <w:rPr>
          <w:rFonts w:ascii="Trebuchet MS"/>
          <w:spacing w:val="19"/>
          <w:sz w:val="10"/>
          <w:lang w:val="en-GB"/>
          <w:rPrChange w:id="7311" w:author="Christian PIEDALLU" w:date="2023-02-06T09:53:00Z">
            <w:rPr>
              <w:rFonts w:ascii="Trebuchet MS"/>
              <w:spacing w:val="19"/>
              <w:sz w:val="10"/>
            </w:rPr>
          </w:rPrChange>
        </w:rPr>
        <w:t xml:space="preserve"> </w:t>
      </w:r>
      <w:r w:rsidRPr="00814BC9">
        <w:rPr>
          <w:w w:val="115"/>
          <w:sz w:val="16"/>
          <w:lang w:val="en-GB"/>
          <w:rPrChange w:id="7312" w:author="Christian PIEDALLU" w:date="2023-02-06T09:53:00Z">
            <w:rPr>
              <w:w w:val="115"/>
              <w:sz w:val="16"/>
            </w:rPr>
          </w:rPrChange>
        </w:rPr>
        <w:t>Abdullah,</w:t>
      </w:r>
      <w:r w:rsidRPr="00814BC9">
        <w:rPr>
          <w:spacing w:val="7"/>
          <w:w w:val="115"/>
          <w:sz w:val="16"/>
          <w:lang w:val="en-GB"/>
          <w:rPrChange w:id="7313" w:author="Christian PIEDALLU" w:date="2023-02-06T09:53:00Z">
            <w:rPr>
              <w:spacing w:val="7"/>
              <w:w w:val="115"/>
              <w:sz w:val="16"/>
            </w:rPr>
          </w:rPrChange>
        </w:rPr>
        <w:t xml:space="preserve"> </w:t>
      </w:r>
      <w:r w:rsidRPr="00814BC9">
        <w:rPr>
          <w:w w:val="115"/>
          <w:sz w:val="16"/>
          <w:lang w:val="en-GB"/>
          <w:rPrChange w:id="7314" w:author="Christian PIEDALLU" w:date="2023-02-06T09:53:00Z">
            <w:rPr>
              <w:w w:val="115"/>
              <w:sz w:val="16"/>
            </w:rPr>
          </w:rPrChange>
        </w:rPr>
        <w:t>H.,</w:t>
      </w:r>
      <w:r w:rsidRPr="00814BC9">
        <w:rPr>
          <w:spacing w:val="7"/>
          <w:w w:val="115"/>
          <w:sz w:val="16"/>
          <w:lang w:val="en-GB"/>
          <w:rPrChange w:id="7315" w:author="Christian PIEDALLU" w:date="2023-02-06T09:53:00Z">
            <w:rPr>
              <w:spacing w:val="7"/>
              <w:w w:val="115"/>
              <w:sz w:val="16"/>
            </w:rPr>
          </w:rPrChange>
        </w:rPr>
        <w:t xml:space="preserve"> </w:t>
      </w:r>
      <w:r w:rsidRPr="00814BC9">
        <w:rPr>
          <w:w w:val="115"/>
          <w:sz w:val="16"/>
          <w:lang w:val="en-GB"/>
          <w:rPrChange w:id="7316" w:author="Christian PIEDALLU" w:date="2023-02-06T09:53:00Z">
            <w:rPr>
              <w:w w:val="115"/>
              <w:sz w:val="16"/>
            </w:rPr>
          </w:rPrChange>
        </w:rPr>
        <w:t>Darvishzadeh,</w:t>
      </w:r>
      <w:r w:rsidRPr="00814BC9">
        <w:rPr>
          <w:spacing w:val="7"/>
          <w:w w:val="115"/>
          <w:sz w:val="16"/>
          <w:lang w:val="en-GB"/>
          <w:rPrChange w:id="7317" w:author="Christian PIEDALLU" w:date="2023-02-06T09:53:00Z">
            <w:rPr>
              <w:spacing w:val="7"/>
              <w:w w:val="115"/>
              <w:sz w:val="16"/>
            </w:rPr>
          </w:rPrChange>
        </w:rPr>
        <w:t xml:space="preserve"> </w:t>
      </w:r>
      <w:r w:rsidRPr="00814BC9">
        <w:rPr>
          <w:w w:val="115"/>
          <w:sz w:val="16"/>
          <w:lang w:val="en-GB"/>
          <w:rPrChange w:id="7318" w:author="Christian PIEDALLU" w:date="2023-02-06T09:53:00Z">
            <w:rPr>
              <w:w w:val="115"/>
              <w:sz w:val="16"/>
            </w:rPr>
          </w:rPrChange>
        </w:rPr>
        <w:t>R.,</w:t>
      </w:r>
      <w:r w:rsidRPr="00814BC9">
        <w:rPr>
          <w:spacing w:val="6"/>
          <w:w w:val="115"/>
          <w:sz w:val="16"/>
          <w:lang w:val="en-GB"/>
          <w:rPrChange w:id="7319" w:author="Christian PIEDALLU" w:date="2023-02-06T09:53:00Z">
            <w:rPr>
              <w:spacing w:val="6"/>
              <w:w w:val="115"/>
              <w:sz w:val="16"/>
            </w:rPr>
          </w:rPrChange>
        </w:rPr>
        <w:t xml:space="preserve"> </w:t>
      </w:r>
      <w:r w:rsidRPr="00814BC9">
        <w:rPr>
          <w:w w:val="115"/>
          <w:sz w:val="16"/>
          <w:lang w:val="en-GB"/>
          <w:rPrChange w:id="7320" w:author="Christian PIEDALLU" w:date="2023-02-06T09:53:00Z">
            <w:rPr>
              <w:w w:val="115"/>
              <w:sz w:val="16"/>
            </w:rPr>
          </w:rPrChange>
        </w:rPr>
        <w:t>Skidmore,</w:t>
      </w:r>
      <w:r w:rsidRPr="00814BC9">
        <w:rPr>
          <w:spacing w:val="7"/>
          <w:w w:val="115"/>
          <w:sz w:val="16"/>
          <w:lang w:val="en-GB"/>
          <w:rPrChange w:id="7321" w:author="Christian PIEDALLU" w:date="2023-02-06T09:53:00Z">
            <w:rPr>
              <w:spacing w:val="7"/>
              <w:w w:val="115"/>
              <w:sz w:val="16"/>
            </w:rPr>
          </w:rPrChange>
        </w:rPr>
        <w:t xml:space="preserve"> </w:t>
      </w:r>
      <w:r w:rsidRPr="00814BC9">
        <w:rPr>
          <w:w w:val="115"/>
          <w:sz w:val="16"/>
          <w:lang w:val="en-GB"/>
          <w:rPrChange w:id="7322" w:author="Christian PIEDALLU" w:date="2023-02-06T09:53:00Z">
            <w:rPr>
              <w:w w:val="115"/>
              <w:sz w:val="16"/>
            </w:rPr>
          </w:rPrChange>
        </w:rPr>
        <w:t>A.</w:t>
      </w:r>
      <w:r w:rsidRPr="00814BC9">
        <w:rPr>
          <w:spacing w:val="5"/>
          <w:w w:val="115"/>
          <w:sz w:val="16"/>
          <w:lang w:val="en-GB"/>
          <w:rPrChange w:id="7323" w:author="Christian PIEDALLU" w:date="2023-02-06T09:53:00Z">
            <w:rPr>
              <w:spacing w:val="5"/>
              <w:w w:val="115"/>
              <w:sz w:val="16"/>
            </w:rPr>
          </w:rPrChange>
        </w:rPr>
        <w:t xml:space="preserve"> </w:t>
      </w:r>
      <w:r w:rsidRPr="00814BC9">
        <w:rPr>
          <w:w w:val="115"/>
          <w:sz w:val="16"/>
          <w:lang w:val="en-GB"/>
          <w:rPrChange w:id="7324" w:author="Christian PIEDALLU" w:date="2023-02-06T09:53:00Z">
            <w:rPr>
              <w:w w:val="115"/>
              <w:sz w:val="16"/>
            </w:rPr>
          </w:rPrChange>
        </w:rPr>
        <w:t>K.,</w:t>
      </w:r>
      <w:r w:rsidRPr="00814BC9">
        <w:rPr>
          <w:spacing w:val="7"/>
          <w:w w:val="115"/>
          <w:sz w:val="16"/>
          <w:lang w:val="en-GB"/>
          <w:rPrChange w:id="7325" w:author="Christian PIEDALLU" w:date="2023-02-06T09:53:00Z">
            <w:rPr>
              <w:spacing w:val="7"/>
              <w:w w:val="115"/>
              <w:sz w:val="16"/>
            </w:rPr>
          </w:rPrChange>
        </w:rPr>
        <w:t xml:space="preserve"> </w:t>
      </w:r>
      <w:r w:rsidRPr="00814BC9">
        <w:rPr>
          <w:w w:val="115"/>
          <w:sz w:val="16"/>
          <w:lang w:val="en-GB"/>
          <w:rPrChange w:id="7326" w:author="Christian PIEDALLU" w:date="2023-02-06T09:53:00Z">
            <w:rPr>
              <w:w w:val="115"/>
              <w:sz w:val="16"/>
            </w:rPr>
          </w:rPrChange>
        </w:rPr>
        <w:t>Groen,</w:t>
      </w:r>
      <w:r w:rsidRPr="00814BC9">
        <w:rPr>
          <w:spacing w:val="7"/>
          <w:w w:val="115"/>
          <w:sz w:val="16"/>
          <w:lang w:val="en-GB"/>
          <w:rPrChange w:id="7327" w:author="Christian PIEDALLU" w:date="2023-02-06T09:53:00Z">
            <w:rPr>
              <w:spacing w:val="7"/>
              <w:w w:val="115"/>
              <w:sz w:val="16"/>
            </w:rPr>
          </w:rPrChange>
        </w:rPr>
        <w:t xml:space="preserve"> </w:t>
      </w:r>
      <w:r w:rsidRPr="00814BC9">
        <w:rPr>
          <w:w w:val="115"/>
          <w:sz w:val="16"/>
          <w:lang w:val="en-GB"/>
          <w:rPrChange w:id="7328" w:author="Christian PIEDALLU" w:date="2023-02-06T09:53:00Z">
            <w:rPr>
              <w:w w:val="115"/>
              <w:sz w:val="16"/>
            </w:rPr>
          </w:rPrChange>
        </w:rPr>
        <w:t>T.</w:t>
      </w:r>
      <w:r w:rsidRPr="00814BC9">
        <w:rPr>
          <w:spacing w:val="4"/>
          <w:w w:val="115"/>
          <w:sz w:val="16"/>
          <w:lang w:val="en-GB"/>
          <w:rPrChange w:id="7329" w:author="Christian PIEDALLU" w:date="2023-02-06T09:53:00Z">
            <w:rPr>
              <w:spacing w:val="4"/>
              <w:w w:val="115"/>
              <w:sz w:val="16"/>
            </w:rPr>
          </w:rPrChange>
        </w:rPr>
        <w:t xml:space="preserve"> </w:t>
      </w:r>
      <w:r w:rsidRPr="00814BC9">
        <w:rPr>
          <w:w w:val="115"/>
          <w:sz w:val="16"/>
          <w:lang w:val="en-GB"/>
          <w:rPrChange w:id="7330" w:author="Christian PIEDALLU" w:date="2023-02-06T09:53:00Z">
            <w:rPr>
              <w:w w:val="115"/>
              <w:sz w:val="16"/>
            </w:rPr>
          </w:rPrChange>
        </w:rPr>
        <w:t>A.,</w:t>
      </w:r>
      <w:r w:rsidRPr="00814BC9">
        <w:rPr>
          <w:spacing w:val="7"/>
          <w:w w:val="115"/>
          <w:sz w:val="16"/>
          <w:lang w:val="en-GB"/>
          <w:rPrChange w:id="7331" w:author="Christian PIEDALLU" w:date="2023-02-06T09:53:00Z">
            <w:rPr>
              <w:spacing w:val="7"/>
              <w:w w:val="115"/>
              <w:sz w:val="16"/>
            </w:rPr>
          </w:rPrChange>
        </w:rPr>
        <w:t xml:space="preserve"> </w:t>
      </w:r>
      <w:r w:rsidRPr="00814BC9">
        <w:rPr>
          <w:w w:val="115"/>
          <w:sz w:val="16"/>
          <w:lang w:val="en-GB"/>
          <w:rPrChange w:id="7332" w:author="Christian PIEDALLU" w:date="2023-02-06T09:53:00Z">
            <w:rPr>
              <w:w w:val="115"/>
              <w:sz w:val="16"/>
            </w:rPr>
          </w:rPrChange>
        </w:rPr>
        <w:t>and</w:t>
      </w:r>
      <w:r w:rsidRPr="00814BC9">
        <w:rPr>
          <w:spacing w:val="5"/>
          <w:w w:val="115"/>
          <w:sz w:val="16"/>
          <w:lang w:val="en-GB"/>
          <w:rPrChange w:id="7333" w:author="Christian PIEDALLU" w:date="2023-02-06T09:53:00Z">
            <w:rPr>
              <w:spacing w:val="5"/>
              <w:w w:val="115"/>
              <w:sz w:val="16"/>
            </w:rPr>
          </w:rPrChange>
        </w:rPr>
        <w:t xml:space="preserve"> </w:t>
      </w:r>
      <w:r w:rsidRPr="00814BC9">
        <w:rPr>
          <w:w w:val="115"/>
          <w:sz w:val="16"/>
          <w:lang w:val="en-GB"/>
          <w:rPrChange w:id="7334" w:author="Christian PIEDALLU" w:date="2023-02-06T09:53:00Z">
            <w:rPr>
              <w:w w:val="115"/>
              <w:sz w:val="16"/>
            </w:rPr>
          </w:rPrChange>
        </w:rPr>
        <w:t>Heurich,</w:t>
      </w:r>
      <w:r w:rsidRPr="00814BC9">
        <w:rPr>
          <w:spacing w:val="7"/>
          <w:w w:val="115"/>
          <w:sz w:val="16"/>
          <w:lang w:val="en-GB"/>
          <w:rPrChange w:id="7335" w:author="Christian PIEDALLU" w:date="2023-02-06T09:53:00Z">
            <w:rPr>
              <w:spacing w:val="7"/>
              <w:w w:val="115"/>
              <w:sz w:val="16"/>
            </w:rPr>
          </w:rPrChange>
        </w:rPr>
        <w:t xml:space="preserve"> </w:t>
      </w:r>
      <w:r w:rsidRPr="00814BC9">
        <w:rPr>
          <w:w w:val="115"/>
          <w:sz w:val="16"/>
          <w:lang w:val="en-GB"/>
          <w:rPrChange w:id="7336" w:author="Christian PIEDALLU" w:date="2023-02-06T09:53:00Z">
            <w:rPr>
              <w:w w:val="115"/>
              <w:sz w:val="16"/>
            </w:rPr>
          </w:rPrChange>
        </w:rPr>
        <w:t>M.,</w:t>
      </w:r>
      <w:r w:rsidRPr="00814BC9">
        <w:rPr>
          <w:spacing w:val="7"/>
          <w:w w:val="115"/>
          <w:sz w:val="16"/>
          <w:lang w:val="en-GB"/>
          <w:rPrChange w:id="7337" w:author="Christian PIEDALLU" w:date="2023-02-06T09:53:00Z">
            <w:rPr>
              <w:spacing w:val="7"/>
              <w:w w:val="115"/>
              <w:sz w:val="16"/>
            </w:rPr>
          </w:rPrChange>
        </w:rPr>
        <w:t xml:space="preserve"> </w:t>
      </w:r>
      <w:r w:rsidRPr="00814BC9">
        <w:rPr>
          <w:w w:val="115"/>
          <w:sz w:val="16"/>
          <w:lang w:val="en-GB"/>
          <w:rPrChange w:id="7338" w:author="Christian PIEDALLU" w:date="2023-02-06T09:53:00Z">
            <w:rPr>
              <w:w w:val="115"/>
              <w:sz w:val="16"/>
            </w:rPr>
          </w:rPrChange>
        </w:rPr>
        <w:t>2018.</w:t>
      </w:r>
      <w:r w:rsidRPr="00814BC9">
        <w:rPr>
          <w:spacing w:val="16"/>
          <w:w w:val="115"/>
          <w:sz w:val="16"/>
          <w:lang w:val="en-GB"/>
          <w:rPrChange w:id="7339" w:author="Christian PIEDALLU" w:date="2023-02-06T09:53:00Z">
            <w:rPr>
              <w:spacing w:val="16"/>
              <w:w w:val="115"/>
              <w:sz w:val="16"/>
            </w:rPr>
          </w:rPrChange>
        </w:rPr>
        <w:t xml:space="preserve"> </w:t>
      </w:r>
      <w:r w:rsidRPr="00814BC9">
        <w:rPr>
          <w:w w:val="115"/>
          <w:sz w:val="16"/>
          <w:lang w:val="en-GB"/>
          <w:rPrChange w:id="7340" w:author="Christian PIEDALLU" w:date="2023-02-06T09:53:00Z">
            <w:rPr>
              <w:w w:val="115"/>
              <w:sz w:val="16"/>
            </w:rPr>
          </w:rPrChange>
        </w:rPr>
        <w:t>European</w:t>
      </w:r>
      <w:r w:rsidRPr="00814BC9">
        <w:rPr>
          <w:spacing w:val="4"/>
          <w:w w:val="115"/>
          <w:sz w:val="16"/>
          <w:lang w:val="en-GB"/>
          <w:rPrChange w:id="7341" w:author="Christian PIEDALLU" w:date="2023-02-06T09:53:00Z">
            <w:rPr>
              <w:spacing w:val="4"/>
              <w:w w:val="115"/>
              <w:sz w:val="16"/>
            </w:rPr>
          </w:rPrChange>
        </w:rPr>
        <w:t xml:space="preserve"> </w:t>
      </w:r>
      <w:r w:rsidRPr="00814BC9">
        <w:rPr>
          <w:w w:val="115"/>
          <w:sz w:val="16"/>
          <w:lang w:val="en-GB"/>
          <w:rPrChange w:id="7342" w:author="Christian PIEDALLU" w:date="2023-02-06T09:53:00Z">
            <w:rPr>
              <w:w w:val="115"/>
              <w:sz w:val="16"/>
            </w:rPr>
          </w:rPrChange>
        </w:rPr>
        <w:t>spruce</w:t>
      </w:r>
      <w:r w:rsidRPr="00814BC9">
        <w:rPr>
          <w:spacing w:val="5"/>
          <w:w w:val="115"/>
          <w:sz w:val="16"/>
          <w:lang w:val="en-GB"/>
          <w:rPrChange w:id="7343" w:author="Christian PIEDALLU" w:date="2023-02-06T09:53:00Z">
            <w:rPr>
              <w:spacing w:val="5"/>
              <w:w w:val="115"/>
              <w:sz w:val="16"/>
            </w:rPr>
          </w:rPrChange>
        </w:rPr>
        <w:t xml:space="preserve"> </w:t>
      </w:r>
      <w:r w:rsidRPr="00814BC9">
        <w:rPr>
          <w:w w:val="115"/>
          <w:sz w:val="16"/>
          <w:lang w:val="en-GB"/>
          <w:rPrChange w:id="7344" w:author="Christian PIEDALLU" w:date="2023-02-06T09:53:00Z">
            <w:rPr>
              <w:w w:val="115"/>
              <w:sz w:val="16"/>
            </w:rPr>
          </w:rPrChange>
        </w:rPr>
        <w:t>bark</w:t>
      </w:r>
      <w:r w:rsidRPr="00814BC9">
        <w:rPr>
          <w:spacing w:val="4"/>
          <w:w w:val="115"/>
          <w:sz w:val="16"/>
          <w:lang w:val="en-GB"/>
          <w:rPrChange w:id="7345" w:author="Christian PIEDALLU" w:date="2023-02-06T09:53:00Z">
            <w:rPr>
              <w:spacing w:val="4"/>
              <w:w w:val="115"/>
              <w:sz w:val="16"/>
            </w:rPr>
          </w:rPrChange>
        </w:rPr>
        <w:t xml:space="preserve"> </w:t>
      </w:r>
      <w:r w:rsidRPr="00814BC9">
        <w:rPr>
          <w:w w:val="115"/>
          <w:sz w:val="16"/>
          <w:lang w:val="en-GB"/>
          <w:rPrChange w:id="7346" w:author="Christian PIEDALLU" w:date="2023-02-06T09:53:00Z">
            <w:rPr>
              <w:w w:val="115"/>
              <w:sz w:val="16"/>
            </w:rPr>
          </w:rPrChange>
        </w:rPr>
        <w:t>beetle</w:t>
      </w:r>
    </w:p>
    <w:p w14:paraId="76F4F53E" w14:textId="77777777" w:rsidR="00B177F5" w:rsidRPr="00814BC9" w:rsidRDefault="00B553DB">
      <w:pPr>
        <w:tabs>
          <w:tab w:val="left" w:pos="720"/>
        </w:tabs>
        <w:spacing w:line="189" w:lineRule="exact"/>
        <w:ind w:left="163"/>
        <w:rPr>
          <w:i/>
          <w:sz w:val="16"/>
          <w:lang w:val="en-GB"/>
          <w:rPrChange w:id="7347" w:author="Christian PIEDALLU" w:date="2023-02-06T09:53:00Z">
            <w:rPr>
              <w:i/>
              <w:sz w:val="16"/>
            </w:rPr>
          </w:rPrChange>
        </w:rPr>
      </w:pPr>
      <w:r w:rsidRPr="00814BC9">
        <w:rPr>
          <w:rFonts w:ascii="Trebuchet MS"/>
          <w:w w:val="115"/>
          <w:sz w:val="10"/>
          <w:lang w:val="en-GB"/>
          <w:rPrChange w:id="7348" w:author="Christian PIEDALLU" w:date="2023-02-06T09:53:00Z">
            <w:rPr>
              <w:rFonts w:ascii="Trebuchet MS"/>
              <w:w w:val="115"/>
              <w:sz w:val="10"/>
            </w:rPr>
          </w:rPrChange>
        </w:rPr>
        <w:t>330</w:t>
      </w:r>
      <w:r w:rsidRPr="00814BC9">
        <w:rPr>
          <w:rFonts w:ascii="Trebuchet MS"/>
          <w:w w:val="115"/>
          <w:sz w:val="10"/>
          <w:lang w:val="en-GB"/>
          <w:rPrChange w:id="7349" w:author="Christian PIEDALLU" w:date="2023-02-06T09:53:00Z">
            <w:rPr>
              <w:rFonts w:ascii="Trebuchet MS"/>
              <w:w w:val="115"/>
              <w:sz w:val="10"/>
            </w:rPr>
          </w:rPrChange>
        </w:rPr>
        <w:tab/>
      </w:r>
      <w:r w:rsidRPr="00814BC9">
        <w:rPr>
          <w:w w:val="115"/>
          <w:sz w:val="16"/>
          <w:lang w:val="en-GB"/>
          <w:rPrChange w:id="7350" w:author="Christian PIEDALLU" w:date="2023-02-06T09:53:00Z">
            <w:rPr>
              <w:w w:val="115"/>
              <w:sz w:val="16"/>
            </w:rPr>
          </w:rPrChange>
        </w:rPr>
        <w:t>(Ips</w:t>
      </w:r>
      <w:r w:rsidRPr="00814BC9">
        <w:rPr>
          <w:spacing w:val="3"/>
          <w:w w:val="115"/>
          <w:sz w:val="16"/>
          <w:lang w:val="en-GB"/>
          <w:rPrChange w:id="7351" w:author="Christian PIEDALLU" w:date="2023-02-06T09:53:00Z">
            <w:rPr>
              <w:spacing w:val="3"/>
              <w:w w:val="115"/>
              <w:sz w:val="16"/>
            </w:rPr>
          </w:rPrChange>
        </w:rPr>
        <w:t xml:space="preserve"> </w:t>
      </w:r>
      <w:r w:rsidRPr="00814BC9">
        <w:rPr>
          <w:w w:val="115"/>
          <w:sz w:val="16"/>
          <w:lang w:val="en-GB"/>
          <w:rPrChange w:id="7352" w:author="Christian PIEDALLU" w:date="2023-02-06T09:53:00Z">
            <w:rPr>
              <w:w w:val="115"/>
              <w:sz w:val="16"/>
            </w:rPr>
          </w:rPrChange>
        </w:rPr>
        <w:t>typographus,</w:t>
      </w:r>
      <w:r w:rsidRPr="00814BC9">
        <w:rPr>
          <w:spacing w:val="4"/>
          <w:w w:val="115"/>
          <w:sz w:val="16"/>
          <w:lang w:val="en-GB"/>
          <w:rPrChange w:id="7353" w:author="Christian PIEDALLU" w:date="2023-02-06T09:53:00Z">
            <w:rPr>
              <w:spacing w:val="4"/>
              <w:w w:val="115"/>
              <w:sz w:val="16"/>
            </w:rPr>
          </w:rPrChange>
        </w:rPr>
        <w:t xml:space="preserve"> </w:t>
      </w:r>
      <w:r w:rsidRPr="00814BC9">
        <w:rPr>
          <w:w w:val="115"/>
          <w:sz w:val="16"/>
          <w:lang w:val="en-GB"/>
          <w:rPrChange w:id="7354" w:author="Christian PIEDALLU" w:date="2023-02-06T09:53:00Z">
            <w:rPr>
              <w:w w:val="115"/>
              <w:sz w:val="16"/>
            </w:rPr>
          </w:rPrChange>
        </w:rPr>
        <w:t>L.)</w:t>
      </w:r>
      <w:r w:rsidRPr="00814BC9">
        <w:rPr>
          <w:spacing w:val="3"/>
          <w:w w:val="115"/>
          <w:sz w:val="16"/>
          <w:lang w:val="en-GB"/>
          <w:rPrChange w:id="7355" w:author="Christian PIEDALLU" w:date="2023-02-06T09:53:00Z">
            <w:rPr>
              <w:spacing w:val="3"/>
              <w:w w:val="115"/>
              <w:sz w:val="16"/>
            </w:rPr>
          </w:rPrChange>
        </w:rPr>
        <w:t xml:space="preserve"> </w:t>
      </w:r>
      <w:r w:rsidRPr="00814BC9">
        <w:rPr>
          <w:w w:val="115"/>
          <w:sz w:val="16"/>
          <w:lang w:val="en-GB"/>
          <w:rPrChange w:id="7356" w:author="Christian PIEDALLU" w:date="2023-02-06T09:53:00Z">
            <w:rPr>
              <w:w w:val="115"/>
              <w:sz w:val="16"/>
            </w:rPr>
          </w:rPrChange>
        </w:rPr>
        <w:t>green</w:t>
      </w:r>
      <w:r w:rsidRPr="00814BC9">
        <w:rPr>
          <w:spacing w:val="3"/>
          <w:w w:val="115"/>
          <w:sz w:val="16"/>
          <w:lang w:val="en-GB"/>
          <w:rPrChange w:id="7357" w:author="Christian PIEDALLU" w:date="2023-02-06T09:53:00Z">
            <w:rPr>
              <w:spacing w:val="3"/>
              <w:w w:val="115"/>
              <w:sz w:val="16"/>
            </w:rPr>
          </w:rPrChange>
        </w:rPr>
        <w:t xml:space="preserve"> </w:t>
      </w:r>
      <w:r w:rsidRPr="00814BC9">
        <w:rPr>
          <w:w w:val="115"/>
          <w:sz w:val="16"/>
          <w:lang w:val="en-GB"/>
          <w:rPrChange w:id="7358" w:author="Christian PIEDALLU" w:date="2023-02-06T09:53:00Z">
            <w:rPr>
              <w:w w:val="115"/>
              <w:sz w:val="16"/>
            </w:rPr>
          </w:rPrChange>
        </w:rPr>
        <w:t>attack</w:t>
      </w:r>
      <w:r w:rsidRPr="00814BC9">
        <w:rPr>
          <w:spacing w:val="3"/>
          <w:w w:val="115"/>
          <w:sz w:val="16"/>
          <w:lang w:val="en-GB"/>
          <w:rPrChange w:id="7359" w:author="Christian PIEDALLU" w:date="2023-02-06T09:53:00Z">
            <w:rPr>
              <w:spacing w:val="3"/>
              <w:w w:val="115"/>
              <w:sz w:val="16"/>
            </w:rPr>
          </w:rPrChange>
        </w:rPr>
        <w:t xml:space="preserve"> </w:t>
      </w:r>
      <w:r w:rsidRPr="00814BC9">
        <w:rPr>
          <w:w w:val="115"/>
          <w:sz w:val="16"/>
          <w:lang w:val="en-GB"/>
          <w:rPrChange w:id="7360" w:author="Christian PIEDALLU" w:date="2023-02-06T09:53:00Z">
            <w:rPr>
              <w:w w:val="115"/>
              <w:sz w:val="16"/>
            </w:rPr>
          </w:rPrChange>
        </w:rPr>
        <w:t>affects</w:t>
      </w:r>
      <w:r w:rsidRPr="00814BC9">
        <w:rPr>
          <w:spacing w:val="4"/>
          <w:w w:val="115"/>
          <w:sz w:val="16"/>
          <w:lang w:val="en-GB"/>
          <w:rPrChange w:id="7361" w:author="Christian PIEDALLU" w:date="2023-02-06T09:53:00Z">
            <w:rPr>
              <w:spacing w:val="4"/>
              <w:w w:val="115"/>
              <w:sz w:val="16"/>
            </w:rPr>
          </w:rPrChange>
        </w:rPr>
        <w:t xml:space="preserve"> </w:t>
      </w:r>
      <w:r w:rsidRPr="00814BC9">
        <w:rPr>
          <w:w w:val="115"/>
          <w:sz w:val="16"/>
          <w:lang w:val="en-GB"/>
          <w:rPrChange w:id="7362" w:author="Christian PIEDALLU" w:date="2023-02-06T09:53:00Z">
            <w:rPr>
              <w:w w:val="115"/>
              <w:sz w:val="16"/>
            </w:rPr>
          </w:rPrChange>
        </w:rPr>
        <w:t>foliar</w:t>
      </w:r>
      <w:r w:rsidRPr="00814BC9">
        <w:rPr>
          <w:spacing w:val="3"/>
          <w:w w:val="115"/>
          <w:sz w:val="16"/>
          <w:lang w:val="en-GB"/>
          <w:rPrChange w:id="7363" w:author="Christian PIEDALLU" w:date="2023-02-06T09:53:00Z">
            <w:rPr>
              <w:spacing w:val="3"/>
              <w:w w:val="115"/>
              <w:sz w:val="16"/>
            </w:rPr>
          </w:rPrChange>
        </w:rPr>
        <w:t xml:space="preserve"> </w:t>
      </w:r>
      <w:r w:rsidRPr="00814BC9">
        <w:rPr>
          <w:w w:val="115"/>
          <w:sz w:val="16"/>
          <w:lang w:val="en-GB"/>
          <w:rPrChange w:id="7364" w:author="Christian PIEDALLU" w:date="2023-02-06T09:53:00Z">
            <w:rPr>
              <w:w w:val="115"/>
              <w:sz w:val="16"/>
            </w:rPr>
          </w:rPrChange>
        </w:rPr>
        <w:t>reflectance</w:t>
      </w:r>
      <w:r w:rsidRPr="00814BC9">
        <w:rPr>
          <w:spacing w:val="3"/>
          <w:w w:val="115"/>
          <w:sz w:val="16"/>
          <w:lang w:val="en-GB"/>
          <w:rPrChange w:id="7365" w:author="Christian PIEDALLU" w:date="2023-02-06T09:53:00Z">
            <w:rPr>
              <w:spacing w:val="3"/>
              <w:w w:val="115"/>
              <w:sz w:val="16"/>
            </w:rPr>
          </w:rPrChange>
        </w:rPr>
        <w:t xml:space="preserve"> </w:t>
      </w:r>
      <w:r w:rsidRPr="00814BC9">
        <w:rPr>
          <w:w w:val="115"/>
          <w:sz w:val="16"/>
          <w:lang w:val="en-GB"/>
          <w:rPrChange w:id="7366" w:author="Christian PIEDALLU" w:date="2023-02-06T09:53:00Z">
            <w:rPr>
              <w:w w:val="115"/>
              <w:sz w:val="16"/>
            </w:rPr>
          </w:rPrChange>
        </w:rPr>
        <w:t>and</w:t>
      </w:r>
      <w:r w:rsidRPr="00814BC9">
        <w:rPr>
          <w:spacing w:val="3"/>
          <w:w w:val="115"/>
          <w:sz w:val="16"/>
          <w:lang w:val="en-GB"/>
          <w:rPrChange w:id="7367" w:author="Christian PIEDALLU" w:date="2023-02-06T09:53:00Z">
            <w:rPr>
              <w:spacing w:val="3"/>
              <w:w w:val="115"/>
              <w:sz w:val="16"/>
            </w:rPr>
          </w:rPrChange>
        </w:rPr>
        <w:t xml:space="preserve"> </w:t>
      </w:r>
      <w:r w:rsidRPr="00814BC9">
        <w:rPr>
          <w:w w:val="115"/>
          <w:sz w:val="16"/>
          <w:lang w:val="en-GB"/>
          <w:rPrChange w:id="7368" w:author="Christian PIEDALLU" w:date="2023-02-06T09:53:00Z">
            <w:rPr>
              <w:w w:val="115"/>
              <w:sz w:val="16"/>
            </w:rPr>
          </w:rPrChange>
        </w:rPr>
        <w:t>biochemical</w:t>
      </w:r>
      <w:r w:rsidRPr="00814BC9">
        <w:rPr>
          <w:spacing w:val="3"/>
          <w:w w:val="115"/>
          <w:sz w:val="16"/>
          <w:lang w:val="en-GB"/>
          <w:rPrChange w:id="7369" w:author="Christian PIEDALLU" w:date="2023-02-06T09:53:00Z">
            <w:rPr>
              <w:spacing w:val="3"/>
              <w:w w:val="115"/>
              <w:sz w:val="16"/>
            </w:rPr>
          </w:rPrChange>
        </w:rPr>
        <w:t xml:space="preserve"> </w:t>
      </w:r>
      <w:r w:rsidRPr="00814BC9">
        <w:rPr>
          <w:w w:val="115"/>
          <w:sz w:val="16"/>
          <w:lang w:val="en-GB"/>
          <w:rPrChange w:id="7370" w:author="Christian PIEDALLU" w:date="2023-02-06T09:53:00Z">
            <w:rPr>
              <w:w w:val="115"/>
              <w:sz w:val="16"/>
            </w:rPr>
          </w:rPrChange>
        </w:rPr>
        <w:t>properties.</w:t>
      </w:r>
      <w:r w:rsidRPr="00814BC9">
        <w:rPr>
          <w:spacing w:val="23"/>
          <w:w w:val="115"/>
          <w:sz w:val="16"/>
          <w:lang w:val="en-GB"/>
          <w:rPrChange w:id="7371" w:author="Christian PIEDALLU" w:date="2023-02-06T09:53:00Z">
            <w:rPr>
              <w:spacing w:val="23"/>
              <w:w w:val="115"/>
              <w:sz w:val="16"/>
            </w:rPr>
          </w:rPrChange>
        </w:rPr>
        <w:t xml:space="preserve"> </w:t>
      </w:r>
      <w:r w:rsidRPr="00814BC9">
        <w:rPr>
          <w:i/>
          <w:w w:val="115"/>
          <w:sz w:val="16"/>
          <w:lang w:val="en-GB"/>
          <w:rPrChange w:id="7372" w:author="Christian PIEDALLU" w:date="2023-02-06T09:53:00Z">
            <w:rPr>
              <w:i/>
              <w:w w:val="115"/>
              <w:sz w:val="16"/>
            </w:rPr>
          </w:rPrChange>
        </w:rPr>
        <w:t>International</w:t>
      </w:r>
      <w:r w:rsidRPr="00814BC9">
        <w:rPr>
          <w:i/>
          <w:spacing w:val="7"/>
          <w:w w:val="115"/>
          <w:sz w:val="16"/>
          <w:lang w:val="en-GB"/>
          <w:rPrChange w:id="7373" w:author="Christian PIEDALLU" w:date="2023-02-06T09:53:00Z">
            <w:rPr>
              <w:i/>
              <w:spacing w:val="7"/>
              <w:w w:val="115"/>
              <w:sz w:val="16"/>
            </w:rPr>
          </w:rPrChange>
        </w:rPr>
        <w:t xml:space="preserve"> </w:t>
      </w:r>
      <w:r w:rsidRPr="00814BC9">
        <w:rPr>
          <w:i/>
          <w:w w:val="115"/>
          <w:sz w:val="16"/>
          <w:lang w:val="en-GB"/>
          <w:rPrChange w:id="7374" w:author="Christian PIEDALLU" w:date="2023-02-06T09:53:00Z">
            <w:rPr>
              <w:i/>
              <w:w w:val="115"/>
              <w:sz w:val="16"/>
            </w:rPr>
          </w:rPrChange>
        </w:rPr>
        <w:t>journal</w:t>
      </w:r>
      <w:r w:rsidRPr="00814BC9">
        <w:rPr>
          <w:i/>
          <w:spacing w:val="7"/>
          <w:w w:val="115"/>
          <w:sz w:val="16"/>
          <w:lang w:val="en-GB"/>
          <w:rPrChange w:id="7375" w:author="Christian PIEDALLU" w:date="2023-02-06T09:53:00Z">
            <w:rPr>
              <w:i/>
              <w:spacing w:val="7"/>
              <w:w w:val="115"/>
              <w:sz w:val="16"/>
            </w:rPr>
          </w:rPrChange>
        </w:rPr>
        <w:t xml:space="preserve"> </w:t>
      </w:r>
      <w:r w:rsidRPr="00814BC9">
        <w:rPr>
          <w:i/>
          <w:w w:val="115"/>
          <w:sz w:val="16"/>
          <w:lang w:val="en-GB"/>
          <w:rPrChange w:id="7376" w:author="Christian PIEDALLU" w:date="2023-02-06T09:53:00Z">
            <w:rPr>
              <w:i/>
              <w:w w:val="115"/>
              <w:sz w:val="16"/>
            </w:rPr>
          </w:rPrChange>
        </w:rPr>
        <w:t>of</w:t>
      </w:r>
    </w:p>
    <w:p w14:paraId="2E713C4B" w14:textId="77777777" w:rsidR="00B177F5" w:rsidRPr="00814BC9" w:rsidRDefault="00B553DB">
      <w:pPr>
        <w:tabs>
          <w:tab w:val="left" w:pos="720"/>
        </w:tabs>
        <w:spacing w:line="189" w:lineRule="exact"/>
        <w:ind w:left="163"/>
        <w:rPr>
          <w:sz w:val="16"/>
          <w:lang w:val="en-GB"/>
          <w:rPrChange w:id="7377" w:author="Christian PIEDALLU" w:date="2023-02-06T09:53:00Z">
            <w:rPr>
              <w:sz w:val="16"/>
            </w:rPr>
          </w:rPrChange>
        </w:rPr>
      </w:pPr>
      <w:bookmarkStart w:id="7378" w:name="_bookmark11"/>
      <w:bookmarkEnd w:id="7378"/>
      <w:r w:rsidRPr="00814BC9">
        <w:rPr>
          <w:rFonts w:ascii="Trebuchet MS" w:hAnsi="Trebuchet MS"/>
          <w:w w:val="110"/>
          <w:sz w:val="10"/>
          <w:lang w:val="en-GB"/>
          <w:rPrChange w:id="7379" w:author="Christian PIEDALLU" w:date="2023-02-06T09:53:00Z">
            <w:rPr>
              <w:rFonts w:ascii="Trebuchet MS" w:hAnsi="Trebuchet MS"/>
              <w:w w:val="110"/>
              <w:sz w:val="10"/>
            </w:rPr>
          </w:rPrChange>
        </w:rPr>
        <w:t>331</w:t>
      </w:r>
      <w:r w:rsidRPr="00814BC9">
        <w:rPr>
          <w:rFonts w:ascii="Trebuchet MS" w:hAnsi="Trebuchet MS"/>
          <w:w w:val="110"/>
          <w:sz w:val="10"/>
          <w:lang w:val="en-GB"/>
          <w:rPrChange w:id="7380" w:author="Christian PIEDALLU" w:date="2023-02-06T09:53:00Z">
            <w:rPr>
              <w:rFonts w:ascii="Trebuchet MS" w:hAnsi="Trebuchet MS"/>
              <w:w w:val="110"/>
              <w:sz w:val="10"/>
            </w:rPr>
          </w:rPrChange>
        </w:rPr>
        <w:tab/>
      </w:r>
      <w:r w:rsidRPr="00814BC9">
        <w:rPr>
          <w:i/>
          <w:w w:val="110"/>
          <w:sz w:val="16"/>
          <w:lang w:val="en-GB"/>
          <w:rPrChange w:id="7381" w:author="Christian PIEDALLU" w:date="2023-02-06T09:53:00Z">
            <w:rPr>
              <w:i/>
              <w:w w:val="110"/>
              <w:sz w:val="16"/>
            </w:rPr>
          </w:rPrChange>
        </w:rPr>
        <w:t>applied</w:t>
      </w:r>
      <w:r w:rsidRPr="00814BC9">
        <w:rPr>
          <w:i/>
          <w:spacing w:val="10"/>
          <w:w w:val="110"/>
          <w:sz w:val="16"/>
          <w:lang w:val="en-GB"/>
          <w:rPrChange w:id="7382" w:author="Christian PIEDALLU" w:date="2023-02-06T09:53:00Z">
            <w:rPr>
              <w:i/>
              <w:spacing w:val="10"/>
              <w:w w:val="110"/>
              <w:sz w:val="16"/>
            </w:rPr>
          </w:rPrChange>
        </w:rPr>
        <w:t xml:space="preserve"> </w:t>
      </w:r>
      <w:r w:rsidRPr="00814BC9">
        <w:rPr>
          <w:i/>
          <w:w w:val="110"/>
          <w:sz w:val="16"/>
          <w:lang w:val="en-GB"/>
          <w:rPrChange w:id="7383" w:author="Christian PIEDALLU" w:date="2023-02-06T09:53:00Z">
            <w:rPr>
              <w:i/>
              <w:w w:val="110"/>
              <w:sz w:val="16"/>
            </w:rPr>
          </w:rPrChange>
        </w:rPr>
        <w:t>earth</w:t>
      </w:r>
      <w:r w:rsidRPr="00814BC9">
        <w:rPr>
          <w:i/>
          <w:spacing w:val="10"/>
          <w:w w:val="110"/>
          <w:sz w:val="16"/>
          <w:lang w:val="en-GB"/>
          <w:rPrChange w:id="7384" w:author="Christian PIEDALLU" w:date="2023-02-06T09:53:00Z">
            <w:rPr>
              <w:i/>
              <w:spacing w:val="10"/>
              <w:w w:val="110"/>
              <w:sz w:val="16"/>
            </w:rPr>
          </w:rPrChange>
        </w:rPr>
        <w:t xml:space="preserve"> </w:t>
      </w:r>
      <w:r w:rsidRPr="00814BC9">
        <w:rPr>
          <w:i/>
          <w:w w:val="110"/>
          <w:sz w:val="16"/>
          <w:lang w:val="en-GB"/>
          <w:rPrChange w:id="7385" w:author="Christian PIEDALLU" w:date="2023-02-06T09:53:00Z">
            <w:rPr>
              <w:i/>
              <w:w w:val="110"/>
              <w:sz w:val="16"/>
            </w:rPr>
          </w:rPrChange>
        </w:rPr>
        <w:t>observation</w:t>
      </w:r>
      <w:r w:rsidRPr="00814BC9">
        <w:rPr>
          <w:i/>
          <w:spacing w:val="11"/>
          <w:w w:val="110"/>
          <w:sz w:val="16"/>
          <w:lang w:val="en-GB"/>
          <w:rPrChange w:id="7386" w:author="Christian PIEDALLU" w:date="2023-02-06T09:53:00Z">
            <w:rPr>
              <w:i/>
              <w:spacing w:val="11"/>
              <w:w w:val="110"/>
              <w:sz w:val="16"/>
            </w:rPr>
          </w:rPrChange>
        </w:rPr>
        <w:t xml:space="preserve"> </w:t>
      </w:r>
      <w:r w:rsidRPr="00814BC9">
        <w:rPr>
          <w:i/>
          <w:w w:val="110"/>
          <w:sz w:val="16"/>
          <w:lang w:val="en-GB"/>
          <w:rPrChange w:id="7387" w:author="Christian PIEDALLU" w:date="2023-02-06T09:53:00Z">
            <w:rPr>
              <w:i/>
              <w:w w:val="110"/>
              <w:sz w:val="16"/>
            </w:rPr>
          </w:rPrChange>
        </w:rPr>
        <w:t>and</w:t>
      </w:r>
      <w:r w:rsidRPr="00814BC9">
        <w:rPr>
          <w:i/>
          <w:spacing w:val="10"/>
          <w:w w:val="110"/>
          <w:sz w:val="16"/>
          <w:lang w:val="en-GB"/>
          <w:rPrChange w:id="7388" w:author="Christian PIEDALLU" w:date="2023-02-06T09:53:00Z">
            <w:rPr>
              <w:i/>
              <w:spacing w:val="10"/>
              <w:w w:val="110"/>
              <w:sz w:val="16"/>
            </w:rPr>
          </w:rPrChange>
        </w:rPr>
        <w:t xml:space="preserve"> </w:t>
      </w:r>
      <w:r w:rsidRPr="00814BC9">
        <w:rPr>
          <w:i/>
          <w:w w:val="110"/>
          <w:sz w:val="16"/>
          <w:lang w:val="en-GB"/>
          <w:rPrChange w:id="7389" w:author="Christian PIEDALLU" w:date="2023-02-06T09:53:00Z">
            <w:rPr>
              <w:i/>
              <w:w w:val="110"/>
              <w:sz w:val="16"/>
            </w:rPr>
          </w:rPrChange>
        </w:rPr>
        <w:t>geoinformation</w:t>
      </w:r>
      <w:r w:rsidRPr="00814BC9">
        <w:rPr>
          <w:w w:val="110"/>
          <w:sz w:val="16"/>
          <w:lang w:val="en-GB"/>
          <w:rPrChange w:id="7390" w:author="Christian PIEDALLU" w:date="2023-02-06T09:53:00Z">
            <w:rPr>
              <w:w w:val="110"/>
              <w:sz w:val="16"/>
            </w:rPr>
          </w:rPrChange>
        </w:rPr>
        <w:t>,</w:t>
      </w:r>
      <w:r w:rsidRPr="00814BC9">
        <w:rPr>
          <w:spacing w:val="7"/>
          <w:w w:val="110"/>
          <w:sz w:val="16"/>
          <w:lang w:val="en-GB"/>
          <w:rPrChange w:id="7391" w:author="Christian PIEDALLU" w:date="2023-02-06T09:53:00Z">
            <w:rPr>
              <w:spacing w:val="7"/>
              <w:w w:val="110"/>
              <w:sz w:val="16"/>
            </w:rPr>
          </w:rPrChange>
        </w:rPr>
        <w:t xml:space="preserve"> </w:t>
      </w:r>
      <w:r w:rsidRPr="00814BC9">
        <w:rPr>
          <w:w w:val="110"/>
          <w:sz w:val="16"/>
          <w:lang w:val="en-GB"/>
          <w:rPrChange w:id="7392" w:author="Christian PIEDALLU" w:date="2023-02-06T09:53:00Z">
            <w:rPr>
              <w:w w:val="110"/>
              <w:sz w:val="16"/>
            </w:rPr>
          </w:rPrChange>
        </w:rPr>
        <w:t>64:199–209.</w:t>
      </w:r>
    </w:p>
    <w:p w14:paraId="4922CAF5" w14:textId="77777777" w:rsidR="00B177F5" w:rsidRPr="00814BC9" w:rsidRDefault="00B553DB">
      <w:pPr>
        <w:spacing w:line="189" w:lineRule="exact"/>
        <w:ind w:left="163"/>
        <w:rPr>
          <w:sz w:val="16"/>
          <w:lang w:val="en-GB"/>
          <w:rPrChange w:id="7393" w:author="Christian PIEDALLU" w:date="2023-02-06T09:53:00Z">
            <w:rPr>
              <w:sz w:val="16"/>
            </w:rPr>
          </w:rPrChange>
        </w:rPr>
      </w:pPr>
      <w:r w:rsidRPr="00814BC9">
        <w:rPr>
          <w:rFonts w:ascii="Trebuchet MS"/>
          <w:sz w:val="10"/>
          <w:lang w:val="en-GB"/>
          <w:rPrChange w:id="7394" w:author="Christian PIEDALLU" w:date="2023-02-06T09:53:00Z">
            <w:rPr>
              <w:rFonts w:ascii="Trebuchet MS"/>
              <w:sz w:val="10"/>
            </w:rPr>
          </w:rPrChange>
        </w:rPr>
        <w:t xml:space="preserve">332     </w:t>
      </w:r>
      <w:r w:rsidRPr="00814BC9">
        <w:rPr>
          <w:rFonts w:ascii="Trebuchet MS"/>
          <w:spacing w:val="19"/>
          <w:sz w:val="10"/>
          <w:lang w:val="en-GB"/>
          <w:rPrChange w:id="7395" w:author="Christian PIEDALLU" w:date="2023-02-06T09:53:00Z">
            <w:rPr>
              <w:rFonts w:ascii="Trebuchet MS"/>
              <w:spacing w:val="19"/>
              <w:sz w:val="10"/>
            </w:rPr>
          </w:rPrChange>
        </w:rPr>
        <w:t xml:space="preserve"> </w:t>
      </w:r>
      <w:r w:rsidRPr="00814BC9">
        <w:rPr>
          <w:w w:val="120"/>
          <w:sz w:val="16"/>
          <w:lang w:val="en-GB"/>
          <w:rPrChange w:id="7396" w:author="Christian PIEDALLU" w:date="2023-02-06T09:53:00Z">
            <w:rPr>
              <w:w w:val="120"/>
              <w:sz w:val="16"/>
            </w:rPr>
          </w:rPrChange>
        </w:rPr>
        <w:t>Ali,</w:t>
      </w:r>
      <w:r w:rsidRPr="00814BC9">
        <w:rPr>
          <w:spacing w:val="6"/>
          <w:w w:val="120"/>
          <w:sz w:val="16"/>
          <w:lang w:val="en-GB"/>
          <w:rPrChange w:id="7397" w:author="Christian PIEDALLU" w:date="2023-02-06T09:53:00Z">
            <w:rPr>
              <w:spacing w:val="6"/>
              <w:w w:val="120"/>
              <w:sz w:val="16"/>
            </w:rPr>
          </w:rPrChange>
        </w:rPr>
        <w:t xml:space="preserve"> </w:t>
      </w:r>
      <w:r w:rsidRPr="00814BC9">
        <w:rPr>
          <w:w w:val="120"/>
          <w:sz w:val="16"/>
          <w:lang w:val="en-GB"/>
          <w:rPrChange w:id="7398" w:author="Christian PIEDALLU" w:date="2023-02-06T09:53:00Z">
            <w:rPr>
              <w:w w:val="120"/>
              <w:sz w:val="16"/>
            </w:rPr>
          </w:rPrChange>
        </w:rPr>
        <w:t>A.</w:t>
      </w:r>
      <w:r w:rsidRPr="00814BC9">
        <w:rPr>
          <w:spacing w:val="6"/>
          <w:w w:val="120"/>
          <w:sz w:val="16"/>
          <w:lang w:val="en-GB"/>
          <w:rPrChange w:id="7399" w:author="Christian PIEDALLU" w:date="2023-02-06T09:53:00Z">
            <w:rPr>
              <w:spacing w:val="6"/>
              <w:w w:val="120"/>
              <w:sz w:val="16"/>
            </w:rPr>
          </w:rPrChange>
        </w:rPr>
        <w:t xml:space="preserve"> </w:t>
      </w:r>
      <w:r w:rsidRPr="00814BC9">
        <w:rPr>
          <w:w w:val="120"/>
          <w:sz w:val="16"/>
          <w:lang w:val="en-GB"/>
          <w:rPrChange w:id="7400" w:author="Christian PIEDALLU" w:date="2023-02-06T09:53:00Z">
            <w:rPr>
              <w:w w:val="120"/>
              <w:sz w:val="16"/>
            </w:rPr>
          </w:rPrChange>
        </w:rPr>
        <w:t>M.,</w:t>
      </w:r>
      <w:r w:rsidRPr="00814BC9">
        <w:rPr>
          <w:spacing w:val="6"/>
          <w:w w:val="120"/>
          <w:sz w:val="16"/>
          <w:lang w:val="en-GB"/>
          <w:rPrChange w:id="7401" w:author="Christian PIEDALLU" w:date="2023-02-06T09:53:00Z">
            <w:rPr>
              <w:spacing w:val="6"/>
              <w:w w:val="120"/>
              <w:sz w:val="16"/>
            </w:rPr>
          </w:rPrChange>
        </w:rPr>
        <w:t xml:space="preserve"> </w:t>
      </w:r>
      <w:r w:rsidRPr="00814BC9">
        <w:rPr>
          <w:w w:val="120"/>
          <w:sz w:val="16"/>
          <w:lang w:val="en-GB"/>
          <w:rPrChange w:id="7402" w:author="Christian PIEDALLU" w:date="2023-02-06T09:53:00Z">
            <w:rPr>
              <w:w w:val="120"/>
              <w:sz w:val="16"/>
            </w:rPr>
          </w:rPrChange>
        </w:rPr>
        <w:t>Abdullah,</w:t>
      </w:r>
      <w:r w:rsidRPr="00814BC9">
        <w:rPr>
          <w:spacing w:val="6"/>
          <w:w w:val="120"/>
          <w:sz w:val="16"/>
          <w:lang w:val="en-GB"/>
          <w:rPrChange w:id="7403" w:author="Christian PIEDALLU" w:date="2023-02-06T09:53:00Z">
            <w:rPr>
              <w:spacing w:val="6"/>
              <w:w w:val="120"/>
              <w:sz w:val="16"/>
            </w:rPr>
          </w:rPrChange>
        </w:rPr>
        <w:t xml:space="preserve"> </w:t>
      </w:r>
      <w:r w:rsidRPr="00814BC9">
        <w:rPr>
          <w:w w:val="120"/>
          <w:sz w:val="16"/>
          <w:lang w:val="en-GB"/>
          <w:rPrChange w:id="7404" w:author="Christian PIEDALLU" w:date="2023-02-06T09:53:00Z">
            <w:rPr>
              <w:w w:val="120"/>
              <w:sz w:val="16"/>
            </w:rPr>
          </w:rPrChange>
        </w:rPr>
        <w:t>H.,</w:t>
      </w:r>
      <w:r w:rsidRPr="00814BC9">
        <w:rPr>
          <w:spacing w:val="6"/>
          <w:w w:val="120"/>
          <w:sz w:val="16"/>
          <w:lang w:val="en-GB"/>
          <w:rPrChange w:id="7405" w:author="Christian PIEDALLU" w:date="2023-02-06T09:53:00Z">
            <w:rPr>
              <w:spacing w:val="6"/>
              <w:w w:val="120"/>
              <w:sz w:val="16"/>
            </w:rPr>
          </w:rPrChange>
        </w:rPr>
        <w:t xml:space="preserve"> </w:t>
      </w:r>
      <w:r w:rsidRPr="00814BC9">
        <w:rPr>
          <w:w w:val="120"/>
          <w:sz w:val="16"/>
          <w:lang w:val="en-GB"/>
          <w:rPrChange w:id="7406" w:author="Christian PIEDALLU" w:date="2023-02-06T09:53:00Z">
            <w:rPr>
              <w:w w:val="120"/>
              <w:sz w:val="16"/>
            </w:rPr>
          </w:rPrChange>
        </w:rPr>
        <w:t>Darvishzadeh,</w:t>
      </w:r>
      <w:r w:rsidRPr="00814BC9">
        <w:rPr>
          <w:spacing w:val="6"/>
          <w:w w:val="120"/>
          <w:sz w:val="16"/>
          <w:lang w:val="en-GB"/>
          <w:rPrChange w:id="7407" w:author="Christian PIEDALLU" w:date="2023-02-06T09:53:00Z">
            <w:rPr>
              <w:spacing w:val="6"/>
              <w:w w:val="120"/>
              <w:sz w:val="16"/>
            </w:rPr>
          </w:rPrChange>
        </w:rPr>
        <w:t xml:space="preserve"> </w:t>
      </w:r>
      <w:r w:rsidRPr="00814BC9">
        <w:rPr>
          <w:w w:val="120"/>
          <w:sz w:val="16"/>
          <w:lang w:val="en-GB"/>
          <w:rPrChange w:id="7408" w:author="Christian PIEDALLU" w:date="2023-02-06T09:53:00Z">
            <w:rPr>
              <w:w w:val="120"/>
              <w:sz w:val="16"/>
            </w:rPr>
          </w:rPrChange>
        </w:rPr>
        <w:t>R.,</w:t>
      </w:r>
      <w:r w:rsidRPr="00814BC9">
        <w:rPr>
          <w:spacing w:val="6"/>
          <w:w w:val="120"/>
          <w:sz w:val="16"/>
          <w:lang w:val="en-GB"/>
          <w:rPrChange w:id="7409" w:author="Christian PIEDALLU" w:date="2023-02-06T09:53:00Z">
            <w:rPr>
              <w:spacing w:val="6"/>
              <w:w w:val="120"/>
              <w:sz w:val="16"/>
            </w:rPr>
          </w:rPrChange>
        </w:rPr>
        <w:t xml:space="preserve"> </w:t>
      </w:r>
      <w:r w:rsidRPr="00814BC9">
        <w:rPr>
          <w:w w:val="120"/>
          <w:sz w:val="16"/>
          <w:lang w:val="en-GB"/>
          <w:rPrChange w:id="7410" w:author="Christian PIEDALLU" w:date="2023-02-06T09:53:00Z">
            <w:rPr>
              <w:w w:val="120"/>
              <w:sz w:val="16"/>
            </w:rPr>
          </w:rPrChange>
        </w:rPr>
        <w:t>Skidmore,</w:t>
      </w:r>
      <w:r w:rsidRPr="00814BC9">
        <w:rPr>
          <w:spacing w:val="6"/>
          <w:w w:val="120"/>
          <w:sz w:val="16"/>
          <w:lang w:val="en-GB"/>
          <w:rPrChange w:id="7411" w:author="Christian PIEDALLU" w:date="2023-02-06T09:53:00Z">
            <w:rPr>
              <w:spacing w:val="6"/>
              <w:w w:val="120"/>
              <w:sz w:val="16"/>
            </w:rPr>
          </w:rPrChange>
        </w:rPr>
        <w:t xml:space="preserve"> </w:t>
      </w:r>
      <w:r w:rsidRPr="00814BC9">
        <w:rPr>
          <w:w w:val="120"/>
          <w:sz w:val="16"/>
          <w:lang w:val="en-GB"/>
          <w:rPrChange w:id="7412" w:author="Christian PIEDALLU" w:date="2023-02-06T09:53:00Z">
            <w:rPr>
              <w:w w:val="120"/>
              <w:sz w:val="16"/>
            </w:rPr>
          </w:rPrChange>
        </w:rPr>
        <w:t>A.</w:t>
      </w:r>
      <w:r w:rsidRPr="00814BC9">
        <w:rPr>
          <w:spacing w:val="6"/>
          <w:w w:val="120"/>
          <w:sz w:val="16"/>
          <w:lang w:val="en-GB"/>
          <w:rPrChange w:id="7413" w:author="Christian PIEDALLU" w:date="2023-02-06T09:53:00Z">
            <w:rPr>
              <w:spacing w:val="6"/>
              <w:w w:val="120"/>
              <w:sz w:val="16"/>
            </w:rPr>
          </w:rPrChange>
        </w:rPr>
        <w:t xml:space="preserve"> </w:t>
      </w:r>
      <w:r w:rsidRPr="00814BC9">
        <w:rPr>
          <w:w w:val="120"/>
          <w:sz w:val="16"/>
          <w:lang w:val="en-GB"/>
          <w:rPrChange w:id="7414" w:author="Christian PIEDALLU" w:date="2023-02-06T09:53:00Z">
            <w:rPr>
              <w:w w:val="120"/>
              <w:sz w:val="16"/>
            </w:rPr>
          </w:rPrChange>
        </w:rPr>
        <w:t>K.,</w:t>
      </w:r>
      <w:r w:rsidRPr="00814BC9">
        <w:rPr>
          <w:spacing w:val="5"/>
          <w:w w:val="120"/>
          <w:sz w:val="16"/>
          <w:lang w:val="en-GB"/>
          <w:rPrChange w:id="7415" w:author="Christian PIEDALLU" w:date="2023-02-06T09:53:00Z">
            <w:rPr>
              <w:spacing w:val="5"/>
              <w:w w:val="120"/>
              <w:sz w:val="16"/>
            </w:rPr>
          </w:rPrChange>
        </w:rPr>
        <w:t xml:space="preserve"> </w:t>
      </w:r>
      <w:r w:rsidRPr="00814BC9">
        <w:rPr>
          <w:w w:val="120"/>
          <w:sz w:val="16"/>
          <w:lang w:val="en-GB"/>
          <w:rPrChange w:id="7416" w:author="Christian PIEDALLU" w:date="2023-02-06T09:53:00Z">
            <w:rPr>
              <w:w w:val="120"/>
              <w:sz w:val="16"/>
            </w:rPr>
          </w:rPrChange>
        </w:rPr>
        <w:t>Heurich,</w:t>
      </w:r>
      <w:r w:rsidRPr="00814BC9">
        <w:rPr>
          <w:spacing w:val="6"/>
          <w:w w:val="120"/>
          <w:sz w:val="16"/>
          <w:lang w:val="en-GB"/>
          <w:rPrChange w:id="7417" w:author="Christian PIEDALLU" w:date="2023-02-06T09:53:00Z">
            <w:rPr>
              <w:spacing w:val="6"/>
              <w:w w:val="120"/>
              <w:sz w:val="16"/>
            </w:rPr>
          </w:rPrChange>
        </w:rPr>
        <w:t xml:space="preserve"> </w:t>
      </w:r>
      <w:r w:rsidRPr="00814BC9">
        <w:rPr>
          <w:w w:val="120"/>
          <w:sz w:val="16"/>
          <w:lang w:val="en-GB"/>
          <w:rPrChange w:id="7418" w:author="Christian PIEDALLU" w:date="2023-02-06T09:53:00Z">
            <w:rPr>
              <w:w w:val="120"/>
              <w:sz w:val="16"/>
            </w:rPr>
          </w:rPrChange>
        </w:rPr>
        <w:t>M.,</w:t>
      </w:r>
      <w:r w:rsidRPr="00814BC9">
        <w:rPr>
          <w:spacing w:val="6"/>
          <w:w w:val="120"/>
          <w:sz w:val="16"/>
          <w:lang w:val="en-GB"/>
          <w:rPrChange w:id="7419" w:author="Christian PIEDALLU" w:date="2023-02-06T09:53:00Z">
            <w:rPr>
              <w:spacing w:val="6"/>
              <w:w w:val="120"/>
              <w:sz w:val="16"/>
            </w:rPr>
          </w:rPrChange>
        </w:rPr>
        <w:t xml:space="preserve"> </w:t>
      </w:r>
      <w:r w:rsidRPr="00814BC9">
        <w:rPr>
          <w:w w:val="120"/>
          <w:sz w:val="16"/>
          <w:lang w:val="en-GB"/>
          <w:rPrChange w:id="7420" w:author="Christian PIEDALLU" w:date="2023-02-06T09:53:00Z">
            <w:rPr>
              <w:w w:val="120"/>
              <w:sz w:val="16"/>
            </w:rPr>
          </w:rPrChange>
        </w:rPr>
        <w:t>Roeoesli,</w:t>
      </w:r>
      <w:r w:rsidRPr="00814BC9">
        <w:rPr>
          <w:spacing w:val="6"/>
          <w:w w:val="120"/>
          <w:sz w:val="16"/>
          <w:lang w:val="en-GB"/>
          <w:rPrChange w:id="7421" w:author="Christian PIEDALLU" w:date="2023-02-06T09:53:00Z">
            <w:rPr>
              <w:spacing w:val="6"/>
              <w:w w:val="120"/>
              <w:sz w:val="16"/>
            </w:rPr>
          </w:rPrChange>
        </w:rPr>
        <w:t xml:space="preserve"> </w:t>
      </w:r>
      <w:r w:rsidRPr="00814BC9">
        <w:rPr>
          <w:w w:val="120"/>
          <w:sz w:val="16"/>
          <w:lang w:val="en-GB"/>
          <w:rPrChange w:id="7422" w:author="Christian PIEDALLU" w:date="2023-02-06T09:53:00Z">
            <w:rPr>
              <w:w w:val="120"/>
              <w:sz w:val="16"/>
            </w:rPr>
          </w:rPrChange>
        </w:rPr>
        <w:t>C.,</w:t>
      </w:r>
      <w:r w:rsidRPr="00814BC9">
        <w:rPr>
          <w:spacing w:val="6"/>
          <w:w w:val="120"/>
          <w:sz w:val="16"/>
          <w:lang w:val="en-GB"/>
          <w:rPrChange w:id="7423" w:author="Christian PIEDALLU" w:date="2023-02-06T09:53:00Z">
            <w:rPr>
              <w:spacing w:val="6"/>
              <w:w w:val="120"/>
              <w:sz w:val="16"/>
            </w:rPr>
          </w:rPrChange>
        </w:rPr>
        <w:t xml:space="preserve"> </w:t>
      </w:r>
      <w:r w:rsidRPr="00814BC9">
        <w:rPr>
          <w:w w:val="120"/>
          <w:sz w:val="16"/>
          <w:lang w:val="en-GB"/>
          <w:rPrChange w:id="7424" w:author="Christian PIEDALLU" w:date="2023-02-06T09:53:00Z">
            <w:rPr>
              <w:w w:val="120"/>
              <w:sz w:val="16"/>
            </w:rPr>
          </w:rPrChange>
        </w:rPr>
        <w:t>Paganini,</w:t>
      </w:r>
      <w:r w:rsidRPr="00814BC9">
        <w:rPr>
          <w:spacing w:val="6"/>
          <w:w w:val="120"/>
          <w:sz w:val="16"/>
          <w:lang w:val="en-GB"/>
          <w:rPrChange w:id="7425" w:author="Christian PIEDALLU" w:date="2023-02-06T09:53:00Z">
            <w:rPr>
              <w:spacing w:val="6"/>
              <w:w w:val="120"/>
              <w:sz w:val="16"/>
            </w:rPr>
          </w:rPrChange>
        </w:rPr>
        <w:t xml:space="preserve"> </w:t>
      </w:r>
      <w:r w:rsidRPr="00814BC9">
        <w:rPr>
          <w:w w:val="120"/>
          <w:sz w:val="16"/>
          <w:lang w:val="en-GB"/>
          <w:rPrChange w:id="7426" w:author="Christian PIEDALLU" w:date="2023-02-06T09:53:00Z">
            <w:rPr>
              <w:w w:val="120"/>
              <w:sz w:val="16"/>
            </w:rPr>
          </w:rPrChange>
        </w:rPr>
        <w:t>M.,</w:t>
      </w:r>
      <w:r w:rsidRPr="00814BC9">
        <w:rPr>
          <w:spacing w:val="6"/>
          <w:w w:val="120"/>
          <w:sz w:val="16"/>
          <w:lang w:val="en-GB"/>
          <w:rPrChange w:id="7427" w:author="Christian PIEDALLU" w:date="2023-02-06T09:53:00Z">
            <w:rPr>
              <w:spacing w:val="6"/>
              <w:w w:val="120"/>
              <w:sz w:val="16"/>
            </w:rPr>
          </w:rPrChange>
        </w:rPr>
        <w:t xml:space="preserve"> </w:t>
      </w:r>
      <w:r w:rsidRPr="00814BC9">
        <w:rPr>
          <w:w w:val="120"/>
          <w:sz w:val="16"/>
          <w:lang w:val="en-GB"/>
          <w:rPrChange w:id="7428" w:author="Christian PIEDALLU" w:date="2023-02-06T09:53:00Z">
            <w:rPr>
              <w:w w:val="120"/>
              <w:sz w:val="16"/>
            </w:rPr>
          </w:rPrChange>
        </w:rPr>
        <w:t>Heiden,</w:t>
      </w:r>
      <w:r w:rsidRPr="00814BC9">
        <w:rPr>
          <w:spacing w:val="6"/>
          <w:w w:val="120"/>
          <w:sz w:val="16"/>
          <w:lang w:val="en-GB"/>
          <w:rPrChange w:id="7429" w:author="Christian PIEDALLU" w:date="2023-02-06T09:53:00Z">
            <w:rPr>
              <w:spacing w:val="6"/>
              <w:w w:val="120"/>
              <w:sz w:val="16"/>
            </w:rPr>
          </w:rPrChange>
        </w:rPr>
        <w:t xml:space="preserve"> </w:t>
      </w:r>
      <w:r w:rsidRPr="00814BC9">
        <w:rPr>
          <w:w w:val="120"/>
          <w:sz w:val="16"/>
          <w:lang w:val="en-GB"/>
          <w:rPrChange w:id="7430" w:author="Christian PIEDALLU" w:date="2023-02-06T09:53:00Z">
            <w:rPr>
              <w:w w:val="120"/>
              <w:sz w:val="16"/>
            </w:rPr>
          </w:rPrChange>
        </w:rPr>
        <w:t>U.,</w:t>
      </w:r>
    </w:p>
    <w:p w14:paraId="56D0FE4E" w14:textId="77777777" w:rsidR="00B177F5" w:rsidRPr="00814BC9" w:rsidRDefault="00B553DB">
      <w:pPr>
        <w:tabs>
          <w:tab w:val="left" w:pos="720"/>
        </w:tabs>
        <w:spacing w:line="189" w:lineRule="exact"/>
        <w:ind w:left="163"/>
        <w:rPr>
          <w:sz w:val="16"/>
          <w:lang w:val="en-GB"/>
          <w:rPrChange w:id="7431" w:author="Christian PIEDALLU" w:date="2023-02-06T09:53:00Z">
            <w:rPr>
              <w:sz w:val="16"/>
            </w:rPr>
          </w:rPrChange>
        </w:rPr>
      </w:pPr>
      <w:r w:rsidRPr="00814BC9">
        <w:rPr>
          <w:rFonts w:ascii="Trebuchet MS"/>
          <w:w w:val="115"/>
          <w:sz w:val="10"/>
          <w:lang w:val="en-GB"/>
          <w:rPrChange w:id="7432" w:author="Christian PIEDALLU" w:date="2023-02-06T09:53:00Z">
            <w:rPr>
              <w:rFonts w:ascii="Trebuchet MS"/>
              <w:w w:val="115"/>
              <w:sz w:val="10"/>
            </w:rPr>
          </w:rPrChange>
        </w:rPr>
        <w:t>333</w:t>
      </w:r>
      <w:r w:rsidRPr="00814BC9">
        <w:rPr>
          <w:rFonts w:ascii="Trebuchet MS"/>
          <w:w w:val="115"/>
          <w:sz w:val="10"/>
          <w:lang w:val="en-GB"/>
          <w:rPrChange w:id="7433" w:author="Christian PIEDALLU" w:date="2023-02-06T09:53:00Z">
            <w:rPr>
              <w:rFonts w:ascii="Trebuchet MS"/>
              <w:w w:val="115"/>
              <w:sz w:val="10"/>
            </w:rPr>
          </w:rPrChange>
        </w:rPr>
        <w:tab/>
      </w:r>
      <w:r w:rsidRPr="00814BC9">
        <w:rPr>
          <w:w w:val="115"/>
          <w:sz w:val="16"/>
          <w:lang w:val="en-GB"/>
          <w:rPrChange w:id="7434" w:author="Christian PIEDALLU" w:date="2023-02-06T09:53:00Z">
            <w:rPr>
              <w:w w:val="115"/>
              <w:sz w:val="16"/>
            </w:rPr>
          </w:rPrChange>
        </w:rPr>
        <w:t>and</w:t>
      </w:r>
      <w:r w:rsidRPr="00814BC9">
        <w:rPr>
          <w:spacing w:val="-8"/>
          <w:w w:val="115"/>
          <w:sz w:val="16"/>
          <w:lang w:val="en-GB"/>
          <w:rPrChange w:id="7435" w:author="Christian PIEDALLU" w:date="2023-02-06T09:53:00Z">
            <w:rPr>
              <w:spacing w:val="-8"/>
              <w:w w:val="115"/>
              <w:sz w:val="16"/>
            </w:rPr>
          </w:rPrChange>
        </w:rPr>
        <w:t xml:space="preserve"> </w:t>
      </w:r>
      <w:r w:rsidRPr="00814BC9">
        <w:rPr>
          <w:w w:val="115"/>
          <w:sz w:val="16"/>
          <w:lang w:val="en-GB"/>
          <w:rPrChange w:id="7436" w:author="Christian PIEDALLU" w:date="2023-02-06T09:53:00Z">
            <w:rPr>
              <w:w w:val="115"/>
              <w:sz w:val="16"/>
            </w:rPr>
          </w:rPrChange>
        </w:rPr>
        <w:t>Marshall,</w:t>
      </w:r>
      <w:r w:rsidRPr="00814BC9">
        <w:rPr>
          <w:spacing w:val="-8"/>
          <w:w w:val="115"/>
          <w:sz w:val="16"/>
          <w:lang w:val="en-GB"/>
          <w:rPrChange w:id="7437" w:author="Christian PIEDALLU" w:date="2023-02-06T09:53:00Z">
            <w:rPr>
              <w:spacing w:val="-8"/>
              <w:w w:val="115"/>
              <w:sz w:val="16"/>
            </w:rPr>
          </w:rPrChange>
        </w:rPr>
        <w:t xml:space="preserve"> </w:t>
      </w:r>
      <w:r w:rsidRPr="00814BC9">
        <w:rPr>
          <w:w w:val="115"/>
          <w:sz w:val="16"/>
          <w:lang w:val="en-GB"/>
          <w:rPrChange w:id="7438" w:author="Christian PIEDALLU" w:date="2023-02-06T09:53:00Z">
            <w:rPr>
              <w:w w:val="115"/>
              <w:sz w:val="16"/>
            </w:rPr>
          </w:rPrChange>
        </w:rPr>
        <w:t>D.,</w:t>
      </w:r>
      <w:r w:rsidRPr="00814BC9">
        <w:rPr>
          <w:spacing w:val="-7"/>
          <w:w w:val="115"/>
          <w:sz w:val="16"/>
          <w:lang w:val="en-GB"/>
          <w:rPrChange w:id="7439" w:author="Christian PIEDALLU" w:date="2023-02-06T09:53:00Z">
            <w:rPr>
              <w:spacing w:val="-7"/>
              <w:w w:val="115"/>
              <w:sz w:val="16"/>
            </w:rPr>
          </w:rPrChange>
        </w:rPr>
        <w:t xml:space="preserve"> </w:t>
      </w:r>
      <w:r w:rsidRPr="00814BC9">
        <w:rPr>
          <w:w w:val="115"/>
          <w:sz w:val="16"/>
          <w:lang w:val="en-GB"/>
          <w:rPrChange w:id="7440" w:author="Christian PIEDALLU" w:date="2023-02-06T09:53:00Z">
            <w:rPr>
              <w:w w:val="115"/>
              <w:sz w:val="16"/>
            </w:rPr>
          </w:rPrChange>
        </w:rPr>
        <w:t>2021.</w:t>
      </w:r>
      <w:r w:rsidRPr="00814BC9">
        <w:rPr>
          <w:spacing w:val="3"/>
          <w:w w:val="115"/>
          <w:sz w:val="16"/>
          <w:lang w:val="en-GB"/>
          <w:rPrChange w:id="7441" w:author="Christian PIEDALLU" w:date="2023-02-06T09:53:00Z">
            <w:rPr>
              <w:spacing w:val="3"/>
              <w:w w:val="115"/>
              <w:sz w:val="16"/>
            </w:rPr>
          </w:rPrChange>
        </w:rPr>
        <w:t xml:space="preserve"> </w:t>
      </w:r>
      <w:r w:rsidRPr="00814BC9">
        <w:rPr>
          <w:w w:val="115"/>
          <w:sz w:val="16"/>
          <w:lang w:val="en-GB"/>
          <w:rPrChange w:id="7442" w:author="Christian PIEDALLU" w:date="2023-02-06T09:53:00Z">
            <w:rPr>
              <w:w w:val="115"/>
              <w:sz w:val="16"/>
            </w:rPr>
          </w:rPrChange>
        </w:rPr>
        <w:t>Canopy</w:t>
      </w:r>
      <w:r w:rsidRPr="00814BC9">
        <w:rPr>
          <w:spacing w:val="-8"/>
          <w:w w:val="115"/>
          <w:sz w:val="16"/>
          <w:lang w:val="en-GB"/>
          <w:rPrChange w:id="7443" w:author="Christian PIEDALLU" w:date="2023-02-06T09:53:00Z">
            <w:rPr>
              <w:spacing w:val="-8"/>
              <w:w w:val="115"/>
              <w:sz w:val="16"/>
            </w:rPr>
          </w:rPrChange>
        </w:rPr>
        <w:t xml:space="preserve"> </w:t>
      </w:r>
      <w:r w:rsidRPr="00814BC9">
        <w:rPr>
          <w:w w:val="115"/>
          <w:sz w:val="16"/>
          <w:lang w:val="en-GB"/>
          <w:rPrChange w:id="7444" w:author="Christian PIEDALLU" w:date="2023-02-06T09:53:00Z">
            <w:rPr>
              <w:w w:val="115"/>
              <w:sz w:val="16"/>
            </w:rPr>
          </w:rPrChange>
        </w:rPr>
        <w:t>chlorophyll</w:t>
      </w:r>
      <w:r w:rsidRPr="00814BC9">
        <w:rPr>
          <w:spacing w:val="-8"/>
          <w:w w:val="115"/>
          <w:sz w:val="16"/>
          <w:lang w:val="en-GB"/>
          <w:rPrChange w:id="7445" w:author="Christian PIEDALLU" w:date="2023-02-06T09:53:00Z">
            <w:rPr>
              <w:spacing w:val="-8"/>
              <w:w w:val="115"/>
              <w:sz w:val="16"/>
            </w:rPr>
          </w:rPrChange>
        </w:rPr>
        <w:t xml:space="preserve"> </w:t>
      </w:r>
      <w:r w:rsidRPr="00814BC9">
        <w:rPr>
          <w:w w:val="115"/>
          <w:sz w:val="16"/>
          <w:lang w:val="en-GB"/>
          <w:rPrChange w:id="7446" w:author="Christian PIEDALLU" w:date="2023-02-06T09:53:00Z">
            <w:rPr>
              <w:w w:val="115"/>
              <w:sz w:val="16"/>
            </w:rPr>
          </w:rPrChange>
        </w:rPr>
        <w:t>content</w:t>
      </w:r>
      <w:r w:rsidRPr="00814BC9">
        <w:rPr>
          <w:spacing w:val="-8"/>
          <w:w w:val="115"/>
          <w:sz w:val="16"/>
          <w:lang w:val="en-GB"/>
          <w:rPrChange w:id="7447" w:author="Christian PIEDALLU" w:date="2023-02-06T09:53:00Z">
            <w:rPr>
              <w:spacing w:val="-8"/>
              <w:w w:val="115"/>
              <w:sz w:val="16"/>
            </w:rPr>
          </w:rPrChange>
        </w:rPr>
        <w:t xml:space="preserve"> </w:t>
      </w:r>
      <w:r w:rsidRPr="00814BC9">
        <w:rPr>
          <w:w w:val="115"/>
          <w:sz w:val="16"/>
          <w:lang w:val="en-GB"/>
          <w:rPrChange w:id="7448" w:author="Christian PIEDALLU" w:date="2023-02-06T09:53:00Z">
            <w:rPr>
              <w:w w:val="115"/>
              <w:sz w:val="16"/>
            </w:rPr>
          </w:rPrChange>
        </w:rPr>
        <w:t>retrieved</w:t>
      </w:r>
      <w:r w:rsidRPr="00814BC9">
        <w:rPr>
          <w:spacing w:val="-8"/>
          <w:w w:val="115"/>
          <w:sz w:val="16"/>
          <w:lang w:val="en-GB"/>
          <w:rPrChange w:id="7449" w:author="Christian PIEDALLU" w:date="2023-02-06T09:53:00Z">
            <w:rPr>
              <w:spacing w:val="-8"/>
              <w:w w:val="115"/>
              <w:sz w:val="16"/>
            </w:rPr>
          </w:rPrChange>
        </w:rPr>
        <w:t xml:space="preserve"> </w:t>
      </w:r>
      <w:r w:rsidRPr="00814BC9">
        <w:rPr>
          <w:w w:val="115"/>
          <w:sz w:val="16"/>
          <w:lang w:val="en-GB"/>
          <w:rPrChange w:id="7450" w:author="Christian PIEDALLU" w:date="2023-02-06T09:53:00Z">
            <w:rPr>
              <w:w w:val="115"/>
              <w:sz w:val="16"/>
            </w:rPr>
          </w:rPrChange>
        </w:rPr>
        <w:t>from</w:t>
      </w:r>
      <w:r w:rsidRPr="00814BC9">
        <w:rPr>
          <w:spacing w:val="-8"/>
          <w:w w:val="115"/>
          <w:sz w:val="16"/>
          <w:lang w:val="en-GB"/>
          <w:rPrChange w:id="7451" w:author="Christian PIEDALLU" w:date="2023-02-06T09:53:00Z">
            <w:rPr>
              <w:spacing w:val="-8"/>
              <w:w w:val="115"/>
              <w:sz w:val="16"/>
            </w:rPr>
          </w:rPrChange>
        </w:rPr>
        <w:t xml:space="preserve"> </w:t>
      </w:r>
      <w:r w:rsidRPr="00814BC9">
        <w:rPr>
          <w:w w:val="115"/>
          <w:sz w:val="16"/>
          <w:lang w:val="en-GB"/>
          <w:rPrChange w:id="7452" w:author="Christian PIEDALLU" w:date="2023-02-06T09:53:00Z">
            <w:rPr>
              <w:w w:val="115"/>
              <w:sz w:val="16"/>
            </w:rPr>
          </w:rPrChange>
        </w:rPr>
        <w:t>time</w:t>
      </w:r>
      <w:r w:rsidRPr="00814BC9">
        <w:rPr>
          <w:spacing w:val="-8"/>
          <w:w w:val="115"/>
          <w:sz w:val="16"/>
          <w:lang w:val="en-GB"/>
          <w:rPrChange w:id="7453" w:author="Christian PIEDALLU" w:date="2023-02-06T09:53:00Z">
            <w:rPr>
              <w:spacing w:val="-8"/>
              <w:w w:val="115"/>
              <w:sz w:val="16"/>
            </w:rPr>
          </w:rPrChange>
        </w:rPr>
        <w:t xml:space="preserve"> </w:t>
      </w:r>
      <w:r w:rsidRPr="00814BC9">
        <w:rPr>
          <w:w w:val="115"/>
          <w:sz w:val="16"/>
          <w:lang w:val="en-GB"/>
          <w:rPrChange w:id="7454" w:author="Christian PIEDALLU" w:date="2023-02-06T09:53:00Z">
            <w:rPr>
              <w:w w:val="115"/>
              <w:sz w:val="16"/>
            </w:rPr>
          </w:rPrChange>
        </w:rPr>
        <w:t>series</w:t>
      </w:r>
      <w:r w:rsidRPr="00814BC9">
        <w:rPr>
          <w:spacing w:val="-8"/>
          <w:w w:val="115"/>
          <w:sz w:val="16"/>
          <w:lang w:val="en-GB"/>
          <w:rPrChange w:id="7455" w:author="Christian PIEDALLU" w:date="2023-02-06T09:53:00Z">
            <w:rPr>
              <w:spacing w:val="-8"/>
              <w:w w:val="115"/>
              <w:sz w:val="16"/>
            </w:rPr>
          </w:rPrChange>
        </w:rPr>
        <w:t xml:space="preserve"> </w:t>
      </w:r>
      <w:r w:rsidRPr="00814BC9">
        <w:rPr>
          <w:w w:val="115"/>
          <w:sz w:val="16"/>
          <w:lang w:val="en-GB"/>
          <w:rPrChange w:id="7456" w:author="Christian PIEDALLU" w:date="2023-02-06T09:53:00Z">
            <w:rPr>
              <w:w w:val="115"/>
              <w:sz w:val="16"/>
            </w:rPr>
          </w:rPrChange>
        </w:rPr>
        <w:t>remote</w:t>
      </w:r>
      <w:r w:rsidRPr="00814BC9">
        <w:rPr>
          <w:spacing w:val="-8"/>
          <w:w w:val="115"/>
          <w:sz w:val="16"/>
          <w:lang w:val="en-GB"/>
          <w:rPrChange w:id="7457" w:author="Christian PIEDALLU" w:date="2023-02-06T09:53:00Z">
            <w:rPr>
              <w:spacing w:val="-8"/>
              <w:w w:val="115"/>
              <w:sz w:val="16"/>
            </w:rPr>
          </w:rPrChange>
        </w:rPr>
        <w:t xml:space="preserve"> </w:t>
      </w:r>
      <w:r w:rsidRPr="00814BC9">
        <w:rPr>
          <w:w w:val="115"/>
          <w:sz w:val="16"/>
          <w:lang w:val="en-GB"/>
          <w:rPrChange w:id="7458" w:author="Christian PIEDALLU" w:date="2023-02-06T09:53:00Z">
            <w:rPr>
              <w:w w:val="115"/>
              <w:sz w:val="16"/>
            </w:rPr>
          </w:rPrChange>
        </w:rPr>
        <w:t>sensing</w:t>
      </w:r>
      <w:r w:rsidRPr="00814BC9">
        <w:rPr>
          <w:spacing w:val="-8"/>
          <w:w w:val="115"/>
          <w:sz w:val="16"/>
          <w:lang w:val="en-GB"/>
          <w:rPrChange w:id="7459" w:author="Christian PIEDALLU" w:date="2023-02-06T09:53:00Z">
            <w:rPr>
              <w:spacing w:val="-8"/>
              <w:w w:val="115"/>
              <w:sz w:val="16"/>
            </w:rPr>
          </w:rPrChange>
        </w:rPr>
        <w:t xml:space="preserve"> </w:t>
      </w:r>
      <w:r w:rsidRPr="00814BC9">
        <w:rPr>
          <w:w w:val="115"/>
          <w:sz w:val="16"/>
          <w:lang w:val="en-GB"/>
          <w:rPrChange w:id="7460" w:author="Christian PIEDALLU" w:date="2023-02-06T09:53:00Z">
            <w:rPr>
              <w:w w:val="115"/>
              <w:sz w:val="16"/>
            </w:rPr>
          </w:rPrChange>
        </w:rPr>
        <w:t>data</w:t>
      </w:r>
      <w:r w:rsidRPr="00814BC9">
        <w:rPr>
          <w:spacing w:val="-8"/>
          <w:w w:val="115"/>
          <w:sz w:val="16"/>
          <w:lang w:val="en-GB"/>
          <w:rPrChange w:id="7461" w:author="Christian PIEDALLU" w:date="2023-02-06T09:53:00Z">
            <w:rPr>
              <w:spacing w:val="-8"/>
              <w:w w:val="115"/>
              <w:sz w:val="16"/>
            </w:rPr>
          </w:rPrChange>
        </w:rPr>
        <w:t xml:space="preserve"> </w:t>
      </w:r>
      <w:r w:rsidRPr="00814BC9">
        <w:rPr>
          <w:w w:val="115"/>
          <w:sz w:val="16"/>
          <w:lang w:val="en-GB"/>
          <w:rPrChange w:id="7462" w:author="Christian PIEDALLU" w:date="2023-02-06T09:53:00Z">
            <w:rPr>
              <w:w w:val="115"/>
              <w:sz w:val="16"/>
            </w:rPr>
          </w:rPrChange>
        </w:rPr>
        <w:t>as</w:t>
      </w:r>
      <w:r w:rsidRPr="00814BC9">
        <w:rPr>
          <w:spacing w:val="-8"/>
          <w:w w:val="115"/>
          <w:sz w:val="16"/>
          <w:lang w:val="en-GB"/>
          <w:rPrChange w:id="7463" w:author="Christian PIEDALLU" w:date="2023-02-06T09:53:00Z">
            <w:rPr>
              <w:spacing w:val="-8"/>
              <w:w w:val="115"/>
              <w:sz w:val="16"/>
            </w:rPr>
          </w:rPrChange>
        </w:rPr>
        <w:t xml:space="preserve"> </w:t>
      </w:r>
      <w:r w:rsidRPr="00814BC9">
        <w:rPr>
          <w:w w:val="115"/>
          <w:sz w:val="16"/>
          <w:lang w:val="en-GB"/>
          <w:rPrChange w:id="7464" w:author="Christian PIEDALLU" w:date="2023-02-06T09:53:00Z">
            <w:rPr>
              <w:w w:val="115"/>
              <w:sz w:val="16"/>
            </w:rPr>
          </w:rPrChange>
        </w:rPr>
        <w:t>a</w:t>
      </w:r>
      <w:r w:rsidRPr="00814BC9">
        <w:rPr>
          <w:spacing w:val="-8"/>
          <w:w w:val="115"/>
          <w:sz w:val="16"/>
          <w:lang w:val="en-GB"/>
          <w:rPrChange w:id="7465" w:author="Christian PIEDALLU" w:date="2023-02-06T09:53:00Z">
            <w:rPr>
              <w:spacing w:val="-8"/>
              <w:w w:val="115"/>
              <w:sz w:val="16"/>
            </w:rPr>
          </w:rPrChange>
        </w:rPr>
        <w:t xml:space="preserve"> </w:t>
      </w:r>
      <w:r w:rsidRPr="00814BC9">
        <w:rPr>
          <w:w w:val="115"/>
          <w:sz w:val="16"/>
          <w:lang w:val="en-GB"/>
          <w:rPrChange w:id="7466" w:author="Christian PIEDALLU" w:date="2023-02-06T09:53:00Z">
            <w:rPr>
              <w:w w:val="115"/>
              <w:sz w:val="16"/>
            </w:rPr>
          </w:rPrChange>
        </w:rPr>
        <w:t>proxy</w:t>
      </w:r>
      <w:r w:rsidRPr="00814BC9">
        <w:rPr>
          <w:spacing w:val="-8"/>
          <w:w w:val="115"/>
          <w:sz w:val="16"/>
          <w:lang w:val="en-GB"/>
          <w:rPrChange w:id="7467" w:author="Christian PIEDALLU" w:date="2023-02-06T09:53:00Z">
            <w:rPr>
              <w:spacing w:val="-8"/>
              <w:w w:val="115"/>
              <w:sz w:val="16"/>
            </w:rPr>
          </w:rPrChange>
        </w:rPr>
        <w:t xml:space="preserve"> </w:t>
      </w:r>
      <w:r w:rsidRPr="00814BC9">
        <w:rPr>
          <w:w w:val="115"/>
          <w:sz w:val="16"/>
          <w:lang w:val="en-GB"/>
          <w:rPrChange w:id="7468" w:author="Christian PIEDALLU" w:date="2023-02-06T09:53:00Z">
            <w:rPr>
              <w:w w:val="115"/>
              <w:sz w:val="16"/>
            </w:rPr>
          </w:rPrChange>
        </w:rPr>
        <w:t>for</w:t>
      </w:r>
    </w:p>
    <w:p w14:paraId="2AB8E65B" w14:textId="77777777" w:rsidR="00B177F5" w:rsidRPr="00814BC9" w:rsidRDefault="00B553DB">
      <w:pPr>
        <w:tabs>
          <w:tab w:val="left" w:pos="720"/>
        </w:tabs>
        <w:spacing w:line="189" w:lineRule="exact"/>
        <w:ind w:left="163"/>
        <w:rPr>
          <w:sz w:val="16"/>
          <w:lang w:val="en-GB"/>
          <w:rPrChange w:id="7469" w:author="Christian PIEDALLU" w:date="2023-02-06T09:53:00Z">
            <w:rPr>
              <w:sz w:val="16"/>
            </w:rPr>
          </w:rPrChange>
        </w:rPr>
      </w:pPr>
      <w:bookmarkStart w:id="7470" w:name="_bookmark12"/>
      <w:bookmarkEnd w:id="7470"/>
      <w:r w:rsidRPr="00814BC9">
        <w:rPr>
          <w:rFonts w:ascii="Trebuchet MS"/>
          <w:w w:val="110"/>
          <w:sz w:val="10"/>
          <w:lang w:val="en-GB"/>
          <w:rPrChange w:id="7471" w:author="Christian PIEDALLU" w:date="2023-02-06T09:53:00Z">
            <w:rPr>
              <w:rFonts w:ascii="Trebuchet MS"/>
              <w:w w:val="110"/>
              <w:sz w:val="10"/>
            </w:rPr>
          </w:rPrChange>
        </w:rPr>
        <w:t>334</w:t>
      </w:r>
      <w:r w:rsidRPr="00814BC9">
        <w:rPr>
          <w:rFonts w:ascii="Trebuchet MS"/>
          <w:w w:val="110"/>
          <w:sz w:val="10"/>
          <w:lang w:val="en-GB"/>
          <w:rPrChange w:id="7472" w:author="Christian PIEDALLU" w:date="2023-02-06T09:53:00Z">
            <w:rPr>
              <w:rFonts w:ascii="Trebuchet MS"/>
              <w:w w:val="110"/>
              <w:sz w:val="10"/>
            </w:rPr>
          </w:rPrChange>
        </w:rPr>
        <w:tab/>
      </w:r>
      <w:r w:rsidRPr="00814BC9">
        <w:rPr>
          <w:w w:val="110"/>
          <w:sz w:val="16"/>
          <w:lang w:val="en-GB"/>
          <w:rPrChange w:id="7473" w:author="Christian PIEDALLU" w:date="2023-02-06T09:53:00Z">
            <w:rPr>
              <w:w w:val="110"/>
              <w:sz w:val="16"/>
            </w:rPr>
          </w:rPrChange>
        </w:rPr>
        <w:t>detecting</w:t>
      </w:r>
      <w:r w:rsidRPr="00814BC9">
        <w:rPr>
          <w:spacing w:val="27"/>
          <w:w w:val="110"/>
          <w:sz w:val="16"/>
          <w:lang w:val="en-GB"/>
          <w:rPrChange w:id="7474" w:author="Christian PIEDALLU" w:date="2023-02-06T09:53:00Z">
            <w:rPr>
              <w:spacing w:val="27"/>
              <w:w w:val="110"/>
              <w:sz w:val="16"/>
            </w:rPr>
          </w:rPrChange>
        </w:rPr>
        <w:t xml:space="preserve"> </w:t>
      </w:r>
      <w:r w:rsidRPr="00814BC9">
        <w:rPr>
          <w:w w:val="110"/>
          <w:sz w:val="16"/>
          <w:lang w:val="en-GB"/>
          <w:rPrChange w:id="7475" w:author="Christian PIEDALLU" w:date="2023-02-06T09:53:00Z">
            <w:rPr>
              <w:w w:val="110"/>
              <w:sz w:val="16"/>
            </w:rPr>
          </w:rPrChange>
        </w:rPr>
        <w:t>bark</w:t>
      </w:r>
      <w:r w:rsidRPr="00814BC9">
        <w:rPr>
          <w:spacing w:val="27"/>
          <w:w w:val="110"/>
          <w:sz w:val="16"/>
          <w:lang w:val="en-GB"/>
          <w:rPrChange w:id="7476" w:author="Christian PIEDALLU" w:date="2023-02-06T09:53:00Z">
            <w:rPr>
              <w:spacing w:val="27"/>
              <w:w w:val="110"/>
              <w:sz w:val="16"/>
            </w:rPr>
          </w:rPrChange>
        </w:rPr>
        <w:t xml:space="preserve"> </w:t>
      </w:r>
      <w:r w:rsidRPr="00814BC9">
        <w:rPr>
          <w:w w:val="110"/>
          <w:sz w:val="16"/>
          <w:lang w:val="en-GB"/>
          <w:rPrChange w:id="7477" w:author="Christian PIEDALLU" w:date="2023-02-06T09:53:00Z">
            <w:rPr>
              <w:w w:val="110"/>
              <w:sz w:val="16"/>
            </w:rPr>
          </w:rPrChange>
        </w:rPr>
        <w:t>beetle</w:t>
      </w:r>
      <w:r w:rsidRPr="00814BC9">
        <w:rPr>
          <w:spacing w:val="28"/>
          <w:w w:val="110"/>
          <w:sz w:val="16"/>
          <w:lang w:val="en-GB"/>
          <w:rPrChange w:id="7478" w:author="Christian PIEDALLU" w:date="2023-02-06T09:53:00Z">
            <w:rPr>
              <w:spacing w:val="28"/>
              <w:w w:val="110"/>
              <w:sz w:val="16"/>
            </w:rPr>
          </w:rPrChange>
        </w:rPr>
        <w:t xml:space="preserve"> </w:t>
      </w:r>
      <w:r w:rsidRPr="00814BC9">
        <w:rPr>
          <w:w w:val="110"/>
          <w:sz w:val="16"/>
          <w:lang w:val="en-GB"/>
          <w:rPrChange w:id="7479" w:author="Christian PIEDALLU" w:date="2023-02-06T09:53:00Z">
            <w:rPr>
              <w:w w:val="110"/>
              <w:sz w:val="16"/>
            </w:rPr>
          </w:rPrChange>
        </w:rPr>
        <w:t xml:space="preserve">infestation. </w:t>
      </w:r>
      <w:r w:rsidRPr="00814BC9">
        <w:rPr>
          <w:spacing w:val="9"/>
          <w:w w:val="110"/>
          <w:sz w:val="16"/>
          <w:lang w:val="en-GB"/>
          <w:rPrChange w:id="7480" w:author="Christian PIEDALLU" w:date="2023-02-06T09:53:00Z">
            <w:rPr>
              <w:spacing w:val="9"/>
              <w:w w:val="110"/>
              <w:sz w:val="16"/>
            </w:rPr>
          </w:rPrChange>
        </w:rPr>
        <w:t xml:space="preserve"> </w:t>
      </w:r>
      <w:r w:rsidRPr="00814BC9">
        <w:rPr>
          <w:i/>
          <w:w w:val="110"/>
          <w:sz w:val="16"/>
          <w:lang w:val="en-GB"/>
          <w:rPrChange w:id="7481" w:author="Christian PIEDALLU" w:date="2023-02-06T09:53:00Z">
            <w:rPr>
              <w:i/>
              <w:w w:val="110"/>
              <w:sz w:val="16"/>
            </w:rPr>
          </w:rPrChange>
        </w:rPr>
        <w:t>Remote</w:t>
      </w:r>
      <w:r w:rsidRPr="00814BC9">
        <w:rPr>
          <w:i/>
          <w:spacing w:val="34"/>
          <w:w w:val="110"/>
          <w:sz w:val="16"/>
          <w:lang w:val="en-GB"/>
          <w:rPrChange w:id="7482" w:author="Christian PIEDALLU" w:date="2023-02-06T09:53:00Z">
            <w:rPr>
              <w:i/>
              <w:spacing w:val="34"/>
              <w:w w:val="110"/>
              <w:sz w:val="16"/>
            </w:rPr>
          </w:rPrChange>
        </w:rPr>
        <w:t xml:space="preserve"> </w:t>
      </w:r>
      <w:r w:rsidRPr="00814BC9">
        <w:rPr>
          <w:i/>
          <w:w w:val="110"/>
          <w:sz w:val="16"/>
          <w:lang w:val="en-GB"/>
          <w:rPrChange w:id="7483" w:author="Christian PIEDALLU" w:date="2023-02-06T09:53:00Z">
            <w:rPr>
              <w:i/>
              <w:w w:val="110"/>
              <w:sz w:val="16"/>
            </w:rPr>
          </w:rPrChange>
        </w:rPr>
        <w:t>Sensing</w:t>
      </w:r>
      <w:r w:rsidRPr="00814BC9">
        <w:rPr>
          <w:i/>
          <w:spacing w:val="32"/>
          <w:w w:val="110"/>
          <w:sz w:val="16"/>
          <w:lang w:val="en-GB"/>
          <w:rPrChange w:id="7484" w:author="Christian PIEDALLU" w:date="2023-02-06T09:53:00Z">
            <w:rPr>
              <w:i/>
              <w:spacing w:val="32"/>
              <w:w w:val="110"/>
              <w:sz w:val="16"/>
            </w:rPr>
          </w:rPrChange>
        </w:rPr>
        <w:t xml:space="preserve"> </w:t>
      </w:r>
      <w:r w:rsidRPr="00814BC9">
        <w:rPr>
          <w:i/>
          <w:w w:val="110"/>
          <w:sz w:val="16"/>
          <w:lang w:val="en-GB"/>
          <w:rPrChange w:id="7485" w:author="Christian PIEDALLU" w:date="2023-02-06T09:53:00Z">
            <w:rPr>
              <w:i/>
              <w:w w:val="110"/>
              <w:sz w:val="16"/>
            </w:rPr>
          </w:rPrChange>
        </w:rPr>
        <w:t xml:space="preserve">Applications: </w:t>
      </w:r>
      <w:r w:rsidRPr="00814BC9">
        <w:rPr>
          <w:i/>
          <w:spacing w:val="14"/>
          <w:w w:val="110"/>
          <w:sz w:val="16"/>
          <w:lang w:val="en-GB"/>
          <w:rPrChange w:id="7486" w:author="Christian PIEDALLU" w:date="2023-02-06T09:53:00Z">
            <w:rPr>
              <w:i/>
              <w:spacing w:val="14"/>
              <w:w w:val="110"/>
              <w:sz w:val="16"/>
            </w:rPr>
          </w:rPrChange>
        </w:rPr>
        <w:t xml:space="preserve"> </w:t>
      </w:r>
      <w:r w:rsidRPr="00814BC9">
        <w:rPr>
          <w:i/>
          <w:w w:val="110"/>
          <w:sz w:val="16"/>
          <w:lang w:val="en-GB"/>
          <w:rPrChange w:id="7487" w:author="Christian PIEDALLU" w:date="2023-02-06T09:53:00Z">
            <w:rPr>
              <w:i/>
              <w:w w:val="110"/>
              <w:sz w:val="16"/>
            </w:rPr>
          </w:rPrChange>
        </w:rPr>
        <w:t>Society</w:t>
      </w:r>
      <w:r w:rsidRPr="00814BC9">
        <w:rPr>
          <w:i/>
          <w:spacing w:val="33"/>
          <w:w w:val="110"/>
          <w:sz w:val="16"/>
          <w:lang w:val="en-GB"/>
          <w:rPrChange w:id="7488" w:author="Christian PIEDALLU" w:date="2023-02-06T09:53:00Z">
            <w:rPr>
              <w:i/>
              <w:spacing w:val="33"/>
              <w:w w:val="110"/>
              <w:sz w:val="16"/>
            </w:rPr>
          </w:rPrChange>
        </w:rPr>
        <w:t xml:space="preserve"> </w:t>
      </w:r>
      <w:r w:rsidRPr="00814BC9">
        <w:rPr>
          <w:i/>
          <w:w w:val="110"/>
          <w:sz w:val="16"/>
          <w:lang w:val="en-GB"/>
          <w:rPrChange w:id="7489" w:author="Christian PIEDALLU" w:date="2023-02-06T09:53:00Z">
            <w:rPr>
              <w:i/>
              <w:w w:val="110"/>
              <w:sz w:val="16"/>
            </w:rPr>
          </w:rPrChange>
        </w:rPr>
        <w:t>and</w:t>
      </w:r>
      <w:r w:rsidRPr="00814BC9">
        <w:rPr>
          <w:i/>
          <w:spacing w:val="33"/>
          <w:w w:val="110"/>
          <w:sz w:val="16"/>
          <w:lang w:val="en-GB"/>
          <w:rPrChange w:id="7490" w:author="Christian PIEDALLU" w:date="2023-02-06T09:53:00Z">
            <w:rPr>
              <w:i/>
              <w:spacing w:val="33"/>
              <w:w w:val="110"/>
              <w:sz w:val="16"/>
            </w:rPr>
          </w:rPrChange>
        </w:rPr>
        <w:t xml:space="preserve"> </w:t>
      </w:r>
      <w:r w:rsidRPr="00814BC9">
        <w:rPr>
          <w:i/>
          <w:w w:val="110"/>
          <w:sz w:val="16"/>
          <w:lang w:val="en-GB"/>
          <w:rPrChange w:id="7491" w:author="Christian PIEDALLU" w:date="2023-02-06T09:53:00Z">
            <w:rPr>
              <w:i/>
              <w:w w:val="110"/>
              <w:sz w:val="16"/>
            </w:rPr>
          </w:rPrChange>
        </w:rPr>
        <w:t>Environment</w:t>
      </w:r>
      <w:r w:rsidRPr="00814BC9">
        <w:rPr>
          <w:w w:val="110"/>
          <w:sz w:val="16"/>
          <w:lang w:val="en-GB"/>
          <w:rPrChange w:id="7492" w:author="Christian PIEDALLU" w:date="2023-02-06T09:53:00Z">
            <w:rPr>
              <w:w w:val="110"/>
              <w:sz w:val="16"/>
            </w:rPr>
          </w:rPrChange>
        </w:rPr>
        <w:t>,</w:t>
      </w:r>
      <w:r w:rsidRPr="00814BC9">
        <w:rPr>
          <w:spacing w:val="27"/>
          <w:w w:val="110"/>
          <w:sz w:val="16"/>
          <w:lang w:val="en-GB"/>
          <w:rPrChange w:id="7493" w:author="Christian PIEDALLU" w:date="2023-02-06T09:53:00Z">
            <w:rPr>
              <w:spacing w:val="27"/>
              <w:w w:val="110"/>
              <w:sz w:val="16"/>
            </w:rPr>
          </w:rPrChange>
        </w:rPr>
        <w:t xml:space="preserve"> </w:t>
      </w:r>
      <w:r w:rsidRPr="00814BC9">
        <w:rPr>
          <w:w w:val="110"/>
          <w:sz w:val="16"/>
          <w:lang w:val="en-GB"/>
          <w:rPrChange w:id="7494" w:author="Christian PIEDALLU" w:date="2023-02-06T09:53:00Z">
            <w:rPr>
              <w:w w:val="110"/>
              <w:sz w:val="16"/>
            </w:rPr>
          </w:rPrChange>
        </w:rPr>
        <w:t>22:100524.</w:t>
      </w:r>
    </w:p>
    <w:p w14:paraId="1269F9BE" w14:textId="77777777" w:rsidR="00B177F5" w:rsidRPr="00814BC9" w:rsidRDefault="00B553DB">
      <w:pPr>
        <w:spacing w:line="189" w:lineRule="exact"/>
        <w:ind w:left="163"/>
        <w:rPr>
          <w:sz w:val="16"/>
          <w:lang w:val="en-GB"/>
          <w:rPrChange w:id="7495" w:author="Christian PIEDALLU" w:date="2023-02-06T09:53:00Z">
            <w:rPr>
              <w:sz w:val="16"/>
            </w:rPr>
          </w:rPrChange>
        </w:rPr>
      </w:pPr>
      <w:r w:rsidRPr="00814BC9">
        <w:rPr>
          <w:rFonts w:ascii="Trebuchet MS"/>
          <w:sz w:val="10"/>
          <w:lang w:val="en-GB"/>
          <w:rPrChange w:id="7496" w:author="Christian PIEDALLU" w:date="2023-02-06T09:53:00Z">
            <w:rPr>
              <w:rFonts w:ascii="Trebuchet MS"/>
              <w:sz w:val="10"/>
            </w:rPr>
          </w:rPrChange>
        </w:rPr>
        <w:t xml:space="preserve">335     </w:t>
      </w:r>
      <w:r w:rsidRPr="00814BC9">
        <w:rPr>
          <w:rFonts w:ascii="Trebuchet MS"/>
          <w:spacing w:val="19"/>
          <w:sz w:val="10"/>
          <w:lang w:val="en-GB"/>
          <w:rPrChange w:id="7497" w:author="Christian PIEDALLU" w:date="2023-02-06T09:53:00Z">
            <w:rPr>
              <w:rFonts w:ascii="Trebuchet MS"/>
              <w:spacing w:val="19"/>
              <w:sz w:val="10"/>
            </w:rPr>
          </w:rPrChange>
        </w:rPr>
        <w:t xml:space="preserve"> </w:t>
      </w:r>
      <w:r w:rsidRPr="00814BC9">
        <w:rPr>
          <w:w w:val="115"/>
          <w:sz w:val="16"/>
          <w:lang w:val="en-GB"/>
          <w:rPrChange w:id="7498" w:author="Christian PIEDALLU" w:date="2023-02-06T09:53:00Z">
            <w:rPr>
              <w:w w:val="115"/>
              <w:sz w:val="16"/>
            </w:rPr>
          </w:rPrChange>
        </w:rPr>
        <w:t>Annila,</w:t>
      </w:r>
      <w:r w:rsidRPr="00814BC9">
        <w:rPr>
          <w:spacing w:val="5"/>
          <w:w w:val="115"/>
          <w:sz w:val="16"/>
          <w:lang w:val="en-GB"/>
          <w:rPrChange w:id="7499" w:author="Christian PIEDALLU" w:date="2023-02-06T09:53:00Z">
            <w:rPr>
              <w:spacing w:val="5"/>
              <w:w w:val="115"/>
              <w:sz w:val="16"/>
            </w:rPr>
          </w:rPrChange>
        </w:rPr>
        <w:t xml:space="preserve"> </w:t>
      </w:r>
      <w:r w:rsidRPr="00814BC9">
        <w:rPr>
          <w:w w:val="115"/>
          <w:sz w:val="16"/>
          <w:lang w:val="en-GB"/>
          <w:rPrChange w:id="7500" w:author="Christian PIEDALLU" w:date="2023-02-06T09:53:00Z">
            <w:rPr>
              <w:w w:val="115"/>
              <w:sz w:val="16"/>
            </w:rPr>
          </w:rPrChange>
        </w:rPr>
        <w:t>E.,</w:t>
      </w:r>
      <w:r w:rsidRPr="00814BC9">
        <w:rPr>
          <w:spacing w:val="4"/>
          <w:w w:val="115"/>
          <w:sz w:val="16"/>
          <w:lang w:val="en-GB"/>
          <w:rPrChange w:id="7501" w:author="Christian PIEDALLU" w:date="2023-02-06T09:53:00Z">
            <w:rPr>
              <w:spacing w:val="4"/>
              <w:w w:val="115"/>
              <w:sz w:val="16"/>
            </w:rPr>
          </w:rPrChange>
        </w:rPr>
        <w:t xml:space="preserve"> </w:t>
      </w:r>
      <w:r w:rsidRPr="00814BC9">
        <w:rPr>
          <w:w w:val="115"/>
          <w:sz w:val="16"/>
          <w:lang w:val="en-GB"/>
          <w:rPrChange w:id="7502" w:author="Christian PIEDALLU" w:date="2023-02-06T09:53:00Z">
            <w:rPr>
              <w:w w:val="115"/>
              <w:sz w:val="16"/>
            </w:rPr>
          </w:rPrChange>
        </w:rPr>
        <w:t>1969.</w:t>
      </w:r>
      <w:r w:rsidRPr="00814BC9">
        <w:rPr>
          <w:spacing w:val="24"/>
          <w:w w:val="115"/>
          <w:sz w:val="16"/>
          <w:lang w:val="en-GB"/>
          <w:rPrChange w:id="7503" w:author="Christian PIEDALLU" w:date="2023-02-06T09:53:00Z">
            <w:rPr>
              <w:spacing w:val="24"/>
              <w:w w:val="115"/>
              <w:sz w:val="16"/>
            </w:rPr>
          </w:rPrChange>
        </w:rPr>
        <w:t xml:space="preserve"> </w:t>
      </w:r>
      <w:r w:rsidRPr="00814BC9">
        <w:rPr>
          <w:w w:val="115"/>
          <w:sz w:val="16"/>
          <w:lang w:val="en-GB"/>
          <w:rPrChange w:id="7504" w:author="Christian PIEDALLU" w:date="2023-02-06T09:53:00Z">
            <w:rPr>
              <w:w w:val="115"/>
              <w:sz w:val="16"/>
            </w:rPr>
          </w:rPrChange>
        </w:rPr>
        <w:t>Influence</w:t>
      </w:r>
      <w:r w:rsidRPr="00814BC9">
        <w:rPr>
          <w:spacing w:val="3"/>
          <w:w w:val="115"/>
          <w:sz w:val="16"/>
          <w:lang w:val="en-GB"/>
          <w:rPrChange w:id="7505" w:author="Christian PIEDALLU" w:date="2023-02-06T09:53:00Z">
            <w:rPr>
              <w:spacing w:val="3"/>
              <w:w w:val="115"/>
              <w:sz w:val="16"/>
            </w:rPr>
          </w:rPrChange>
        </w:rPr>
        <w:t xml:space="preserve"> </w:t>
      </w:r>
      <w:r w:rsidRPr="00814BC9">
        <w:rPr>
          <w:w w:val="115"/>
          <w:sz w:val="16"/>
          <w:lang w:val="en-GB"/>
          <w:rPrChange w:id="7506" w:author="Christian PIEDALLU" w:date="2023-02-06T09:53:00Z">
            <w:rPr>
              <w:w w:val="115"/>
              <w:sz w:val="16"/>
            </w:rPr>
          </w:rPrChange>
        </w:rPr>
        <w:t>of</w:t>
      </w:r>
      <w:r w:rsidRPr="00814BC9">
        <w:rPr>
          <w:spacing w:val="4"/>
          <w:w w:val="115"/>
          <w:sz w:val="16"/>
          <w:lang w:val="en-GB"/>
          <w:rPrChange w:id="7507" w:author="Christian PIEDALLU" w:date="2023-02-06T09:53:00Z">
            <w:rPr>
              <w:spacing w:val="4"/>
              <w:w w:val="115"/>
              <w:sz w:val="16"/>
            </w:rPr>
          </w:rPrChange>
        </w:rPr>
        <w:t xml:space="preserve"> </w:t>
      </w:r>
      <w:r w:rsidRPr="00814BC9">
        <w:rPr>
          <w:w w:val="115"/>
          <w:sz w:val="16"/>
          <w:lang w:val="en-GB"/>
          <w:rPrChange w:id="7508" w:author="Christian PIEDALLU" w:date="2023-02-06T09:53:00Z">
            <w:rPr>
              <w:w w:val="115"/>
              <w:sz w:val="16"/>
            </w:rPr>
          </w:rPrChange>
        </w:rPr>
        <w:t>temperature</w:t>
      </w:r>
      <w:r w:rsidRPr="00814BC9">
        <w:rPr>
          <w:spacing w:val="4"/>
          <w:w w:val="115"/>
          <w:sz w:val="16"/>
          <w:lang w:val="en-GB"/>
          <w:rPrChange w:id="7509" w:author="Christian PIEDALLU" w:date="2023-02-06T09:53:00Z">
            <w:rPr>
              <w:spacing w:val="4"/>
              <w:w w:val="115"/>
              <w:sz w:val="16"/>
            </w:rPr>
          </w:rPrChange>
        </w:rPr>
        <w:t xml:space="preserve"> </w:t>
      </w:r>
      <w:r w:rsidRPr="00814BC9">
        <w:rPr>
          <w:w w:val="115"/>
          <w:sz w:val="16"/>
          <w:lang w:val="en-GB"/>
          <w:rPrChange w:id="7510" w:author="Christian PIEDALLU" w:date="2023-02-06T09:53:00Z">
            <w:rPr>
              <w:w w:val="115"/>
              <w:sz w:val="16"/>
            </w:rPr>
          </w:rPrChange>
        </w:rPr>
        <w:t>upon</w:t>
      </w:r>
      <w:r w:rsidRPr="00814BC9">
        <w:rPr>
          <w:spacing w:val="4"/>
          <w:w w:val="115"/>
          <w:sz w:val="16"/>
          <w:lang w:val="en-GB"/>
          <w:rPrChange w:id="7511" w:author="Christian PIEDALLU" w:date="2023-02-06T09:53:00Z">
            <w:rPr>
              <w:spacing w:val="4"/>
              <w:w w:val="115"/>
              <w:sz w:val="16"/>
            </w:rPr>
          </w:rPrChange>
        </w:rPr>
        <w:t xml:space="preserve"> </w:t>
      </w:r>
      <w:r w:rsidRPr="00814BC9">
        <w:rPr>
          <w:w w:val="115"/>
          <w:sz w:val="16"/>
          <w:lang w:val="en-GB"/>
          <w:rPrChange w:id="7512" w:author="Christian PIEDALLU" w:date="2023-02-06T09:53:00Z">
            <w:rPr>
              <w:w w:val="115"/>
              <w:sz w:val="16"/>
            </w:rPr>
          </w:rPrChange>
        </w:rPr>
        <w:t>the</w:t>
      </w:r>
      <w:r w:rsidRPr="00814BC9">
        <w:rPr>
          <w:spacing w:val="4"/>
          <w:w w:val="115"/>
          <w:sz w:val="16"/>
          <w:lang w:val="en-GB"/>
          <w:rPrChange w:id="7513" w:author="Christian PIEDALLU" w:date="2023-02-06T09:53:00Z">
            <w:rPr>
              <w:spacing w:val="4"/>
              <w:w w:val="115"/>
              <w:sz w:val="16"/>
            </w:rPr>
          </w:rPrChange>
        </w:rPr>
        <w:t xml:space="preserve"> </w:t>
      </w:r>
      <w:r w:rsidRPr="00814BC9">
        <w:rPr>
          <w:w w:val="115"/>
          <w:sz w:val="16"/>
          <w:lang w:val="en-GB"/>
          <w:rPrChange w:id="7514" w:author="Christian PIEDALLU" w:date="2023-02-06T09:53:00Z">
            <w:rPr>
              <w:w w:val="115"/>
              <w:sz w:val="16"/>
            </w:rPr>
          </w:rPrChange>
        </w:rPr>
        <w:t>development</w:t>
      </w:r>
      <w:r w:rsidRPr="00814BC9">
        <w:rPr>
          <w:spacing w:val="3"/>
          <w:w w:val="115"/>
          <w:sz w:val="16"/>
          <w:lang w:val="en-GB"/>
          <w:rPrChange w:id="7515" w:author="Christian PIEDALLU" w:date="2023-02-06T09:53:00Z">
            <w:rPr>
              <w:spacing w:val="3"/>
              <w:w w:val="115"/>
              <w:sz w:val="16"/>
            </w:rPr>
          </w:rPrChange>
        </w:rPr>
        <w:t xml:space="preserve"> </w:t>
      </w:r>
      <w:r w:rsidRPr="00814BC9">
        <w:rPr>
          <w:w w:val="115"/>
          <w:sz w:val="16"/>
          <w:lang w:val="en-GB"/>
          <w:rPrChange w:id="7516" w:author="Christian PIEDALLU" w:date="2023-02-06T09:53:00Z">
            <w:rPr>
              <w:w w:val="115"/>
              <w:sz w:val="16"/>
            </w:rPr>
          </w:rPrChange>
        </w:rPr>
        <w:t>and</w:t>
      </w:r>
      <w:r w:rsidRPr="00814BC9">
        <w:rPr>
          <w:spacing w:val="4"/>
          <w:w w:val="115"/>
          <w:sz w:val="16"/>
          <w:lang w:val="en-GB"/>
          <w:rPrChange w:id="7517" w:author="Christian PIEDALLU" w:date="2023-02-06T09:53:00Z">
            <w:rPr>
              <w:spacing w:val="4"/>
              <w:w w:val="115"/>
              <w:sz w:val="16"/>
            </w:rPr>
          </w:rPrChange>
        </w:rPr>
        <w:t xml:space="preserve"> </w:t>
      </w:r>
      <w:r w:rsidRPr="00814BC9">
        <w:rPr>
          <w:w w:val="115"/>
          <w:sz w:val="16"/>
          <w:lang w:val="en-GB"/>
          <w:rPrChange w:id="7518" w:author="Christian PIEDALLU" w:date="2023-02-06T09:53:00Z">
            <w:rPr>
              <w:w w:val="115"/>
              <w:sz w:val="16"/>
            </w:rPr>
          </w:rPrChange>
        </w:rPr>
        <w:t>voltinism</w:t>
      </w:r>
      <w:r w:rsidRPr="00814BC9">
        <w:rPr>
          <w:spacing w:val="4"/>
          <w:w w:val="115"/>
          <w:sz w:val="16"/>
          <w:lang w:val="en-GB"/>
          <w:rPrChange w:id="7519" w:author="Christian PIEDALLU" w:date="2023-02-06T09:53:00Z">
            <w:rPr>
              <w:spacing w:val="4"/>
              <w:w w:val="115"/>
              <w:sz w:val="16"/>
            </w:rPr>
          </w:rPrChange>
        </w:rPr>
        <w:t xml:space="preserve"> </w:t>
      </w:r>
      <w:r w:rsidRPr="00814BC9">
        <w:rPr>
          <w:w w:val="115"/>
          <w:sz w:val="16"/>
          <w:lang w:val="en-GB"/>
          <w:rPrChange w:id="7520" w:author="Christian PIEDALLU" w:date="2023-02-06T09:53:00Z">
            <w:rPr>
              <w:w w:val="115"/>
              <w:sz w:val="16"/>
            </w:rPr>
          </w:rPrChange>
        </w:rPr>
        <w:t>of</w:t>
      </w:r>
      <w:r w:rsidRPr="00814BC9">
        <w:rPr>
          <w:spacing w:val="4"/>
          <w:w w:val="115"/>
          <w:sz w:val="16"/>
          <w:lang w:val="en-GB"/>
          <w:rPrChange w:id="7521" w:author="Christian PIEDALLU" w:date="2023-02-06T09:53:00Z">
            <w:rPr>
              <w:spacing w:val="4"/>
              <w:w w:val="115"/>
              <w:sz w:val="16"/>
            </w:rPr>
          </w:rPrChange>
        </w:rPr>
        <w:t xml:space="preserve"> </w:t>
      </w:r>
      <w:r w:rsidRPr="00814BC9">
        <w:rPr>
          <w:w w:val="115"/>
          <w:sz w:val="16"/>
          <w:lang w:val="en-GB"/>
          <w:rPrChange w:id="7522" w:author="Christian PIEDALLU" w:date="2023-02-06T09:53:00Z">
            <w:rPr>
              <w:w w:val="115"/>
              <w:sz w:val="16"/>
            </w:rPr>
          </w:rPrChange>
        </w:rPr>
        <w:t>Ips</w:t>
      </w:r>
      <w:r w:rsidRPr="00814BC9">
        <w:rPr>
          <w:spacing w:val="4"/>
          <w:w w:val="115"/>
          <w:sz w:val="16"/>
          <w:lang w:val="en-GB"/>
          <w:rPrChange w:id="7523" w:author="Christian PIEDALLU" w:date="2023-02-06T09:53:00Z">
            <w:rPr>
              <w:spacing w:val="4"/>
              <w:w w:val="115"/>
              <w:sz w:val="16"/>
            </w:rPr>
          </w:rPrChange>
        </w:rPr>
        <w:t xml:space="preserve"> </w:t>
      </w:r>
      <w:r w:rsidRPr="00814BC9">
        <w:rPr>
          <w:w w:val="115"/>
          <w:sz w:val="16"/>
          <w:lang w:val="en-GB"/>
          <w:rPrChange w:id="7524" w:author="Christian PIEDALLU" w:date="2023-02-06T09:53:00Z">
            <w:rPr>
              <w:w w:val="115"/>
              <w:sz w:val="16"/>
            </w:rPr>
          </w:rPrChange>
        </w:rPr>
        <w:t>typographus</w:t>
      </w:r>
      <w:r w:rsidRPr="00814BC9">
        <w:rPr>
          <w:spacing w:val="4"/>
          <w:w w:val="115"/>
          <w:sz w:val="16"/>
          <w:lang w:val="en-GB"/>
          <w:rPrChange w:id="7525" w:author="Christian PIEDALLU" w:date="2023-02-06T09:53:00Z">
            <w:rPr>
              <w:spacing w:val="4"/>
              <w:w w:val="115"/>
              <w:sz w:val="16"/>
            </w:rPr>
          </w:rPrChange>
        </w:rPr>
        <w:t xml:space="preserve"> </w:t>
      </w:r>
      <w:r w:rsidRPr="00814BC9">
        <w:rPr>
          <w:w w:val="115"/>
          <w:sz w:val="16"/>
          <w:lang w:val="en-GB"/>
          <w:rPrChange w:id="7526" w:author="Christian PIEDALLU" w:date="2023-02-06T09:53:00Z">
            <w:rPr>
              <w:w w:val="115"/>
              <w:sz w:val="16"/>
            </w:rPr>
          </w:rPrChange>
        </w:rPr>
        <w:t>L.(Coleoptera,</w:t>
      </w:r>
    </w:p>
    <w:p w14:paraId="069EA8D9" w14:textId="77777777" w:rsidR="00B177F5" w:rsidRPr="00814BC9" w:rsidRDefault="00B553DB">
      <w:pPr>
        <w:tabs>
          <w:tab w:val="left" w:pos="720"/>
        </w:tabs>
        <w:spacing w:line="189" w:lineRule="exact"/>
        <w:ind w:left="163"/>
        <w:rPr>
          <w:sz w:val="16"/>
          <w:lang w:val="en-GB"/>
          <w:rPrChange w:id="7527" w:author="Christian PIEDALLU" w:date="2023-02-06T09:53:00Z">
            <w:rPr>
              <w:sz w:val="16"/>
            </w:rPr>
          </w:rPrChange>
        </w:rPr>
      </w:pPr>
      <w:bookmarkStart w:id="7528" w:name="_bookmark13"/>
      <w:bookmarkEnd w:id="7528"/>
      <w:r w:rsidRPr="00814BC9">
        <w:rPr>
          <w:rFonts w:ascii="Trebuchet MS" w:hAnsi="Trebuchet MS"/>
          <w:w w:val="120"/>
          <w:sz w:val="10"/>
          <w:lang w:val="en-GB"/>
          <w:rPrChange w:id="7529" w:author="Christian PIEDALLU" w:date="2023-02-06T09:53:00Z">
            <w:rPr>
              <w:rFonts w:ascii="Trebuchet MS" w:hAnsi="Trebuchet MS"/>
              <w:w w:val="120"/>
              <w:sz w:val="10"/>
            </w:rPr>
          </w:rPrChange>
        </w:rPr>
        <w:t>336</w:t>
      </w:r>
      <w:r w:rsidRPr="00814BC9">
        <w:rPr>
          <w:rFonts w:ascii="Trebuchet MS" w:hAnsi="Trebuchet MS"/>
          <w:w w:val="120"/>
          <w:sz w:val="10"/>
          <w:lang w:val="en-GB"/>
          <w:rPrChange w:id="7530" w:author="Christian PIEDALLU" w:date="2023-02-06T09:53:00Z">
            <w:rPr>
              <w:rFonts w:ascii="Trebuchet MS" w:hAnsi="Trebuchet MS"/>
              <w:w w:val="120"/>
              <w:sz w:val="10"/>
            </w:rPr>
          </w:rPrChange>
        </w:rPr>
        <w:tab/>
      </w:r>
      <w:r w:rsidRPr="00814BC9">
        <w:rPr>
          <w:w w:val="120"/>
          <w:sz w:val="16"/>
          <w:lang w:val="en-GB"/>
          <w:rPrChange w:id="7531" w:author="Christian PIEDALLU" w:date="2023-02-06T09:53:00Z">
            <w:rPr>
              <w:w w:val="120"/>
              <w:sz w:val="16"/>
            </w:rPr>
          </w:rPrChange>
        </w:rPr>
        <w:t>Scolytidae).</w:t>
      </w:r>
      <w:r w:rsidRPr="00814BC9">
        <w:rPr>
          <w:spacing w:val="5"/>
          <w:w w:val="120"/>
          <w:sz w:val="16"/>
          <w:lang w:val="en-GB"/>
          <w:rPrChange w:id="7532" w:author="Christian PIEDALLU" w:date="2023-02-06T09:53:00Z">
            <w:rPr>
              <w:spacing w:val="5"/>
              <w:w w:val="120"/>
              <w:sz w:val="16"/>
            </w:rPr>
          </w:rPrChange>
        </w:rPr>
        <w:t xml:space="preserve"> </w:t>
      </w:r>
      <w:r w:rsidRPr="00814BC9">
        <w:rPr>
          <w:w w:val="120"/>
          <w:sz w:val="16"/>
          <w:lang w:val="en-GB"/>
          <w:rPrChange w:id="7533" w:author="Christian PIEDALLU" w:date="2023-02-06T09:53:00Z">
            <w:rPr>
              <w:w w:val="120"/>
              <w:sz w:val="16"/>
            </w:rPr>
          </w:rPrChange>
        </w:rPr>
        <w:t>In</w:t>
      </w:r>
      <w:r w:rsidRPr="00814BC9">
        <w:rPr>
          <w:spacing w:val="-6"/>
          <w:w w:val="120"/>
          <w:sz w:val="16"/>
          <w:lang w:val="en-GB"/>
          <w:rPrChange w:id="7534" w:author="Christian PIEDALLU" w:date="2023-02-06T09:53:00Z">
            <w:rPr>
              <w:spacing w:val="-6"/>
              <w:w w:val="120"/>
              <w:sz w:val="16"/>
            </w:rPr>
          </w:rPrChange>
        </w:rPr>
        <w:t xml:space="preserve"> </w:t>
      </w:r>
      <w:r w:rsidRPr="00814BC9">
        <w:rPr>
          <w:i/>
          <w:w w:val="120"/>
          <w:sz w:val="16"/>
          <w:lang w:val="en-GB"/>
          <w:rPrChange w:id="7535" w:author="Christian PIEDALLU" w:date="2023-02-06T09:53:00Z">
            <w:rPr>
              <w:i/>
              <w:w w:val="120"/>
              <w:sz w:val="16"/>
            </w:rPr>
          </w:rPrChange>
        </w:rPr>
        <w:t>Annales</w:t>
      </w:r>
      <w:r w:rsidRPr="00814BC9">
        <w:rPr>
          <w:i/>
          <w:spacing w:val="-4"/>
          <w:w w:val="120"/>
          <w:sz w:val="16"/>
          <w:lang w:val="en-GB"/>
          <w:rPrChange w:id="7536" w:author="Christian PIEDALLU" w:date="2023-02-06T09:53:00Z">
            <w:rPr>
              <w:i/>
              <w:spacing w:val="-4"/>
              <w:w w:val="120"/>
              <w:sz w:val="16"/>
            </w:rPr>
          </w:rPrChange>
        </w:rPr>
        <w:t xml:space="preserve"> </w:t>
      </w:r>
      <w:r w:rsidRPr="00814BC9">
        <w:rPr>
          <w:i/>
          <w:w w:val="120"/>
          <w:sz w:val="16"/>
          <w:lang w:val="en-GB"/>
          <w:rPrChange w:id="7537" w:author="Christian PIEDALLU" w:date="2023-02-06T09:53:00Z">
            <w:rPr>
              <w:i/>
              <w:w w:val="120"/>
              <w:sz w:val="16"/>
            </w:rPr>
          </w:rPrChange>
        </w:rPr>
        <w:t>Zoologici</w:t>
      </w:r>
      <w:r w:rsidRPr="00814BC9">
        <w:rPr>
          <w:i/>
          <w:spacing w:val="-3"/>
          <w:w w:val="120"/>
          <w:sz w:val="16"/>
          <w:lang w:val="en-GB"/>
          <w:rPrChange w:id="7538" w:author="Christian PIEDALLU" w:date="2023-02-06T09:53:00Z">
            <w:rPr>
              <w:i/>
              <w:spacing w:val="-3"/>
              <w:w w:val="120"/>
              <w:sz w:val="16"/>
            </w:rPr>
          </w:rPrChange>
        </w:rPr>
        <w:t xml:space="preserve"> </w:t>
      </w:r>
      <w:r w:rsidRPr="00814BC9">
        <w:rPr>
          <w:i/>
          <w:w w:val="120"/>
          <w:sz w:val="16"/>
          <w:lang w:val="en-GB"/>
          <w:rPrChange w:id="7539" w:author="Christian PIEDALLU" w:date="2023-02-06T09:53:00Z">
            <w:rPr>
              <w:i/>
              <w:w w:val="120"/>
              <w:sz w:val="16"/>
            </w:rPr>
          </w:rPrChange>
        </w:rPr>
        <w:t>Fennici</w:t>
      </w:r>
      <w:r w:rsidRPr="00814BC9">
        <w:rPr>
          <w:w w:val="120"/>
          <w:sz w:val="16"/>
          <w:lang w:val="en-GB"/>
          <w:rPrChange w:id="7540" w:author="Christian PIEDALLU" w:date="2023-02-06T09:53:00Z">
            <w:rPr>
              <w:w w:val="120"/>
              <w:sz w:val="16"/>
            </w:rPr>
          </w:rPrChange>
        </w:rPr>
        <w:t>,</w:t>
      </w:r>
      <w:r w:rsidRPr="00814BC9">
        <w:rPr>
          <w:spacing w:val="-6"/>
          <w:w w:val="120"/>
          <w:sz w:val="16"/>
          <w:lang w:val="en-GB"/>
          <w:rPrChange w:id="7541" w:author="Christian PIEDALLU" w:date="2023-02-06T09:53:00Z">
            <w:rPr>
              <w:spacing w:val="-6"/>
              <w:w w:val="120"/>
              <w:sz w:val="16"/>
            </w:rPr>
          </w:rPrChange>
        </w:rPr>
        <w:t xml:space="preserve"> </w:t>
      </w:r>
      <w:r w:rsidRPr="00814BC9">
        <w:rPr>
          <w:w w:val="120"/>
          <w:sz w:val="16"/>
          <w:lang w:val="en-GB"/>
          <w:rPrChange w:id="7542" w:author="Christian PIEDALLU" w:date="2023-02-06T09:53:00Z">
            <w:rPr>
              <w:w w:val="120"/>
              <w:sz w:val="16"/>
            </w:rPr>
          </w:rPrChange>
        </w:rPr>
        <w:t>pages</w:t>
      </w:r>
      <w:r w:rsidRPr="00814BC9">
        <w:rPr>
          <w:spacing w:val="-7"/>
          <w:w w:val="120"/>
          <w:sz w:val="16"/>
          <w:lang w:val="en-GB"/>
          <w:rPrChange w:id="7543" w:author="Christian PIEDALLU" w:date="2023-02-06T09:53:00Z">
            <w:rPr>
              <w:spacing w:val="-7"/>
              <w:w w:val="120"/>
              <w:sz w:val="16"/>
            </w:rPr>
          </w:rPrChange>
        </w:rPr>
        <w:t xml:space="preserve"> </w:t>
      </w:r>
      <w:r w:rsidRPr="00814BC9">
        <w:rPr>
          <w:w w:val="120"/>
          <w:sz w:val="16"/>
          <w:lang w:val="en-GB"/>
          <w:rPrChange w:id="7544" w:author="Christian PIEDALLU" w:date="2023-02-06T09:53:00Z">
            <w:rPr>
              <w:w w:val="120"/>
              <w:sz w:val="16"/>
            </w:rPr>
          </w:rPrChange>
        </w:rPr>
        <w:t>161–208.</w:t>
      </w:r>
      <w:r w:rsidRPr="00814BC9">
        <w:rPr>
          <w:spacing w:val="-6"/>
          <w:w w:val="120"/>
          <w:sz w:val="16"/>
          <w:lang w:val="en-GB"/>
          <w:rPrChange w:id="7545" w:author="Christian PIEDALLU" w:date="2023-02-06T09:53:00Z">
            <w:rPr>
              <w:spacing w:val="-6"/>
              <w:w w:val="120"/>
              <w:sz w:val="16"/>
            </w:rPr>
          </w:rPrChange>
        </w:rPr>
        <w:t xml:space="preserve"> </w:t>
      </w:r>
      <w:r w:rsidRPr="00814BC9">
        <w:rPr>
          <w:w w:val="120"/>
          <w:sz w:val="16"/>
          <w:lang w:val="en-GB"/>
          <w:rPrChange w:id="7546" w:author="Christian PIEDALLU" w:date="2023-02-06T09:53:00Z">
            <w:rPr>
              <w:w w:val="120"/>
              <w:sz w:val="16"/>
            </w:rPr>
          </w:rPrChange>
        </w:rPr>
        <w:t>JSTOR.</w:t>
      </w:r>
    </w:p>
    <w:p w14:paraId="0FC03080" w14:textId="77777777" w:rsidR="00B177F5" w:rsidRPr="00814BC9" w:rsidRDefault="00B553DB">
      <w:pPr>
        <w:spacing w:line="189" w:lineRule="exact"/>
        <w:ind w:left="163"/>
        <w:rPr>
          <w:sz w:val="16"/>
          <w:lang w:val="en-GB"/>
          <w:rPrChange w:id="7547" w:author="Christian PIEDALLU" w:date="2023-02-06T09:53:00Z">
            <w:rPr>
              <w:sz w:val="16"/>
            </w:rPr>
          </w:rPrChange>
        </w:rPr>
      </w:pPr>
      <w:r w:rsidRPr="00814BC9">
        <w:rPr>
          <w:rFonts w:ascii="Trebuchet MS" w:hAnsi="Trebuchet MS"/>
          <w:sz w:val="10"/>
          <w:lang w:val="en-GB"/>
          <w:rPrChange w:id="7548" w:author="Christian PIEDALLU" w:date="2023-02-06T09:53:00Z">
            <w:rPr>
              <w:rFonts w:ascii="Trebuchet MS" w:hAnsi="Trebuchet MS"/>
              <w:sz w:val="10"/>
            </w:rPr>
          </w:rPrChange>
        </w:rPr>
        <w:t xml:space="preserve">337     </w:t>
      </w:r>
      <w:r w:rsidRPr="00814BC9">
        <w:rPr>
          <w:rFonts w:ascii="Trebuchet MS" w:hAnsi="Trebuchet MS"/>
          <w:spacing w:val="19"/>
          <w:sz w:val="10"/>
          <w:lang w:val="en-GB"/>
          <w:rPrChange w:id="7549" w:author="Christian PIEDALLU" w:date="2023-02-06T09:53:00Z">
            <w:rPr>
              <w:rFonts w:ascii="Trebuchet MS" w:hAnsi="Trebuchet MS"/>
              <w:spacing w:val="19"/>
              <w:sz w:val="10"/>
            </w:rPr>
          </w:rPrChange>
        </w:rPr>
        <w:t xml:space="preserve"> </w:t>
      </w:r>
      <w:r w:rsidRPr="00814BC9">
        <w:rPr>
          <w:w w:val="115"/>
          <w:sz w:val="16"/>
          <w:lang w:val="en-GB"/>
          <w:rPrChange w:id="7550" w:author="Christian PIEDALLU" w:date="2023-02-06T09:53:00Z">
            <w:rPr>
              <w:w w:val="115"/>
              <w:sz w:val="16"/>
            </w:rPr>
          </w:rPrChange>
        </w:rPr>
        <w:t>Baier,</w:t>
      </w:r>
      <w:r w:rsidRPr="00814BC9">
        <w:rPr>
          <w:spacing w:val="7"/>
          <w:w w:val="115"/>
          <w:sz w:val="16"/>
          <w:lang w:val="en-GB"/>
          <w:rPrChange w:id="7551" w:author="Christian PIEDALLU" w:date="2023-02-06T09:53:00Z">
            <w:rPr>
              <w:spacing w:val="7"/>
              <w:w w:val="115"/>
              <w:sz w:val="16"/>
            </w:rPr>
          </w:rPrChange>
        </w:rPr>
        <w:t xml:space="preserve"> </w:t>
      </w:r>
      <w:r w:rsidRPr="00814BC9">
        <w:rPr>
          <w:w w:val="115"/>
          <w:sz w:val="16"/>
          <w:lang w:val="en-GB"/>
          <w:rPrChange w:id="7552" w:author="Christian PIEDALLU" w:date="2023-02-06T09:53:00Z">
            <w:rPr>
              <w:w w:val="115"/>
              <w:sz w:val="16"/>
            </w:rPr>
          </w:rPrChange>
        </w:rPr>
        <w:t>P.,</w:t>
      </w:r>
      <w:r w:rsidRPr="00814BC9">
        <w:rPr>
          <w:spacing w:val="7"/>
          <w:w w:val="115"/>
          <w:sz w:val="16"/>
          <w:lang w:val="en-GB"/>
          <w:rPrChange w:id="7553" w:author="Christian PIEDALLU" w:date="2023-02-06T09:53:00Z">
            <w:rPr>
              <w:spacing w:val="7"/>
              <w:w w:val="115"/>
              <w:sz w:val="16"/>
            </w:rPr>
          </w:rPrChange>
        </w:rPr>
        <w:t xml:space="preserve"> </w:t>
      </w:r>
      <w:r w:rsidRPr="00814BC9">
        <w:rPr>
          <w:w w:val="115"/>
          <w:sz w:val="16"/>
          <w:lang w:val="en-GB"/>
          <w:rPrChange w:id="7554" w:author="Christian PIEDALLU" w:date="2023-02-06T09:53:00Z">
            <w:rPr>
              <w:w w:val="115"/>
              <w:sz w:val="16"/>
            </w:rPr>
          </w:rPrChange>
        </w:rPr>
        <w:t>Pennerstorfer,</w:t>
      </w:r>
      <w:r w:rsidRPr="00814BC9">
        <w:rPr>
          <w:spacing w:val="7"/>
          <w:w w:val="115"/>
          <w:sz w:val="16"/>
          <w:lang w:val="en-GB"/>
          <w:rPrChange w:id="7555" w:author="Christian PIEDALLU" w:date="2023-02-06T09:53:00Z">
            <w:rPr>
              <w:spacing w:val="7"/>
              <w:w w:val="115"/>
              <w:sz w:val="16"/>
            </w:rPr>
          </w:rPrChange>
        </w:rPr>
        <w:t xml:space="preserve"> </w:t>
      </w:r>
      <w:r w:rsidRPr="00814BC9">
        <w:rPr>
          <w:w w:val="115"/>
          <w:sz w:val="16"/>
          <w:lang w:val="en-GB"/>
          <w:rPrChange w:id="7556" w:author="Christian PIEDALLU" w:date="2023-02-06T09:53:00Z">
            <w:rPr>
              <w:w w:val="115"/>
              <w:sz w:val="16"/>
            </w:rPr>
          </w:rPrChange>
        </w:rPr>
        <w:t>J.,</w:t>
      </w:r>
      <w:r w:rsidRPr="00814BC9">
        <w:rPr>
          <w:spacing w:val="7"/>
          <w:w w:val="115"/>
          <w:sz w:val="16"/>
          <w:lang w:val="en-GB"/>
          <w:rPrChange w:id="7557" w:author="Christian PIEDALLU" w:date="2023-02-06T09:53:00Z">
            <w:rPr>
              <w:spacing w:val="7"/>
              <w:w w:val="115"/>
              <w:sz w:val="16"/>
            </w:rPr>
          </w:rPrChange>
        </w:rPr>
        <w:t xml:space="preserve"> </w:t>
      </w:r>
      <w:r w:rsidRPr="00814BC9">
        <w:rPr>
          <w:w w:val="115"/>
          <w:sz w:val="16"/>
          <w:lang w:val="en-GB"/>
          <w:rPrChange w:id="7558" w:author="Christian PIEDALLU" w:date="2023-02-06T09:53:00Z">
            <w:rPr>
              <w:w w:val="115"/>
              <w:sz w:val="16"/>
            </w:rPr>
          </w:rPrChange>
        </w:rPr>
        <w:t>and</w:t>
      </w:r>
      <w:r w:rsidRPr="00814BC9">
        <w:rPr>
          <w:spacing w:val="6"/>
          <w:w w:val="115"/>
          <w:sz w:val="16"/>
          <w:lang w:val="en-GB"/>
          <w:rPrChange w:id="7559" w:author="Christian PIEDALLU" w:date="2023-02-06T09:53:00Z">
            <w:rPr>
              <w:spacing w:val="6"/>
              <w:w w:val="115"/>
              <w:sz w:val="16"/>
            </w:rPr>
          </w:rPrChange>
        </w:rPr>
        <w:t xml:space="preserve"> </w:t>
      </w:r>
      <w:r w:rsidRPr="00814BC9">
        <w:rPr>
          <w:w w:val="115"/>
          <w:sz w:val="16"/>
          <w:lang w:val="en-GB"/>
          <w:rPrChange w:id="7560" w:author="Christian PIEDALLU" w:date="2023-02-06T09:53:00Z">
            <w:rPr>
              <w:w w:val="115"/>
              <w:sz w:val="16"/>
            </w:rPr>
          </w:rPrChange>
        </w:rPr>
        <w:t>Schopf,</w:t>
      </w:r>
      <w:r w:rsidRPr="00814BC9">
        <w:rPr>
          <w:spacing w:val="7"/>
          <w:w w:val="115"/>
          <w:sz w:val="16"/>
          <w:lang w:val="en-GB"/>
          <w:rPrChange w:id="7561" w:author="Christian PIEDALLU" w:date="2023-02-06T09:53:00Z">
            <w:rPr>
              <w:spacing w:val="7"/>
              <w:w w:val="115"/>
              <w:sz w:val="16"/>
            </w:rPr>
          </w:rPrChange>
        </w:rPr>
        <w:t xml:space="preserve"> </w:t>
      </w:r>
      <w:r w:rsidRPr="00814BC9">
        <w:rPr>
          <w:w w:val="115"/>
          <w:sz w:val="16"/>
          <w:lang w:val="en-GB"/>
          <w:rPrChange w:id="7562" w:author="Christian PIEDALLU" w:date="2023-02-06T09:53:00Z">
            <w:rPr>
              <w:w w:val="115"/>
              <w:sz w:val="16"/>
            </w:rPr>
          </w:rPrChange>
        </w:rPr>
        <w:t>A.,</w:t>
      </w:r>
      <w:r w:rsidRPr="00814BC9">
        <w:rPr>
          <w:spacing w:val="7"/>
          <w:w w:val="115"/>
          <w:sz w:val="16"/>
          <w:lang w:val="en-GB"/>
          <w:rPrChange w:id="7563" w:author="Christian PIEDALLU" w:date="2023-02-06T09:53:00Z">
            <w:rPr>
              <w:spacing w:val="7"/>
              <w:w w:val="115"/>
              <w:sz w:val="16"/>
            </w:rPr>
          </w:rPrChange>
        </w:rPr>
        <w:t xml:space="preserve"> </w:t>
      </w:r>
      <w:r w:rsidRPr="00814BC9">
        <w:rPr>
          <w:w w:val="115"/>
          <w:sz w:val="16"/>
          <w:lang w:val="en-GB"/>
          <w:rPrChange w:id="7564" w:author="Christian PIEDALLU" w:date="2023-02-06T09:53:00Z">
            <w:rPr>
              <w:w w:val="115"/>
              <w:sz w:val="16"/>
            </w:rPr>
          </w:rPrChange>
        </w:rPr>
        <w:t>September</w:t>
      </w:r>
      <w:r w:rsidRPr="00814BC9">
        <w:rPr>
          <w:spacing w:val="7"/>
          <w:w w:val="115"/>
          <w:sz w:val="16"/>
          <w:lang w:val="en-GB"/>
          <w:rPrChange w:id="7565" w:author="Christian PIEDALLU" w:date="2023-02-06T09:53:00Z">
            <w:rPr>
              <w:spacing w:val="7"/>
              <w:w w:val="115"/>
              <w:sz w:val="16"/>
            </w:rPr>
          </w:rPrChange>
        </w:rPr>
        <w:t xml:space="preserve"> </w:t>
      </w:r>
      <w:r w:rsidRPr="00814BC9">
        <w:rPr>
          <w:w w:val="115"/>
          <w:sz w:val="16"/>
          <w:lang w:val="en-GB"/>
          <w:rPrChange w:id="7566" w:author="Christian PIEDALLU" w:date="2023-02-06T09:53:00Z">
            <w:rPr>
              <w:w w:val="115"/>
              <w:sz w:val="16"/>
            </w:rPr>
          </w:rPrChange>
        </w:rPr>
        <w:t>2007.</w:t>
      </w:r>
      <w:r w:rsidRPr="00814BC9">
        <w:rPr>
          <w:spacing w:val="23"/>
          <w:w w:val="115"/>
          <w:sz w:val="16"/>
          <w:lang w:val="en-GB"/>
          <w:rPrChange w:id="7567" w:author="Christian PIEDALLU" w:date="2023-02-06T09:53:00Z">
            <w:rPr>
              <w:spacing w:val="23"/>
              <w:w w:val="115"/>
              <w:sz w:val="16"/>
            </w:rPr>
          </w:rPrChange>
        </w:rPr>
        <w:t xml:space="preserve"> </w:t>
      </w:r>
      <w:r w:rsidRPr="00814BC9">
        <w:rPr>
          <w:w w:val="115"/>
          <w:sz w:val="16"/>
          <w:lang w:val="en-GB"/>
          <w:rPrChange w:id="7568" w:author="Christian PIEDALLU" w:date="2023-02-06T09:53:00Z">
            <w:rPr>
              <w:w w:val="115"/>
              <w:sz w:val="16"/>
            </w:rPr>
          </w:rPrChange>
        </w:rPr>
        <w:t>PHENIPS—A</w:t>
      </w:r>
      <w:r w:rsidRPr="00814BC9">
        <w:rPr>
          <w:spacing w:val="7"/>
          <w:w w:val="115"/>
          <w:sz w:val="16"/>
          <w:lang w:val="en-GB"/>
          <w:rPrChange w:id="7569" w:author="Christian PIEDALLU" w:date="2023-02-06T09:53:00Z">
            <w:rPr>
              <w:spacing w:val="7"/>
              <w:w w:val="115"/>
              <w:sz w:val="16"/>
            </w:rPr>
          </w:rPrChange>
        </w:rPr>
        <w:t xml:space="preserve"> </w:t>
      </w:r>
      <w:r w:rsidRPr="00814BC9">
        <w:rPr>
          <w:w w:val="115"/>
          <w:sz w:val="16"/>
          <w:lang w:val="en-GB"/>
          <w:rPrChange w:id="7570" w:author="Christian PIEDALLU" w:date="2023-02-06T09:53:00Z">
            <w:rPr>
              <w:w w:val="115"/>
              <w:sz w:val="16"/>
            </w:rPr>
          </w:rPrChange>
        </w:rPr>
        <w:t>comprehensive</w:t>
      </w:r>
      <w:r w:rsidRPr="00814BC9">
        <w:rPr>
          <w:spacing w:val="7"/>
          <w:w w:val="115"/>
          <w:sz w:val="16"/>
          <w:lang w:val="en-GB"/>
          <w:rPrChange w:id="7571" w:author="Christian PIEDALLU" w:date="2023-02-06T09:53:00Z">
            <w:rPr>
              <w:spacing w:val="7"/>
              <w:w w:val="115"/>
              <w:sz w:val="16"/>
            </w:rPr>
          </w:rPrChange>
        </w:rPr>
        <w:t xml:space="preserve"> </w:t>
      </w:r>
      <w:r w:rsidRPr="00814BC9">
        <w:rPr>
          <w:w w:val="115"/>
          <w:sz w:val="16"/>
          <w:lang w:val="en-GB"/>
          <w:rPrChange w:id="7572" w:author="Christian PIEDALLU" w:date="2023-02-06T09:53:00Z">
            <w:rPr>
              <w:w w:val="115"/>
              <w:sz w:val="16"/>
            </w:rPr>
          </w:rPrChange>
        </w:rPr>
        <w:t>phenology</w:t>
      </w:r>
      <w:r w:rsidRPr="00814BC9">
        <w:rPr>
          <w:spacing w:val="7"/>
          <w:w w:val="115"/>
          <w:sz w:val="16"/>
          <w:lang w:val="en-GB"/>
          <w:rPrChange w:id="7573" w:author="Christian PIEDALLU" w:date="2023-02-06T09:53:00Z">
            <w:rPr>
              <w:spacing w:val="7"/>
              <w:w w:val="115"/>
              <w:sz w:val="16"/>
            </w:rPr>
          </w:rPrChange>
        </w:rPr>
        <w:t xml:space="preserve"> </w:t>
      </w:r>
      <w:r w:rsidRPr="00814BC9">
        <w:rPr>
          <w:w w:val="115"/>
          <w:sz w:val="16"/>
          <w:lang w:val="en-GB"/>
          <w:rPrChange w:id="7574" w:author="Christian PIEDALLU" w:date="2023-02-06T09:53:00Z">
            <w:rPr>
              <w:w w:val="115"/>
              <w:sz w:val="16"/>
            </w:rPr>
          </w:rPrChange>
        </w:rPr>
        <w:t>model</w:t>
      </w:r>
      <w:r w:rsidRPr="00814BC9">
        <w:rPr>
          <w:spacing w:val="7"/>
          <w:w w:val="115"/>
          <w:sz w:val="16"/>
          <w:lang w:val="en-GB"/>
          <w:rPrChange w:id="7575" w:author="Christian PIEDALLU" w:date="2023-02-06T09:53:00Z">
            <w:rPr>
              <w:spacing w:val="7"/>
              <w:w w:val="115"/>
              <w:sz w:val="16"/>
            </w:rPr>
          </w:rPrChange>
        </w:rPr>
        <w:t xml:space="preserve"> </w:t>
      </w:r>
      <w:r w:rsidRPr="00814BC9">
        <w:rPr>
          <w:w w:val="115"/>
          <w:sz w:val="16"/>
          <w:lang w:val="en-GB"/>
          <w:rPrChange w:id="7576" w:author="Christian PIEDALLU" w:date="2023-02-06T09:53:00Z">
            <w:rPr>
              <w:w w:val="115"/>
              <w:sz w:val="16"/>
            </w:rPr>
          </w:rPrChange>
        </w:rPr>
        <w:t>of</w:t>
      </w:r>
      <w:r w:rsidRPr="00814BC9">
        <w:rPr>
          <w:spacing w:val="7"/>
          <w:w w:val="115"/>
          <w:sz w:val="16"/>
          <w:lang w:val="en-GB"/>
          <w:rPrChange w:id="7577" w:author="Christian PIEDALLU" w:date="2023-02-06T09:53:00Z">
            <w:rPr>
              <w:spacing w:val="7"/>
              <w:w w:val="115"/>
              <w:sz w:val="16"/>
            </w:rPr>
          </w:rPrChange>
        </w:rPr>
        <w:t xml:space="preserve"> </w:t>
      </w:r>
      <w:r w:rsidRPr="00814BC9">
        <w:rPr>
          <w:w w:val="115"/>
          <w:sz w:val="16"/>
          <w:lang w:val="en-GB"/>
          <w:rPrChange w:id="7578" w:author="Christian PIEDALLU" w:date="2023-02-06T09:53:00Z">
            <w:rPr>
              <w:w w:val="115"/>
              <w:sz w:val="16"/>
            </w:rPr>
          </w:rPrChange>
        </w:rPr>
        <w:t>Ips</w:t>
      </w:r>
    </w:p>
    <w:p w14:paraId="5B1163A8" w14:textId="77777777" w:rsidR="00B177F5" w:rsidRPr="00814BC9" w:rsidRDefault="00B553DB">
      <w:pPr>
        <w:tabs>
          <w:tab w:val="left" w:pos="720"/>
        </w:tabs>
        <w:spacing w:line="189" w:lineRule="exact"/>
        <w:ind w:left="163"/>
        <w:rPr>
          <w:i/>
          <w:sz w:val="16"/>
          <w:lang w:val="en-GB"/>
          <w:rPrChange w:id="7579" w:author="Christian PIEDALLU" w:date="2023-02-06T09:53:00Z">
            <w:rPr>
              <w:i/>
              <w:sz w:val="16"/>
            </w:rPr>
          </w:rPrChange>
        </w:rPr>
      </w:pPr>
      <w:r w:rsidRPr="00814BC9">
        <w:rPr>
          <w:rFonts w:ascii="Trebuchet MS"/>
          <w:w w:val="115"/>
          <w:sz w:val="10"/>
          <w:lang w:val="en-GB"/>
          <w:rPrChange w:id="7580" w:author="Christian PIEDALLU" w:date="2023-02-06T09:53:00Z">
            <w:rPr>
              <w:rFonts w:ascii="Trebuchet MS"/>
              <w:w w:val="115"/>
              <w:sz w:val="10"/>
            </w:rPr>
          </w:rPrChange>
        </w:rPr>
        <w:t>338</w:t>
      </w:r>
      <w:r w:rsidRPr="00814BC9">
        <w:rPr>
          <w:rFonts w:ascii="Trebuchet MS"/>
          <w:w w:val="115"/>
          <w:sz w:val="10"/>
          <w:lang w:val="en-GB"/>
          <w:rPrChange w:id="7581" w:author="Christian PIEDALLU" w:date="2023-02-06T09:53:00Z">
            <w:rPr>
              <w:rFonts w:ascii="Trebuchet MS"/>
              <w:w w:val="115"/>
              <w:sz w:val="10"/>
            </w:rPr>
          </w:rPrChange>
        </w:rPr>
        <w:tab/>
      </w:r>
      <w:r w:rsidRPr="00814BC9">
        <w:rPr>
          <w:w w:val="115"/>
          <w:sz w:val="16"/>
          <w:lang w:val="en-GB"/>
          <w:rPrChange w:id="7582" w:author="Christian PIEDALLU" w:date="2023-02-06T09:53:00Z">
            <w:rPr>
              <w:w w:val="115"/>
              <w:sz w:val="16"/>
            </w:rPr>
          </w:rPrChange>
        </w:rPr>
        <w:t>typographus</w:t>
      </w:r>
      <w:r w:rsidRPr="00814BC9">
        <w:rPr>
          <w:spacing w:val="23"/>
          <w:w w:val="115"/>
          <w:sz w:val="16"/>
          <w:lang w:val="en-GB"/>
          <w:rPrChange w:id="7583" w:author="Christian PIEDALLU" w:date="2023-02-06T09:53:00Z">
            <w:rPr>
              <w:spacing w:val="23"/>
              <w:w w:val="115"/>
              <w:sz w:val="16"/>
            </w:rPr>
          </w:rPrChange>
        </w:rPr>
        <w:t xml:space="preserve"> </w:t>
      </w:r>
      <w:r w:rsidRPr="00814BC9">
        <w:rPr>
          <w:w w:val="115"/>
          <w:sz w:val="16"/>
          <w:lang w:val="en-GB"/>
          <w:rPrChange w:id="7584" w:author="Christian PIEDALLU" w:date="2023-02-06T09:53:00Z">
            <w:rPr>
              <w:w w:val="115"/>
              <w:sz w:val="16"/>
            </w:rPr>
          </w:rPrChange>
        </w:rPr>
        <w:t>(L.)</w:t>
      </w:r>
      <w:r w:rsidRPr="00814BC9">
        <w:rPr>
          <w:spacing w:val="24"/>
          <w:w w:val="115"/>
          <w:sz w:val="16"/>
          <w:lang w:val="en-GB"/>
          <w:rPrChange w:id="7585" w:author="Christian PIEDALLU" w:date="2023-02-06T09:53:00Z">
            <w:rPr>
              <w:spacing w:val="24"/>
              <w:w w:val="115"/>
              <w:sz w:val="16"/>
            </w:rPr>
          </w:rPrChange>
        </w:rPr>
        <w:t xml:space="preserve"> </w:t>
      </w:r>
      <w:r w:rsidRPr="00814BC9">
        <w:rPr>
          <w:w w:val="115"/>
          <w:sz w:val="16"/>
          <w:lang w:val="en-GB"/>
          <w:rPrChange w:id="7586" w:author="Christian PIEDALLU" w:date="2023-02-06T09:53:00Z">
            <w:rPr>
              <w:w w:val="115"/>
              <w:sz w:val="16"/>
            </w:rPr>
          </w:rPrChange>
        </w:rPr>
        <w:t>(Col.,</w:t>
      </w:r>
      <w:r w:rsidRPr="00814BC9">
        <w:rPr>
          <w:spacing w:val="27"/>
          <w:w w:val="115"/>
          <w:sz w:val="16"/>
          <w:lang w:val="en-GB"/>
          <w:rPrChange w:id="7587" w:author="Christian PIEDALLU" w:date="2023-02-06T09:53:00Z">
            <w:rPr>
              <w:spacing w:val="27"/>
              <w:w w:val="115"/>
              <w:sz w:val="16"/>
            </w:rPr>
          </w:rPrChange>
        </w:rPr>
        <w:t xml:space="preserve"> </w:t>
      </w:r>
      <w:r w:rsidRPr="00814BC9">
        <w:rPr>
          <w:w w:val="115"/>
          <w:sz w:val="16"/>
          <w:lang w:val="en-GB"/>
          <w:rPrChange w:id="7588" w:author="Christian PIEDALLU" w:date="2023-02-06T09:53:00Z">
            <w:rPr>
              <w:w w:val="115"/>
              <w:sz w:val="16"/>
            </w:rPr>
          </w:rPrChange>
        </w:rPr>
        <w:t>Scolytinae)</w:t>
      </w:r>
      <w:r w:rsidRPr="00814BC9">
        <w:rPr>
          <w:spacing w:val="24"/>
          <w:w w:val="115"/>
          <w:sz w:val="16"/>
          <w:lang w:val="en-GB"/>
          <w:rPrChange w:id="7589" w:author="Christian PIEDALLU" w:date="2023-02-06T09:53:00Z">
            <w:rPr>
              <w:spacing w:val="24"/>
              <w:w w:val="115"/>
              <w:sz w:val="16"/>
            </w:rPr>
          </w:rPrChange>
        </w:rPr>
        <w:t xml:space="preserve"> </w:t>
      </w:r>
      <w:r w:rsidRPr="00814BC9">
        <w:rPr>
          <w:w w:val="115"/>
          <w:sz w:val="16"/>
          <w:lang w:val="en-GB"/>
          <w:rPrChange w:id="7590" w:author="Christian PIEDALLU" w:date="2023-02-06T09:53:00Z">
            <w:rPr>
              <w:w w:val="115"/>
              <w:sz w:val="16"/>
            </w:rPr>
          </w:rPrChange>
        </w:rPr>
        <w:t>as</w:t>
      </w:r>
      <w:r w:rsidRPr="00814BC9">
        <w:rPr>
          <w:spacing w:val="24"/>
          <w:w w:val="115"/>
          <w:sz w:val="16"/>
          <w:lang w:val="en-GB"/>
          <w:rPrChange w:id="7591" w:author="Christian PIEDALLU" w:date="2023-02-06T09:53:00Z">
            <w:rPr>
              <w:spacing w:val="24"/>
              <w:w w:val="115"/>
              <w:sz w:val="16"/>
            </w:rPr>
          </w:rPrChange>
        </w:rPr>
        <w:t xml:space="preserve"> </w:t>
      </w:r>
      <w:r w:rsidRPr="00814BC9">
        <w:rPr>
          <w:w w:val="115"/>
          <w:sz w:val="16"/>
          <w:lang w:val="en-GB"/>
          <w:rPrChange w:id="7592" w:author="Christian PIEDALLU" w:date="2023-02-06T09:53:00Z">
            <w:rPr>
              <w:w w:val="115"/>
              <w:sz w:val="16"/>
            </w:rPr>
          </w:rPrChange>
        </w:rPr>
        <w:t>a</w:t>
      </w:r>
      <w:r w:rsidRPr="00814BC9">
        <w:rPr>
          <w:spacing w:val="23"/>
          <w:w w:val="115"/>
          <w:sz w:val="16"/>
          <w:lang w:val="en-GB"/>
          <w:rPrChange w:id="7593" w:author="Christian PIEDALLU" w:date="2023-02-06T09:53:00Z">
            <w:rPr>
              <w:spacing w:val="23"/>
              <w:w w:val="115"/>
              <w:sz w:val="16"/>
            </w:rPr>
          </w:rPrChange>
        </w:rPr>
        <w:t xml:space="preserve"> </w:t>
      </w:r>
      <w:r w:rsidRPr="00814BC9">
        <w:rPr>
          <w:w w:val="115"/>
          <w:sz w:val="16"/>
          <w:lang w:val="en-GB"/>
          <w:rPrChange w:id="7594" w:author="Christian PIEDALLU" w:date="2023-02-06T09:53:00Z">
            <w:rPr>
              <w:w w:val="115"/>
              <w:sz w:val="16"/>
            </w:rPr>
          </w:rPrChange>
        </w:rPr>
        <w:t>tool</w:t>
      </w:r>
      <w:r w:rsidRPr="00814BC9">
        <w:rPr>
          <w:spacing w:val="24"/>
          <w:w w:val="115"/>
          <w:sz w:val="16"/>
          <w:lang w:val="en-GB"/>
          <w:rPrChange w:id="7595" w:author="Christian PIEDALLU" w:date="2023-02-06T09:53:00Z">
            <w:rPr>
              <w:spacing w:val="24"/>
              <w:w w:val="115"/>
              <w:sz w:val="16"/>
            </w:rPr>
          </w:rPrChange>
        </w:rPr>
        <w:t xml:space="preserve"> </w:t>
      </w:r>
      <w:r w:rsidRPr="00814BC9">
        <w:rPr>
          <w:w w:val="115"/>
          <w:sz w:val="16"/>
          <w:lang w:val="en-GB"/>
          <w:rPrChange w:id="7596" w:author="Christian PIEDALLU" w:date="2023-02-06T09:53:00Z">
            <w:rPr>
              <w:w w:val="115"/>
              <w:sz w:val="16"/>
            </w:rPr>
          </w:rPrChange>
        </w:rPr>
        <w:t>for</w:t>
      </w:r>
      <w:r w:rsidRPr="00814BC9">
        <w:rPr>
          <w:spacing w:val="24"/>
          <w:w w:val="115"/>
          <w:sz w:val="16"/>
          <w:lang w:val="en-GB"/>
          <w:rPrChange w:id="7597" w:author="Christian PIEDALLU" w:date="2023-02-06T09:53:00Z">
            <w:rPr>
              <w:spacing w:val="24"/>
              <w:w w:val="115"/>
              <w:sz w:val="16"/>
            </w:rPr>
          </w:rPrChange>
        </w:rPr>
        <w:t xml:space="preserve"> </w:t>
      </w:r>
      <w:r w:rsidRPr="00814BC9">
        <w:rPr>
          <w:w w:val="115"/>
          <w:sz w:val="16"/>
          <w:lang w:val="en-GB"/>
          <w:rPrChange w:id="7598" w:author="Christian PIEDALLU" w:date="2023-02-06T09:53:00Z">
            <w:rPr>
              <w:w w:val="115"/>
              <w:sz w:val="16"/>
            </w:rPr>
          </w:rPrChange>
        </w:rPr>
        <w:t>hazard</w:t>
      </w:r>
      <w:r w:rsidRPr="00814BC9">
        <w:rPr>
          <w:spacing w:val="23"/>
          <w:w w:val="115"/>
          <w:sz w:val="16"/>
          <w:lang w:val="en-GB"/>
          <w:rPrChange w:id="7599" w:author="Christian PIEDALLU" w:date="2023-02-06T09:53:00Z">
            <w:rPr>
              <w:spacing w:val="23"/>
              <w:w w:val="115"/>
              <w:sz w:val="16"/>
            </w:rPr>
          </w:rPrChange>
        </w:rPr>
        <w:t xml:space="preserve"> </w:t>
      </w:r>
      <w:r w:rsidRPr="00814BC9">
        <w:rPr>
          <w:w w:val="115"/>
          <w:sz w:val="16"/>
          <w:lang w:val="en-GB"/>
          <w:rPrChange w:id="7600" w:author="Christian PIEDALLU" w:date="2023-02-06T09:53:00Z">
            <w:rPr>
              <w:w w:val="115"/>
              <w:sz w:val="16"/>
            </w:rPr>
          </w:rPrChange>
        </w:rPr>
        <w:t>rating</w:t>
      </w:r>
      <w:r w:rsidRPr="00814BC9">
        <w:rPr>
          <w:spacing w:val="24"/>
          <w:w w:val="115"/>
          <w:sz w:val="16"/>
          <w:lang w:val="en-GB"/>
          <w:rPrChange w:id="7601" w:author="Christian PIEDALLU" w:date="2023-02-06T09:53:00Z">
            <w:rPr>
              <w:spacing w:val="24"/>
              <w:w w:val="115"/>
              <w:sz w:val="16"/>
            </w:rPr>
          </w:rPrChange>
        </w:rPr>
        <w:t xml:space="preserve"> </w:t>
      </w:r>
      <w:r w:rsidRPr="00814BC9">
        <w:rPr>
          <w:w w:val="115"/>
          <w:sz w:val="16"/>
          <w:lang w:val="en-GB"/>
          <w:rPrChange w:id="7602" w:author="Christian PIEDALLU" w:date="2023-02-06T09:53:00Z">
            <w:rPr>
              <w:w w:val="115"/>
              <w:sz w:val="16"/>
            </w:rPr>
          </w:rPrChange>
        </w:rPr>
        <w:t>of</w:t>
      </w:r>
      <w:r w:rsidRPr="00814BC9">
        <w:rPr>
          <w:spacing w:val="24"/>
          <w:w w:val="115"/>
          <w:sz w:val="16"/>
          <w:lang w:val="en-GB"/>
          <w:rPrChange w:id="7603" w:author="Christian PIEDALLU" w:date="2023-02-06T09:53:00Z">
            <w:rPr>
              <w:spacing w:val="24"/>
              <w:w w:val="115"/>
              <w:sz w:val="16"/>
            </w:rPr>
          </w:rPrChange>
        </w:rPr>
        <w:t xml:space="preserve"> </w:t>
      </w:r>
      <w:r w:rsidRPr="00814BC9">
        <w:rPr>
          <w:w w:val="115"/>
          <w:sz w:val="16"/>
          <w:lang w:val="en-GB"/>
          <w:rPrChange w:id="7604" w:author="Christian PIEDALLU" w:date="2023-02-06T09:53:00Z">
            <w:rPr>
              <w:w w:val="115"/>
              <w:sz w:val="16"/>
            </w:rPr>
          </w:rPrChange>
        </w:rPr>
        <w:t>bark</w:t>
      </w:r>
      <w:r w:rsidRPr="00814BC9">
        <w:rPr>
          <w:spacing w:val="23"/>
          <w:w w:val="115"/>
          <w:sz w:val="16"/>
          <w:lang w:val="en-GB"/>
          <w:rPrChange w:id="7605" w:author="Christian PIEDALLU" w:date="2023-02-06T09:53:00Z">
            <w:rPr>
              <w:spacing w:val="23"/>
              <w:w w:val="115"/>
              <w:sz w:val="16"/>
            </w:rPr>
          </w:rPrChange>
        </w:rPr>
        <w:t xml:space="preserve"> </w:t>
      </w:r>
      <w:r w:rsidRPr="00814BC9">
        <w:rPr>
          <w:w w:val="115"/>
          <w:sz w:val="16"/>
          <w:lang w:val="en-GB"/>
          <w:rPrChange w:id="7606" w:author="Christian PIEDALLU" w:date="2023-02-06T09:53:00Z">
            <w:rPr>
              <w:w w:val="115"/>
              <w:sz w:val="16"/>
            </w:rPr>
          </w:rPrChange>
        </w:rPr>
        <w:t>beetle</w:t>
      </w:r>
      <w:r w:rsidRPr="00814BC9">
        <w:rPr>
          <w:spacing w:val="24"/>
          <w:w w:val="115"/>
          <w:sz w:val="16"/>
          <w:lang w:val="en-GB"/>
          <w:rPrChange w:id="7607" w:author="Christian PIEDALLU" w:date="2023-02-06T09:53:00Z">
            <w:rPr>
              <w:spacing w:val="24"/>
              <w:w w:val="115"/>
              <w:sz w:val="16"/>
            </w:rPr>
          </w:rPrChange>
        </w:rPr>
        <w:t xml:space="preserve"> </w:t>
      </w:r>
      <w:r w:rsidRPr="00814BC9">
        <w:rPr>
          <w:w w:val="115"/>
          <w:sz w:val="16"/>
          <w:lang w:val="en-GB"/>
          <w:rPrChange w:id="7608" w:author="Christian PIEDALLU" w:date="2023-02-06T09:53:00Z">
            <w:rPr>
              <w:w w:val="115"/>
              <w:sz w:val="16"/>
            </w:rPr>
          </w:rPrChange>
        </w:rPr>
        <w:t xml:space="preserve">infestation. </w:t>
      </w:r>
      <w:r w:rsidRPr="00814BC9">
        <w:rPr>
          <w:spacing w:val="28"/>
          <w:w w:val="115"/>
          <w:sz w:val="16"/>
          <w:lang w:val="en-GB"/>
          <w:rPrChange w:id="7609" w:author="Christian PIEDALLU" w:date="2023-02-06T09:53:00Z">
            <w:rPr>
              <w:spacing w:val="28"/>
              <w:w w:val="115"/>
              <w:sz w:val="16"/>
            </w:rPr>
          </w:rPrChange>
        </w:rPr>
        <w:t xml:space="preserve"> </w:t>
      </w:r>
      <w:r w:rsidRPr="00814BC9">
        <w:rPr>
          <w:i/>
          <w:w w:val="115"/>
          <w:sz w:val="16"/>
          <w:lang w:val="en-GB"/>
          <w:rPrChange w:id="7610" w:author="Christian PIEDALLU" w:date="2023-02-06T09:53:00Z">
            <w:rPr>
              <w:i/>
              <w:w w:val="115"/>
              <w:sz w:val="16"/>
            </w:rPr>
          </w:rPrChange>
        </w:rPr>
        <w:t>Forest</w:t>
      </w:r>
      <w:r w:rsidRPr="00814BC9">
        <w:rPr>
          <w:i/>
          <w:spacing w:val="27"/>
          <w:w w:val="115"/>
          <w:sz w:val="16"/>
          <w:lang w:val="en-GB"/>
          <w:rPrChange w:id="7611" w:author="Christian PIEDALLU" w:date="2023-02-06T09:53:00Z">
            <w:rPr>
              <w:i/>
              <w:spacing w:val="27"/>
              <w:w w:val="115"/>
              <w:sz w:val="16"/>
            </w:rPr>
          </w:rPrChange>
        </w:rPr>
        <w:t xml:space="preserve"> </w:t>
      </w:r>
      <w:r w:rsidRPr="00814BC9">
        <w:rPr>
          <w:i/>
          <w:w w:val="115"/>
          <w:sz w:val="16"/>
          <w:lang w:val="en-GB"/>
          <w:rPrChange w:id="7612" w:author="Christian PIEDALLU" w:date="2023-02-06T09:53:00Z">
            <w:rPr>
              <w:i/>
              <w:w w:val="115"/>
              <w:sz w:val="16"/>
            </w:rPr>
          </w:rPrChange>
        </w:rPr>
        <w:t>Ecology</w:t>
      </w:r>
      <w:r w:rsidRPr="00814BC9">
        <w:rPr>
          <w:i/>
          <w:spacing w:val="26"/>
          <w:w w:val="115"/>
          <w:sz w:val="16"/>
          <w:lang w:val="en-GB"/>
          <w:rPrChange w:id="7613" w:author="Christian PIEDALLU" w:date="2023-02-06T09:53:00Z">
            <w:rPr>
              <w:i/>
              <w:spacing w:val="26"/>
              <w:w w:val="115"/>
              <w:sz w:val="16"/>
            </w:rPr>
          </w:rPrChange>
        </w:rPr>
        <w:t xml:space="preserve"> </w:t>
      </w:r>
      <w:r w:rsidRPr="00814BC9">
        <w:rPr>
          <w:i/>
          <w:w w:val="115"/>
          <w:sz w:val="16"/>
          <w:lang w:val="en-GB"/>
          <w:rPrChange w:id="7614" w:author="Christian PIEDALLU" w:date="2023-02-06T09:53:00Z">
            <w:rPr>
              <w:i/>
              <w:w w:val="115"/>
              <w:sz w:val="16"/>
            </w:rPr>
          </w:rPrChange>
        </w:rPr>
        <w:t>and</w:t>
      </w:r>
    </w:p>
    <w:p w14:paraId="452916F9" w14:textId="77777777" w:rsidR="00B177F5" w:rsidRPr="00814BC9" w:rsidRDefault="00B553DB">
      <w:pPr>
        <w:tabs>
          <w:tab w:val="left" w:pos="720"/>
        </w:tabs>
        <w:spacing w:line="189" w:lineRule="exact"/>
        <w:ind w:left="163"/>
        <w:rPr>
          <w:sz w:val="16"/>
          <w:lang w:val="en-GB"/>
          <w:rPrChange w:id="7615" w:author="Christian PIEDALLU" w:date="2023-02-06T09:53:00Z">
            <w:rPr>
              <w:sz w:val="16"/>
            </w:rPr>
          </w:rPrChange>
        </w:rPr>
      </w:pPr>
      <w:bookmarkStart w:id="7616" w:name="_bookmark14"/>
      <w:bookmarkEnd w:id="7616"/>
      <w:r w:rsidRPr="00814BC9">
        <w:rPr>
          <w:rFonts w:ascii="Trebuchet MS" w:hAnsi="Trebuchet MS"/>
          <w:w w:val="110"/>
          <w:sz w:val="10"/>
          <w:lang w:val="en-GB"/>
          <w:rPrChange w:id="7617" w:author="Christian PIEDALLU" w:date="2023-02-06T09:53:00Z">
            <w:rPr>
              <w:rFonts w:ascii="Trebuchet MS" w:hAnsi="Trebuchet MS"/>
              <w:w w:val="110"/>
              <w:sz w:val="10"/>
            </w:rPr>
          </w:rPrChange>
        </w:rPr>
        <w:t>339</w:t>
      </w:r>
      <w:r w:rsidRPr="00814BC9">
        <w:rPr>
          <w:rFonts w:ascii="Trebuchet MS" w:hAnsi="Trebuchet MS"/>
          <w:w w:val="110"/>
          <w:sz w:val="10"/>
          <w:lang w:val="en-GB"/>
          <w:rPrChange w:id="7618" w:author="Christian PIEDALLU" w:date="2023-02-06T09:53:00Z">
            <w:rPr>
              <w:rFonts w:ascii="Trebuchet MS" w:hAnsi="Trebuchet MS"/>
              <w:w w:val="110"/>
              <w:sz w:val="10"/>
            </w:rPr>
          </w:rPrChange>
        </w:rPr>
        <w:tab/>
      </w:r>
      <w:r w:rsidRPr="00814BC9">
        <w:rPr>
          <w:i/>
          <w:w w:val="110"/>
          <w:sz w:val="16"/>
          <w:lang w:val="en-GB"/>
          <w:rPrChange w:id="7619" w:author="Christian PIEDALLU" w:date="2023-02-06T09:53:00Z">
            <w:rPr>
              <w:i/>
              <w:w w:val="110"/>
              <w:sz w:val="16"/>
            </w:rPr>
          </w:rPrChange>
        </w:rPr>
        <w:t>Management</w:t>
      </w:r>
      <w:r w:rsidRPr="00814BC9">
        <w:rPr>
          <w:w w:val="110"/>
          <w:sz w:val="16"/>
          <w:lang w:val="en-GB"/>
          <w:rPrChange w:id="7620" w:author="Christian PIEDALLU" w:date="2023-02-06T09:53:00Z">
            <w:rPr>
              <w:w w:val="110"/>
              <w:sz w:val="16"/>
            </w:rPr>
          </w:rPrChange>
        </w:rPr>
        <w:t>,</w:t>
      </w:r>
      <w:r w:rsidRPr="00814BC9">
        <w:rPr>
          <w:spacing w:val="12"/>
          <w:w w:val="110"/>
          <w:sz w:val="16"/>
          <w:lang w:val="en-GB"/>
          <w:rPrChange w:id="7621" w:author="Christian PIEDALLU" w:date="2023-02-06T09:53:00Z">
            <w:rPr>
              <w:spacing w:val="12"/>
              <w:w w:val="110"/>
              <w:sz w:val="16"/>
            </w:rPr>
          </w:rPrChange>
        </w:rPr>
        <w:t xml:space="preserve"> </w:t>
      </w:r>
      <w:r w:rsidRPr="00814BC9">
        <w:rPr>
          <w:w w:val="110"/>
          <w:sz w:val="16"/>
          <w:lang w:val="en-GB"/>
          <w:rPrChange w:id="7622" w:author="Christian PIEDALLU" w:date="2023-02-06T09:53:00Z">
            <w:rPr>
              <w:w w:val="110"/>
              <w:sz w:val="16"/>
            </w:rPr>
          </w:rPrChange>
        </w:rPr>
        <w:t>249(3):171–186.</w:t>
      </w:r>
      <w:r w:rsidRPr="00814BC9">
        <w:rPr>
          <w:spacing w:val="30"/>
          <w:w w:val="110"/>
          <w:sz w:val="16"/>
          <w:lang w:val="en-GB"/>
          <w:rPrChange w:id="7623" w:author="Christian PIEDALLU" w:date="2023-02-06T09:53:00Z">
            <w:rPr>
              <w:spacing w:val="30"/>
              <w:w w:val="110"/>
              <w:sz w:val="16"/>
            </w:rPr>
          </w:rPrChange>
        </w:rPr>
        <w:t xml:space="preserve"> </w:t>
      </w:r>
      <w:r w:rsidRPr="00814BC9">
        <w:rPr>
          <w:w w:val="110"/>
          <w:sz w:val="16"/>
          <w:lang w:val="en-GB"/>
          <w:rPrChange w:id="7624" w:author="Christian PIEDALLU" w:date="2023-02-06T09:53:00Z">
            <w:rPr>
              <w:w w:val="110"/>
              <w:sz w:val="16"/>
            </w:rPr>
          </w:rPrChange>
        </w:rPr>
        <w:t>ISSN</w:t>
      </w:r>
      <w:r w:rsidRPr="00814BC9">
        <w:rPr>
          <w:spacing w:val="12"/>
          <w:w w:val="110"/>
          <w:sz w:val="16"/>
          <w:lang w:val="en-GB"/>
          <w:rPrChange w:id="7625" w:author="Christian PIEDALLU" w:date="2023-02-06T09:53:00Z">
            <w:rPr>
              <w:spacing w:val="12"/>
              <w:w w:val="110"/>
              <w:sz w:val="16"/>
            </w:rPr>
          </w:rPrChange>
        </w:rPr>
        <w:t xml:space="preserve"> </w:t>
      </w:r>
      <w:r w:rsidRPr="00814BC9">
        <w:rPr>
          <w:w w:val="110"/>
          <w:sz w:val="16"/>
          <w:lang w:val="en-GB"/>
          <w:rPrChange w:id="7626" w:author="Christian PIEDALLU" w:date="2023-02-06T09:53:00Z">
            <w:rPr>
              <w:w w:val="110"/>
              <w:sz w:val="16"/>
            </w:rPr>
          </w:rPrChange>
        </w:rPr>
        <w:t>03781127.</w:t>
      </w:r>
    </w:p>
    <w:p w14:paraId="54631A5C" w14:textId="77777777" w:rsidR="00B177F5" w:rsidRPr="00814BC9" w:rsidRDefault="00B553DB">
      <w:pPr>
        <w:spacing w:line="189" w:lineRule="exact"/>
        <w:ind w:left="163"/>
        <w:rPr>
          <w:sz w:val="16"/>
          <w:lang w:val="en-GB"/>
          <w:rPrChange w:id="7627" w:author="Christian PIEDALLU" w:date="2023-02-06T09:53:00Z">
            <w:rPr>
              <w:sz w:val="16"/>
            </w:rPr>
          </w:rPrChange>
        </w:rPr>
      </w:pPr>
      <w:r w:rsidRPr="00814BC9">
        <w:rPr>
          <w:rFonts w:ascii="Trebuchet MS"/>
          <w:sz w:val="10"/>
          <w:lang w:val="en-GB"/>
          <w:rPrChange w:id="7628" w:author="Christian PIEDALLU" w:date="2023-02-06T09:53:00Z">
            <w:rPr>
              <w:rFonts w:ascii="Trebuchet MS"/>
              <w:sz w:val="10"/>
            </w:rPr>
          </w:rPrChange>
        </w:rPr>
        <w:t xml:space="preserve">340     </w:t>
      </w:r>
      <w:r w:rsidRPr="00814BC9">
        <w:rPr>
          <w:rFonts w:ascii="Trebuchet MS"/>
          <w:spacing w:val="19"/>
          <w:sz w:val="10"/>
          <w:lang w:val="en-GB"/>
          <w:rPrChange w:id="7629" w:author="Christian PIEDALLU" w:date="2023-02-06T09:53:00Z">
            <w:rPr>
              <w:rFonts w:ascii="Trebuchet MS"/>
              <w:spacing w:val="19"/>
              <w:sz w:val="10"/>
            </w:rPr>
          </w:rPrChange>
        </w:rPr>
        <w:t xml:space="preserve"> </w:t>
      </w:r>
      <w:r w:rsidRPr="00814BC9">
        <w:rPr>
          <w:w w:val="115"/>
          <w:sz w:val="16"/>
          <w:lang w:val="en-GB"/>
          <w:rPrChange w:id="7630" w:author="Christian PIEDALLU" w:date="2023-02-06T09:53:00Z">
            <w:rPr>
              <w:w w:val="115"/>
              <w:sz w:val="16"/>
            </w:rPr>
          </w:rPrChange>
        </w:rPr>
        <w:t>Bolyn,</w:t>
      </w:r>
      <w:r w:rsidRPr="00814BC9">
        <w:rPr>
          <w:spacing w:val="-3"/>
          <w:w w:val="115"/>
          <w:sz w:val="16"/>
          <w:lang w:val="en-GB"/>
          <w:rPrChange w:id="7631" w:author="Christian PIEDALLU" w:date="2023-02-06T09:53:00Z">
            <w:rPr>
              <w:spacing w:val="-3"/>
              <w:w w:val="115"/>
              <w:sz w:val="16"/>
            </w:rPr>
          </w:rPrChange>
        </w:rPr>
        <w:t xml:space="preserve"> </w:t>
      </w:r>
      <w:r w:rsidRPr="00814BC9">
        <w:rPr>
          <w:w w:val="115"/>
          <w:sz w:val="16"/>
          <w:lang w:val="en-GB"/>
          <w:rPrChange w:id="7632" w:author="Christian PIEDALLU" w:date="2023-02-06T09:53:00Z">
            <w:rPr>
              <w:w w:val="115"/>
              <w:sz w:val="16"/>
            </w:rPr>
          </w:rPrChange>
        </w:rPr>
        <w:t>C.,</w:t>
      </w:r>
      <w:r w:rsidRPr="00814BC9">
        <w:rPr>
          <w:spacing w:val="-2"/>
          <w:w w:val="115"/>
          <w:sz w:val="16"/>
          <w:lang w:val="en-GB"/>
          <w:rPrChange w:id="7633" w:author="Christian PIEDALLU" w:date="2023-02-06T09:53:00Z">
            <w:rPr>
              <w:spacing w:val="-2"/>
              <w:w w:val="115"/>
              <w:sz w:val="16"/>
            </w:rPr>
          </w:rPrChange>
        </w:rPr>
        <w:t xml:space="preserve"> </w:t>
      </w:r>
      <w:r w:rsidRPr="00814BC9">
        <w:rPr>
          <w:w w:val="115"/>
          <w:sz w:val="16"/>
          <w:lang w:val="en-GB"/>
          <w:rPrChange w:id="7634" w:author="Christian PIEDALLU" w:date="2023-02-06T09:53:00Z">
            <w:rPr>
              <w:w w:val="115"/>
              <w:sz w:val="16"/>
            </w:rPr>
          </w:rPrChange>
        </w:rPr>
        <w:t>Michez,</w:t>
      </w:r>
      <w:r w:rsidRPr="00814BC9">
        <w:rPr>
          <w:spacing w:val="-3"/>
          <w:w w:val="115"/>
          <w:sz w:val="16"/>
          <w:lang w:val="en-GB"/>
          <w:rPrChange w:id="7635" w:author="Christian PIEDALLU" w:date="2023-02-06T09:53:00Z">
            <w:rPr>
              <w:spacing w:val="-3"/>
              <w:w w:val="115"/>
              <w:sz w:val="16"/>
            </w:rPr>
          </w:rPrChange>
        </w:rPr>
        <w:t xml:space="preserve"> </w:t>
      </w:r>
      <w:r w:rsidRPr="00814BC9">
        <w:rPr>
          <w:w w:val="115"/>
          <w:sz w:val="16"/>
          <w:lang w:val="en-GB"/>
          <w:rPrChange w:id="7636" w:author="Christian PIEDALLU" w:date="2023-02-06T09:53:00Z">
            <w:rPr>
              <w:w w:val="115"/>
              <w:sz w:val="16"/>
            </w:rPr>
          </w:rPrChange>
        </w:rPr>
        <w:t>A.,</w:t>
      </w:r>
      <w:r w:rsidRPr="00814BC9">
        <w:rPr>
          <w:spacing w:val="-2"/>
          <w:w w:val="115"/>
          <w:sz w:val="16"/>
          <w:lang w:val="en-GB"/>
          <w:rPrChange w:id="7637" w:author="Christian PIEDALLU" w:date="2023-02-06T09:53:00Z">
            <w:rPr>
              <w:spacing w:val="-2"/>
              <w:w w:val="115"/>
              <w:sz w:val="16"/>
            </w:rPr>
          </w:rPrChange>
        </w:rPr>
        <w:t xml:space="preserve"> </w:t>
      </w:r>
      <w:r w:rsidRPr="00814BC9">
        <w:rPr>
          <w:w w:val="115"/>
          <w:sz w:val="16"/>
          <w:lang w:val="en-GB"/>
          <w:rPrChange w:id="7638" w:author="Christian PIEDALLU" w:date="2023-02-06T09:53:00Z">
            <w:rPr>
              <w:w w:val="115"/>
              <w:sz w:val="16"/>
            </w:rPr>
          </w:rPrChange>
        </w:rPr>
        <w:t>Gaucher,</w:t>
      </w:r>
      <w:r w:rsidRPr="00814BC9">
        <w:rPr>
          <w:spacing w:val="-3"/>
          <w:w w:val="115"/>
          <w:sz w:val="16"/>
          <w:lang w:val="en-GB"/>
          <w:rPrChange w:id="7639" w:author="Christian PIEDALLU" w:date="2023-02-06T09:53:00Z">
            <w:rPr>
              <w:spacing w:val="-3"/>
              <w:w w:val="115"/>
              <w:sz w:val="16"/>
            </w:rPr>
          </w:rPrChange>
        </w:rPr>
        <w:t xml:space="preserve"> </w:t>
      </w:r>
      <w:r w:rsidRPr="00814BC9">
        <w:rPr>
          <w:w w:val="115"/>
          <w:sz w:val="16"/>
          <w:lang w:val="en-GB"/>
          <w:rPrChange w:id="7640" w:author="Christian PIEDALLU" w:date="2023-02-06T09:53:00Z">
            <w:rPr>
              <w:w w:val="115"/>
              <w:sz w:val="16"/>
            </w:rPr>
          </w:rPrChange>
        </w:rPr>
        <w:t>P.,</w:t>
      </w:r>
      <w:r w:rsidRPr="00814BC9">
        <w:rPr>
          <w:spacing w:val="-2"/>
          <w:w w:val="115"/>
          <w:sz w:val="16"/>
          <w:lang w:val="en-GB"/>
          <w:rPrChange w:id="7641" w:author="Christian PIEDALLU" w:date="2023-02-06T09:53:00Z">
            <w:rPr>
              <w:spacing w:val="-2"/>
              <w:w w:val="115"/>
              <w:sz w:val="16"/>
            </w:rPr>
          </w:rPrChange>
        </w:rPr>
        <w:t xml:space="preserve"> </w:t>
      </w:r>
      <w:r w:rsidRPr="00814BC9">
        <w:rPr>
          <w:w w:val="115"/>
          <w:sz w:val="16"/>
          <w:lang w:val="en-GB"/>
          <w:rPrChange w:id="7642" w:author="Christian PIEDALLU" w:date="2023-02-06T09:53:00Z">
            <w:rPr>
              <w:w w:val="115"/>
              <w:sz w:val="16"/>
            </w:rPr>
          </w:rPrChange>
        </w:rPr>
        <w:t>Lejeune,</w:t>
      </w:r>
      <w:r w:rsidRPr="00814BC9">
        <w:rPr>
          <w:spacing w:val="-3"/>
          <w:w w:val="115"/>
          <w:sz w:val="16"/>
          <w:lang w:val="en-GB"/>
          <w:rPrChange w:id="7643" w:author="Christian PIEDALLU" w:date="2023-02-06T09:53:00Z">
            <w:rPr>
              <w:spacing w:val="-3"/>
              <w:w w:val="115"/>
              <w:sz w:val="16"/>
            </w:rPr>
          </w:rPrChange>
        </w:rPr>
        <w:t xml:space="preserve"> </w:t>
      </w:r>
      <w:r w:rsidRPr="00814BC9">
        <w:rPr>
          <w:w w:val="115"/>
          <w:sz w:val="16"/>
          <w:lang w:val="en-GB"/>
          <w:rPrChange w:id="7644" w:author="Christian PIEDALLU" w:date="2023-02-06T09:53:00Z">
            <w:rPr>
              <w:w w:val="115"/>
              <w:sz w:val="16"/>
            </w:rPr>
          </w:rPrChange>
        </w:rPr>
        <w:t>P.,</w:t>
      </w:r>
      <w:r w:rsidRPr="00814BC9">
        <w:rPr>
          <w:spacing w:val="-3"/>
          <w:w w:val="115"/>
          <w:sz w:val="16"/>
          <w:lang w:val="en-GB"/>
          <w:rPrChange w:id="7645" w:author="Christian PIEDALLU" w:date="2023-02-06T09:53:00Z">
            <w:rPr>
              <w:spacing w:val="-3"/>
              <w:w w:val="115"/>
              <w:sz w:val="16"/>
            </w:rPr>
          </w:rPrChange>
        </w:rPr>
        <w:t xml:space="preserve"> </w:t>
      </w:r>
      <w:r w:rsidRPr="00814BC9">
        <w:rPr>
          <w:w w:val="115"/>
          <w:sz w:val="16"/>
          <w:lang w:val="en-GB"/>
          <w:rPrChange w:id="7646" w:author="Christian PIEDALLU" w:date="2023-02-06T09:53:00Z">
            <w:rPr>
              <w:w w:val="115"/>
              <w:sz w:val="16"/>
            </w:rPr>
          </w:rPrChange>
        </w:rPr>
        <w:t>and</w:t>
      </w:r>
      <w:r w:rsidRPr="00814BC9">
        <w:rPr>
          <w:spacing w:val="-4"/>
          <w:w w:val="115"/>
          <w:sz w:val="16"/>
          <w:lang w:val="en-GB"/>
          <w:rPrChange w:id="7647" w:author="Christian PIEDALLU" w:date="2023-02-06T09:53:00Z">
            <w:rPr>
              <w:spacing w:val="-4"/>
              <w:w w:val="115"/>
              <w:sz w:val="16"/>
            </w:rPr>
          </w:rPrChange>
        </w:rPr>
        <w:t xml:space="preserve"> </w:t>
      </w:r>
      <w:r w:rsidRPr="00814BC9">
        <w:rPr>
          <w:w w:val="115"/>
          <w:sz w:val="16"/>
          <w:lang w:val="en-GB"/>
          <w:rPrChange w:id="7648" w:author="Christian PIEDALLU" w:date="2023-02-06T09:53:00Z">
            <w:rPr>
              <w:w w:val="115"/>
              <w:sz w:val="16"/>
            </w:rPr>
          </w:rPrChange>
        </w:rPr>
        <w:t>Bonnet,</w:t>
      </w:r>
      <w:r w:rsidRPr="00814BC9">
        <w:rPr>
          <w:spacing w:val="-2"/>
          <w:w w:val="115"/>
          <w:sz w:val="16"/>
          <w:lang w:val="en-GB"/>
          <w:rPrChange w:id="7649" w:author="Christian PIEDALLU" w:date="2023-02-06T09:53:00Z">
            <w:rPr>
              <w:spacing w:val="-2"/>
              <w:w w:val="115"/>
              <w:sz w:val="16"/>
            </w:rPr>
          </w:rPrChange>
        </w:rPr>
        <w:t xml:space="preserve"> </w:t>
      </w:r>
      <w:r w:rsidRPr="00814BC9">
        <w:rPr>
          <w:w w:val="115"/>
          <w:sz w:val="16"/>
          <w:lang w:val="en-GB"/>
          <w:rPrChange w:id="7650" w:author="Christian PIEDALLU" w:date="2023-02-06T09:53:00Z">
            <w:rPr>
              <w:w w:val="115"/>
              <w:sz w:val="16"/>
            </w:rPr>
          </w:rPrChange>
        </w:rPr>
        <w:t>S.,</w:t>
      </w:r>
      <w:r w:rsidRPr="00814BC9">
        <w:rPr>
          <w:spacing w:val="-3"/>
          <w:w w:val="115"/>
          <w:sz w:val="16"/>
          <w:lang w:val="en-GB"/>
          <w:rPrChange w:id="7651" w:author="Christian PIEDALLU" w:date="2023-02-06T09:53:00Z">
            <w:rPr>
              <w:spacing w:val="-3"/>
              <w:w w:val="115"/>
              <w:sz w:val="16"/>
            </w:rPr>
          </w:rPrChange>
        </w:rPr>
        <w:t xml:space="preserve"> </w:t>
      </w:r>
      <w:r w:rsidRPr="00814BC9">
        <w:rPr>
          <w:w w:val="115"/>
          <w:sz w:val="16"/>
          <w:lang w:val="en-GB"/>
          <w:rPrChange w:id="7652" w:author="Christian PIEDALLU" w:date="2023-02-06T09:53:00Z">
            <w:rPr>
              <w:w w:val="115"/>
              <w:sz w:val="16"/>
            </w:rPr>
          </w:rPrChange>
        </w:rPr>
        <w:t>2018.</w:t>
      </w:r>
      <w:r w:rsidRPr="00814BC9">
        <w:rPr>
          <w:spacing w:val="5"/>
          <w:w w:val="115"/>
          <w:sz w:val="16"/>
          <w:lang w:val="en-GB"/>
          <w:rPrChange w:id="7653" w:author="Christian PIEDALLU" w:date="2023-02-06T09:53:00Z">
            <w:rPr>
              <w:spacing w:val="5"/>
              <w:w w:val="115"/>
              <w:sz w:val="16"/>
            </w:rPr>
          </w:rPrChange>
        </w:rPr>
        <w:t xml:space="preserve"> </w:t>
      </w:r>
      <w:r w:rsidRPr="00814BC9">
        <w:rPr>
          <w:w w:val="115"/>
          <w:sz w:val="16"/>
          <w:lang w:val="en-GB"/>
          <w:rPrChange w:id="7654" w:author="Christian PIEDALLU" w:date="2023-02-06T09:53:00Z">
            <w:rPr>
              <w:w w:val="115"/>
              <w:sz w:val="16"/>
            </w:rPr>
          </w:rPrChange>
        </w:rPr>
        <w:t>Forest</w:t>
      </w:r>
      <w:r w:rsidRPr="00814BC9">
        <w:rPr>
          <w:spacing w:val="-4"/>
          <w:w w:val="115"/>
          <w:sz w:val="16"/>
          <w:lang w:val="en-GB"/>
          <w:rPrChange w:id="7655" w:author="Christian PIEDALLU" w:date="2023-02-06T09:53:00Z">
            <w:rPr>
              <w:spacing w:val="-4"/>
              <w:w w:val="115"/>
              <w:sz w:val="16"/>
            </w:rPr>
          </w:rPrChange>
        </w:rPr>
        <w:t xml:space="preserve"> </w:t>
      </w:r>
      <w:r w:rsidRPr="00814BC9">
        <w:rPr>
          <w:w w:val="115"/>
          <w:sz w:val="16"/>
          <w:lang w:val="en-GB"/>
          <w:rPrChange w:id="7656" w:author="Christian PIEDALLU" w:date="2023-02-06T09:53:00Z">
            <w:rPr>
              <w:w w:val="115"/>
              <w:sz w:val="16"/>
            </w:rPr>
          </w:rPrChange>
        </w:rPr>
        <w:t>mapping</w:t>
      </w:r>
      <w:r w:rsidRPr="00814BC9">
        <w:rPr>
          <w:spacing w:val="-5"/>
          <w:w w:val="115"/>
          <w:sz w:val="16"/>
          <w:lang w:val="en-GB"/>
          <w:rPrChange w:id="7657" w:author="Christian PIEDALLU" w:date="2023-02-06T09:53:00Z">
            <w:rPr>
              <w:spacing w:val="-5"/>
              <w:w w:val="115"/>
              <w:sz w:val="16"/>
            </w:rPr>
          </w:rPrChange>
        </w:rPr>
        <w:t xml:space="preserve"> </w:t>
      </w:r>
      <w:r w:rsidRPr="00814BC9">
        <w:rPr>
          <w:w w:val="115"/>
          <w:sz w:val="16"/>
          <w:lang w:val="en-GB"/>
          <w:rPrChange w:id="7658" w:author="Christian PIEDALLU" w:date="2023-02-06T09:53:00Z">
            <w:rPr>
              <w:w w:val="115"/>
              <w:sz w:val="16"/>
            </w:rPr>
          </w:rPrChange>
        </w:rPr>
        <w:t>and</w:t>
      </w:r>
      <w:r w:rsidRPr="00814BC9">
        <w:rPr>
          <w:spacing w:val="-4"/>
          <w:w w:val="115"/>
          <w:sz w:val="16"/>
          <w:lang w:val="en-GB"/>
          <w:rPrChange w:id="7659" w:author="Christian PIEDALLU" w:date="2023-02-06T09:53:00Z">
            <w:rPr>
              <w:spacing w:val="-4"/>
              <w:w w:val="115"/>
              <w:sz w:val="16"/>
            </w:rPr>
          </w:rPrChange>
        </w:rPr>
        <w:t xml:space="preserve"> </w:t>
      </w:r>
      <w:r w:rsidRPr="00814BC9">
        <w:rPr>
          <w:w w:val="115"/>
          <w:sz w:val="16"/>
          <w:lang w:val="en-GB"/>
          <w:rPrChange w:id="7660" w:author="Christian PIEDALLU" w:date="2023-02-06T09:53:00Z">
            <w:rPr>
              <w:w w:val="115"/>
              <w:sz w:val="16"/>
            </w:rPr>
          </w:rPrChange>
        </w:rPr>
        <w:t>species</w:t>
      </w:r>
      <w:r w:rsidRPr="00814BC9">
        <w:rPr>
          <w:spacing w:val="-4"/>
          <w:w w:val="115"/>
          <w:sz w:val="16"/>
          <w:lang w:val="en-GB"/>
          <w:rPrChange w:id="7661" w:author="Christian PIEDALLU" w:date="2023-02-06T09:53:00Z">
            <w:rPr>
              <w:spacing w:val="-4"/>
              <w:w w:val="115"/>
              <w:sz w:val="16"/>
            </w:rPr>
          </w:rPrChange>
        </w:rPr>
        <w:t xml:space="preserve"> </w:t>
      </w:r>
      <w:r w:rsidRPr="00814BC9">
        <w:rPr>
          <w:w w:val="115"/>
          <w:sz w:val="16"/>
          <w:lang w:val="en-GB"/>
          <w:rPrChange w:id="7662" w:author="Christian PIEDALLU" w:date="2023-02-06T09:53:00Z">
            <w:rPr>
              <w:w w:val="115"/>
              <w:sz w:val="16"/>
            </w:rPr>
          </w:rPrChange>
        </w:rPr>
        <w:t>composition</w:t>
      </w:r>
      <w:r w:rsidRPr="00814BC9">
        <w:rPr>
          <w:spacing w:val="-4"/>
          <w:w w:val="115"/>
          <w:sz w:val="16"/>
          <w:lang w:val="en-GB"/>
          <w:rPrChange w:id="7663" w:author="Christian PIEDALLU" w:date="2023-02-06T09:53:00Z">
            <w:rPr>
              <w:spacing w:val="-4"/>
              <w:w w:val="115"/>
              <w:sz w:val="16"/>
            </w:rPr>
          </w:rPrChange>
        </w:rPr>
        <w:t xml:space="preserve"> </w:t>
      </w:r>
      <w:r w:rsidRPr="00814BC9">
        <w:rPr>
          <w:w w:val="115"/>
          <w:sz w:val="16"/>
          <w:lang w:val="en-GB"/>
          <w:rPrChange w:id="7664" w:author="Christian PIEDALLU" w:date="2023-02-06T09:53:00Z">
            <w:rPr>
              <w:w w:val="115"/>
              <w:sz w:val="16"/>
            </w:rPr>
          </w:rPrChange>
        </w:rPr>
        <w:t>using</w:t>
      </w:r>
    </w:p>
    <w:p w14:paraId="78F71555" w14:textId="77777777" w:rsidR="00B177F5" w:rsidRPr="00814BC9" w:rsidRDefault="00B553DB">
      <w:pPr>
        <w:tabs>
          <w:tab w:val="left" w:pos="720"/>
        </w:tabs>
        <w:spacing w:line="189" w:lineRule="exact"/>
        <w:ind w:left="163"/>
        <w:rPr>
          <w:sz w:val="16"/>
          <w:lang w:val="en-GB"/>
          <w:rPrChange w:id="7665" w:author="Christian PIEDALLU" w:date="2023-02-06T09:53:00Z">
            <w:rPr>
              <w:sz w:val="16"/>
            </w:rPr>
          </w:rPrChange>
        </w:rPr>
      </w:pPr>
      <w:r w:rsidRPr="00814BC9">
        <w:rPr>
          <w:rFonts w:ascii="Trebuchet MS" w:hAnsi="Trebuchet MS"/>
          <w:sz w:val="10"/>
          <w:lang w:val="en-GB"/>
          <w:rPrChange w:id="7666" w:author="Christian PIEDALLU" w:date="2023-02-06T09:53:00Z">
            <w:rPr>
              <w:rFonts w:ascii="Trebuchet MS" w:hAnsi="Trebuchet MS"/>
              <w:sz w:val="10"/>
            </w:rPr>
          </w:rPrChange>
        </w:rPr>
        <w:t>341</w:t>
      </w:r>
      <w:r w:rsidRPr="00814BC9">
        <w:rPr>
          <w:rFonts w:ascii="Trebuchet MS" w:hAnsi="Trebuchet MS"/>
          <w:sz w:val="10"/>
          <w:lang w:val="en-GB"/>
          <w:rPrChange w:id="7667" w:author="Christian PIEDALLU" w:date="2023-02-06T09:53:00Z">
            <w:rPr>
              <w:rFonts w:ascii="Trebuchet MS" w:hAnsi="Trebuchet MS"/>
              <w:sz w:val="10"/>
            </w:rPr>
          </w:rPrChange>
        </w:rPr>
        <w:tab/>
      </w:r>
      <w:r w:rsidRPr="00814BC9">
        <w:rPr>
          <w:w w:val="110"/>
          <w:sz w:val="16"/>
          <w:lang w:val="en-GB"/>
          <w:rPrChange w:id="7668" w:author="Christian PIEDALLU" w:date="2023-02-06T09:53:00Z">
            <w:rPr>
              <w:w w:val="110"/>
              <w:sz w:val="16"/>
            </w:rPr>
          </w:rPrChange>
        </w:rPr>
        <w:t>su</w:t>
      </w:r>
      <w:r w:rsidRPr="00814BC9">
        <w:rPr>
          <w:spacing w:val="4"/>
          <w:w w:val="110"/>
          <w:sz w:val="16"/>
          <w:lang w:val="en-GB"/>
          <w:rPrChange w:id="7669" w:author="Christian PIEDALLU" w:date="2023-02-06T09:53:00Z">
            <w:rPr>
              <w:spacing w:val="4"/>
              <w:w w:val="110"/>
              <w:sz w:val="16"/>
            </w:rPr>
          </w:rPrChange>
        </w:rPr>
        <w:t>p</w:t>
      </w:r>
      <w:r w:rsidRPr="00814BC9">
        <w:rPr>
          <w:w w:val="109"/>
          <w:sz w:val="16"/>
          <w:lang w:val="en-GB"/>
          <w:rPrChange w:id="7670" w:author="Christian PIEDALLU" w:date="2023-02-06T09:53:00Z">
            <w:rPr>
              <w:w w:val="109"/>
              <w:sz w:val="16"/>
            </w:rPr>
          </w:rPrChange>
        </w:rPr>
        <w:t>ervised</w:t>
      </w:r>
      <w:r w:rsidRPr="00814BC9">
        <w:rPr>
          <w:sz w:val="16"/>
          <w:lang w:val="en-GB"/>
          <w:rPrChange w:id="7671" w:author="Christian PIEDALLU" w:date="2023-02-06T09:53:00Z">
            <w:rPr>
              <w:sz w:val="16"/>
            </w:rPr>
          </w:rPrChange>
        </w:rPr>
        <w:t xml:space="preserve"> </w:t>
      </w:r>
      <w:r w:rsidRPr="00814BC9">
        <w:rPr>
          <w:spacing w:val="-10"/>
          <w:sz w:val="16"/>
          <w:lang w:val="en-GB"/>
          <w:rPrChange w:id="7672" w:author="Christian PIEDALLU" w:date="2023-02-06T09:53:00Z">
            <w:rPr>
              <w:spacing w:val="-10"/>
              <w:sz w:val="16"/>
            </w:rPr>
          </w:rPrChange>
        </w:rPr>
        <w:t xml:space="preserve"> </w:t>
      </w:r>
      <w:r w:rsidRPr="00814BC9">
        <w:rPr>
          <w:spacing w:val="4"/>
          <w:w w:val="111"/>
          <w:sz w:val="16"/>
          <w:lang w:val="en-GB"/>
          <w:rPrChange w:id="7673" w:author="Christian PIEDALLU" w:date="2023-02-06T09:53:00Z">
            <w:rPr>
              <w:spacing w:val="4"/>
              <w:w w:val="111"/>
              <w:sz w:val="16"/>
            </w:rPr>
          </w:rPrChange>
        </w:rPr>
        <w:t>p</w:t>
      </w:r>
      <w:r w:rsidRPr="00814BC9">
        <w:rPr>
          <w:w w:val="104"/>
          <w:sz w:val="16"/>
          <w:lang w:val="en-GB"/>
          <w:rPrChange w:id="7674" w:author="Christian PIEDALLU" w:date="2023-02-06T09:53:00Z">
            <w:rPr>
              <w:w w:val="104"/>
              <w:sz w:val="16"/>
            </w:rPr>
          </w:rPrChange>
        </w:rPr>
        <w:t>er</w:t>
      </w:r>
      <w:r w:rsidRPr="00814BC9">
        <w:rPr>
          <w:sz w:val="16"/>
          <w:lang w:val="en-GB"/>
          <w:rPrChange w:id="7675" w:author="Christian PIEDALLU" w:date="2023-02-06T09:53:00Z">
            <w:rPr>
              <w:sz w:val="16"/>
            </w:rPr>
          </w:rPrChange>
        </w:rPr>
        <w:t xml:space="preserve"> </w:t>
      </w:r>
      <w:r w:rsidRPr="00814BC9">
        <w:rPr>
          <w:spacing w:val="-10"/>
          <w:sz w:val="16"/>
          <w:lang w:val="en-GB"/>
          <w:rPrChange w:id="7676" w:author="Christian PIEDALLU" w:date="2023-02-06T09:53:00Z">
            <w:rPr>
              <w:spacing w:val="-10"/>
              <w:sz w:val="16"/>
            </w:rPr>
          </w:rPrChange>
        </w:rPr>
        <w:t xml:space="preserve"> </w:t>
      </w:r>
      <w:r w:rsidRPr="00814BC9">
        <w:rPr>
          <w:w w:val="115"/>
          <w:sz w:val="16"/>
          <w:lang w:val="en-GB"/>
          <w:rPrChange w:id="7677" w:author="Christian PIEDALLU" w:date="2023-02-06T09:53:00Z">
            <w:rPr>
              <w:w w:val="115"/>
              <w:sz w:val="16"/>
            </w:rPr>
          </w:rPrChange>
        </w:rPr>
        <w:t>pixel</w:t>
      </w:r>
      <w:r w:rsidRPr="00814BC9">
        <w:rPr>
          <w:sz w:val="16"/>
          <w:lang w:val="en-GB"/>
          <w:rPrChange w:id="7678" w:author="Christian PIEDALLU" w:date="2023-02-06T09:53:00Z">
            <w:rPr>
              <w:sz w:val="16"/>
            </w:rPr>
          </w:rPrChange>
        </w:rPr>
        <w:t xml:space="preserve"> </w:t>
      </w:r>
      <w:r w:rsidRPr="00814BC9">
        <w:rPr>
          <w:spacing w:val="-10"/>
          <w:sz w:val="16"/>
          <w:lang w:val="en-GB"/>
          <w:rPrChange w:id="7679" w:author="Christian PIEDALLU" w:date="2023-02-06T09:53:00Z">
            <w:rPr>
              <w:spacing w:val="-10"/>
              <w:sz w:val="16"/>
            </w:rPr>
          </w:rPrChange>
        </w:rPr>
        <w:t xml:space="preserve"> </w:t>
      </w:r>
      <w:r w:rsidRPr="00814BC9">
        <w:rPr>
          <w:w w:val="112"/>
          <w:sz w:val="16"/>
          <w:lang w:val="en-GB"/>
          <w:rPrChange w:id="7680" w:author="Christian PIEDALLU" w:date="2023-02-06T09:53:00Z">
            <w:rPr>
              <w:w w:val="112"/>
              <w:sz w:val="16"/>
            </w:rPr>
          </w:rPrChange>
        </w:rPr>
        <w:t>classification</w:t>
      </w:r>
      <w:r w:rsidRPr="00814BC9">
        <w:rPr>
          <w:sz w:val="16"/>
          <w:lang w:val="en-GB"/>
          <w:rPrChange w:id="7681" w:author="Christian PIEDALLU" w:date="2023-02-06T09:53:00Z">
            <w:rPr>
              <w:sz w:val="16"/>
            </w:rPr>
          </w:rPrChange>
        </w:rPr>
        <w:t xml:space="preserve"> </w:t>
      </w:r>
      <w:r w:rsidRPr="00814BC9">
        <w:rPr>
          <w:spacing w:val="-10"/>
          <w:sz w:val="16"/>
          <w:lang w:val="en-GB"/>
          <w:rPrChange w:id="7682" w:author="Christian PIEDALLU" w:date="2023-02-06T09:53:00Z">
            <w:rPr>
              <w:spacing w:val="-10"/>
              <w:sz w:val="16"/>
            </w:rPr>
          </w:rPrChange>
        </w:rPr>
        <w:t xml:space="preserve"> </w:t>
      </w:r>
      <w:r w:rsidRPr="00814BC9">
        <w:rPr>
          <w:w w:val="102"/>
          <w:sz w:val="16"/>
          <w:lang w:val="en-GB"/>
          <w:rPrChange w:id="7683" w:author="Christian PIEDALLU" w:date="2023-02-06T09:53:00Z">
            <w:rPr>
              <w:w w:val="102"/>
              <w:sz w:val="16"/>
            </w:rPr>
          </w:rPrChange>
        </w:rPr>
        <w:t>of</w:t>
      </w:r>
      <w:r w:rsidRPr="00814BC9">
        <w:rPr>
          <w:sz w:val="16"/>
          <w:lang w:val="en-GB"/>
          <w:rPrChange w:id="7684" w:author="Christian PIEDALLU" w:date="2023-02-06T09:53:00Z">
            <w:rPr>
              <w:sz w:val="16"/>
            </w:rPr>
          </w:rPrChange>
        </w:rPr>
        <w:t xml:space="preserve"> </w:t>
      </w:r>
      <w:r w:rsidRPr="00814BC9">
        <w:rPr>
          <w:spacing w:val="-10"/>
          <w:sz w:val="16"/>
          <w:lang w:val="en-GB"/>
          <w:rPrChange w:id="7685" w:author="Christian PIEDALLU" w:date="2023-02-06T09:53:00Z">
            <w:rPr>
              <w:spacing w:val="-10"/>
              <w:sz w:val="16"/>
            </w:rPr>
          </w:rPrChange>
        </w:rPr>
        <w:t xml:space="preserve"> </w:t>
      </w:r>
      <w:r w:rsidRPr="00814BC9">
        <w:rPr>
          <w:w w:val="111"/>
          <w:sz w:val="16"/>
          <w:lang w:val="en-GB"/>
          <w:rPrChange w:id="7686" w:author="Christian PIEDALLU" w:date="2023-02-06T09:53:00Z">
            <w:rPr>
              <w:w w:val="111"/>
              <w:sz w:val="16"/>
            </w:rPr>
          </w:rPrChange>
        </w:rPr>
        <w:t>Se</w:t>
      </w:r>
      <w:r w:rsidRPr="00814BC9">
        <w:rPr>
          <w:spacing w:val="-5"/>
          <w:w w:val="111"/>
          <w:sz w:val="16"/>
          <w:lang w:val="en-GB"/>
          <w:rPrChange w:id="7687" w:author="Christian PIEDALLU" w:date="2023-02-06T09:53:00Z">
            <w:rPr>
              <w:spacing w:val="-5"/>
              <w:w w:val="111"/>
              <w:sz w:val="16"/>
            </w:rPr>
          </w:rPrChange>
        </w:rPr>
        <w:t>n</w:t>
      </w:r>
      <w:r w:rsidRPr="00814BC9">
        <w:rPr>
          <w:w w:val="111"/>
          <w:sz w:val="16"/>
          <w:lang w:val="en-GB"/>
          <w:rPrChange w:id="7688" w:author="Christian PIEDALLU" w:date="2023-02-06T09:53:00Z">
            <w:rPr>
              <w:w w:val="111"/>
              <w:sz w:val="16"/>
            </w:rPr>
          </w:rPrChange>
        </w:rPr>
        <w:t>tinel-2</w:t>
      </w:r>
      <w:r w:rsidRPr="00814BC9">
        <w:rPr>
          <w:sz w:val="16"/>
          <w:lang w:val="en-GB"/>
          <w:rPrChange w:id="7689" w:author="Christian PIEDALLU" w:date="2023-02-06T09:53:00Z">
            <w:rPr>
              <w:sz w:val="16"/>
            </w:rPr>
          </w:rPrChange>
        </w:rPr>
        <w:t xml:space="preserve"> </w:t>
      </w:r>
      <w:r w:rsidRPr="00814BC9">
        <w:rPr>
          <w:spacing w:val="-10"/>
          <w:sz w:val="16"/>
          <w:lang w:val="en-GB"/>
          <w:rPrChange w:id="7690" w:author="Christian PIEDALLU" w:date="2023-02-06T09:53:00Z">
            <w:rPr>
              <w:spacing w:val="-10"/>
              <w:sz w:val="16"/>
            </w:rPr>
          </w:rPrChange>
        </w:rPr>
        <w:t xml:space="preserve"> </w:t>
      </w:r>
      <w:r w:rsidRPr="00814BC9">
        <w:rPr>
          <w:w w:val="112"/>
          <w:sz w:val="16"/>
          <w:lang w:val="en-GB"/>
          <w:rPrChange w:id="7691" w:author="Christian PIEDALLU" w:date="2023-02-06T09:53:00Z">
            <w:rPr>
              <w:w w:val="112"/>
              <w:sz w:val="16"/>
            </w:rPr>
          </w:rPrChange>
        </w:rPr>
        <w:t>imager</w:t>
      </w:r>
      <w:r w:rsidRPr="00814BC9">
        <w:rPr>
          <w:spacing w:val="-15"/>
          <w:w w:val="112"/>
          <w:sz w:val="16"/>
          <w:lang w:val="en-GB"/>
          <w:rPrChange w:id="7692" w:author="Christian PIEDALLU" w:date="2023-02-06T09:53:00Z">
            <w:rPr>
              <w:spacing w:val="-15"/>
              <w:w w:val="112"/>
              <w:sz w:val="16"/>
            </w:rPr>
          </w:rPrChange>
        </w:rPr>
        <w:t>y</w:t>
      </w:r>
      <w:r w:rsidRPr="00814BC9">
        <w:rPr>
          <w:w w:val="116"/>
          <w:sz w:val="16"/>
          <w:lang w:val="en-GB"/>
          <w:rPrChange w:id="7693" w:author="Christian PIEDALLU" w:date="2023-02-06T09:53:00Z">
            <w:rPr>
              <w:w w:val="116"/>
              <w:sz w:val="16"/>
            </w:rPr>
          </w:rPrChange>
        </w:rPr>
        <w:t>.</w:t>
      </w:r>
      <w:r w:rsidRPr="00814BC9">
        <w:rPr>
          <w:sz w:val="16"/>
          <w:lang w:val="en-GB"/>
          <w:rPrChange w:id="7694" w:author="Christian PIEDALLU" w:date="2023-02-06T09:53:00Z">
            <w:rPr>
              <w:sz w:val="16"/>
            </w:rPr>
          </w:rPrChange>
        </w:rPr>
        <w:t xml:space="preserve">  </w:t>
      </w:r>
      <w:r w:rsidRPr="00814BC9">
        <w:rPr>
          <w:spacing w:val="-15"/>
          <w:sz w:val="16"/>
          <w:lang w:val="en-GB"/>
          <w:rPrChange w:id="7695" w:author="Christian PIEDALLU" w:date="2023-02-06T09:53:00Z">
            <w:rPr>
              <w:spacing w:val="-15"/>
              <w:sz w:val="16"/>
            </w:rPr>
          </w:rPrChange>
        </w:rPr>
        <w:t xml:space="preserve"> </w:t>
      </w:r>
      <w:r w:rsidRPr="00814BC9">
        <w:rPr>
          <w:i/>
          <w:w w:val="117"/>
          <w:sz w:val="16"/>
          <w:lang w:val="en-GB"/>
          <w:rPrChange w:id="7696" w:author="Christian PIEDALLU" w:date="2023-02-06T09:53:00Z">
            <w:rPr>
              <w:i/>
              <w:w w:val="117"/>
              <w:sz w:val="16"/>
            </w:rPr>
          </w:rPrChange>
        </w:rPr>
        <w:t>Biot</w:t>
      </w:r>
      <w:r w:rsidRPr="00814BC9">
        <w:rPr>
          <w:i/>
          <w:spacing w:val="-9"/>
          <w:w w:val="117"/>
          <w:sz w:val="16"/>
          <w:lang w:val="en-GB"/>
          <w:rPrChange w:id="7697" w:author="Christian PIEDALLU" w:date="2023-02-06T09:53:00Z">
            <w:rPr>
              <w:i/>
              <w:spacing w:val="-9"/>
              <w:w w:val="117"/>
              <w:sz w:val="16"/>
            </w:rPr>
          </w:rPrChange>
        </w:rPr>
        <w:t>e</w:t>
      </w:r>
      <w:r w:rsidRPr="00814BC9">
        <w:rPr>
          <w:i/>
          <w:w w:val="111"/>
          <w:sz w:val="16"/>
          <w:lang w:val="en-GB"/>
          <w:rPrChange w:id="7698" w:author="Christian PIEDALLU" w:date="2023-02-06T09:53:00Z">
            <w:rPr>
              <w:i/>
              <w:w w:val="111"/>
              <w:sz w:val="16"/>
            </w:rPr>
          </w:rPrChange>
        </w:rPr>
        <w:t>chnol</w:t>
      </w:r>
      <w:r w:rsidRPr="00814BC9">
        <w:rPr>
          <w:i/>
          <w:spacing w:val="-9"/>
          <w:w w:val="111"/>
          <w:sz w:val="16"/>
          <w:lang w:val="en-GB"/>
          <w:rPrChange w:id="7699" w:author="Christian PIEDALLU" w:date="2023-02-06T09:53:00Z">
            <w:rPr>
              <w:i/>
              <w:spacing w:val="-9"/>
              <w:w w:val="111"/>
              <w:sz w:val="16"/>
            </w:rPr>
          </w:rPrChange>
        </w:rPr>
        <w:t>o</w:t>
      </w:r>
      <w:r w:rsidRPr="00814BC9">
        <w:rPr>
          <w:i/>
          <w:w w:val="111"/>
          <w:sz w:val="16"/>
          <w:lang w:val="en-GB"/>
          <w:rPrChange w:id="7700" w:author="Christian PIEDALLU" w:date="2023-02-06T09:53:00Z">
            <w:rPr>
              <w:i/>
              <w:w w:val="111"/>
              <w:sz w:val="16"/>
            </w:rPr>
          </w:rPrChange>
        </w:rPr>
        <w:t>gie,</w:t>
      </w:r>
      <w:r w:rsidRPr="00814BC9">
        <w:rPr>
          <w:i/>
          <w:sz w:val="16"/>
          <w:lang w:val="en-GB"/>
          <w:rPrChange w:id="7701" w:author="Christian PIEDALLU" w:date="2023-02-06T09:53:00Z">
            <w:rPr>
              <w:i/>
              <w:sz w:val="16"/>
            </w:rPr>
          </w:rPrChange>
        </w:rPr>
        <w:t xml:space="preserve"> </w:t>
      </w:r>
      <w:r w:rsidRPr="00814BC9">
        <w:rPr>
          <w:i/>
          <w:spacing w:val="-4"/>
          <w:sz w:val="16"/>
          <w:lang w:val="en-GB"/>
          <w:rPrChange w:id="7702" w:author="Christian PIEDALLU" w:date="2023-02-06T09:53:00Z">
            <w:rPr>
              <w:i/>
              <w:spacing w:val="-4"/>
              <w:sz w:val="16"/>
            </w:rPr>
          </w:rPrChange>
        </w:rPr>
        <w:t xml:space="preserve"> </w:t>
      </w:r>
      <w:r w:rsidRPr="00814BC9">
        <w:rPr>
          <w:i/>
          <w:spacing w:val="-9"/>
          <w:w w:val="137"/>
          <w:sz w:val="16"/>
          <w:lang w:val="en-GB"/>
          <w:rPrChange w:id="7703" w:author="Christian PIEDALLU" w:date="2023-02-06T09:53:00Z">
            <w:rPr>
              <w:i/>
              <w:spacing w:val="-9"/>
              <w:w w:val="137"/>
              <w:sz w:val="16"/>
            </w:rPr>
          </w:rPrChange>
        </w:rPr>
        <w:t>A</w:t>
      </w:r>
      <w:r w:rsidRPr="00814BC9">
        <w:rPr>
          <w:i/>
          <w:w w:val="109"/>
          <w:sz w:val="16"/>
          <w:lang w:val="en-GB"/>
          <w:rPrChange w:id="7704" w:author="Christian PIEDALLU" w:date="2023-02-06T09:53:00Z">
            <w:rPr>
              <w:i/>
              <w:w w:val="109"/>
              <w:sz w:val="16"/>
            </w:rPr>
          </w:rPrChange>
        </w:rPr>
        <w:t>g</w:t>
      </w:r>
      <w:r w:rsidRPr="00814BC9">
        <w:rPr>
          <w:i/>
          <w:spacing w:val="-9"/>
          <w:w w:val="109"/>
          <w:sz w:val="16"/>
          <w:lang w:val="en-GB"/>
          <w:rPrChange w:id="7705" w:author="Christian PIEDALLU" w:date="2023-02-06T09:53:00Z">
            <w:rPr>
              <w:i/>
              <w:spacing w:val="-9"/>
              <w:w w:val="109"/>
              <w:sz w:val="16"/>
            </w:rPr>
          </w:rPrChange>
        </w:rPr>
        <w:t>r</w:t>
      </w:r>
      <w:r w:rsidRPr="00814BC9">
        <w:rPr>
          <w:i/>
          <w:w w:val="112"/>
          <w:sz w:val="16"/>
          <w:lang w:val="en-GB"/>
          <w:rPrChange w:id="7706" w:author="Christian PIEDALLU" w:date="2023-02-06T09:53:00Z">
            <w:rPr>
              <w:i/>
              <w:w w:val="112"/>
              <w:sz w:val="16"/>
            </w:rPr>
          </w:rPrChange>
        </w:rPr>
        <w:t>onomie,</w:t>
      </w:r>
      <w:r w:rsidRPr="00814BC9">
        <w:rPr>
          <w:i/>
          <w:sz w:val="16"/>
          <w:lang w:val="en-GB"/>
          <w:rPrChange w:id="7707" w:author="Christian PIEDALLU" w:date="2023-02-06T09:53:00Z">
            <w:rPr>
              <w:i/>
              <w:sz w:val="16"/>
            </w:rPr>
          </w:rPrChange>
        </w:rPr>
        <w:t xml:space="preserve"> </w:t>
      </w:r>
      <w:r w:rsidRPr="00814BC9">
        <w:rPr>
          <w:i/>
          <w:spacing w:val="-4"/>
          <w:sz w:val="16"/>
          <w:lang w:val="en-GB"/>
          <w:rPrChange w:id="7708" w:author="Christian PIEDALLU" w:date="2023-02-06T09:53:00Z">
            <w:rPr>
              <w:i/>
              <w:spacing w:val="-4"/>
              <w:sz w:val="16"/>
            </w:rPr>
          </w:rPrChange>
        </w:rPr>
        <w:t xml:space="preserve"> </w:t>
      </w:r>
      <w:r w:rsidRPr="00814BC9">
        <w:rPr>
          <w:i/>
          <w:w w:val="118"/>
          <w:sz w:val="16"/>
          <w:lang w:val="en-GB"/>
          <w:rPrChange w:id="7709" w:author="Christian PIEDALLU" w:date="2023-02-06T09:53:00Z">
            <w:rPr>
              <w:i/>
              <w:w w:val="118"/>
              <w:sz w:val="16"/>
            </w:rPr>
          </w:rPrChange>
        </w:rPr>
        <w:t>S</w:t>
      </w:r>
      <w:r w:rsidRPr="00814BC9">
        <w:rPr>
          <w:i/>
          <w:spacing w:val="-9"/>
          <w:w w:val="118"/>
          <w:sz w:val="16"/>
          <w:lang w:val="en-GB"/>
          <w:rPrChange w:id="7710" w:author="Christian PIEDALLU" w:date="2023-02-06T09:53:00Z">
            <w:rPr>
              <w:i/>
              <w:spacing w:val="-9"/>
              <w:w w:val="118"/>
              <w:sz w:val="16"/>
            </w:rPr>
          </w:rPrChange>
        </w:rPr>
        <w:t>o</w:t>
      </w:r>
      <w:r w:rsidRPr="00814BC9">
        <w:rPr>
          <w:i/>
          <w:w w:val="126"/>
          <w:sz w:val="16"/>
          <w:lang w:val="en-GB"/>
          <w:rPrChange w:id="7711" w:author="Christian PIEDALLU" w:date="2023-02-06T09:53:00Z">
            <w:rPr>
              <w:i/>
              <w:w w:val="126"/>
              <w:sz w:val="16"/>
            </w:rPr>
          </w:rPrChange>
        </w:rPr>
        <w:t>c</w:t>
      </w:r>
      <w:r w:rsidRPr="00814BC9">
        <w:rPr>
          <w:i/>
          <w:spacing w:val="-5"/>
          <w:w w:val="126"/>
          <w:sz w:val="16"/>
          <w:lang w:val="en-GB"/>
          <w:rPrChange w:id="7712" w:author="Christian PIEDALLU" w:date="2023-02-06T09:53:00Z">
            <w:rPr>
              <w:i/>
              <w:spacing w:val="-5"/>
              <w:w w:val="126"/>
              <w:sz w:val="16"/>
            </w:rPr>
          </w:rPrChange>
        </w:rPr>
        <w:t>i</w:t>
      </w:r>
      <w:r w:rsidRPr="00814BC9">
        <w:rPr>
          <w:i/>
          <w:spacing w:val="-83"/>
          <w:w w:val="186"/>
          <w:sz w:val="16"/>
          <w:lang w:val="en-GB"/>
          <w:rPrChange w:id="7713" w:author="Christian PIEDALLU" w:date="2023-02-06T09:53:00Z">
            <w:rPr>
              <w:i/>
              <w:spacing w:val="-83"/>
              <w:w w:val="186"/>
              <w:sz w:val="16"/>
            </w:rPr>
          </w:rPrChange>
        </w:rPr>
        <w:t>´</w:t>
      </w:r>
      <w:r w:rsidRPr="00814BC9">
        <w:rPr>
          <w:i/>
          <w:w w:val="104"/>
          <w:sz w:val="16"/>
          <w:lang w:val="en-GB"/>
          <w:rPrChange w:id="7714" w:author="Christian PIEDALLU" w:date="2023-02-06T09:53:00Z">
            <w:rPr>
              <w:i/>
              <w:w w:val="104"/>
              <w:sz w:val="16"/>
            </w:rPr>
          </w:rPrChange>
        </w:rPr>
        <w:t>e</w:t>
      </w:r>
      <w:r w:rsidRPr="00814BC9">
        <w:rPr>
          <w:i/>
          <w:spacing w:val="-5"/>
          <w:w w:val="104"/>
          <w:sz w:val="16"/>
          <w:lang w:val="en-GB"/>
          <w:rPrChange w:id="7715" w:author="Christian PIEDALLU" w:date="2023-02-06T09:53:00Z">
            <w:rPr>
              <w:i/>
              <w:spacing w:val="-5"/>
              <w:w w:val="104"/>
              <w:sz w:val="16"/>
            </w:rPr>
          </w:rPrChange>
        </w:rPr>
        <w:t>t</w:t>
      </w:r>
      <w:r w:rsidRPr="00814BC9">
        <w:rPr>
          <w:i/>
          <w:spacing w:val="-83"/>
          <w:w w:val="186"/>
          <w:sz w:val="16"/>
          <w:lang w:val="en-GB"/>
          <w:rPrChange w:id="7716" w:author="Christian PIEDALLU" w:date="2023-02-06T09:53:00Z">
            <w:rPr>
              <w:i/>
              <w:spacing w:val="-83"/>
              <w:w w:val="186"/>
              <w:sz w:val="16"/>
            </w:rPr>
          </w:rPrChange>
        </w:rPr>
        <w:t>´</w:t>
      </w:r>
      <w:r w:rsidRPr="00814BC9">
        <w:rPr>
          <w:i/>
          <w:w w:val="102"/>
          <w:sz w:val="16"/>
          <w:lang w:val="en-GB"/>
          <w:rPrChange w:id="7717" w:author="Christian PIEDALLU" w:date="2023-02-06T09:53:00Z">
            <w:rPr>
              <w:i/>
              <w:w w:val="102"/>
              <w:sz w:val="16"/>
            </w:rPr>
          </w:rPrChange>
        </w:rPr>
        <w:t>e</w:t>
      </w:r>
      <w:r w:rsidRPr="00814BC9">
        <w:rPr>
          <w:i/>
          <w:sz w:val="16"/>
          <w:lang w:val="en-GB"/>
          <w:rPrChange w:id="7718" w:author="Christian PIEDALLU" w:date="2023-02-06T09:53:00Z">
            <w:rPr>
              <w:i/>
              <w:sz w:val="16"/>
            </w:rPr>
          </w:rPrChange>
        </w:rPr>
        <w:t xml:space="preserve"> </w:t>
      </w:r>
      <w:r w:rsidRPr="00814BC9">
        <w:rPr>
          <w:i/>
          <w:spacing w:val="-6"/>
          <w:sz w:val="16"/>
          <w:lang w:val="en-GB"/>
          <w:rPrChange w:id="7719" w:author="Christian PIEDALLU" w:date="2023-02-06T09:53:00Z">
            <w:rPr>
              <w:i/>
              <w:spacing w:val="-6"/>
              <w:sz w:val="16"/>
            </w:rPr>
          </w:rPrChange>
        </w:rPr>
        <w:t xml:space="preserve"> </w:t>
      </w:r>
      <w:r w:rsidRPr="00814BC9">
        <w:rPr>
          <w:i/>
          <w:w w:val="104"/>
          <w:sz w:val="16"/>
          <w:lang w:val="en-GB"/>
          <w:rPrChange w:id="7720" w:author="Christian PIEDALLU" w:date="2023-02-06T09:53:00Z">
            <w:rPr>
              <w:i/>
              <w:w w:val="104"/>
              <w:sz w:val="16"/>
            </w:rPr>
          </w:rPrChange>
        </w:rPr>
        <w:t>et</w:t>
      </w:r>
      <w:r w:rsidRPr="00814BC9">
        <w:rPr>
          <w:i/>
          <w:sz w:val="16"/>
          <w:lang w:val="en-GB"/>
          <w:rPrChange w:id="7721" w:author="Christian PIEDALLU" w:date="2023-02-06T09:53:00Z">
            <w:rPr>
              <w:i/>
              <w:sz w:val="16"/>
            </w:rPr>
          </w:rPrChange>
        </w:rPr>
        <w:t xml:space="preserve"> </w:t>
      </w:r>
      <w:r w:rsidRPr="00814BC9">
        <w:rPr>
          <w:i/>
          <w:spacing w:val="-6"/>
          <w:sz w:val="16"/>
          <w:lang w:val="en-GB"/>
          <w:rPrChange w:id="7722" w:author="Christian PIEDALLU" w:date="2023-02-06T09:53:00Z">
            <w:rPr>
              <w:i/>
              <w:spacing w:val="-6"/>
              <w:sz w:val="16"/>
            </w:rPr>
          </w:rPrChange>
        </w:rPr>
        <w:t xml:space="preserve"> </w:t>
      </w:r>
      <w:r w:rsidRPr="00814BC9">
        <w:rPr>
          <w:i/>
          <w:w w:val="128"/>
          <w:sz w:val="16"/>
          <w:lang w:val="en-GB"/>
          <w:rPrChange w:id="7723" w:author="Christian PIEDALLU" w:date="2023-02-06T09:53:00Z">
            <w:rPr>
              <w:i/>
              <w:w w:val="128"/>
              <w:sz w:val="16"/>
            </w:rPr>
          </w:rPrChange>
        </w:rPr>
        <w:t>Envi</w:t>
      </w:r>
      <w:r w:rsidRPr="00814BC9">
        <w:rPr>
          <w:i/>
          <w:spacing w:val="-9"/>
          <w:w w:val="128"/>
          <w:sz w:val="16"/>
          <w:lang w:val="en-GB"/>
          <w:rPrChange w:id="7724" w:author="Christian PIEDALLU" w:date="2023-02-06T09:53:00Z">
            <w:rPr>
              <w:i/>
              <w:spacing w:val="-9"/>
              <w:w w:val="128"/>
              <w:sz w:val="16"/>
            </w:rPr>
          </w:rPrChange>
        </w:rPr>
        <w:t>r</w:t>
      </w:r>
      <w:r w:rsidRPr="00814BC9">
        <w:rPr>
          <w:i/>
          <w:w w:val="110"/>
          <w:sz w:val="16"/>
          <w:lang w:val="en-GB"/>
          <w:rPrChange w:id="7725" w:author="Christian PIEDALLU" w:date="2023-02-06T09:53:00Z">
            <w:rPr>
              <w:i/>
              <w:w w:val="110"/>
              <w:sz w:val="16"/>
            </w:rPr>
          </w:rPrChange>
        </w:rPr>
        <w:t>onnemen</w:t>
      </w:r>
      <w:r w:rsidRPr="00814BC9">
        <w:rPr>
          <w:i/>
          <w:spacing w:val="-1"/>
          <w:w w:val="110"/>
          <w:sz w:val="16"/>
          <w:lang w:val="en-GB"/>
          <w:rPrChange w:id="7726" w:author="Christian PIEDALLU" w:date="2023-02-06T09:53:00Z">
            <w:rPr>
              <w:i/>
              <w:spacing w:val="-1"/>
              <w:w w:val="110"/>
              <w:sz w:val="16"/>
            </w:rPr>
          </w:rPrChange>
        </w:rPr>
        <w:t>t</w:t>
      </w:r>
      <w:r w:rsidRPr="00814BC9">
        <w:rPr>
          <w:w w:val="117"/>
          <w:sz w:val="16"/>
          <w:lang w:val="en-GB"/>
          <w:rPrChange w:id="7727" w:author="Christian PIEDALLU" w:date="2023-02-06T09:53:00Z">
            <w:rPr>
              <w:w w:val="117"/>
              <w:sz w:val="16"/>
            </w:rPr>
          </w:rPrChange>
        </w:rPr>
        <w:t>,</w:t>
      </w:r>
    </w:p>
    <w:p w14:paraId="39FA5CE2" w14:textId="77777777" w:rsidR="00B177F5" w:rsidRPr="00814BC9" w:rsidRDefault="00B553DB">
      <w:pPr>
        <w:tabs>
          <w:tab w:val="left" w:pos="720"/>
        </w:tabs>
        <w:spacing w:line="189" w:lineRule="exact"/>
        <w:ind w:left="163"/>
        <w:rPr>
          <w:sz w:val="16"/>
          <w:lang w:val="en-GB"/>
          <w:rPrChange w:id="7728" w:author="Christian PIEDALLU" w:date="2023-02-06T09:53:00Z">
            <w:rPr>
              <w:sz w:val="16"/>
            </w:rPr>
          </w:rPrChange>
        </w:rPr>
      </w:pPr>
      <w:bookmarkStart w:id="7729" w:name="_bookmark15"/>
      <w:bookmarkEnd w:id="7729"/>
      <w:r w:rsidRPr="00814BC9">
        <w:rPr>
          <w:rFonts w:ascii="Trebuchet MS"/>
          <w:w w:val="105"/>
          <w:sz w:val="10"/>
          <w:lang w:val="en-GB"/>
          <w:rPrChange w:id="7730" w:author="Christian PIEDALLU" w:date="2023-02-06T09:53:00Z">
            <w:rPr>
              <w:rFonts w:ascii="Trebuchet MS"/>
              <w:w w:val="105"/>
              <w:sz w:val="10"/>
            </w:rPr>
          </w:rPrChange>
        </w:rPr>
        <w:t>342</w:t>
      </w:r>
      <w:r w:rsidRPr="00814BC9">
        <w:rPr>
          <w:rFonts w:ascii="Trebuchet MS"/>
          <w:w w:val="105"/>
          <w:sz w:val="10"/>
          <w:lang w:val="en-GB"/>
          <w:rPrChange w:id="7731" w:author="Christian PIEDALLU" w:date="2023-02-06T09:53:00Z">
            <w:rPr>
              <w:rFonts w:ascii="Trebuchet MS"/>
              <w:w w:val="105"/>
              <w:sz w:val="10"/>
            </w:rPr>
          </w:rPrChange>
        </w:rPr>
        <w:tab/>
      </w:r>
      <w:r w:rsidRPr="00814BC9">
        <w:rPr>
          <w:w w:val="105"/>
          <w:sz w:val="16"/>
          <w:lang w:val="en-GB"/>
          <w:rPrChange w:id="7732" w:author="Christian PIEDALLU" w:date="2023-02-06T09:53:00Z">
            <w:rPr>
              <w:w w:val="105"/>
              <w:sz w:val="16"/>
            </w:rPr>
          </w:rPrChange>
        </w:rPr>
        <w:t>22(3):16.</w:t>
      </w:r>
    </w:p>
    <w:p w14:paraId="54CA1F72" w14:textId="77777777" w:rsidR="00B177F5" w:rsidRPr="00814BC9" w:rsidRDefault="00B553DB">
      <w:pPr>
        <w:spacing w:line="189" w:lineRule="exact"/>
        <w:ind w:left="163"/>
        <w:rPr>
          <w:sz w:val="16"/>
          <w:lang w:val="en-GB"/>
          <w:rPrChange w:id="7733" w:author="Christian PIEDALLU" w:date="2023-02-06T09:53:00Z">
            <w:rPr>
              <w:sz w:val="16"/>
            </w:rPr>
          </w:rPrChange>
        </w:rPr>
      </w:pPr>
      <w:r w:rsidRPr="00814BC9">
        <w:rPr>
          <w:rFonts w:ascii="Trebuchet MS"/>
          <w:sz w:val="10"/>
          <w:lang w:val="en-GB"/>
          <w:rPrChange w:id="7734" w:author="Christian PIEDALLU" w:date="2023-02-06T09:53:00Z">
            <w:rPr>
              <w:rFonts w:ascii="Trebuchet MS"/>
              <w:sz w:val="10"/>
            </w:rPr>
          </w:rPrChange>
        </w:rPr>
        <w:t xml:space="preserve">343     </w:t>
      </w:r>
      <w:r w:rsidRPr="00814BC9">
        <w:rPr>
          <w:rFonts w:ascii="Trebuchet MS"/>
          <w:spacing w:val="19"/>
          <w:sz w:val="10"/>
          <w:lang w:val="en-GB"/>
          <w:rPrChange w:id="7735" w:author="Christian PIEDALLU" w:date="2023-02-06T09:53:00Z">
            <w:rPr>
              <w:rFonts w:ascii="Trebuchet MS"/>
              <w:spacing w:val="19"/>
              <w:sz w:val="10"/>
            </w:rPr>
          </w:rPrChange>
        </w:rPr>
        <w:t xml:space="preserve"> </w:t>
      </w:r>
      <w:r w:rsidRPr="00814BC9">
        <w:rPr>
          <w:w w:val="115"/>
          <w:sz w:val="16"/>
          <w:lang w:val="en-GB"/>
          <w:rPrChange w:id="7736" w:author="Christian PIEDALLU" w:date="2023-02-06T09:53:00Z">
            <w:rPr>
              <w:w w:val="115"/>
              <w:sz w:val="16"/>
            </w:rPr>
          </w:rPrChange>
        </w:rPr>
        <w:t>Bolyn,</w:t>
      </w:r>
      <w:r w:rsidRPr="00814BC9">
        <w:rPr>
          <w:spacing w:val="18"/>
          <w:w w:val="115"/>
          <w:sz w:val="16"/>
          <w:lang w:val="en-GB"/>
          <w:rPrChange w:id="7737" w:author="Christian PIEDALLU" w:date="2023-02-06T09:53:00Z">
            <w:rPr>
              <w:spacing w:val="18"/>
              <w:w w:val="115"/>
              <w:sz w:val="16"/>
            </w:rPr>
          </w:rPrChange>
        </w:rPr>
        <w:t xml:space="preserve"> </w:t>
      </w:r>
      <w:r w:rsidRPr="00814BC9">
        <w:rPr>
          <w:w w:val="115"/>
          <w:sz w:val="16"/>
          <w:lang w:val="en-GB"/>
          <w:rPrChange w:id="7738" w:author="Christian PIEDALLU" w:date="2023-02-06T09:53:00Z">
            <w:rPr>
              <w:w w:val="115"/>
              <w:sz w:val="16"/>
            </w:rPr>
          </w:rPrChange>
        </w:rPr>
        <w:t>C.,</w:t>
      </w:r>
      <w:r w:rsidRPr="00814BC9">
        <w:rPr>
          <w:spacing w:val="18"/>
          <w:w w:val="115"/>
          <w:sz w:val="16"/>
          <w:lang w:val="en-GB"/>
          <w:rPrChange w:id="7739" w:author="Christian PIEDALLU" w:date="2023-02-06T09:53:00Z">
            <w:rPr>
              <w:spacing w:val="18"/>
              <w:w w:val="115"/>
              <w:sz w:val="16"/>
            </w:rPr>
          </w:rPrChange>
        </w:rPr>
        <w:t xml:space="preserve"> </w:t>
      </w:r>
      <w:r w:rsidRPr="00814BC9">
        <w:rPr>
          <w:w w:val="115"/>
          <w:sz w:val="16"/>
          <w:lang w:val="en-GB"/>
          <w:rPrChange w:id="7740" w:author="Christian PIEDALLU" w:date="2023-02-06T09:53:00Z">
            <w:rPr>
              <w:w w:val="115"/>
              <w:sz w:val="16"/>
            </w:rPr>
          </w:rPrChange>
        </w:rPr>
        <w:t>Lejeune,</w:t>
      </w:r>
      <w:r w:rsidRPr="00814BC9">
        <w:rPr>
          <w:spacing w:val="18"/>
          <w:w w:val="115"/>
          <w:sz w:val="16"/>
          <w:lang w:val="en-GB"/>
          <w:rPrChange w:id="7741" w:author="Christian PIEDALLU" w:date="2023-02-06T09:53:00Z">
            <w:rPr>
              <w:spacing w:val="18"/>
              <w:w w:val="115"/>
              <w:sz w:val="16"/>
            </w:rPr>
          </w:rPrChange>
        </w:rPr>
        <w:t xml:space="preserve"> </w:t>
      </w:r>
      <w:r w:rsidRPr="00814BC9">
        <w:rPr>
          <w:w w:val="115"/>
          <w:sz w:val="16"/>
          <w:lang w:val="en-GB"/>
          <w:rPrChange w:id="7742" w:author="Christian PIEDALLU" w:date="2023-02-06T09:53:00Z">
            <w:rPr>
              <w:w w:val="115"/>
              <w:sz w:val="16"/>
            </w:rPr>
          </w:rPrChange>
        </w:rPr>
        <w:t>P.,</w:t>
      </w:r>
      <w:r w:rsidRPr="00814BC9">
        <w:rPr>
          <w:spacing w:val="18"/>
          <w:w w:val="115"/>
          <w:sz w:val="16"/>
          <w:lang w:val="en-GB"/>
          <w:rPrChange w:id="7743" w:author="Christian PIEDALLU" w:date="2023-02-06T09:53:00Z">
            <w:rPr>
              <w:spacing w:val="18"/>
              <w:w w:val="115"/>
              <w:sz w:val="16"/>
            </w:rPr>
          </w:rPrChange>
        </w:rPr>
        <w:t xml:space="preserve"> </w:t>
      </w:r>
      <w:r w:rsidRPr="00814BC9">
        <w:rPr>
          <w:w w:val="115"/>
          <w:sz w:val="16"/>
          <w:lang w:val="en-GB"/>
          <w:rPrChange w:id="7744" w:author="Christian PIEDALLU" w:date="2023-02-06T09:53:00Z">
            <w:rPr>
              <w:w w:val="115"/>
              <w:sz w:val="16"/>
            </w:rPr>
          </w:rPrChange>
        </w:rPr>
        <w:t>Michez,</w:t>
      </w:r>
      <w:r w:rsidRPr="00814BC9">
        <w:rPr>
          <w:spacing w:val="18"/>
          <w:w w:val="115"/>
          <w:sz w:val="16"/>
          <w:lang w:val="en-GB"/>
          <w:rPrChange w:id="7745" w:author="Christian PIEDALLU" w:date="2023-02-06T09:53:00Z">
            <w:rPr>
              <w:spacing w:val="18"/>
              <w:w w:val="115"/>
              <w:sz w:val="16"/>
            </w:rPr>
          </w:rPrChange>
        </w:rPr>
        <w:t xml:space="preserve"> </w:t>
      </w:r>
      <w:r w:rsidRPr="00814BC9">
        <w:rPr>
          <w:w w:val="115"/>
          <w:sz w:val="16"/>
          <w:lang w:val="en-GB"/>
          <w:rPrChange w:id="7746" w:author="Christian PIEDALLU" w:date="2023-02-06T09:53:00Z">
            <w:rPr>
              <w:w w:val="115"/>
              <w:sz w:val="16"/>
            </w:rPr>
          </w:rPrChange>
        </w:rPr>
        <w:t>A.,</w:t>
      </w:r>
      <w:r w:rsidRPr="00814BC9">
        <w:rPr>
          <w:spacing w:val="18"/>
          <w:w w:val="115"/>
          <w:sz w:val="16"/>
          <w:lang w:val="en-GB"/>
          <w:rPrChange w:id="7747" w:author="Christian PIEDALLU" w:date="2023-02-06T09:53:00Z">
            <w:rPr>
              <w:spacing w:val="18"/>
              <w:w w:val="115"/>
              <w:sz w:val="16"/>
            </w:rPr>
          </w:rPrChange>
        </w:rPr>
        <w:t xml:space="preserve"> </w:t>
      </w:r>
      <w:r w:rsidRPr="00814BC9">
        <w:rPr>
          <w:w w:val="115"/>
          <w:sz w:val="16"/>
          <w:lang w:val="en-GB"/>
          <w:rPrChange w:id="7748" w:author="Christian PIEDALLU" w:date="2023-02-06T09:53:00Z">
            <w:rPr>
              <w:w w:val="115"/>
              <w:sz w:val="16"/>
            </w:rPr>
          </w:rPrChange>
        </w:rPr>
        <w:t>and</w:t>
      </w:r>
      <w:r w:rsidRPr="00814BC9">
        <w:rPr>
          <w:spacing w:val="16"/>
          <w:w w:val="115"/>
          <w:sz w:val="16"/>
          <w:lang w:val="en-GB"/>
          <w:rPrChange w:id="7749" w:author="Christian PIEDALLU" w:date="2023-02-06T09:53:00Z">
            <w:rPr>
              <w:spacing w:val="16"/>
              <w:w w:val="115"/>
              <w:sz w:val="16"/>
            </w:rPr>
          </w:rPrChange>
        </w:rPr>
        <w:t xml:space="preserve"> </w:t>
      </w:r>
      <w:r w:rsidRPr="00814BC9">
        <w:rPr>
          <w:w w:val="115"/>
          <w:sz w:val="16"/>
          <w:lang w:val="en-GB"/>
          <w:rPrChange w:id="7750" w:author="Christian PIEDALLU" w:date="2023-02-06T09:53:00Z">
            <w:rPr>
              <w:w w:val="115"/>
              <w:sz w:val="16"/>
            </w:rPr>
          </w:rPrChange>
        </w:rPr>
        <w:t>Latte,</w:t>
      </w:r>
      <w:r w:rsidRPr="00814BC9">
        <w:rPr>
          <w:spacing w:val="18"/>
          <w:w w:val="115"/>
          <w:sz w:val="16"/>
          <w:lang w:val="en-GB"/>
          <w:rPrChange w:id="7751" w:author="Christian PIEDALLU" w:date="2023-02-06T09:53:00Z">
            <w:rPr>
              <w:spacing w:val="18"/>
              <w:w w:val="115"/>
              <w:sz w:val="16"/>
            </w:rPr>
          </w:rPrChange>
        </w:rPr>
        <w:t xml:space="preserve"> </w:t>
      </w:r>
      <w:r w:rsidRPr="00814BC9">
        <w:rPr>
          <w:w w:val="115"/>
          <w:sz w:val="16"/>
          <w:lang w:val="en-GB"/>
          <w:rPrChange w:id="7752" w:author="Christian PIEDALLU" w:date="2023-02-06T09:53:00Z">
            <w:rPr>
              <w:w w:val="115"/>
              <w:sz w:val="16"/>
            </w:rPr>
          </w:rPrChange>
        </w:rPr>
        <w:t>N.,</w:t>
      </w:r>
      <w:r w:rsidRPr="00814BC9">
        <w:rPr>
          <w:spacing w:val="18"/>
          <w:w w:val="115"/>
          <w:sz w:val="16"/>
          <w:lang w:val="en-GB"/>
          <w:rPrChange w:id="7753" w:author="Christian PIEDALLU" w:date="2023-02-06T09:53:00Z">
            <w:rPr>
              <w:spacing w:val="18"/>
              <w:w w:val="115"/>
              <w:sz w:val="16"/>
            </w:rPr>
          </w:rPrChange>
        </w:rPr>
        <w:t xml:space="preserve"> </w:t>
      </w:r>
      <w:r w:rsidRPr="00814BC9">
        <w:rPr>
          <w:w w:val="115"/>
          <w:sz w:val="16"/>
          <w:lang w:val="en-GB"/>
          <w:rPrChange w:id="7754" w:author="Christian PIEDALLU" w:date="2023-02-06T09:53:00Z">
            <w:rPr>
              <w:w w:val="115"/>
              <w:sz w:val="16"/>
            </w:rPr>
          </w:rPrChange>
        </w:rPr>
        <w:t xml:space="preserve">2022. </w:t>
      </w:r>
      <w:r w:rsidRPr="00814BC9">
        <w:rPr>
          <w:spacing w:val="8"/>
          <w:w w:val="115"/>
          <w:sz w:val="16"/>
          <w:lang w:val="en-GB"/>
          <w:rPrChange w:id="7755" w:author="Christian PIEDALLU" w:date="2023-02-06T09:53:00Z">
            <w:rPr>
              <w:spacing w:val="8"/>
              <w:w w:val="115"/>
              <w:sz w:val="16"/>
            </w:rPr>
          </w:rPrChange>
        </w:rPr>
        <w:t xml:space="preserve"> </w:t>
      </w:r>
      <w:r w:rsidRPr="00814BC9">
        <w:rPr>
          <w:w w:val="115"/>
          <w:sz w:val="16"/>
          <w:lang w:val="en-GB"/>
          <w:rPrChange w:id="7756" w:author="Christian PIEDALLU" w:date="2023-02-06T09:53:00Z">
            <w:rPr>
              <w:w w:val="115"/>
              <w:sz w:val="16"/>
            </w:rPr>
          </w:rPrChange>
        </w:rPr>
        <w:t>Mapping</w:t>
      </w:r>
      <w:r w:rsidRPr="00814BC9">
        <w:rPr>
          <w:spacing w:val="16"/>
          <w:w w:val="115"/>
          <w:sz w:val="16"/>
          <w:lang w:val="en-GB"/>
          <w:rPrChange w:id="7757" w:author="Christian PIEDALLU" w:date="2023-02-06T09:53:00Z">
            <w:rPr>
              <w:spacing w:val="16"/>
              <w:w w:val="115"/>
              <w:sz w:val="16"/>
            </w:rPr>
          </w:rPrChange>
        </w:rPr>
        <w:t xml:space="preserve"> </w:t>
      </w:r>
      <w:r w:rsidRPr="00814BC9">
        <w:rPr>
          <w:w w:val="115"/>
          <w:sz w:val="16"/>
          <w:lang w:val="en-GB"/>
          <w:rPrChange w:id="7758" w:author="Christian PIEDALLU" w:date="2023-02-06T09:53:00Z">
            <w:rPr>
              <w:w w:val="115"/>
              <w:sz w:val="16"/>
            </w:rPr>
          </w:rPrChange>
        </w:rPr>
        <w:t>tree</w:t>
      </w:r>
      <w:r w:rsidRPr="00814BC9">
        <w:rPr>
          <w:spacing w:val="16"/>
          <w:w w:val="115"/>
          <w:sz w:val="16"/>
          <w:lang w:val="en-GB"/>
          <w:rPrChange w:id="7759" w:author="Christian PIEDALLU" w:date="2023-02-06T09:53:00Z">
            <w:rPr>
              <w:spacing w:val="16"/>
              <w:w w:val="115"/>
              <w:sz w:val="16"/>
            </w:rPr>
          </w:rPrChange>
        </w:rPr>
        <w:t xml:space="preserve"> </w:t>
      </w:r>
      <w:r w:rsidRPr="00814BC9">
        <w:rPr>
          <w:w w:val="115"/>
          <w:sz w:val="16"/>
          <w:lang w:val="en-GB"/>
          <w:rPrChange w:id="7760" w:author="Christian PIEDALLU" w:date="2023-02-06T09:53:00Z">
            <w:rPr>
              <w:w w:val="115"/>
              <w:sz w:val="16"/>
            </w:rPr>
          </w:rPrChange>
        </w:rPr>
        <w:t>species</w:t>
      </w:r>
      <w:r w:rsidRPr="00814BC9">
        <w:rPr>
          <w:spacing w:val="17"/>
          <w:w w:val="115"/>
          <w:sz w:val="16"/>
          <w:lang w:val="en-GB"/>
          <w:rPrChange w:id="7761" w:author="Christian PIEDALLU" w:date="2023-02-06T09:53:00Z">
            <w:rPr>
              <w:spacing w:val="17"/>
              <w:w w:val="115"/>
              <w:sz w:val="16"/>
            </w:rPr>
          </w:rPrChange>
        </w:rPr>
        <w:t xml:space="preserve"> </w:t>
      </w:r>
      <w:r w:rsidRPr="00814BC9">
        <w:rPr>
          <w:w w:val="115"/>
          <w:sz w:val="16"/>
          <w:lang w:val="en-GB"/>
          <w:rPrChange w:id="7762" w:author="Christian PIEDALLU" w:date="2023-02-06T09:53:00Z">
            <w:rPr>
              <w:w w:val="115"/>
              <w:sz w:val="16"/>
            </w:rPr>
          </w:rPrChange>
        </w:rPr>
        <w:t>proportions</w:t>
      </w:r>
      <w:r w:rsidRPr="00814BC9">
        <w:rPr>
          <w:spacing w:val="16"/>
          <w:w w:val="115"/>
          <w:sz w:val="16"/>
          <w:lang w:val="en-GB"/>
          <w:rPrChange w:id="7763" w:author="Christian PIEDALLU" w:date="2023-02-06T09:53:00Z">
            <w:rPr>
              <w:spacing w:val="16"/>
              <w:w w:val="115"/>
              <w:sz w:val="16"/>
            </w:rPr>
          </w:rPrChange>
        </w:rPr>
        <w:t xml:space="preserve"> </w:t>
      </w:r>
      <w:r w:rsidRPr="00814BC9">
        <w:rPr>
          <w:w w:val="115"/>
          <w:sz w:val="16"/>
          <w:lang w:val="en-GB"/>
          <w:rPrChange w:id="7764" w:author="Christian PIEDALLU" w:date="2023-02-06T09:53:00Z">
            <w:rPr>
              <w:w w:val="115"/>
              <w:sz w:val="16"/>
            </w:rPr>
          </w:rPrChange>
        </w:rPr>
        <w:t>from</w:t>
      </w:r>
      <w:r w:rsidRPr="00814BC9">
        <w:rPr>
          <w:spacing w:val="16"/>
          <w:w w:val="115"/>
          <w:sz w:val="16"/>
          <w:lang w:val="en-GB"/>
          <w:rPrChange w:id="7765" w:author="Christian PIEDALLU" w:date="2023-02-06T09:53:00Z">
            <w:rPr>
              <w:spacing w:val="16"/>
              <w:w w:val="115"/>
              <w:sz w:val="16"/>
            </w:rPr>
          </w:rPrChange>
        </w:rPr>
        <w:t xml:space="preserve"> </w:t>
      </w:r>
      <w:r w:rsidRPr="00814BC9">
        <w:rPr>
          <w:w w:val="115"/>
          <w:sz w:val="16"/>
          <w:lang w:val="en-GB"/>
          <w:rPrChange w:id="7766" w:author="Christian PIEDALLU" w:date="2023-02-06T09:53:00Z">
            <w:rPr>
              <w:w w:val="115"/>
              <w:sz w:val="16"/>
            </w:rPr>
          </w:rPrChange>
        </w:rPr>
        <w:t>satellite</w:t>
      </w:r>
      <w:r w:rsidRPr="00814BC9">
        <w:rPr>
          <w:spacing w:val="16"/>
          <w:w w:val="115"/>
          <w:sz w:val="16"/>
          <w:lang w:val="en-GB"/>
          <w:rPrChange w:id="7767" w:author="Christian PIEDALLU" w:date="2023-02-06T09:53:00Z">
            <w:rPr>
              <w:spacing w:val="16"/>
              <w:w w:val="115"/>
              <w:sz w:val="16"/>
            </w:rPr>
          </w:rPrChange>
        </w:rPr>
        <w:t xml:space="preserve"> </w:t>
      </w:r>
      <w:r w:rsidRPr="00814BC9">
        <w:rPr>
          <w:w w:val="115"/>
          <w:sz w:val="16"/>
          <w:lang w:val="en-GB"/>
          <w:rPrChange w:id="7768" w:author="Christian PIEDALLU" w:date="2023-02-06T09:53:00Z">
            <w:rPr>
              <w:w w:val="115"/>
              <w:sz w:val="16"/>
            </w:rPr>
          </w:rPrChange>
        </w:rPr>
        <w:t>imagery</w:t>
      </w:r>
    </w:p>
    <w:p w14:paraId="69252DFB" w14:textId="77777777" w:rsidR="00B177F5" w:rsidRPr="00814BC9" w:rsidRDefault="00B553DB">
      <w:pPr>
        <w:tabs>
          <w:tab w:val="left" w:pos="720"/>
        </w:tabs>
        <w:spacing w:line="189" w:lineRule="exact"/>
        <w:ind w:left="163"/>
        <w:rPr>
          <w:sz w:val="16"/>
          <w:lang w:val="en-GB"/>
          <w:rPrChange w:id="7769" w:author="Christian PIEDALLU" w:date="2023-02-06T09:53:00Z">
            <w:rPr>
              <w:sz w:val="16"/>
            </w:rPr>
          </w:rPrChange>
        </w:rPr>
      </w:pPr>
      <w:bookmarkStart w:id="7770" w:name="_bookmark16"/>
      <w:bookmarkEnd w:id="7770"/>
      <w:r w:rsidRPr="00814BC9">
        <w:rPr>
          <w:rFonts w:ascii="Trebuchet MS" w:hAnsi="Trebuchet MS"/>
          <w:w w:val="110"/>
          <w:sz w:val="10"/>
          <w:lang w:val="en-GB"/>
          <w:rPrChange w:id="7771" w:author="Christian PIEDALLU" w:date="2023-02-06T09:53:00Z">
            <w:rPr>
              <w:rFonts w:ascii="Trebuchet MS" w:hAnsi="Trebuchet MS"/>
              <w:w w:val="110"/>
              <w:sz w:val="10"/>
            </w:rPr>
          </w:rPrChange>
        </w:rPr>
        <w:t>344</w:t>
      </w:r>
      <w:r w:rsidRPr="00814BC9">
        <w:rPr>
          <w:rFonts w:ascii="Trebuchet MS" w:hAnsi="Trebuchet MS"/>
          <w:w w:val="110"/>
          <w:sz w:val="10"/>
          <w:lang w:val="en-GB"/>
          <w:rPrChange w:id="7772" w:author="Christian PIEDALLU" w:date="2023-02-06T09:53:00Z">
            <w:rPr>
              <w:rFonts w:ascii="Trebuchet MS" w:hAnsi="Trebuchet MS"/>
              <w:w w:val="110"/>
              <w:sz w:val="10"/>
            </w:rPr>
          </w:rPrChange>
        </w:rPr>
        <w:tab/>
      </w:r>
      <w:r w:rsidRPr="00814BC9">
        <w:rPr>
          <w:w w:val="110"/>
          <w:sz w:val="16"/>
          <w:lang w:val="en-GB"/>
          <w:rPrChange w:id="7773" w:author="Christian PIEDALLU" w:date="2023-02-06T09:53:00Z">
            <w:rPr>
              <w:w w:val="110"/>
              <w:sz w:val="16"/>
            </w:rPr>
          </w:rPrChange>
        </w:rPr>
        <w:t>using</w:t>
      </w:r>
      <w:r w:rsidRPr="00814BC9">
        <w:rPr>
          <w:spacing w:val="24"/>
          <w:w w:val="110"/>
          <w:sz w:val="16"/>
          <w:lang w:val="en-GB"/>
          <w:rPrChange w:id="7774" w:author="Christian PIEDALLU" w:date="2023-02-06T09:53:00Z">
            <w:rPr>
              <w:spacing w:val="24"/>
              <w:w w:val="110"/>
              <w:sz w:val="16"/>
            </w:rPr>
          </w:rPrChange>
        </w:rPr>
        <w:t xml:space="preserve"> </w:t>
      </w:r>
      <w:r w:rsidRPr="00814BC9">
        <w:rPr>
          <w:w w:val="110"/>
          <w:sz w:val="16"/>
          <w:lang w:val="en-GB"/>
          <w:rPrChange w:id="7775" w:author="Christian PIEDALLU" w:date="2023-02-06T09:53:00Z">
            <w:rPr>
              <w:w w:val="110"/>
              <w:sz w:val="16"/>
            </w:rPr>
          </w:rPrChange>
        </w:rPr>
        <w:t>spectral–spatial</w:t>
      </w:r>
      <w:r w:rsidRPr="00814BC9">
        <w:rPr>
          <w:spacing w:val="25"/>
          <w:w w:val="110"/>
          <w:sz w:val="16"/>
          <w:lang w:val="en-GB"/>
          <w:rPrChange w:id="7776" w:author="Christian PIEDALLU" w:date="2023-02-06T09:53:00Z">
            <w:rPr>
              <w:spacing w:val="25"/>
              <w:w w:val="110"/>
              <w:sz w:val="16"/>
            </w:rPr>
          </w:rPrChange>
        </w:rPr>
        <w:t xml:space="preserve"> </w:t>
      </w:r>
      <w:r w:rsidRPr="00814BC9">
        <w:rPr>
          <w:w w:val="110"/>
          <w:sz w:val="16"/>
          <w:lang w:val="en-GB"/>
          <w:rPrChange w:id="7777" w:author="Christian PIEDALLU" w:date="2023-02-06T09:53:00Z">
            <w:rPr>
              <w:w w:val="110"/>
              <w:sz w:val="16"/>
            </w:rPr>
          </w:rPrChange>
        </w:rPr>
        <w:t>deep</w:t>
      </w:r>
      <w:r w:rsidRPr="00814BC9">
        <w:rPr>
          <w:spacing w:val="25"/>
          <w:w w:val="110"/>
          <w:sz w:val="16"/>
          <w:lang w:val="en-GB"/>
          <w:rPrChange w:id="7778" w:author="Christian PIEDALLU" w:date="2023-02-06T09:53:00Z">
            <w:rPr>
              <w:spacing w:val="25"/>
              <w:w w:val="110"/>
              <w:sz w:val="16"/>
            </w:rPr>
          </w:rPrChange>
        </w:rPr>
        <w:t xml:space="preserve"> </w:t>
      </w:r>
      <w:r w:rsidRPr="00814BC9">
        <w:rPr>
          <w:w w:val="110"/>
          <w:sz w:val="16"/>
          <w:lang w:val="en-GB"/>
          <w:rPrChange w:id="7779" w:author="Christian PIEDALLU" w:date="2023-02-06T09:53:00Z">
            <w:rPr>
              <w:w w:val="110"/>
              <w:sz w:val="16"/>
            </w:rPr>
          </w:rPrChange>
        </w:rPr>
        <w:t xml:space="preserve">learning. </w:t>
      </w:r>
      <w:r w:rsidRPr="00814BC9">
        <w:rPr>
          <w:spacing w:val="5"/>
          <w:w w:val="110"/>
          <w:sz w:val="16"/>
          <w:lang w:val="en-GB"/>
          <w:rPrChange w:id="7780" w:author="Christian PIEDALLU" w:date="2023-02-06T09:53:00Z">
            <w:rPr>
              <w:spacing w:val="5"/>
              <w:w w:val="110"/>
              <w:sz w:val="16"/>
            </w:rPr>
          </w:rPrChange>
        </w:rPr>
        <w:t xml:space="preserve"> </w:t>
      </w:r>
      <w:r w:rsidRPr="00814BC9">
        <w:rPr>
          <w:i/>
          <w:w w:val="110"/>
          <w:sz w:val="16"/>
          <w:lang w:val="en-GB"/>
          <w:rPrChange w:id="7781" w:author="Christian PIEDALLU" w:date="2023-02-06T09:53:00Z">
            <w:rPr>
              <w:i/>
              <w:w w:val="110"/>
              <w:sz w:val="16"/>
            </w:rPr>
          </w:rPrChange>
        </w:rPr>
        <w:t>Remote</w:t>
      </w:r>
      <w:r w:rsidRPr="00814BC9">
        <w:rPr>
          <w:i/>
          <w:spacing w:val="31"/>
          <w:w w:val="110"/>
          <w:sz w:val="16"/>
          <w:lang w:val="en-GB"/>
          <w:rPrChange w:id="7782" w:author="Christian PIEDALLU" w:date="2023-02-06T09:53:00Z">
            <w:rPr>
              <w:i/>
              <w:spacing w:val="31"/>
              <w:w w:val="110"/>
              <w:sz w:val="16"/>
            </w:rPr>
          </w:rPrChange>
        </w:rPr>
        <w:t xml:space="preserve"> </w:t>
      </w:r>
      <w:r w:rsidRPr="00814BC9">
        <w:rPr>
          <w:i/>
          <w:w w:val="110"/>
          <w:sz w:val="16"/>
          <w:lang w:val="en-GB"/>
          <w:rPrChange w:id="7783" w:author="Christian PIEDALLU" w:date="2023-02-06T09:53:00Z">
            <w:rPr>
              <w:i/>
              <w:w w:val="110"/>
              <w:sz w:val="16"/>
            </w:rPr>
          </w:rPrChange>
        </w:rPr>
        <w:t>Sensing</w:t>
      </w:r>
      <w:r w:rsidRPr="00814BC9">
        <w:rPr>
          <w:i/>
          <w:spacing w:val="29"/>
          <w:w w:val="110"/>
          <w:sz w:val="16"/>
          <w:lang w:val="en-GB"/>
          <w:rPrChange w:id="7784" w:author="Christian PIEDALLU" w:date="2023-02-06T09:53:00Z">
            <w:rPr>
              <w:i/>
              <w:spacing w:val="29"/>
              <w:w w:val="110"/>
              <w:sz w:val="16"/>
            </w:rPr>
          </w:rPrChange>
        </w:rPr>
        <w:t xml:space="preserve"> </w:t>
      </w:r>
      <w:r w:rsidRPr="00814BC9">
        <w:rPr>
          <w:i/>
          <w:w w:val="110"/>
          <w:sz w:val="16"/>
          <w:lang w:val="en-GB"/>
          <w:rPrChange w:id="7785" w:author="Christian PIEDALLU" w:date="2023-02-06T09:53:00Z">
            <w:rPr>
              <w:i/>
              <w:w w:val="110"/>
              <w:sz w:val="16"/>
            </w:rPr>
          </w:rPrChange>
        </w:rPr>
        <w:t>of</w:t>
      </w:r>
      <w:r w:rsidRPr="00814BC9">
        <w:rPr>
          <w:i/>
          <w:spacing w:val="29"/>
          <w:w w:val="110"/>
          <w:sz w:val="16"/>
          <w:lang w:val="en-GB"/>
          <w:rPrChange w:id="7786" w:author="Christian PIEDALLU" w:date="2023-02-06T09:53:00Z">
            <w:rPr>
              <w:i/>
              <w:spacing w:val="29"/>
              <w:w w:val="110"/>
              <w:sz w:val="16"/>
            </w:rPr>
          </w:rPrChange>
        </w:rPr>
        <w:t xml:space="preserve"> </w:t>
      </w:r>
      <w:r w:rsidRPr="00814BC9">
        <w:rPr>
          <w:i/>
          <w:w w:val="110"/>
          <w:sz w:val="16"/>
          <w:lang w:val="en-GB"/>
          <w:rPrChange w:id="7787" w:author="Christian PIEDALLU" w:date="2023-02-06T09:53:00Z">
            <w:rPr>
              <w:i/>
              <w:w w:val="110"/>
              <w:sz w:val="16"/>
            </w:rPr>
          </w:rPrChange>
        </w:rPr>
        <w:t>Environment</w:t>
      </w:r>
      <w:r w:rsidRPr="00814BC9">
        <w:rPr>
          <w:w w:val="110"/>
          <w:sz w:val="16"/>
          <w:lang w:val="en-GB"/>
          <w:rPrChange w:id="7788" w:author="Christian PIEDALLU" w:date="2023-02-06T09:53:00Z">
            <w:rPr>
              <w:w w:val="110"/>
              <w:sz w:val="16"/>
            </w:rPr>
          </w:rPrChange>
        </w:rPr>
        <w:t>,</w:t>
      </w:r>
      <w:r w:rsidRPr="00814BC9">
        <w:rPr>
          <w:spacing w:val="25"/>
          <w:w w:val="110"/>
          <w:sz w:val="16"/>
          <w:lang w:val="en-GB"/>
          <w:rPrChange w:id="7789" w:author="Christian PIEDALLU" w:date="2023-02-06T09:53:00Z">
            <w:rPr>
              <w:spacing w:val="25"/>
              <w:w w:val="110"/>
              <w:sz w:val="16"/>
            </w:rPr>
          </w:rPrChange>
        </w:rPr>
        <w:t xml:space="preserve"> </w:t>
      </w:r>
      <w:r w:rsidRPr="00814BC9">
        <w:rPr>
          <w:w w:val="110"/>
          <w:sz w:val="16"/>
          <w:lang w:val="en-GB"/>
          <w:rPrChange w:id="7790" w:author="Christian PIEDALLU" w:date="2023-02-06T09:53:00Z">
            <w:rPr>
              <w:w w:val="110"/>
              <w:sz w:val="16"/>
            </w:rPr>
          </w:rPrChange>
        </w:rPr>
        <w:t>280:113205.</w:t>
      </w:r>
    </w:p>
    <w:p w14:paraId="5261E0A8" w14:textId="77777777" w:rsidR="00B177F5" w:rsidRPr="00814BC9" w:rsidRDefault="00B553DB">
      <w:pPr>
        <w:spacing w:line="192" w:lineRule="exact"/>
        <w:ind w:left="163"/>
        <w:rPr>
          <w:sz w:val="16"/>
          <w:lang w:val="en-GB"/>
          <w:rPrChange w:id="7791" w:author="Christian PIEDALLU" w:date="2023-02-06T09:53:00Z">
            <w:rPr>
              <w:sz w:val="16"/>
            </w:rPr>
          </w:rPrChange>
        </w:rPr>
      </w:pPr>
      <w:r w:rsidRPr="00814BC9">
        <w:rPr>
          <w:rFonts w:ascii="Trebuchet MS" w:hAnsi="Trebuchet MS"/>
          <w:sz w:val="10"/>
          <w:lang w:val="en-GB"/>
          <w:rPrChange w:id="7792" w:author="Christian PIEDALLU" w:date="2023-02-06T09:53:00Z">
            <w:rPr>
              <w:rFonts w:ascii="Trebuchet MS" w:hAnsi="Trebuchet MS"/>
              <w:sz w:val="10"/>
            </w:rPr>
          </w:rPrChange>
        </w:rPr>
        <w:t xml:space="preserve">345      </w:t>
      </w:r>
      <w:r w:rsidRPr="00814BC9">
        <w:rPr>
          <w:rFonts w:ascii="Trebuchet MS" w:hAnsi="Trebuchet MS"/>
          <w:spacing w:val="-12"/>
          <w:sz w:val="10"/>
          <w:lang w:val="en-GB"/>
          <w:rPrChange w:id="7793" w:author="Christian PIEDALLU" w:date="2023-02-06T09:53:00Z">
            <w:rPr>
              <w:rFonts w:ascii="Trebuchet MS" w:hAnsi="Trebuchet MS"/>
              <w:spacing w:val="-12"/>
              <w:sz w:val="10"/>
            </w:rPr>
          </w:rPrChange>
        </w:rPr>
        <w:t xml:space="preserve"> </w:t>
      </w:r>
      <w:r w:rsidRPr="00814BC9">
        <w:rPr>
          <w:w w:val="116"/>
          <w:sz w:val="16"/>
          <w:lang w:val="en-GB"/>
          <w:rPrChange w:id="7794" w:author="Christian PIEDALLU" w:date="2023-02-06T09:53:00Z">
            <w:rPr>
              <w:w w:val="116"/>
              <w:sz w:val="16"/>
            </w:rPr>
          </w:rPrChange>
        </w:rPr>
        <w:t>Brunier,</w:t>
      </w:r>
      <w:r w:rsidRPr="00814BC9">
        <w:rPr>
          <w:sz w:val="16"/>
          <w:lang w:val="en-GB"/>
          <w:rPrChange w:id="7795" w:author="Christian PIEDALLU" w:date="2023-02-06T09:53:00Z">
            <w:rPr>
              <w:sz w:val="16"/>
            </w:rPr>
          </w:rPrChange>
        </w:rPr>
        <w:t xml:space="preserve"> </w:t>
      </w:r>
      <w:r w:rsidRPr="00814BC9">
        <w:rPr>
          <w:spacing w:val="-16"/>
          <w:sz w:val="16"/>
          <w:lang w:val="en-GB"/>
          <w:rPrChange w:id="7796" w:author="Christian PIEDALLU" w:date="2023-02-06T09:53:00Z">
            <w:rPr>
              <w:spacing w:val="-16"/>
              <w:sz w:val="16"/>
            </w:rPr>
          </w:rPrChange>
        </w:rPr>
        <w:t xml:space="preserve"> </w:t>
      </w:r>
      <w:r w:rsidRPr="00814BC9">
        <w:rPr>
          <w:w w:val="135"/>
          <w:sz w:val="16"/>
          <w:lang w:val="en-GB"/>
          <w:rPrChange w:id="7797" w:author="Christian PIEDALLU" w:date="2023-02-06T09:53:00Z">
            <w:rPr>
              <w:w w:val="135"/>
              <w:sz w:val="16"/>
            </w:rPr>
          </w:rPrChange>
        </w:rPr>
        <w:t>L.,</w:t>
      </w:r>
      <w:r w:rsidRPr="00814BC9">
        <w:rPr>
          <w:sz w:val="16"/>
          <w:lang w:val="en-GB"/>
          <w:rPrChange w:id="7798" w:author="Christian PIEDALLU" w:date="2023-02-06T09:53:00Z">
            <w:rPr>
              <w:sz w:val="16"/>
            </w:rPr>
          </w:rPrChange>
        </w:rPr>
        <w:t xml:space="preserve"> </w:t>
      </w:r>
      <w:r w:rsidRPr="00814BC9">
        <w:rPr>
          <w:spacing w:val="-16"/>
          <w:sz w:val="16"/>
          <w:lang w:val="en-GB"/>
          <w:rPrChange w:id="7799" w:author="Christian PIEDALLU" w:date="2023-02-06T09:53:00Z">
            <w:rPr>
              <w:spacing w:val="-16"/>
              <w:sz w:val="16"/>
            </w:rPr>
          </w:rPrChange>
        </w:rPr>
        <w:t xml:space="preserve"> </w:t>
      </w:r>
      <w:r w:rsidRPr="00814BC9">
        <w:rPr>
          <w:w w:val="115"/>
          <w:sz w:val="16"/>
          <w:lang w:val="en-GB"/>
          <w:rPrChange w:id="7800" w:author="Christian PIEDALLU" w:date="2023-02-06T09:53:00Z">
            <w:rPr>
              <w:w w:val="115"/>
              <w:sz w:val="16"/>
            </w:rPr>
          </w:rPrChange>
        </w:rPr>
        <w:t>Del</w:t>
      </w:r>
      <w:r w:rsidRPr="00814BC9">
        <w:rPr>
          <w:spacing w:val="4"/>
          <w:w w:val="115"/>
          <w:sz w:val="16"/>
          <w:lang w:val="en-GB"/>
          <w:rPrChange w:id="7801" w:author="Christian PIEDALLU" w:date="2023-02-06T09:53:00Z">
            <w:rPr>
              <w:spacing w:val="4"/>
              <w:w w:val="115"/>
              <w:sz w:val="16"/>
            </w:rPr>
          </w:rPrChange>
        </w:rPr>
        <w:t>p</w:t>
      </w:r>
      <w:r w:rsidRPr="00814BC9">
        <w:rPr>
          <w:w w:val="112"/>
          <w:sz w:val="16"/>
          <w:lang w:val="en-GB"/>
          <w:rPrChange w:id="7802" w:author="Christian PIEDALLU" w:date="2023-02-06T09:53:00Z">
            <w:rPr>
              <w:w w:val="112"/>
              <w:sz w:val="16"/>
            </w:rPr>
          </w:rPrChange>
        </w:rPr>
        <w:t>ort,</w:t>
      </w:r>
      <w:r w:rsidRPr="00814BC9">
        <w:rPr>
          <w:sz w:val="16"/>
          <w:lang w:val="en-GB"/>
          <w:rPrChange w:id="7803" w:author="Christian PIEDALLU" w:date="2023-02-06T09:53:00Z">
            <w:rPr>
              <w:sz w:val="16"/>
            </w:rPr>
          </w:rPrChange>
        </w:rPr>
        <w:t xml:space="preserve"> </w:t>
      </w:r>
      <w:r w:rsidRPr="00814BC9">
        <w:rPr>
          <w:spacing w:val="-16"/>
          <w:sz w:val="16"/>
          <w:lang w:val="en-GB"/>
          <w:rPrChange w:id="7804" w:author="Christian PIEDALLU" w:date="2023-02-06T09:53:00Z">
            <w:rPr>
              <w:spacing w:val="-16"/>
              <w:sz w:val="16"/>
            </w:rPr>
          </w:rPrChange>
        </w:rPr>
        <w:t xml:space="preserve"> </w:t>
      </w:r>
      <w:r w:rsidRPr="00814BC9">
        <w:rPr>
          <w:w w:val="132"/>
          <w:sz w:val="16"/>
          <w:lang w:val="en-GB"/>
          <w:rPrChange w:id="7805" w:author="Christian PIEDALLU" w:date="2023-02-06T09:53:00Z">
            <w:rPr>
              <w:w w:val="132"/>
              <w:sz w:val="16"/>
            </w:rPr>
          </w:rPrChange>
        </w:rPr>
        <w:t>F.,</w:t>
      </w:r>
      <w:r w:rsidRPr="00814BC9">
        <w:rPr>
          <w:sz w:val="16"/>
          <w:lang w:val="en-GB"/>
          <w:rPrChange w:id="7806" w:author="Christian PIEDALLU" w:date="2023-02-06T09:53:00Z">
            <w:rPr>
              <w:sz w:val="16"/>
            </w:rPr>
          </w:rPrChange>
        </w:rPr>
        <w:t xml:space="preserve"> </w:t>
      </w:r>
      <w:r w:rsidRPr="00814BC9">
        <w:rPr>
          <w:spacing w:val="-16"/>
          <w:sz w:val="16"/>
          <w:lang w:val="en-GB"/>
          <w:rPrChange w:id="7807" w:author="Christian PIEDALLU" w:date="2023-02-06T09:53:00Z">
            <w:rPr>
              <w:spacing w:val="-16"/>
              <w:sz w:val="16"/>
            </w:rPr>
          </w:rPrChange>
        </w:rPr>
        <w:t xml:space="preserve"> </w:t>
      </w:r>
      <w:r w:rsidRPr="00814BC9">
        <w:rPr>
          <w:w w:val="111"/>
          <w:sz w:val="16"/>
          <w:lang w:val="en-GB"/>
          <w:rPrChange w:id="7808" w:author="Christian PIEDALLU" w:date="2023-02-06T09:53:00Z">
            <w:rPr>
              <w:w w:val="111"/>
              <w:sz w:val="16"/>
            </w:rPr>
          </w:rPrChange>
        </w:rPr>
        <w:t>and</w:t>
      </w:r>
      <w:r w:rsidRPr="00814BC9">
        <w:rPr>
          <w:sz w:val="16"/>
          <w:lang w:val="en-GB"/>
          <w:rPrChange w:id="7809" w:author="Christian PIEDALLU" w:date="2023-02-06T09:53:00Z">
            <w:rPr>
              <w:sz w:val="16"/>
            </w:rPr>
          </w:rPrChange>
        </w:rPr>
        <w:t xml:space="preserve"> </w:t>
      </w:r>
      <w:r w:rsidRPr="00814BC9">
        <w:rPr>
          <w:spacing w:val="-16"/>
          <w:sz w:val="16"/>
          <w:lang w:val="en-GB"/>
          <w:rPrChange w:id="7810" w:author="Christian PIEDALLU" w:date="2023-02-06T09:53:00Z">
            <w:rPr>
              <w:spacing w:val="-16"/>
              <w:sz w:val="16"/>
            </w:rPr>
          </w:rPrChange>
        </w:rPr>
        <w:t xml:space="preserve"> </w:t>
      </w:r>
      <w:r w:rsidRPr="00814BC9">
        <w:rPr>
          <w:w w:val="113"/>
          <w:sz w:val="16"/>
          <w:lang w:val="en-GB"/>
          <w:rPrChange w:id="7811" w:author="Christian PIEDALLU" w:date="2023-02-06T09:53:00Z">
            <w:rPr>
              <w:w w:val="113"/>
              <w:sz w:val="16"/>
            </w:rPr>
          </w:rPrChange>
        </w:rPr>
        <w:t>Gauquelin,</w:t>
      </w:r>
      <w:r w:rsidRPr="00814BC9">
        <w:rPr>
          <w:sz w:val="16"/>
          <w:lang w:val="en-GB"/>
          <w:rPrChange w:id="7812" w:author="Christian PIEDALLU" w:date="2023-02-06T09:53:00Z">
            <w:rPr>
              <w:sz w:val="16"/>
            </w:rPr>
          </w:rPrChange>
        </w:rPr>
        <w:t xml:space="preserve"> </w:t>
      </w:r>
      <w:r w:rsidRPr="00814BC9">
        <w:rPr>
          <w:spacing w:val="-16"/>
          <w:sz w:val="16"/>
          <w:lang w:val="en-GB"/>
          <w:rPrChange w:id="7813" w:author="Christian PIEDALLU" w:date="2023-02-06T09:53:00Z">
            <w:rPr>
              <w:spacing w:val="-16"/>
              <w:sz w:val="16"/>
            </w:rPr>
          </w:rPrChange>
        </w:rPr>
        <w:t xml:space="preserve"> </w:t>
      </w:r>
      <w:r w:rsidRPr="00814BC9">
        <w:rPr>
          <w:w w:val="135"/>
          <w:sz w:val="16"/>
          <w:lang w:val="en-GB"/>
          <w:rPrChange w:id="7814" w:author="Christian PIEDALLU" w:date="2023-02-06T09:53:00Z">
            <w:rPr>
              <w:w w:val="135"/>
              <w:sz w:val="16"/>
            </w:rPr>
          </w:rPrChange>
        </w:rPr>
        <w:t>X.,</w:t>
      </w:r>
      <w:r w:rsidRPr="00814BC9">
        <w:rPr>
          <w:sz w:val="16"/>
          <w:lang w:val="en-GB"/>
          <w:rPrChange w:id="7815" w:author="Christian PIEDALLU" w:date="2023-02-06T09:53:00Z">
            <w:rPr>
              <w:sz w:val="16"/>
            </w:rPr>
          </w:rPrChange>
        </w:rPr>
        <w:t xml:space="preserve"> </w:t>
      </w:r>
      <w:r w:rsidRPr="00814BC9">
        <w:rPr>
          <w:spacing w:val="-16"/>
          <w:sz w:val="16"/>
          <w:lang w:val="en-GB"/>
          <w:rPrChange w:id="7816" w:author="Christian PIEDALLU" w:date="2023-02-06T09:53:00Z">
            <w:rPr>
              <w:spacing w:val="-16"/>
              <w:sz w:val="16"/>
            </w:rPr>
          </w:rPrChange>
        </w:rPr>
        <w:t xml:space="preserve"> </w:t>
      </w:r>
      <w:r w:rsidRPr="00814BC9">
        <w:rPr>
          <w:w w:val="105"/>
          <w:sz w:val="16"/>
          <w:lang w:val="en-GB"/>
          <w:rPrChange w:id="7817" w:author="Christian PIEDALLU" w:date="2023-02-06T09:53:00Z">
            <w:rPr>
              <w:w w:val="105"/>
              <w:sz w:val="16"/>
            </w:rPr>
          </w:rPrChange>
        </w:rPr>
        <w:t>2020.</w:t>
      </w:r>
      <w:r w:rsidRPr="00814BC9">
        <w:rPr>
          <w:sz w:val="16"/>
          <w:lang w:val="en-GB"/>
          <w:rPrChange w:id="7818" w:author="Christian PIEDALLU" w:date="2023-02-06T09:53:00Z">
            <w:rPr>
              <w:sz w:val="16"/>
            </w:rPr>
          </w:rPrChange>
        </w:rPr>
        <w:t xml:space="preserve"> </w:t>
      </w:r>
      <w:r w:rsidRPr="00814BC9">
        <w:rPr>
          <w:spacing w:val="2"/>
          <w:sz w:val="16"/>
          <w:lang w:val="en-GB"/>
          <w:rPrChange w:id="7819" w:author="Christian PIEDALLU" w:date="2023-02-06T09:53:00Z">
            <w:rPr>
              <w:spacing w:val="2"/>
              <w:sz w:val="16"/>
            </w:rPr>
          </w:rPrChange>
        </w:rPr>
        <w:t xml:space="preserve"> </w:t>
      </w:r>
      <w:r w:rsidRPr="00814BC9">
        <w:rPr>
          <w:w w:val="114"/>
          <w:sz w:val="16"/>
          <w:lang w:val="en-GB"/>
          <w:rPrChange w:id="7820" w:author="Christian PIEDALLU" w:date="2023-02-06T09:53:00Z">
            <w:rPr>
              <w:w w:val="114"/>
              <w:sz w:val="16"/>
            </w:rPr>
          </w:rPrChange>
        </w:rPr>
        <w:t>Guide</w:t>
      </w:r>
      <w:r w:rsidRPr="00814BC9">
        <w:rPr>
          <w:sz w:val="16"/>
          <w:lang w:val="en-GB"/>
          <w:rPrChange w:id="7821" w:author="Christian PIEDALLU" w:date="2023-02-06T09:53:00Z">
            <w:rPr>
              <w:sz w:val="16"/>
            </w:rPr>
          </w:rPrChange>
        </w:rPr>
        <w:t xml:space="preserve"> </w:t>
      </w:r>
      <w:r w:rsidRPr="00814BC9">
        <w:rPr>
          <w:spacing w:val="-16"/>
          <w:sz w:val="16"/>
          <w:lang w:val="en-GB"/>
          <w:rPrChange w:id="7822" w:author="Christian PIEDALLU" w:date="2023-02-06T09:53:00Z">
            <w:rPr>
              <w:spacing w:val="-16"/>
              <w:sz w:val="16"/>
            </w:rPr>
          </w:rPrChange>
        </w:rPr>
        <w:t xml:space="preserve"> </w:t>
      </w:r>
      <w:r w:rsidRPr="00814BC9">
        <w:rPr>
          <w:w w:val="103"/>
          <w:sz w:val="16"/>
          <w:lang w:val="en-GB"/>
          <w:rPrChange w:id="7823" w:author="Christian PIEDALLU" w:date="2023-02-06T09:53:00Z">
            <w:rPr>
              <w:w w:val="103"/>
              <w:sz w:val="16"/>
            </w:rPr>
          </w:rPrChange>
        </w:rPr>
        <w:t>de</w:t>
      </w:r>
      <w:r w:rsidRPr="00814BC9">
        <w:rPr>
          <w:sz w:val="16"/>
          <w:lang w:val="en-GB"/>
          <w:rPrChange w:id="7824" w:author="Christian PIEDALLU" w:date="2023-02-06T09:53:00Z">
            <w:rPr>
              <w:sz w:val="16"/>
            </w:rPr>
          </w:rPrChange>
        </w:rPr>
        <w:t xml:space="preserve"> </w:t>
      </w:r>
      <w:r w:rsidRPr="00814BC9">
        <w:rPr>
          <w:spacing w:val="-16"/>
          <w:sz w:val="16"/>
          <w:lang w:val="en-GB"/>
          <w:rPrChange w:id="7825" w:author="Christian PIEDALLU" w:date="2023-02-06T09:53:00Z">
            <w:rPr>
              <w:spacing w:val="-16"/>
              <w:sz w:val="16"/>
            </w:rPr>
          </w:rPrChange>
        </w:rPr>
        <w:t xml:space="preserve"> </w:t>
      </w:r>
      <w:r w:rsidRPr="00814BC9">
        <w:rPr>
          <w:w w:val="108"/>
          <w:sz w:val="16"/>
          <w:lang w:val="en-GB"/>
          <w:rPrChange w:id="7826" w:author="Christian PIEDALLU" w:date="2023-02-06T09:53:00Z">
            <w:rPr>
              <w:w w:val="108"/>
              <w:sz w:val="16"/>
            </w:rPr>
          </w:rPrChange>
        </w:rPr>
        <w:t>gestion</w:t>
      </w:r>
      <w:r w:rsidRPr="00814BC9">
        <w:rPr>
          <w:sz w:val="16"/>
          <w:lang w:val="en-GB"/>
          <w:rPrChange w:id="7827" w:author="Christian PIEDALLU" w:date="2023-02-06T09:53:00Z">
            <w:rPr>
              <w:sz w:val="16"/>
            </w:rPr>
          </w:rPrChange>
        </w:rPr>
        <w:t xml:space="preserve"> </w:t>
      </w:r>
      <w:r w:rsidRPr="00814BC9">
        <w:rPr>
          <w:spacing w:val="-16"/>
          <w:sz w:val="16"/>
          <w:lang w:val="en-GB"/>
          <w:rPrChange w:id="7828" w:author="Christian PIEDALLU" w:date="2023-02-06T09:53:00Z">
            <w:rPr>
              <w:spacing w:val="-16"/>
              <w:sz w:val="16"/>
            </w:rPr>
          </w:rPrChange>
        </w:rPr>
        <w:t xml:space="preserve"> </w:t>
      </w:r>
      <w:r w:rsidRPr="00814BC9">
        <w:rPr>
          <w:w w:val="104"/>
          <w:sz w:val="16"/>
          <w:lang w:val="en-GB"/>
          <w:rPrChange w:id="7829" w:author="Christian PIEDALLU" w:date="2023-02-06T09:53:00Z">
            <w:rPr>
              <w:w w:val="104"/>
              <w:sz w:val="16"/>
            </w:rPr>
          </w:rPrChange>
        </w:rPr>
        <w:t>des</w:t>
      </w:r>
      <w:r w:rsidRPr="00814BC9">
        <w:rPr>
          <w:sz w:val="16"/>
          <w:lang w:val="en-GB"/>
          <w:rPrChange w:id="7830" w:author="Christian PIEDALLU" w:date="2023-02-06T09:53:00Z">
            <w:rPr>
              <w:sz w:val="16"/>
            </w:rPr>
          </w:rPrChange>
        </w:rPr>
        <w:t xml:space="preserve"> </w:t>
      </w:r>
      <w:r w:rsidRPr="00814BC9">
        <w:rPr>
          <w:spacing w:val="-16"/>
          <w:sz w:val="16"/>
          <w:lang w:val="en-GB"/>
          <w:rPrChange w:id="7831" w:author="Christian PIEDALLU" w:date="2023-02-06T09:53:00Z">
            <w:rPr>
              <w:spacing w:val="-16"/>
              <w:sz w:val="16"/>
            </w:rPr>
          </w:rPrChange>
        </w:rPr>
        <w:t xml:space="preserve"> </w:t>
      </w:r>
      <w:r w:rsidRPr="00814BC9">
        <w:rPr>
          <w:w w:val="108"/>
          <w:sz w:val="16"/>
          <w:lang w:val="en-GB"/>
          <w:rPrChange w:id="7832" w:author="Christian PIEDALLU" w:date="2023-02-06T09:53:00Z">
            <w:rPr>
              <w:w w:val="108"/>
              <w:sz w:val="16"/>
            </w:rPr>
          </w:rPrChange>
        </w:rPr>
        <w:t>crises</w:t>
      </w:r>
      <w:r w:rsidRPr="00814BC9">
        <w:rPr>
          <w:sz w:val="16"/>
          <w:lang w:val="en-GB"/>
          <w:rPrChange w:id="7833" w:author="Christian PIEDALLU" w:date="2023-02-06T09:53:00Z">
            <w:rPr>
              <w:sz w:val="16"/>
            </w:rPr>
          </w:rPrChange>
        </w:rPr>
        <w:t xml:space="preserve"> </w:t>
      </w:r>
      <w:r w:rsidRPr="00814BC9">
        <w:rPr>
          <w:spacing w:val="-16"/>
          <w:sz w:val="16"/>
          <w:lang w:val="en-GB"/>
          <w:rPrChange w:id="7834" w:author="Christian PIEDALLU" w:date="2023-02-06T09:53:00Z">
            <w:rPr>
              <w:spacing w:val="-16"/>
              <w:sz w:val="16"/>
            </w:rPr>
          </w:rPrChange>
        </w:rPr>
        <w:t xml:space="preserve"> </w:t>
      </w:r>
      <w:r w:rsidRPr="00814BC9">
        <w:rPr>
          <w:w w:val="111"/>
          <w:sz w:val="16"/>
          <w:lang w:val="en-GB"/>
          <w:rPrChange w:id="7835" w:author="Christian PIEDALLU" w:date="2023-02-06T09:53:00Z">
            <w:rPr>
              <w:w w:val="111"/>
              <w:sz w:val="16"/>
            </w:rPr>
          </w:rPrChange>
        </w:rPr>
        <w:t>sanitaires</w:t>
      </w:r>
      <w:r w:rsidRPr="00814BC9">
        <w:rPr>
          <w:sz w:val="16"/>
          <w:lang w:val="en-GB"/>
          <w:rPrChange w:id="7836" w:author="Christian PIEDALLU" w:date="2023-02-06T09:53:00Z">
            <w:rPr>
              <w:sz w:val="16"/>
            </w:rPr>
          </w:rPrChange>
        </w:rPr>
        <w:t xml:space="preserve"> </w:t>
      </w:r>
      <w:r w:rsidRPr="00814BC9">
        <w:rPr>
          <w:spacing w:val="-16"/>
          <w:sz w:val="16"/>
          <w:lang w:val="en-GB"/>
          <w:rPrChange w:id="7837" w:author="Christian PIEDALLU" w:date="2023-02-06T09:53:00Z">
            <w:rPr>
              <w:spacing w:val="-16"/>
              <w:sz w:val="16"/>
            </w:rPr>
          </w:rPrChange>
        </w:rPr>
        <w:t xml:space="preserve"> </w:t>
      </w:r>
      <w:r w:rsidRPr="00814BC9">
        <w:rPr>
          <w:w w:val="103"/>
          <w:sz w:val="16"/>
          <w:lang w:val="en-GB"/>
          <w:rPrChange w:id="7838" w:author="Christian PIEDALLU" w:date="2023-02-06T09:53:00Z">
            <w:rPr>
              <w:w w:val="103"/>
              <w:sz w:val="16"/>
            </w:rPr>
          </w:rPrChange>
        </w:rPr>
        <w:t>en</w:t>
      </w:r>
      <w:r w:rsidRPr="00814BC9">
        <w:rPr>
          <w:sz w:val="16"/>
          <w:lang w:val="en-GB"/>
          <w:rPrChange w:id="7839" w:author="Christian PIEDALLU" w:date="2023-02-06T09:53:00Z">
            <w:rPr>
              <w:sz w:val="16"/>
            </w:rPr>
          </w:rPrChange>
        </w:rPr>
        <w:t xml:space="preserve"> </w:t>
      </w:r>
      <w:r w:rsidRPr="00814BC9">
        <w:rPr>
          <w:spacing w:val="-16"/>
          <w:sz w:val="16"/>
          <w:lang w:val="en-GB"/>
          <w:rPrChange w:id="7840" w:author="Christian PIEDALLU" w:date="2023-02-06T09:53:00Z">
            <w:rPr>
              <w:spacing w:val="-16"/>
              <w:sz w:val="16"/>
            </w:rPr>
          </w:rPrChange>
        </w:rPr>
        <w:t xml:space="preserve"> </w:t>
      </w:r>
      <w:r w:rsidRPr="00814BC9">
        <w:rPr>
          <w:w w:val="107"/>
          <w:sz w:val="16"/>
          <w:lang w:val="en-GB"/>
          <w:rPrChange w:id="7841" w:author="Christian PIEDALLU" w:date="2023-02-06T09:53:00Z">
            <w:rPr>
              <w:w w:val="107"/>
              <w:sz w:val="16"/>
            </w:rPr>
          </w:rPrChange>
        </w:rPr>
        <w:t>fo</w:t>
      </w:r>
      <w:r w:rsidRPr="00814BC9">
        <w:rPr>
          <w:spacing w:val="-5"/>
          <w:w w:val="107"/>
          <w:sz w:val="16"/>
          <w:lang w:val="en-GB"/>
          <w:rPrChange w:id="7842" w:author="Christian PIEDALLU" w:date="2023-02-06T09:53:00Z">
            <w:rPr>
              <w:spacing w:val="-5"/>
              <w:w w:val="107"/>
              <w:sz w:val="16"/>
            </w:rPr>
          </w:rPrChange>
        </w:rPr>
        <w:t>r</w:t>
      </w:r>
      <w:r w:rsidRPr="00814BC9">
        <w:rPr>
          <w:spacing w:val="-80"/>
          <w:w w:val="133"/>
          <w:sz w:val="16"/>
          <w:lang w:val="en-GB"/>
          <w:rPrChange w:id="7843" w:author="Christian PIEDALLU" w:date="2023-02-06T09:53:00Z">
            <w:rPr>
              <w:spacing w:val="-80"/>
              <w:w w:val="133"/>
              <w:sz w:val="16"/>
            </w:rPr>
          </w:rPrChange>
        </w:rPr>
        <w:t>ˆ</w:t>
      </w:r>
      <w:r w:rsidRPr="00814BC9">
        <w:rPr>
          <w:w w:val="108"/>
          <w:sz w:val="16"/>
          <w:lang w:val="en-GB"/>
          <w:rPrChange w:id="7844" w:author="Christian PIEDALLU" w:date="2023-02-06T09:53:00Z">
            <w:rPr>
              <w:w w:val="108"/>
              <w:sz w:val="16"/>
            </w:rPr>
          </w:rPrChange>
        </w:rPr>
        <w:t>et.</w:t>
      </w:r>
      <w:r w:rsidRPr="00814BC9">
        <w:rPr>
          <w:sz w:val="16"/>
          <w:lang w:val="en-GB"/>
          <w:rPrChange w:id="7845" w:author="Christian PIEDALLU" w:date="2023-02-06T09:53:00Z">
            <w:rPr>
              <w:sz w:val="16"/>
            </w:rPr>
          </w:rPrChange>
        </w:rPr>
        <w:t xml:space="preserve"> </w:t>
      </w:r>
      <w:r w:rsidRPr="00814BC9">
        <w:rPr>
          <w:spacing w:val="2"/>
          <w:sz w:val="16"/>
          <w:lang w:val="en-GB"/>
          <w:rPrChange w:id="7846" w:author="Christian PIEDALLU" w:date="2023-02-06T09:53:00Z">
            <w:rPr>
              <w:spacing w:val="2"/>
              <w:sz w:val="16"/>
            </w:rPr>
          </w:rPrChange>
        </w:rPr>
        <w:t xml:space="preserve"> </w:t>
      </w:r>
      <w:r w:rsidRPr="00814BC9">
        <w:rPr>
          <w:w w:val="107"/>
          <w:sz w:val="16"/>
          <w:lang w:val="en-GB"/>
          <w:rPrChange w:id="7847" w:author="Christian PIEDALLU" w:date="2023-02-06T09:53:00Z">
            <w:rPr>
              <w:w w:val="107"/>
              <w:sz w:val="16"/>
            </w:rPr>
          </w:rPrChange>
        </w:rPr>
        <w:t>page</w:t>
      </w:r>
      <w:r w:rsidRPr="00814BC9">
        <w:rPr>
          <w:sz w:val="16"/>
          <w:lang w:val="en-GB"/>
          <w:rPrChange w:id="7848" w:author="Christian PIEDALLU" w:date="2023-02-06T09:53:00Z">
            <w:rPr>
              <w:sz w:val="16"/>
            </w:rPr>
          </w:rPrChange>
        </w:rPr>
        <w:t xml:space="preserve"> </w:t>
      </w:r>
      <w:r w:rsidRPr="00814BC9">
        <w:rPr>
          <w:spacing w:val="-16"/>
          <w:sz w:val="16"/>
          <w:lang w:val="en-GB"/>
          <w:rPrChange w:id="7849" w:author="Christian PIEDALLU" w:date="2023-02-06T09:53:00Z">
            <w:rPr>
              <w:spacing w:val="-16"/>
              <w:sz w:val="16"/>
            </w:rPr>
          </w:rPrChange>
        </w:rPr>
        <w:t xml:space="preserve"> </w:t>
      </w:r>
      <w:r w:rsidRPr="00814BC9">
        <w:rPr>
          <w:w w:val="106"/>
          <w:sz w:val="16"/>
          <w:lang w:val="en-GB"/>
          <w:rPrChange w:id="7850" w:author="Christian PIEDALLU" w:date="2023-02-06T09:53:00Z">
            <w:rPr>
              <w:w w:val="106"/>
              <w:sz w:val="16"/>
            </w:rPr>
          </w:rPrChange>
        </w:rPr>
        <w:t>188.</w:t>
      </w:r>
    </w:p>
    <w:p w14:paraId="0FF46B25" w14:textId="77777777" w:rsidR="00B177F5" w:rsidRPr="00814BC9" w:rsidRDefault="00B177F5">
      <w:pPr>
        <w:spacing w:line="192" w:lineRule="exact"/>
        <w:rPr>
          <w:sz w:val="16"/>
          <w:lang w:val="en-GB"/>
          <w:rPrChange w:id="7851" w:author="Christian PIEDALLU" w:date="2023-02-06T09:53:00Z">
            <w:rPr>
              <w:sz w:val="16"/>
            </w:rPr>
          </w:rPrChange>
        </w:rPr>
        <w:sectPr w:rsidR="00B177F5" w:rsidRPr="00814BC9">
          <w:pgSz w:w="11910" w:h="16840"/>
          <w:pgMar w:top="2000" w:right="1480" w:bottom="280" w:left="1160" w:header="1813" w:footer="0" w:gutter="0"/>
          <w:cols w:space="720"/>
        </w:sectPr>
      </w:pPr>
    </w:p>
    <w:p w14:paraId="2EBF2350" w14:textId="77777777" w:rsidR="00B177F5" w:rsidRPr="00814BC9" w:rsidRDefault="00B177F5">
      <w:pPr>
        <w:pStyle w:val="Corpsdetexte"/>
        <w:spacing w:before="5" w:line="240" w:lineRule="auto"/>
        <w:rPr>
          <w:sz w:val="15"/>
          <w:lang w:val="en-GB"/>
          <w:rPrChange w:id="7852" w:author="Christian PIEDALLU" w:date="2023-02-06T09:53:00Z">
            <w:rPr>
              <w:sz w:val="15"/>
            </w:rPr>
          </w:rPrChange>
        </w:rPr>
      </w:pPr>
    </w:p>
    <w:p w14:paraId="75BA88BB" w14:textId="77777777" w:rsidR="00B177F5" w:rsidRPr="00814BC9" w:rsidRDefault="00B553DB">
      <w:pPr>
        <w:spacing w:before="68" w:line="192" w:lineRule="exact"/>
        <w:ind w:left="163"/>
        <w:rPr>
          <w:sz w:val="16"/>
          <w:lang w:val="en-GB"/>
          <w:rPrChange w:id="7853" w:author="Christian PIEDALLU" w:date="2023-02-06T09:53:00Z">
            <w:rPr>
              <w:sz w:val="16"/>
            </w:rPr>
          </w:rPrChange>
        </w:rPr>
      </w:pPr>
      <w:bookmarkStart w:id="7854" w:name="_bookmark17"/>
      <w:bookmarkEnd w:id="7854"/>
      <w:r w:rsidRPr="00814BC9">
        <w:rPr>
          <w:rFonts w:ascii="Trebuchet MS" w:hAnsi="Trebuchet MS"/>
          <w:sz w:val="10"/>
          <w:lang w:val="en-GB"/>
          <w:rPrChange w:id="7855" w:author="Christian PIEDALLU" w:date="2023-02-06T09:53:00Z">
            <w:rPr>
              <w:rFonts w:ascii="Trebuchet MS" w:hAnsi="Trebuchet MS"/>
              <w:sz w:val="10"/>
            </w:rPr>
          </w:rPrChange>
        </w:rPr>
        <w:t xml:space="preserve">346      </w:t>
      </w:r>
      <w:r w:rsidRPr="00814BC9">
        <w:rPr>
          <w:rFonts w:ascii="Trebuchet MS" w:hAnsi="Trebuchet MS"/>
          <w:spacing w:val="-12"/>
          <w:sz w:val="10"/>
          <w:lang w:val="en-GB"/>
          <w:rPrChange w:id="7856" w:author="Christian PIEDALLU" w:date="2023-02-06T09:53:00Z">
            <w:rPr>
              <w:rFonts w:ascii="Trebuchet MS" w:hAnsi="Trebuchet MS"/>
              <w:spacing w:val="-12"/>
              <w:sz w:val="10"/>
            </w:rPr>
          </w:rPrChange>
        </w:rPr>
        <w:t xml:space="preserve"> </w:t>
      </w:r>
      <w:r w:rsidRPr="00814BC9">
        <w:rPr>
          <w:w w:val="137"/>
          <w:sz w:val="16"/>
          <w:lang w:val="en-GB"/>
          <w:rPrChange w:id="7857" w:author="Christian PIEDALLU" w:date="2023-02-06T09:53:00Z">
            <w:rPr>
              <w:w w:val="137"/>
              <w:sz w:val="16"/>
            </w:rPr>
          </w:rPrChange>
        </w:rPr>
        <w:t>B</w:t>
      </w:r>
      <w:r w:rsidRPr="00814BC9">
        <w:rPr>
          <w:spacing w:val="-85"/>
          <w:w w:val="181"/>
          <w:sz w:val="16"/>
          <w:lang w:val="en-GB"/>
          <w:rPrChange w:id="7858" w:author="Christian PIEDALLU" w:date="2023-02-06T09:53:00Z">
            <w:rPr>
              <w:spacing w:val="-85"/>
              <w:w w:val="181"/>
              <w:sz w:val="16"/>
            </w:rPr>
          </w:rPrChange>
        </w:rPr>
        <w:t>´</w:t>
      </w:r>
      <w:r w:rsidRPr="00814BC9">
        <w:rPr>
          <w:w w:val="115"/>
          <w:sz w:val="16"/>
          <w:lang w:val="en-GB"/>
          <w:rPrChange w:id="7859" w:author="Christian PIEDALLU" w:date="2023-02-06T09:53:00Z">
            <w:rPr>
              <w:w w:val="115"/>
              <w:sz w:val="16"/>
            </w:rPr>
          </w:rPrChange>
        </w:rPr>
        <w:t>arta,</w:t>
      </w:r>
      <w:r w:rsidRPr="00814BC9">
        <w:rPr>
          <w:spacing w:val="17"/>
          <w:sz w:val="16"/>
          <w:lang w:val="en-GB"/>
          <w:rPrChange w:id="7860" w:author="Christian PIEDALLU" w:date="2023-02-06T09:53:00Z">
            <w:rPr>
              <w:spacing w:val="17"/>
              <w:sz w:val="16"/>
            </w:rPr>
          </w:rPrChange>
        </w:rPr>
        <w:t xml:space="preserve"> </w:t>
      </w:r>
      <w:r w:rsidRPr="00814BC9">
        <w:rPr>
          <w:w w:val="129"/>
          <w:sz w:val="16"/>
          <w:lang w:val="en-GB"/>
          <w:rPrChange w:id="7861" w:author="Christian PIEDALLU" w:date="2023-02-06T09:53:00Z">
            <w:rPr>
              <w:w w:val="129"/>
              <w:sz w:val="16"/>
            </w:rPr>
          </w:rPrChange>
        </w:rPr>
        <w:t>V.,</w:t>
      </w:r>
      <w:r w:rsidRPr="00814BC9">
        <w:rPr>
          <w:sz w:val="16"/>
          <w:lang w:val="en-GB"/>
          <w:rPrChange w:id="7862" w:author="Christian PIEDALLU" w:date="2023-02-06T09:53:00Z">
            <w:rPr>
              <w:sz w:val="16"/>
            </w:rPr>
          </w:rPrChange>
        </w:rPr>
        <w:t xml:space="preserve"> </w:t>
      </w:r>
      <w:r w:rsidRPr="00814BC9">
        <w:rPr>
          <w:spacing w:val="-19"/>
          <w:sz w:val="16"/>
          <w:lang w:val="en-GB"/>
          <w:rPrChange w:id="7863" w:author="Christian PIEDALLU" w:date="2023-02-06T09:53:00Z">
            <w:rPr>
              <w:spacing w:val="-19"/>
              <w:sz w:val="16"/>
            </w:rPr>
          </w:rPrChange>
        </w:rPr>
        <w:t xml:space="preserve"> </w:t>
      </w:r>
      <w:r w:rsidRPr="00814BC9">
        <w:rPr>
          <w:w w:val="128"/>
          <w:sz w:val="16"/>
          <w:lang w:val="en-GB"/>
          <w:rPrChange w:id="7864" w:author="Christian PIEDALLU" w:date="2023-02-06T09:53:00Z">
            <w:rPr>
              <w:w w:val="128"/>
              <w:sz w:val="16"/>
            </w:rPr>
          </w:rPrChange>
        </w:rPr>
        <w:t>Lu</w:t>
      </w:r>
      <w:r w:rsidRPr="00814BC9">
        <w:rPr>
          <w:spacing w:val="-5"/>
          <w:w w:val="128"/>
          <w:sz w:val="16"/>
          <w:lang w:val="en-GB"/>
          <w:rPrChange w:id="7865" w:author="Christian PIEDALLU" w:date="2023-02-06T09:53:00Z">
            <w:rPr>
              <w:spacing w:val="-5"/>
              <w:w w:val="128"/>
              <w:sz w:val="16"/>
            </w:rPr>
          </w:rPrChange>
        </w:rPr>
        <w:t>k</w:t>
      </w:r>
      <w:r w:rsidRPr="00814BC9">
        <w:rPr>
          <w:spacing w:val="-9"/>
          <w:w w:val="94"/>
          <w:sz w:val="16"/>
          <w:lang w:val="en-GB"/>
          <w:rPrChange w:id="7866" w:author="Christian PIEDALLU" w:date="2023-02-06T09:53:00Z">
            <w:rPr>
              <w:spacing w:val="-9"/>
              <w:w w:val="94"/>
              <w:sz w:val="16"/>
            </w:rPr>
          </w:rPrChange>
        </w:rPr>
        <w:t>e</w:t>
      </w:r>
      <w:r w:rsidRPr="00814BC9">
        <w:rPr>
          <w:spacing w:val="-76"/>
          <w:w w:val="133"/>
          <w:sz w:val="16"/>
          <w:lang w:val="en-GB"/>
          <w:rPrChange w:id="7867" w:author="Christian PIEDALLU" w:date="2023-02-06T09:53:00Z">
            <w:rPr>
              <w:spacing w:val="-76"/>
              <w:w w:val="133"/>
              <w:sz w:val="16"/>
            </w:rPr>
          </w:rPrChange>
        </w:rPr>
        <w:t>ˇ</w:t>
      </w:r>
      <w:r w:rsidRPr="00814BC9">
        <w:rPr>
          <w:w w:val="111"/>
          <w:sz w:val="16"/>
          <w:lang w:val="en-GB"/>
          <w:rPrChange w:id="7868" w:author="Christian PIEDALLU" w:date="2023-02-06T09:53:00Z">
            <w:rPr>
              <w:w w:val="111"/>
              <w:sz w:val="16"/>
            </w:rPr>
          </w:rPrChange>
        </w:rPr>
        <w:t>s,</w:t>
      </w:r>
      <w:r w:rsidRPr="00814BC9">
        <w:rPr>
          <w:spacing w:val="18"/>
          <w:sz w:val="16"/>
          <w:lang w:val="en-GB"/>
          <w:rPrChange w:id="7869" w:author="Christian PIEDALLU" w:date="2023-02-06T09:53:00Z">
            <w:rPr>
              <w:spacing w:val="18"/>
              <w:sz w:val="16"/>
            </w:rPr>
          </w:rPrChange>
        </w:rPr>
        <w:t xml:space="preserve"> </w:t>
      </w:r>
      <w:r w:rsidRPr="00814BC9">
        <w:rPr>
          <w:spacing w:val="-15"/>
          <w:w w:val="139"/>
          <w:sz w:val="16"/>
          <w:lang w:val="en-GB"/>
          <w:rPrChange w:id="7870" w:author="Christian PIEDALLU" w:date="2023-02-06T09:53:00Z">
            <w:rPr>
              <w:spacing w:val="-15"/>
              <w:w w:val="139"/>
              <w:sz w:val="16"/>
            </w:rPr>
          </w:rPrChange>
        </w:rPr>
        <w:t>P</w:t>
      </w:r>
      <w:r w:rsidRPr="00814BC9">
        <w:rPr>
          <w:w w:val="117"/>
          <w:sz w:val="16"/>
          <w:lang w:val="en-GB"/>
          <w:rPrChange w:id="7871" w:author="Christian PIEDALLU" w:date="2023-02-06T09:53:00Z">
            <w:rPr>
              <w:w w:val="117"/>
              <w:sz w:val="16"/>
            </w:rPr>
          </w:rPrChange>
        </w:rPr>
        <w:t>.,</w:t>
      </w:r>
      <w:r w:rsidRPr="00814BC9">
        <w:rPr>
          <w:spacing w:val="18"/>
          <w:sz w:val="16"/>
          <w:lang w:val="en-GB"/>
          <w:rPrChange w:id="7872" w:author="Christian PIEDALLU" w:date="2023-02-06T09:53:00Z">
            <w:rPr>
              <w:spacing w:val="18"/>
              <w:sz w:val="16"/>
            </w:rPr>
          </w:rPrChange>
        </w:rPr>
        <w:t xml:space="preserve"> </w:t>
      </w:r>
      <w:r w:rsidRPr="00814BC9">
        <w:rPr>
          <w:w w:val="111"/>
          <w:sz w:val="16"/>
          <w:lang w:val="en-GB"/>
          <w:rPrChange w:id="7873" w:author="Christian PIEDALLU" w:date="2023-02-06T09:53:00Z">
            <w:rPr>
              <w:w w:val="111"/>
              <w:sz w:val="16"/>
            </w:rPr>
          </w:rPrChange>
        </w:rPr>
        <w:t>and</w:t>
      </w:r>
      <w:r w:rsidRPr="00814BC9">
        <w:rPr>
          <w:spacing w:val="17"/>
          <w:sz w:val="16"/>
          <w:lang w:val="en-GB"/>
          <w:rPrChange w:id="7874" w:author="Christian PIEDALLU" w:date="2023-02-06T09:53:00Z">
            <w:rPr>
              <w:spacing w:val="17"/>
              <w:sz w:val="16"/>
            </w:rPr>
          </w:rPrChange>
        </w:rPr>
        <w:t xml:space="preserve"> </w:t>
      </w:r>
      <w:r w:rsidRPr="00814BC9">
        <w:rPr>
          <w:w w:val="109"/>
          <w:sz w:val="16"/>
          <w:lang w:val="en-GB"/>
          <w:rPrChange w:id="7875" w:author="Christian PIEDALLU" w:date="2023-02-06T09:53:00Z">
            <w:rPr>
              <w:w w:val="109"/>
              <w:sz w:val="16"/>
            </w:rPr>
          </w:rPrChange>
        </w:rPr>
        <w:t>Homol</w:t>
      </w:r>
      <w:r w:rsidRPr="00814BC9">
        <w:rPr>
          <w:spacing w:val="-5"/>
          <w:w w:val="109"/>
          <w:sz w:val="16"/>
          <w:lang w:val="en-GB"/>
          <w:rPrChange w:id="7876" w:author="Christian PIEDALLU" w:date="2023-02-06T09:53:00Z">
            <w:rPr>
              <w:spacing w:val="-5"/>
              <w:w w:val="109"/>
              <w:sz w:val="16"/>
            </w:rPr>
          </w:rPrChange>
        </w:rPr>
        <w:t>o</w:t>
      </w:r>
      <w:r w:rsidRPr="00814BC9">
        <w:rPr>
          <w:w w:val="123"/>
          <w:sz w:val="16"/>
          <w:lang w:val="en-GB"/>
          <w:rPrChange w:id="7877" w:author="Christian PIEDALLU" w:date="2023-02-06T09:53:00Z">
            <w:rPr>
              <w:w w:val="123"/>
              <w:sz w:val="16"/>
            </w:rPr>
          </w:rPrChange>
        </w:rPr>
        <w:t>v</w:t>
      </w:r>
      <w:r w:rsidRPr="00814BC9">
        <w:rPr>
          <w:spacing w:val="-85"/>
          <w:w w:val="181"/>
          <w:sz w:val="16"/>
          <w:lang w:val="en-GB"/>
          <w:rPrChange w:id="7878" w:author="Christian PIEDALLU" w:date="2023-02-06T09:53:00Z">
            <w:rPr>
              <w:spacing w:val="-85"/>
              <w:w w:val="181"/>
              <w:sz w:val="16"/>
            </w:rPr>
          </w:rPrChange>
        </w:rPr>
        <w:t>´</w:t>
      </w:r>
      <w:r w:rsidRPr="00814BC9">
        <w:rPr>
          <w:w w:val="112"/>
          <w:sz w:val="16"/>
          <w:lang w:val="en-GB"/>
          <w:rPrChange w:id="7879" w:author="Christian PIEDALLU" w:date="2023-02-06T09:53:00Z">
            <w:rPr>
              <w:w w:val="112"/>
              <w:sz w:val="16"/>
            </w:rPr>
          </w:rPrChange>
        </w:rPr>
        <w:t>a,</w:t>
      </w:r>
      <w:r w:rsidRPr="00814BC9">
        <w:rPr>
          <w:spacing w:val="18"/>
          <w:sz w:val="16"/>
          <w:lang w:val="en-GB"/>
          <w:rPrChange w:id="7880" w:author="Christian PIEDALLU" w:date="2023-02-06T09:53:00Z">
            <w:rPr>
              <w:spacing w:val="18"/>
              <w:sz w:val="16"/>
            </w:rPr>
          </w:rPrChange>
        </w:rPr>
        <w:t xml:space="preserve"> </w:t>
      </w:r>
      <w:r w:rsidRPr="00814BC9">
        <w:rPr>
          <w:w w:val="135"/>
          <w:sz w:val="16"/>
          <w:lang w:val="en-GB"/>
          <w:rPrChange w:id="7881" w:author="Christian PIEDALLU" w:date="2023-02-06T09:53:00Z">
            <w:rPr>
              <w:w w:val="135"/>
              <w:sz w:val="16"/>
            </w:rPr>
          </w:rPrChange>
        </w:rPr>
        <w:t>L.,</w:t>
      </w:r>
      <w:r w:rsidRPr="00814BC9">
        <w:rPr>
          <w:spacing w:val="17"/>
          <w:sz w:val="16"/>
          <w:lang w:val="en-GB"/>
          <w:rPrChange w:id="7882" w:author="Christian PIEDALLU" w:date="2023-02-06T09:53:00Z">
            <w:rPr>
              <w:spacing w:val="17"/>
              <w:sz w:val="16"/>
            </w:rPr>
          </w:rPrChange>
        </w:rPr>
        <w:t xml:space="preserve"> </w:t>
      </w:r>
      <w:r w:rsidRPr="00814BC9">
        <w:rPr>
          <w:w w:val="105"/>
          <w:sz w:val="16"/>
          <w:lang w:val="en-GB"/>
          <w:rPrChange w:id="7883" w:author="Christian PIEDALLU" w:date="2023-02-06T09:53:00Z">
            <w:rPr>
              <w:w w:val="105"/>
              <w:sz w:val="16"/>
            </w:rPr>
          </w:rPrChange>
        </w:rPr>
        <w:t>2021.</w:t>
      </w:r>
      <w:r w:rsidRPr="00814BC9">
        <w:rPr>
          <w:sz w:val="16"/>
          <w:lang w:val="en-GB"/>
          <w:rPrChange w:id="7884" w:author="Christian PIEDALLU" w:date="2023-02-06T09:53:00Z">
            <w:rPr>
              <w:sz w:val="16"/>
            </w:rPr>
          </w:rPrChange>
        </w:rPr>
        <w:t xml:space="preserve"> </w:t>
      </w:r>
      <w:r w:rsidRPr="00814BC9">
        <w:rPr>
          <w:spacing w:val="-2"/>
          <w:sz w:val="16"/>
          <w:lang w:val="en-GB"/>
          <w:rPrChange w:id="7885" w:author="Christian PIEDALLU" w:date="2023-02-06T09:53:00Z">
            <w:rPr>
              <w:spacing w:val="-2"/>
              <w:sz w:val="16"/>
            </w:rPr>
          </w:rPrChange>
        </w:rPr>
        <w:t xml:space="preserve"> </w:t>
      </w:r>
      <w:r w:rsidRPr="00814BC9">
        <w:rPr>
          <w:w w:val="125"/>
          <w:sz w:val="16"/>
          <w:lang w:val="en-GB"/>
          <w:rPrChange w:id="7886" w:author="Christian PIEDALLU" w:date="2023-02-06T09:53:00Z">
            <w:rPr>
              <w:w w:val="125"/>
              <w:sz w:val="16"/>
            </w:rPr>
          </w:rPrChange>
        </w:rPr>
        <w:t>Early</w:t>
      </w:r>
      <w:r w:rsidRPr="00814BC9">
        <w:rPr>
          <w:spacing w:val="17"/>
          <w:sz w:val="16"/>
          <w:lang w:val="en-GB"/>
          <w:rPrChange w:id="7887" w:author="Christian PIEDALLU" w:date="2023-02-06T09:53:00Z">
            <w:rPr>
              <w:spacing w:val="17"/>
              <w:sz w:val="16"/>
            </w:rPr>
          </w:rPrChange>
        </w:rPr>
        <w:t xml:space="preserve"> </w:t>
      </w:r>
      <w:r w:rsidRPr="00814BC9">
        <w:rPr>
          <w:w w:val="108"/>
          <w:sz w:val="16"/>
          <w:lang w:val="en-GB"/>
          <w:rPrChange w:id="7888" w:author="Christian PIEDALLU" w:date="2023-02-06T09:53:00Z">
            <w:rPr>
              <w:w w:val="108"/>
              <w:sz w:val="16"/>
            </w:rPr>
          </w:rPrChange>
        </w:rPr>
        <w:t>detection</w:t>
      </w:r>
      <w:r w:rsidRPr="00814BC9">
        <w:rPr>
          <w:spacing w:val="17"/>
          <w:sz w:val="16"/>
          <w:lang w:val="en-GB"/>
          <w:rPrChange w:id="7889" w:author="Christian PIEDALLU" w:date="2023-02-06T09:53:00Z">
            <w:rPr>
              <w:spacing w:val="17"/>
              <w:sz w:val="16"/>
            </w:rPr>
          </w:rPrChange>
        </w:rPr>
        <w:t xml:space="preserve"> </w:t>
      </w:r>
      <w:r w:rsidRPr="00814BC9">
        <w:rPr>
          <w:w w:val="102"/>
          <w:sz w:val="16"/>
          <w:lang w:val="en-GB"/>
          <w:rPrChange w:id="7890" w:author="Christian PIEDALLU" w:date="2023-02-06T09:53:00Z">
            <w:rPr>
              <w:w w:val="102"/>
              <w:sz w:val="16"/>
            </w:rPr>
          </w:rPrChange>
        </w:rPr>
        <w:t>of</w:t>
      </w:r>
      <w:r w:rsidRPr="00814BC9">
        <w:rPr>
          <w:spacing w:val="17"/>
          <w:sz w:val="16"/>
          <w:lang w:val="en-GB"/>
          <w:rPrChange w:id="7891" w:author="Christian PIEDALLU" w:date="2023-02-06T09:53:00Z">
            <w:rPr>
              <w:spacing w:val="17"/>
              <w:sz w:val="16"/>
            </w:rPr>
          </w:rPrChange>
        </w:rPr>
        <w:t xml:space="preserve"> </w:t>
      </w:r>
      <w:r w:rsidRPr="00814BC9">
        <w:rPr>
          <w:w w:val="115"/>
          <w:sz w:val="16"/>
          <w:lang w:val="en-GB"/>
          <w:rPrChange w:id="7892" w:author="Christian PIEDALLU" w:date="2023-02-06T09:53:00Z">
            <w:rPr>
              <w:w w:val="115"/>
              <w:sz w:val="16"/>
            </w:rPr>
          </w:rPrChange>
        </w:rPr>
        <w:t>bark</w:t>
      </w:r>
      <w:r w:rsidRPr="00814BC9">
        <w:rPr>
          <w:spacing w:val="17"/>
          <w:sz w:val="16"/>
          <w:lang w:val="en-GB"/>
          <w:rPrChange w:id="7893" w:author="Christian PIEDALLU" w:date="2023-02-06T09:53:00Z">
            <w:rPr>
              <w:spacing w:val="17"/>
              <w:sz w:val="16"/>
            </w:rPr>
          </w:rPrChange>
        </w:rPr>
        <w:t xml:space="preserve"> </w:t>
      </w:r>
      <w:r w:rsidRPr="00814BC9">
        <w:rPr>
          <w:spacing w:val="4"/>
          <w:w w:val="111"/>
          <w:sz w:val="16"/>
          <w:lang w:val="en-GB"/>
          <w:rPrChange w:id="7894" w:author="Christian PIEDALLU" w:date="2023-02-06T09:53:00Z">
            <w:rPr>
              <w:spacing w:val="4"/>
              <w:w w:val="111"/>
              <w:sz w:val="16"/>
            </w:rPr>
          </w:rPrChange>
        </w:rPr>
        <w:t>b</w:t>
      </w:r>
      <w:r w:rsidRPr="00814BC9">
        <w:rPr>
          <w:w w:val="102"/>
          <w:sz w:val="16"/>
          <w:lang w:val="en-GB"/>
          <w:rPrChange w:id="7895" w:author="Christian PIEDALLU" w:date="2023-02-06T09:53:00Z">
            <w:rPr>
              <w:w w:val="102"/>
              <w:sz w:val="16"/>
            </w:rPr>
          </w:rPrChange>
        </w:rPr>
        <w:t>eetle</w:t>
      </w:r>
      <w:r w:rsidRPr="00814BC9">
        <w:rPr>
          <w:spacing w:val="17"/>
          <w:sz w:val="16"/>
          <w:lang w:val="en-GB"/>
          <w:rPrChange w:id="7896" w:author="Christian PIEDALLU" w:date="2023-02-06T09:53:00Z">
            <w:rPr>
              <w:spacing w:val="17"/>
              <w:sz w:val="16"/>
            </w:rPr>
          </w:rPrChange>
        </w:rPr>
        <w:t xml:space="preserve"> </w:t>
      </w:r>
      <w:r w:rsidRPr="00814BC9">
        <w:rPr>
          <w:w w:val="110"/>
          <w:sz w:val="16"/>
          <w:lang w:val="en-GB"/>
          <w:rPrChange w:id="7897" w:author="Christian PIEDALLU" w:date="2023-02-06T09:53:00Z">
            <w:rPr>
              <w:w w:val="110"/>
              <w:sz w:val="16"/>
            </w:rPr>
          </w:rPrChange>
        </w:rPr>
        <w:t>infestation</w:t>
      </w:r>
      <w:r w:rsidRPr="00814BC9">
        <w:rPr>
          <w:spacing w:val="17"/>
          <w:sz w:val="16"/>
          <w:lang w:val="en-GB"/>
          <w:rPrChange w:id="7898" w:author="Christian PIEDALLU" w:date="2023-02-06T09:53:00Z">
            <w:rPr>
              <w:spacing w:val="17"/>
              <w:sz w:val="16"/>
            </w:rPr>
          </w:rPrChange>
        </w:rPr>
        <w:t xml:space="preserve"> </w:t>
      </w:r>
      <w:r w:rsidRPr="00814BC9">
        <w:rPr>
          <w:w w:val="116"/>
          <w:sz w:val="16"/>
          <w:lang w:val="en-GB"/>
          <w:rPrChange w:id="7899" w:author="Christian PIEDALLU" w:date="2023-02-06T09:53:00Z">
            <w:rPr>
              <w:w w:val="116"/>
              <w:sz w:val="16"/>
            </w:rPr>
          </w:rPrChange>
        </w:rPr>
        <w:t>in</w:t>
      </w:r>
      <w:r w:rsidRPr="00814BC9">
        <w:rPr>
          <w:spacing w:val="17"/>
          <w:sz w:val="16"/>
          <w:lang w:val="en-GB"/>
          <w:rPrChange w:id="7900" w:author="Christian PIEDALLU" w:date="2023-02-06T09:53:00Z">
            <w:rPr>
              <w:spacing w:val="17"/>
              <w:sz w:val="16"/>
            </w:rPr>
          </w:rPrChange>
        </w:rPr>
        <w:t xml:space="preserve"> </w:t>
      </w:r>
      <w:r w:rsidRPr="00814BC9">
        <w:rPr>
          <w:w w:val="122"/>
          <w:sz w:val="16"/>
          <w:lang w:val="en-GB"/>
          <w:rPrChange w:id="7901" w:author="Christian PIEDALLU" w:date="2023-02-06T09:53:00Z">
            <w:rPr>
              <w:w w:val="122"/>
              <w:sz w:val="16"/>
            </w:rPr>
          </w:rPrChange>
        </w:rPr>
        <w:t>N</w:t>
      </w:r>
      <w:r w:rsidRPr="00814BC9">
        <w:rPr>
          <w:spacing w:val="-1"/>
          <w:sz w:val="16"/>
          <w:lang w:val="en-GB"/>
          <w:rPrChange w:id="7902" w:author="Christian PIEDALLU" w:date="2023-02-06T09:53:00Z">
            <w:rPr>
              <w:spacing w:val="-1"/>
              <w:sz w:val="16"/>
            </w:rPr>
          </w:rPrChange>
        </w:rPr>
        <w:t>o</w:t>
      </w:r>
      <w:r w:rsidRPr="00814BC9">
        <w:rPr>
          <w:w w:val="110"/>
          <w:sz w:val="16"/>
          <w:lang w:val="en-GB"/>
          <w:rPrChange w:id="7903" w:author="Christian PIEDALLU" w:date="2023-02-06T09:53:00Z">
            <w:rPr>
              <w:w w:val="110"/>
              <w:sz w:val="16"/>
            </w:rPr>
          </w:rPrChange>
        </w:rPr>
        <w:t>r</w:t>
      </w:r>
      <w:r w:rsidRPr="00814BC9">
        <w:rPr>
          <w:spacing w:val="-5"/>
          <w:w w:val="110"/>
          <w:sz w:val="16"/>
          <w:lang w:val="en-GB"/>
          <w:rPrChange w:id="7904" w:author="Christian PIEDALLU" w:date="2023-02-06T09:53:00Z">
            <w:rPr>
              <w:spacing w:val="-5"/>
              <w:w w:val="110"/>
              <w:sz w:val="16"/>
            </w:rPr>
          </w:rPrChange>
        </w:rPr>
        <w:t>wa</w:t>
      </w:r>
      <w:r w:rsidRPr="00814BC9">
        <w:rPr>
          <w:w w:val="123"/>
          <w:sz w:val="16"/>
          <w:lang w:val="en-GB"/>
          <w:rPrChange w:id="7905" w:author="Christian PIEDALLU" w:date="2023-02-06T09:53:00Z">
            <w:rPr>
              <w:w w:val="123"/>
              <w:sz w:val="16"/>
            </w:rPr>
          </w:rPrChange>
        </w:rPr>
        <w:t>y</w:t>
      </w:r>
      <w:r w:rsidRPr="00814BC9">
        <w:rPr>
          <w:spacing w:val="17"/>
          <w:sz w:val="16"/>
          <w:lang w:val="en-GB"/>
          <w:rPrChange w:id="7906" w:author="Christian PIEDALLU" w:date="2023-02-06T09:53:00Z">
            <w:rPr>
              <w:spacing w:val="17"/>
              <w:sz w:val="16"/>
            </w:rPr>
          </w:rPrChange>
        </w:rPr>
        <w:t xml:space="preserve"> </w:t>
      </w:r>
      <w:r w:rsidRPr="00814BC9">
        <w:rPr>
          <w:w w:val="108"/>
          <w:sz w:val="16"/>
          <w:lang w:val="en-GB"/>
          <w:rPrChange w:id="7907" w:author="Christian PIEDALLU" w:date="2023-02-06T09:53:00Z">
            <w:rPr>
              <w:w w:val="108"/>
              <w:sz w:val="16"/>
            </w:rPr>
          </w:rPrChange>
        </w:rPr>
        <w:t>spruce</w:t>
      </w:r>
      <w:r w:rsidRPr="00814BC9">
        <w:rPr>
          <w:spacing w:val="17"/>
          <w:sz w:val="16"/>
          <w:lang w:val="en-GB"/>
          <w:rPrChange w:id="7908" w:author="Christian PIEDALLU" w:date="2023-02-06T09:53:00Z">
            <w:rPr>
              <w:spacing w:val="17"/>
              <w:sz w:val="16"/>
            </w:rPr>
          </w:rPrChange>
        </w:rPr>
        <w:t xml:space="preserve"> </w:t>
      </w:r>
      <w:r w:rsidRPr="00814BC9">
        <w:rPr>
          <w:w w:val="106"/>
          <w:sz w:val="16"/>
          <w:lang w:val="en-GB"/>
          <w:rPrChange w:id="7909" w:author="Christian PIEDALLU" w:date="2023-02-06T09:53:00Z">
            <w:rPr>
              <w:w w:val="106"/>
              <w:sz w:val="16"/>
            </w:rPr>
          </w:rPrChange>
        </w:rPr>
        <w:t>forests</w:t>
      </w:r>
      <w:r w:rsidRPr="00814BC9">
        <w:rPr>
          <w:spacing w:val="17"/>
          <w:sz w:val="16"/>
          <w:lang w:val="en-GB"/>
          <w:rPrChange w:id="7910" w:author="Christian PIEDALLU" w:date="2023-02-06T09:53:00Z">
            <w:rPr>
              <w:spacing w:val="17"/>
              <w:sz w:val="16"/>
            </w:rPr>
          </w:rPrChange>
        </w:rPr>
        <w:t xml:space="preserve"> </w:t>
      </w:r>
      <w:r w:rsidRPr="00814BC9">
        <w:rPr>
          <w:w w:val="102"/>
          <w:sz w:val="16"/>
          <w:lang w:val="en-GB"/>
          <w:rPrChange w:id="7911" w:author="Christian PIEDALLU" w:date="2023-02-06T09:53:00Z">
            <w:rPr>
              <w:w w:val="102"/>
              <w:sz w:val="16"/>
            </w:rPr>
          </w:rPrChange>
        </w:rPr>
        <w:t>of</w:t>
      </w:r>
    </w:p>
    <w:p w14:paraId="101C5184" w14:textId="77777777" w:rsidR="00B177F5" w:rsidRPr="00814BC9" w:rsidRDefault="00B553DB">
      <w:pPr>
        <w:tabs>
          <w:tab w:val="left" w:pos="720"/>
        </w:tabs>
        <w:spacing w:line="189" w:lineRule="exact"/>
        <w:ind w:left="163"/>
        <w:rPr>
          <w:sz w:val="16"/>
          <w:lang w:val="en-GB"/>
          <w:rPrChange w:id="7912" w:author="Christian PIEDALLU" w:date="2023-02-06T09:53:00Z">
            <w:rPr>
              <w:sz w:val="16"/>
            </w:rPr>
          </w:rPrChange>
        </w:rPr>
      </w:pPr>
      <w:r w:rsidRPr="00814BC9">
        <w:rPr>
          <w:rFonts w:ascii="Trebuchet MS"/>
          <w:w w:val="115"/>
          <w:sz w:val="10"/>
          <w:lang w:val="en-GB"/>
          <w:rPrChange w:id="7913" w:author="Christian PIEDALLU" w:date="2023-02-06T09:53:00Z">
            <w:rPr>
              <w:rFonts w:ascii="Trebuchet MS"/>
              <w:w w:val="115"/>
              <w:sz w:val="10"/>
            </w:rPr>
          </w:rPrChange>
        </w:rPr>
        <w:t>347</w:t>
      </w:r>
      <w:r w:rsidRPr="00814BC9">
        <w:rPr>
          <w:rFonts w:ascii="Trebuchet MS"/>
          <w:w w:val="115"/>
          <w:sz w:val="10"/>
          <w:lang w:val="en-GB"/>
          <w:rPrChange w:id="7914" w:author="Christian PIEDALLU" w:date="2023-02-06T09:53:00Z">
            <w:rPr>
              <w:rFonts w:ascii="Trebuchet MS"/>
              <w:w w:val="115"/>
              <w:sz w:val="10"/>
            </w:rPr>
          </w:rPrChange>
        </w:rPr>
        <w:tab/>
      </w:r>
      <w:r w:rsidRPr="00814BC9">
        <w:rPr>
          <w:w w:val="115"/>
          <w:sz w:val="16"/>
          <w:lang w:val="en-GB"/>
          <w:rPrChange w:id="7915" w:author="Christian PIEDALLU" w:date="2023-02-06T09:53:00Z">
            <w:rPr>
              <w:w w:val="115"/>
              <w:sz w:val="16"/>
            </w:rPr>
          </w:rPrChange>
        </w:rPr>
        <w:t>Central</w:t>
      </w:r>
      <w:r w:rsidRPr="00814BC9">
        <w:rPr>
          <w:spacing w:val="10"/>
          <w:w w:val="115"/>
          <w:sz w:val="16"/>
          <w:lang w:val="en-GB"/>
          <w:rPrChange w:id="7916" w:author="Christian PIEDALLU" w:date="2023-02-06T09:53:00Z">
            <w:rPr>
              <w:spacing w:val="10"/>
              <w:w w:val="115"/>
              <w:sz w:val="16"/>
            </w:rPr>
          </w:rPrChange>
        </w:rPr>
        <w:t xml:space="preserve"> </w:t>
      </w:r>
      <w:r w:rsidRPr="00814BC9">
        <w:rPr>
          <w:w w:val="115"/>
          <w:sz w:val="16"/>
          <w:lang w:val="en-GB"/>
          <w:rPrChange w:id="7917" w:author="Christian PIEDALLU" w:date="2023-02-06T09:53:00Z">
            <w:rPr>
              <w:w w:val="115"/>
              <w:sz w:val="16"/>
            </w:rPr>
          </w:rPrChange>
        </w:rPr>
        <w:t>Europe</w:t>
      </w:r>
      <w:r w:rsidRPr="00814BC9">
        <w:rPr>
          <w:spacing w:val="10"/>
          <w:w w:val="115"/>
          <w:sz w:val="16"/>
          <w:lang w:val="en-GB"/>
          <w:rPrChange w:id="7918" w:author="Christian PIEDALLU" w:date="2023-02-06T09:53:00Z">
            <w:rPr>
              <w:spacing w:val="10"/>
              <w:w w:val="115"/>
              <w:sz w:val="16"/>
            </w:rPr>
          </w:rPrChange>
        </w:rPr>
        <w:t xml:space="preserve"> </w:t>
      </w:r>
      <w:r w:rsidRPr="00814BC9">
        <w:rPr>
          <w:w w:val="115"/>
          <w:sz w:val="16"/>
          <w:lang w:val="en-GB"/>
          <w:rPrChange w:id="7919" w:author="Christian PIEDALLU" w:date="2023-02-06T09:53:00Z">
            <w:rPr>
              <w:w w:val="115"/>
              <w:sz w:val="16"/>
            </w:rPr>
          </w:rPrChange>
        </w:rPr>
        <w:t>using</w:t>
      </w:r>
      <w:r w:rsidRPr="00814BC9">
        <w:rPr>
          <w:spacing w:val="10"/>
          <w:w w:val="115"/>
          <w:sz w:val="16"/>
          <w:lang w:val="en-GB"/>
          <w:rPrChange w:id="7920" w:author="Christian PIEDALLU" w:date="2023-02-06T09:53:00Z">
            <w:rPr>
              <w:spacing w:val="10"/>
              <w:w w:val="115"/>
              <w:sz w:val="16"/>
            </w:rPr>
          </w:rPrChange>
        </w:rPr>
        <w:t xml:space="preserve"> </w:t>
      </w:r>
      <w:r w:rsidRPr="00814BC9">
        <w:rPr>
          <w:w w:val="115"/>
          <w:sz w:val="16"/>
          <w:lang w:val="en-GB"/>
          <w:rPrChange w:id="7921" w:author="Christian PIEDALLU" w:date="2023-02-06T09:53:00Z">
            <w:rPr>
              <w:w w:val="115"/>
              <w:sz w:val="16"/>
            </w:rPr>
          </w:rPrChange>
        </w:rPr>
        <w:t>Sentinel-2.</w:t>
      </w:r>
      <w:r w:rsidRPr="00814BC9">
        <w:rPr>
          <w:spacing w:val="30"/>
          <w:w w:val="115"/>
          <w:sz w:val="16"/>
          <w:lang w:val="en-GB"/>
          <w:rPrChange w:id="7922" w:author="Christian PIEDALLU" w:date="2023-02-06T09:53:00Z">
            <w:rPr>
              <w:spacing w:val="30"/>
              <w:w w:val="115"/>
              <w:sz w:val="16"/>
            </w:rPr>
          </w:rPrChange>
        </w:rPr>
        <w:t xml:space="preserve"> </w:t>
      </w:r>
      <w:r w:rsidRPr="00814BC9">
        <w:rPr>
          <w:i/>
          <w:w w:val="115"/>
          <w:sz w:val="16"/>
          <w:lang w:val="en-GB"/>
          <w:rPrChange w:id="7923" w:author="Christian PIEDALLU" w:date="2023-02-06T09:53:00Z">
            <w:rPr>
              <w:i/>
              <w:w w:val="115"/>
              <w:sz w:val="16"/>
            </w:rPr>
          </w:rPrChange>
        </w:rPr>
        <w:t>International</w:t>
      </w:r>
      <w:r w:rsidRPr="00814BC9">
        <w:rPr>
          <w:i/>
          <w:spacing w:val="14"/>
          <w:w w:val="115"/>
          <w:sz w:val="16"/>
          <w:lang w:val="en-GB"/>
          <w:rPrChange w:id="7924" w:author="Christian PIEDALLU" w:date="2023-02-06T09:53:00Z">
            <w:rPr>
              <w:i/>
              <w:spacing w:val="14"/>
              <w:w w:val="115"/>
              <w:sz w:val="16"/>
            </w:rPr>
          </w:rPrChange>
        </w:rPr>
        <w:t xml:space="preserve"> </w:t>
      </w:r>
      <w:r w:rsidRPr="00814BC9">
        <w:rPr>
          <w:i/>
          <w:w w:val="115"/>
          <w:sz w:val="16"/>
          <w:lang w:val="en-GB"/>
          <w:rPrChange w:id="7925" w:author="Christian PIEDALLU" w:date="2023-02-06T09:53:00Z">
            <w:rPr>
              <w:i/>
              <w:w w:val="115"/>
              <w:sz w:val="16"/>
            </w:rPr>
          </w:rPrChange>
        </w:rPr>
        <w:t>Journal</w:t>
      </w:r>
      <w:r w:rsidRPr="00814BC9">
        <w:rPr>
          <w:i/>
          <w:spacing w:val="14"/>
          <w:w w:val="115"/>
          <w:sz w:val="16"/>
          <w:lang w:val="en-GB"/>
          <w:rPrChange w:id="7926" w:author="Christian PIEDALLU" w:date="2023-02-06T09:53:00Z">
            <w:rPr>
              <w:i/>
              <w:spacing w:val="14"/>
              <w:w w:val="115"/>
              <w:sz w:val="16"/>
            </w:rPr>
          </w:rPrChange>
        </w:rPr>
        <w:t xml:space="preserve"> </w:t>
      </w:r>
      <w:r w:rsidRPr="00814BC9">
        <w:rPr>
          <w:i/>
          <w:w w:val="115"/>
          <w:sz w:val="16"/>
          <w:lang w:val="en-GB"/>
          <w:rPrChange w:id="7927" w:author="Christian PIEDALLU" w:date="2023-02-06T09:53:00Z">
            <w:rPr>
              <w:i/>
              <w:w w:val="115"/>
              <w:sz w:val="16"/>
            </w:rPr>
          </w:rPrChange>
        </w:rPr>
        <w:t>of</w:t>
      </w:r>
      <w:r w:rsidRPr="00814BC9">
        <w:rPr>
          <w:i/>
          <w:spacing w:val="14"/>
          <w:w w:val="115"/>
          <w:sz w:val="16"/>
          <w:lang w:val="en-GB"/>
          <w:rPrChange w:id="7928" w:author="Christian PIEDALLU" w:date="2023-02-06T09:53:00Z">
            <w:rPr>
              <w:i/>
              <w:spacing w:val="14"/>
              <w:w w:val="115"/>
              <w:sz w:val="16"/>
            </w:rPr>
          </w:rPrChange>
        </w:rPr>
        <w:t xml:space="preserve"> </w:t>
      </w:r>
      <w:r w:rsidRPr="00814BC9">
        <w:rPr>
          <w:i/>
          <w:w w:val="115"/>
          <w:sz w:val="16"/>
          <w:lang w:val="en-GB"/>
          <w:rPrChange w:id="7929" w:author="Christian PIEDALLU" w:date="2023-02-06T09:53:00Z">
            <w:rPr>
              <w:i/>
              <w:w w:val="115"/>
              <w:sz w:val="16"/>
            </w:rPr>
          </w:rPrChange>
        </w:rPr>
        <w:t>Applied</w:t>
      </w:r>
      <w:r w:rsidRPr="00814BC9">
        <w:rPr>
          <w:i/>
          <w:spacing w:val="15"/>
          <w:w w:val="115"/>
          <w:sz w:val="16"/>
          <w:lang w:val="en-GB"/>
          <w:rPrChange w:id="7930" w:author="Christian PIEDALLU" w:date="2023-02-06T09:53:00Z">
            <w:rPr>
              <w:i/>
              <w:spacing w:val="15"/>
              <w:w w:val="115"/>
              <w:sz w:val="16"/>
            </w:rPr>
          </w:rPrChange>
        </w:rPr>
        <w:t xml:space="preserve"> </w:t>
      </w:r>
      <w:r w:rsidRPr="00814BC9">
        <w:rPr>
          <w:i/>
          <w:w w:val="115"/>
          <w:sz w:val="16"/>
          <w:lang w:val="en-GB"/>
          <w:rPrChange w:id="7931" w:author="Christian PIEDALLU" w:date="2023-02-06T09:53:00Z">
            <w:rPr>
              <w:i/>
              <w:w w:val="115"/>
              <w:sz w:val="16"/>
            </w:rPr>
          </w:rPrChange>
        </w:rPr>
        <w:t>Earth</w:t>
      </w:r>
      <w:r w:rsidRPr="00814BC9">
        <w:rPr>
          <w:i/>
          <w:spacing w:val="14"/>
          <w:w w:val="115"/>
          <w:sz w:val="16"/>
          <w:lang w:val="en-GB"/>
          <w:rPrChange w:id="7932" w:author="Christian PIEDALLU" w:date="2023-02-06T09:53:00Z">
            <w:rPr>
              <w:i/>
              <w:spacing w:val="14"/>
              <w:w w:val="115"/>
              <w:sz w:val="16"/>
            </w:rPr>
          </w:rPrChange>
        </w:rPr>
        <w:t xml:space="preserve"> </w:t>
      </w:r>
      <w:r w:rsidRPr="00814BC9">
        <w:rPr>
          <w:i/>
          <w:w w:val="115"/>
          <w:sz w:val="16"/>
          <w:lang w:val="en-GB"/>
          <w:rPrChange w:id="7933" w:author="Christian PIEDALLU" w:date="2023-02-06T09:53:00Z">
            <w:rPr>
              <w:i/>
              <w:w w:val="115"/>
              <w:sz w:val="16"/>
            </w:rPr>
          </w:rPrChange>
        </w:rPr>
        <w:t>Observation</w:t>
      </w:r>
      <w:r w:rsidRPr="00814BC9">
        <w:rPr>
          <w:i/>
          <w:spacing w:val="14"/>
          <w:w w:val="115"/>
          <w:sz w:val="16"/>
          <w:lang w:val="en-GB"/>
          <w:rPrChange w:id="7934" w:author="Christian PIEDALLU" w:date="2023-02-06T09:53:00Z">
            <w:rPr>
              <w:i/>
              <w:spacing w:val="14"/>
              <w:w w:val="115"/>
              <w:sz w:val="16"/>
            </w:rPr>
          </w:rPrChange>
        </w:rPr>
        <w:t xml:space="preserve"> </w:t>
      </w:r>
      <w:r w:rsidRPr="00814BC9">
        <w:rPr>
          <w:i/>
          <w:w w:val="115"/>
          <w:sz w:val="16"/>
          <w:lang w:val="en-GB"/>
          <w:rPrChange w:id="7935" w:author="Christian PIEDALLU" w:date="2023-02-06T09:53:00Z">
            <w:rPr>
              <w:i/>
              <w:w w:val="115"/>
              <w:sz w:val="16"/>
            </w:rPr>
          </w:rPrChange>
        </w:rPr>
        <w:t>and</w:t>
      </w:r>
      <w:r w:rsidRPr="00814BC9">
        <w:rPr>
          <w:i/>
          <w:spacing w:val="14"/>
          <w:w w:val="115"/>
          <w:sz w:val="16"/>
          <w:lang w:val="en-GB"/>
          <w:rPrChange w:id="7936" w:author="Christian PIEDALLU" w:date="2023-02-06T09:53:00Z">
            <w:rPr>
              <w:i/>
              <w:spacing w:val="14"/>
              <w:w w:val="115"/>
              <w:sz w:val="16"/>
            </w:rPr>
          </w:rPrChange>
        </w:rPr>
        <w:t xml:space="preserve"> </w:t>
      </w:r>
      <w:r w:rsidRPr="00814BC9">
        <w:rPr>
          <w:i/>
          <w:w w:val="115"/>
          <w:sz w:val="16"/>
          <w:lang w:val="en-GB"/>
          <w:rPrChange w:id="7937" w:author="Christian PIEDALLU" w:date="2023-02-06T09:53:00Z">
            <w:rPr>
              <w:i/>
              <w:w w:val="115"/>
              <w:sz w:val="16"/>
            </w:rPr>
          </w:rPrChange>
        </w:rPr>
        <w:t>Geoinformation</w:t>
      </w:r>
      <w:r w:rsidRPr="00814BC9">
        <w:rPr>
          <w:w w:val="115"/>
          <w:sz w:val="16"/>
          <w:lang w:val="en-GB"/>
          <w:rPrChange w:id="7938" w:author="Christian PIEDALLU" w:date="2023-02-06T09:53:00Z">
            <w:rPr>
              <w:w w:val="115"/>
              <w:sz w:val="16"/>
            </w:rPr>
          </w:rPrChange>
        </w:rPr>
        <w:t>,</w:t>
      </w:r>
      <w:r w:rsidRPr="00814BC9">
        <w:rPr>
          <w:spacing w:val="11"/>
          <w:w w:val="115"/>
          <w:sz w:val="16"/>
          <w:lang w:val="en-GB"/>
          <w:rPrChange w:id="7939" w:author="Christian PIEDALLU" w:date="2023-02-06T09:53:00Z">
            <w:rPr>
              <w:spacing w:val="11"/>
              <w:w w:val="115"/>
              <w:sz w:val="16"/>
            </w:rPr>
          </w:rPrChange>
        </w:rPr>
        <w:t xml:space="preserve"> </w:t>
      </w:r>
      <w:r w:rsidRPr="00814BC9">
        <w:rPr>
          <w:w w:val="115"/>
          <w:sz w:val="16"/>
          <w:lang w:val="en-GB"/>
          <w:rPrChange w:id="7940" w:author="Christian PIEDALLU" w:date="2023-02-06T09:53:00Z">
            <w:rPr>
              <w:w w:val="115"/>
              <w:sz w:val="16"/>
            </w:rPr>
          </w:rPrChange>
        </w:rPr>
        <w:t>100:</w:t>
      </w:r>
    </w:p>
    <w:p w14:paraId="296FF7DE" w14:textId="77777777" w:rsidR="00B177F5" w:rsidRPr="00814BC9" w:rsidRDefault="00B553DB">
      <w:pPr>
        <w:tabs>
          <w:tab w:val="left" w:pos="720"/>
        </w:tabs>
        <w:spacing w:line="189" w:lineRule="exact"/>
        <w:ind w:left="163"/>
        <w:rPr>
          <w:sz w:val="16"/>
          <w:lang w:val="en-GB"/>
          <w:rPrChange w:id="7941" w:author="Christian PIEDALLU" w:date="2023-02-06T09:53:00Z">
            <w:rPr>
              <w:sz w:val="16"/>
            </w:rPr>
          </w:rPrChange>
        </w:rPr>
      </w:pPr>
      <w:bookmarkStart w:id="7942" w:name="_bookmark18"/>
      <w:bookmarkEnd w:id="7942"/>
      <w:r w:rsidRPr="00814BC9">
        <w:rPr>
          <w:rFonts w:ascii="Trebuchet MS"/>
          <w:w w:val="105"/>
          <w:sz w:val="10"/>
          <w:lang w:val="en-GB"/>
          <w:rPrChange w:id="7943" w:author="Christian PIEDALLU" w:date="2023-02-06T09:53:00Z">
            <w:rPr>
              <w:rFonts w:ascii="Trebuchet MS"/>
              <w:w w:val="105"/>
              <w:sz w:val="10"/>
            </w:rPr>
          </w:rPrChange>
        </w:rPr>
        <w:t>348</w:t>
      </w:r>
      <w:r w:rsidRPr="00814BC9">
        <w:rPr>
          <w:rFonts w:ascii="Times New Roman"/>
          <w:w w:val="105"/>
          <w:sz w:val="10"/>
          <w:lang w:val="en-GB"/>
          <w:rPrChange w:id="7944" w:author="Christian PIEDALLU" w:date="2023-02-06T09:53:00Z">
            <w:rPr>
              <w:rFonts w:ascii="Times New Roman"/>
              <w:w w:val="105"/>
              <w:sz w:val="10"/>
            </w:rPr>
          </w:rPrChange>
        </w:rPr>
        <w:tab/>
      </w:r>
      <w:r w:rsidRPr="00814BC9">
        <w:rPr>
          <w:w w:val="105"/>
          <w:sz w:val="16"/>
          <w:lang w:val="en-GB"/>
          <w:rPrChange w:id="7945" w:author="Christian PIEDALLU" w:date="2023-02-06T09:53:00Z">
            <w:rPr>
              <w:w w:val="105"/>
              <w:sz w:val="16"/>
            </w:rPr>
          </w:rPrChange>
        </w:rPr>
        <w:t>102335.</w:t>
      </w:r>
    </w:p>
    <w:p w14:paraId="4784BAFE" w14:textId="77777777" w:rsidR="00B177F5" w:rsidRPr="00814BC9" w:rsidRDefault="00B553DB">
      <w:pPr>
        <w:spacing w:line="189" w:lineRule="exact"/>
        <w:ind w:left="163"/>
        <w:rPr>
          <w:sz w:val="16"/>
          <w:lang w:val="en-GB"/>
          <w:rPrChange w:id="7946" w:author="Christian PIEDALLU" w:date="2023-02-06T09:53:00Z">
            <w:rPr>
              <w:sz w:val="16"/>
            </w:rPr>
          </w:rPrChange>
        </w:rPr>
      </w:pPr>
      <w:r w:rsidRPr="00814BC9">
        <w:rPr>
          <w:rFonts w:ascii="Trebuchet MS"/>
          <w:sz w:val="10"/>
          <w:lang w:val="en-GB"/>
          <w:rPrChange w:id="7947" w:author="Christian PIEDALLU" w:date="2023-02-06T09:53:00Z">
            <w:rPr>
              <w:rFonts w:ascii="Trebuchet MS"/>
              <w:sz w:val="10"/>
            </w:rPr>
          </w:rPrChange>
        </w:rPr>
        <w:t xml:space="preserve">349     </w:t>
      </w:r>
      <w:r w:rsidRPr="00814BC9">
        <w:rPr>
          <w:rFonts w:ascii="Trebuchet MS"/>
          <w:spacing w:val="19"/>
          <w:sz w:val="10"/>
          <w:lang w:val="en-GB"/>
          <w:rPrChange w:id="7948" w:author="Christian PIEDALLU" w:date="2023-02-06T09:53:00Z">
            <w:rPr>
              <w:rFonts w:ascii="Trebuchet MS"/>
              <w:spacing w:val="19"/>
              <w:sz w:val="10"/>
            </w:rPr>
          </w:rPrChange>
        </w:rPr>
        <w:t xml:space="preserve"> </w:t>
      </w:r>
      <w:r w:rsidRPr="00814BC9">
        <w:rPr>
          <w:w w:val="120"/>
          <w:sz w:val="16"/>
          <w:lang w:val="en-GB"/>
          <w:rPrChange w:id="7949" w:author="Christian PIEDALLU" w:date="2023-02-06T09:53:00Z">
            <w:rPr>
              <w:w w:val="120"/>
              <w:sz w:val="16"/>
            </w:rPr>
          </w:rPrChange>
        </w:rPr>
        <w:t>Dalponte,</w:t>
      </w:r>
      <w:r w:rsidRPr="00814BC9">
        <w:rPr>
          <w:spacing w:val="-4"/>
          <w:w w:val="120"/>
          <w:sz w:val="16"/>
          <w:lang w:val="en-GB"/>
          <w:rPrChange w:id="7950" w:author="Christian PIEDALLU" w:date="2023-02-06T09:53:00Z">
            <w:rPr>
              <w:spacing w:val="-4"/>
              <w:w w:val="120"/>
              <w:sz w:val="16"/>
            </w:rPr>
          </w:rPrChange>
        </w:rPr>
        <w:t xml:space="preserve"> </w:t>
      </w:r>
      <w:r w:rsidRPr="00814BC9">
        <w:rPr>
          <w:w w:val="120"/>
          <w:sz w:val="16"/>
          <w:lang w:val="en-GB"/>
          <w:rPrChange w:id="7951" w:author="Christian PIEDALLU" w:date="2023-02-06T09:53:00Z">
            <w:rPr>
              <w:w w:val="120"/>
              <w:sz w:val="16"/>
            </w:rPr>
          </w:rPrChange>
        </w:rPr>
        <w:t>M.,</w:t>
      </w:r>
      <w:r w:rsidRPr="00814BC9">
        <w:rPr>
          <w:spacing w:val="-4"/>
          <w:w w:val="120"/>
          <w:sz w:val="16"/>
          <w:lang w:val="en-GB"/>
          <w:rPrChange w:id="7952" w:author="Christian PIEDALLU" w:date="2023-02-06T09:53:00Z">
            <w:rPr>
              <w:spacing w:val="-4"/>
              <w:w w:val="120"/>
              <w:sz w:val="16"/>
            </w:rPr>
          </w:rPrChange>
        </w:rPr>
        <w:t xml:space="preserve"> </w:t>
      </w:r>
      <w:r w:rsidRPr="00814BC9">
        <w:rPr>
          <w:w w:val="120"/>
          <w:sz w:val="16"/>
          <w:lang w:val="en-GB"/>
          <w:rPrChange w:id="7953" w:author="Christian PIEDALLU" w:date="2023-02-06T09:53:00Z">
            <w:rPr>
              <w:w w:val="120"/>
              <w:sz w:val="16"/>
            </w:rPr>
          </w:rPrChange>
        </w:rPr>
        <w:t>Solano-Correa,</w:t>
      </w:r>
      <w:r w:rsidRPr="00814BC9">
        <w:rPr>
          <w:spacing w:val="-4"/>
          <w:w w:val="120"/>
          <w:sz w:val="16"/>
          <w:lang w:val="en-GB"/>
          <w:rPrChange w:id="7954" w:author="Christian PIEDALLU" w:date="2023-02-06T09:53:00Z">
            <w:rPr>
              <w:spacing w:val="-4"/>
              <w:w w:val="120"/>
              <w:sz w:val="16"/>
            </w:rPr>
          </w:rPrChange>
        </w:rPr>
        <w:t xml:space="preserve"> </w:t>
      </w:r>
      <w:r w:rsidRPr="00814BC9">
        <w:rPr>
          <w:w w:val="120"/>
          <w:sz w:val="16"/>
          <w:lang w:val="en-GB"/>
          <w:rPrChange w:id="7955" w:author="Christian PIEDALLU" w:date="2023-02-06T09:53:00Z">
            <w:rPr>
              <w:w w:val="120"/>
              <w:sz w:val="16"/>
            </w:rPr>
          </w:rPrChange>
        </w:rPr>
        <w:t>Y.</w:t>
      </w:r>
      <w:r w:rsidRPr="00814BC9">
        <w:rPr>
          <w:spacing w:val="-5"/>
          <w:w w:val="120"/>
          <w:sz w:val="16"/>
          <w:lang w:val="en-GB"/>
          <w:rPrChange w:id="7956" w:author="Christian PIEDALLU" w:date="2023-02-06T09:53:00Z">
            <w:rPr>
              <w:spacing w:val="-5"/>
              <w:w w:val="120"/>
              <w:sz w:val="16"/>
            </w:rPr>
          </w:rPrChange>
        </w:rPr>
        <w:t xml:space="preserve"> </w:t>
      </w:r>
      <w:r w:rsidRPr="00814BC9">
        <w:rPr>
          <w:w w:val="120"/>
          <w:sz w:val="16"/>
          <w:lang w:val="en-GB"/>
          <w:rPrChange w:id="7957" w:author="Christian PIEDALLU" w:date="2023-02-06T09:53:00Z">
            <w:rPr>
              <w:w w:val="120"/>
              <w:sz w:val="16"/>
            </w:rPr>
          </w:rPrChange>
        </w:rPr>
        <w:t>T.,</w:t>
      </w:r>
      <w:r w:rsidRPr="00814BC9">
        <w:rPr>
          <w:spacing w:val="-4"/>
          <w:w w:val="120"/>
          <w:sz w:val="16"/>
          <w:lang w:val="en-GB"/>
          <w:rPrChange w:id="7958" w:author="Christian PIEDALLU" w:date="2023-02-06T09:53:00Z">
            <w:rPr>
              <w:spacing w:val="-4"/>
              <w:w w:val="120"/>
              <w:sz w:val="16"/>
            </w:rPr>
          </w:rPrChange>
        </w:rPr>
        <w:t xml:space="preserve"> </w:t>
      </w:r>
      <w:r w:rsidRPr="00814BC9">
        <w:rPr>
          <w:w w:val="120"/>
          <w:sz w:val="16"/>
          <w:lang w:val="en-GB"/>
          <w:rPrChange w:id="7959" w:author="Christian PIEDALLU" w:date="2023-02-06T09:53:00Z">
            <w:rPr>
              <w:w w:val="120"/>
              <w:sz w:val="16"/>
            </w:rPr>
          </w:rPrChange>
        </w:rPr>
        <w:t>Frizzera,</w:t>
      </w:r>
      <w:r w:rsidRPr="00814BC9">
        <w:rPr>
          <w:spacing w:val="-4"/>
          <w:w w:val="120"/>
          <w:sz w:val="16"/>
          <w:lang w:val="en-GB"/>
          <w:rPrChange w:id="7960" w:author="Christian PIEDALLU" w:date="2023-02-06T09:53:00Z">
            <w:rPr>
              <w:spacing w:val="-4"/>
              <w:w w:val="120"/>
              <w:sz w:val="16"/>
            </w:rPr>
          </w:rPrChange>
        </w:rPr>
        <w:t xml:space="preserve"> </w:t>
      </w:r>
      <w:r w:rsidRPr="00814BC9">
        <w:rPr>
          <w:w w:val="120"/>
          <w:sz w:val="16"/>
          <w:lang w:val="en-GB"/>
          <w:rPrChange w:id="7961" w:author="Christian PIEDALLU" w:date="2023-02-06T09:53:00Z">
            <w:rPr>
              <w:w w:val="120"/>
              <w:sz w:val="16"/>
            </w:rPr>
          </w:rPrChange>
        </w:rPr>
        <w:t>L.,</w:t>
      </w:r>
      <w:r w:rsidRPr="00814BC9">
        <w:rPr>
          <w:spacing w:val="-4"/>
          <w:w w:val="120"/>
          <w:sz w:val="16"/>
          <w:lang w:val="en-GB"/>
          <w:rPrChange w:id="7962" w:author="Christian PIEDALLU" w:date="2023-02-06T09:53:00Z">
            <w:rPr>
              <w:spacing w:val="-4"/>
              <w:w w:val="120"/>
              <w:sz w:val="16"/>
            </w:rPr>
          </w:rPrChange>
        </w:rPr>
        <w:t xml:space="preserve"> </w:t>
      </w:r>
      <w:r w:rsidRPr="00814BC9">
        <w:rPr>
          <w:w w:val="120"/>
          <w:sz w:val="16"/>
          <w:lang w:val="en-GB"/>
          <w:rPrChange w:id="7963" w:author="Christian PIEDALLU" w:date="2023-02-06T09:53:00Z">
            <w:rPr>
              <w:w w:val="120"/>
              <w:sz w:val="16"/>
            </w:rPr>
          </w:rPrChange>
        </w:rPr>
        <w:t>and</w:t>
      </w:r>
      <w:r w:rsidRPr="00814BC9">
        <w:rPr>
          <w:spacing w:val="-5"/>
          <w:w w:val="120"/>
          <w:sz w:val="16"/>
          <w:lang w:val="en-GB"/>
          <w:rPrChange w:id="7964" w:author="Christian PIEDALLU" w:date="2023-02-06T09:53:00Z">
            <w:rPr>
              <w:spacing w:val="-5"/>
              <w:w w:val="120"/>
              <w:sz w:val="16"/>
            </w:rPr>
          </w:rPrChange>
        </w:rPr>
        <w:t xml:space="preserve"> </w:t>
      </w:r>
      <w:r w:rsidRPr="00814BC9">
        <w:rPr>
          <w:w w:val="120"/>
          <w:sz w:val="16"/>
          <w:lang w:val="en-GB"/>
          <w:rPrChange w:id="7965" w:author="Christian PIEDALLU" w:date="2023-02-06T09:53:00Z">
            <w:rPr>
              <w:w w:val="120"/>
              <w:sz w:val="16"/>
            </w:rPr>
          </w:rPrChange>
        </w:rPr>
        <w:t>Gianelle,</w:t>
      </w:r>
      <w:r w:rsidRPr="00814BC9">
        <w:rPr>
          <w:spacing w:val="-4"/>
          <w:w w:val="120"/>
          <w:sz w:val="16"/>
          <w:lang w:val="en-GB"/>
          <w:rPrChange w:id="7966" w:author="Christian PIEDALLU" w:date="2023-02-06T09:53:00Z">
            <w:rPr>
              <w:spacing w:val="-4"/>
              <w:w w:val="120"/>
              <w:sz w:val="16"/>
            </w:rPr>
          </w:rPrChange>
        </w:rPr>
        <w:t xml:space="preserve"> </w:t>
      </w:r>
      <w:r w:rsidRPr="00814BC9">
        <w:rPr>
          <w:w w:val="120"/>
          <w:sz w:val="16"/>
          <w:lang w:val="en-GB"/>
          <w:rPrChange w:id="7967" w:author="Christian PIEDALLU" w:date="2023-02-06T09:53:00Z">
            <w:rPr>
              <w:w w:val="120"/>
              <w:sz w:val="16"/>
            </w:rPr>
          </w:rPrChange>
        </w:rPr>
        <w:t>D.,</w:t>
      </w:r>
      <w:r w:rsidRPr="00814BC9">
        <w:rPr>
          <w:spacing w:val="-4"/>
          <w:w w:val="120"/>
          <w:sz w:val="16"/>
          <w:lang w:val="en-GB"/>
          <w:rPrChange w:id="7968" w:author="Christian PIEDALLU" w:date="2023-02-06T09:53:00Z">
            <w:rPr>
              <w:spacing w:val="-4"/>
              <w:w w:val="120"/>
              <w:sz w:val="16"/>
            </w:rPr>
          </w:rPrChange>
        </w:rPr>
        <w:t xml:space="preserve"> </w:t>
      </w:r>
      <w:r w:rsidRPr="00814BC9">
        <w:rPr>
          <w:w w:val="120"/>
          <w:sz w:val="16"/>
          <w:lang w:val="en-GB"/>
          <w:rPrChange w:id="7969" w:author="Christian PIEDALLU" w:date="2023-02-06T09:53:00Z">
            <w:rPr>
              <w:w w:val="120"/>
              <w:sz w:val="16"/>
            </w:rPr>
          </w:rPrChange>
        </w:rPr>
        <w:t>2022.</w:t>
      </w:r>
      <w:r w:rsidRPr="00814BC9">
        <w:rPr>
          <w:spacing w:val="10"/>
          <w:w w:val="120"/>
          <w:sz w:val="16"/>
          <w:lang w:val="en-GB"/>
          <w:rPrChange w:id="7970" w:author="Christian PIEDALLU" w:date="2023-02-06T09:53:00Z">
            <w:rPr>
              <w:spacing w:val="10"/>
              <w:w w:val="120"/>
              <w:sz w:val="16"/>
            </w:rPr>
          </w:rPrChange>
        </w:rPr>
        <w:t xml:space="preserve"> </w:t>
      </w:r>
      <w:r w:rsidRPr="00814BC9">
        <w:rPr>
          <w:w w:val="120"/>
          <w:sz w:val="16"/>
          <w:lang w:val="en-GB"/>
          <w:rPrChange w:id="7971" w:author="Christian PIEDALLU" w:date="2023-02-06T09:53:00Z">
            <w:rPr>
              <w:w w:val="120"/>
              <w:sz w:val="16"/>
            </w:rPr>
          </w:rPrChange>
        </w:rPr>
        <w:t>Mapping</w:t>
      </w:r>
      <w:r w:rsidRPr="00814BC9">
        <w:rPr>
          <w:spacing w:val="-4"/>
          <w:w w:val="120"/>
          <w:sz w:val="16"/>
          <w:lang w:val="en-GB"/>
          <w:rPrChange w:id="7972" w:author="Christian PIEDALLU" w:date="2023-02-06T09:53:00Z">
            <w:rPr>
              <w:spacing w:val="-4"/>
              <w:w w:val="120"/>
              <w:sz w:val="16"/>
            </w:rPr>
          </w:rPrChange>
        </w:rPr>
        <w:t xml:space="preserve"> </w:t>
      </w:r>
      <w:r w:rsidRPr="00814BC9">
        <w:rPr>
          <w:w w:val="120"/>
          <w:sz w:val="16"/>
          <w:lang w:val="en-GB"/>
          <w:rPrChange w:id="7973" w:author="Christian PIEDALLU" w:date="2023-02-06T09:53:00Z">
            <w:rPr>
              <w:w w:val="120"/>
              <w:sz w:val="16"/>
            </w:rPr>
          </w:rPrChange>
        </w:rPr>
        <w:t>a</w:t>
      </w:r>
      <w:r w:rsidRPr="00814BC9">
        <w:rPr>
          <w:spacing w:val="-5"/>
          <w:w w:val="120"/>
          <w:sz w:val="16"/>
          <w:lang w:val="en-GB"/>
          <w:rPrChange w:id="7974" w:author="Christian PIEDALLU" w:date="2023-02-06T09:53:00Z">
            <w:rPr>
              <w:spacing w:val="-5"/>
              <w:w w:val="120"/>
              <w:sz w:val="16"/>
            </w:rPr>
          </w:rPrChange>
        </w:rPr>
        <w:t xml:space="preserve"> </w:t>
      </w:r>
      <w:r w:rsidRPr="00814BC9">
        <w:rPr>
          <w:w w:val="120"/>
          <w:sz w:val="16"/>
          <w:lang w:val="en-GB"/>
          <w:rPrChange w:id="7975" w:author="Christian PIEDALLU" w:date="2023-02-06T09:53:00Z">
            <w:rPr>
              <w:w w:val="120"/>
              <w:sz w:val="16"/>
            </w:rPr>
          </w:rPrChange>
        </w:rPr>
        <w:t>European</w:t>
      </w:r>
      <w:r w:rsidRPr="00814BC9">
        <w:rPr>
          <w:spacing w:val="-5"/>
          <w:w w:val="120"/>
          <w:sz w:val="16"/>
          <w:lang w:val="en-GB"/>
          <w:rPrChange w:id="7976" w:author="Christian PIEDALLU" w:date="2023-02-06T09:53:00Z">
            <w:rPr>
              <w:spacing w:val="-5"/>
              <w:w w:val="120"/>
              <w:sz w:val="16"/>
            </w:rPr>
          </w:rPrChange>
        </w:rPr>
        <w:t xml:space="preserve"> </w:t>
      </w:r>
      <w:r w:rsidRPr="00814BC9">
        <w:rPr>
          <w:w w:val="120"/>
          <w:sz w:val="16"/>
          <w:lang w:val="en-GB"/>
          <w:rPrChange w:id="7977" w:author="Christian PIEDALLU" w:date="2023-02-06T09:53:00Z">
            <w:rPr>
              <w:w w:val="120"/>
              <w:sz w:val="16"/>
            </w:rPr>
          </w:rPrChange>
        </w:rPr>
        <w:t>Spruce</w:t>
      </w:r>
      <w:r w:rsidRPr="00814BC9">
        <w:rPr>
          <w:spacing w:val="-4"/>
          <w:w w:val="120"/>
          <w:sz w:val="16"/>
          <w:lang w:val="en-GB"/>
          <w:rPrChange w:id="7978" w:author="Christian PIEDALLU" w:date="2023-02-06T09:53:00Z">
            <w:rPr>
              <w:spacing w:val="-4"/>
              <w:w w:val="120"/>
              <w:sz w:val="16"/>
            </w:rPr>
          </w:rPrChange>
        </w:rPr>
        <w:t xml:space="preserve"> </w:t>
      </w:r>
      <w:r w:rsidRPr="00814BC9">
        <w:rPr>
          <w:w w:val="120"/>
          <w:sz w:val="16"/>
          <w:lang w:val="en-GB"/>
          <w:rPrChange w:id="7979" w:author="Christian PIEDALLU" w:date="2023-02-06T09:53:00Z">
            <w:rPr>
              <w:w w:val="120"/>
              <w:sz w:val="16"/>
            </w:rPr>
          </w:rPrChange>
        </w:rPr>
        <w:t>Bark</w:t>
      </w:r>
      <w:r w:rsidRPr="00814BC9">
        <w:rPr>
          <w:spacing w:val="-5"/>
          <w:w w:val="120"/>
          <w:sz w:val="16"/>
          <w:lang w:val="en-GB"/>
          <w:rPrChange w:id="7980" w:author="Christian PIEDALLU" w:date="2023-02-06T09:53:00Z">
            <w:rPr>
              <w:spacing w:val="-5"/>
              <w:w w:val="120"/>
              <w:sz w:val="16"/>
            </w:rPr>
          </w:rPrChange>
        </w:rPr>
        <w:t xml:space="preserve"> </w:t>
      </w:r>
      <w:r w:rsidRPr="00814BC9">
        <w:rPr>
          <w:w w:val="120"/>
          <w:sz w:val="16"/>
          <w:lang w:val="en-GB"/>
          <w:rPrChange w:id="7981" w:author="Christian PIEDALLU" w:date="2023-02-06T09:53:00Z">
            <w:rPr>
              <w:w w:val="120"/>
              <w:sz w:val="16"/>
            </w:rPr>
          </w:rPrChange>
        </w:rPr>
        <w:t>Beetle</w:t>
      </w:r>
    </w:p>
    <w:p w14:paraId="4A0676B8" w14:textId="77777777" w:rsidR="00B177F5" w:rsidRPr="00814BC9" w:rsidRDefault="00B553DB">
      <w:pPr>
        <w:tabs>
          <w:tab w:val="left" w:pos="720"/>
        </w:tabs>
        <w:spacing w:line="189" w:lineRule="exact"/>
        <w:ind w:left="163"/>
        <w:rPr>
          <w:sz w:val="16"/>
          <w:lang w:val="en-GB"/>
          <w:rPrChange w:id="7982" w:author="Christian PIEDALLU" w:date="2023-02-06T09:53:00Z">
            <w:rPr>
              <w:sz w:val="16"/>
            </w:rPr>
          </w:rPrChange>
        </w:rPr>
      </w:pPr>
      <w:bookmarkStart w:id="7983" w:name="_bookmark19"/>
      <w:bookmarkEnd w:id="7983"/>
      <w:r w:rsidRPr="00814BC9">
        <w:rPr>
          <w:rFonts w:ascii="Trebuchet MS"/>
          <w:w w:val="115"/>
          <w:sz w:val="10"/>
          <w:lang w:val="en-GB"/>
          <w:rPrChange w:id="7984" w:author="Christian PIEDALLU" w:date="2023-02-06T09:53:00Z">
            <w:rPr>
              <w:rFonts w:ascii="Trebuchet MS"/>
              <w:w w:val="115"/>
              <w:sz w:val="10"/>
            </w:rPr>
          </w:rPrChange>
        </w:rPr>
        <w:t>350</w:t>
      </w:r>
      <w:r w:rsidRPr="00814BC9">
        <w:rPr>
          <w:rFonts w:ascii="Trebuchet MS"/>
          <w:w w:val="115"/>
          <w:sz w:val="10"/>
          <w:lang w:val="en-GB"/>
          <w:rPrChange w:id="7985" w:author="Christian PIEDALLU" w:date="2023-02-06T09:53:00Z">
            <w:rPr>
              <w:rFonts w:ascii="Trebuchet MS"/>
              <w:w w:val="115"/>
              <w:sz w:val="10"/>
            </w:rPr>
          </w:rPrChange>
        </w:rPr>
        <w:tab/>
      </w:r>
      <w:r w:rsidRPr="00814BC9">
        <w:rPr>
          <w:w w:val="115"/>
          <w:sz w:val="16"/>
          <w:lang w:val="en-GB"/>
          <w:rPrChange w:id="7986" w:author="Christian PIEDALLU" w:date="2023-02-06T09:53:00Z">
            <w:rPr>
              <w:w w:val="115"/>
              <w:sz w:val="16"/>
            </w:rPr>
          </w:rPrChange>
        </w:rPr>
        <w:t>Outbreak</w:t>
      </w:r>
      <w:r w:rsidRPr="00814BC9">
        <w:rPr>
          <w:spacing w:val="8"/>
          <w:w w:val="115"/>
          <w:sz w:val="16"/>
          <w:lang w:val="en-GB"/>
          <w:rPrChange w:id="7987" w:author="Christian PIEDALLU" w:date="2023-02-06T09:53:00Z">
            <w:rPr>
              <w:spacing w:val="8"/>
              <w:w w:val="115"/>
              <w:sz w:val="16"/>
            </w:rPr>
          </w:rPrChange>
        </w:rPr>
        <w:t xml:space="preserve"> </w:t>
      </w:r>
      <w:r w:rsidRPr="00814BC9">
        <w:rPr>
          <w:w w:val="115"/>
          <w:sz w:val="16"/>
          <w:lang w:val="en-GB"/>
          <w:rPrChange w:id="7988" w:author="Christian PIEDALLU" w:date="2023-02-06T09:53:00Z">
            <w:rPr>
              <w:w w:val="115"/>
              <w:sz w:val="16"/>
            </w:rPr>
          </w:rPrChange>
        </w:rPr>
        <w:t>Using</w:t>
      </w:r>
      <w:r w:rsidRPr="00814BC9">
        <w:rPr>
          <w:spacing w:val="8"/>
          <w:w w:val="115"/>
          <w:sz w:val="16"/>
          <w:lang w:val="en-GB"/>
          <w:rPrChange w:id="7989" w:author="Christian PIEDALLU" w:date="2023-02-06T09:53:00Z">
            <w:rPr>
              <w:spacing w:val="8"/>
              <w:w w:val="115"/>
              <w:sz w:val="16"/>
            </w:rPr>
          </w:rPrChange>
        </w:rPr>
        <w:t xml:space="preserve"> </w:t>
      </w:r>
      <w:r w:rsidRPr="00814BC9">
        <w:rPr>
          <w:w w:val="115"/>
          <w:sz w:val="16"/>
          <w:lang w:val="en-GB"/>
          <w:rPrChange w:id="7990" w:author="Christian PIEDALLU" w:date="2023-02-06T09:53:00Z">
            <w:rPr>
              <w:w w:val="115"/>
              <w:sz w:val="16"/>
            </w:rPr>
          </w:rPrChange>
        </w:rPr>
        <w:t>Sentinel-2</w:t>
      </w:r>
      <w:r w:rsidRPr="00814BC9">
        <w:rPr>
          <w:spacing w:val="8"/>
          <w:w w:val="115"/>
          <w:sz w:val="16"/>
          <w:lang w:val="en-GB"/>
          <w:rPrChange w:id="7991" w:author="Christian PIEDALLU" w:date="2023-02-06T09:53:00Z">
            <w:rPr>
              <w:spacing w:val="8"/>
              <w:w w:val="115"/>
              <w:sz w:val="16"/>
            </w:rPr>
          </w:rPrChange>
        </w:rPr>
        <w:t xml:space="preserve"> </w:t>
      </w:r>
      <w:r w:rsidRPr="00814BC9">
        <w:rPr>
          <w:w w:val="115"/>
          <w:sz w:val="16"/>
          <w:lang w:val="en-GB"/>
          <w:rPrChange w:id="7992" w:author="Christian PIEDALLU" w:date="2023-02-06T09:53:00Z">
            <w:rPr>
              <w:w w:val="115"/>
              <w:sz w:val="16"/>
            </w:rPr>
          </w:rPrChange>
        </w:rPr>
        <w:t>Remote</w:t>
      </w:r>
      <w:r w:rsidRPr="00814BC9">
        <w:rPr>
          <w:spacing w:val="8"/>
          <w:w w:val="115"/>
          <w:sz w:val="16"/>
          <w:lang w:val="en-GB"/>
          <w:rPrChange w:id="7993" w:author="Christian PIEDALLU" w:date="2023-02-06T09:53:00Z">
            <w:rPr>
              <w:spacing w:val="8"/>
              <w:w w:val="115"/>
              <w:sz w:val="16"/>
            </w:rPr>
          </w:rPrChange>
        </w:rPr>
        <w:t xml:space="preserve"> </w:t>
      </w:r>
      <w:r w:rsidRPr="00814BC9">
        <w:rPr>
          <w:w w:val="115"/>
          <w:sz w:val="16"/>
          <w:lang w:val="en-GB"/>
          <w:rPrChange w:id="7994" w:author="Christian PIEDALLU" w:date="2023-02-06T09:53:00Z">
            <w:rPr>
              <w:w w:val="115"/>
              <w:sz w:val="16"/>
            </w:rPr>
          </w:rPrChange>
        </w:rPr>
        <w:t>Sensing</w:t>
      </w:r>
      <w:r w:rsidRPr="00814BC9">
        <w:rPr>
          <w:spacing w:val="8"/>
          <w:w w:val="115"/>
          <w:sz w:val="16"/>
          <w:lang w:val="en-GB"/>
          <w:rPrChange w:id="7995" w:author="Christian PIEDALLU" w:date="2023-02-06T09:53:00Z">
            <w:rPr>
              <w:spacing w:val="8"/>
              <w:w w:val="115"/>
              <w:sz w:val="16"/>
            </w:rPr>
          </w:rPrChange>
        </w:rPr>
        <w:t xml:space="preserve"> </w:t>
      </w:r>
      <w:r w:rsidRPr="00814BC9">
        <w:rPr>
          <w:w w:val="115"/>
          <w:sz w:val="16"/>
          <w:lang w:val="en-GB"/>
          <w:rPrChange w:id="7996" w:author="Christian PIEDALLU" w:date="2023-02-06T09:53:00Z">
            <w:rPr>
              <w:w w:val="115"/>
              <w:sz w:val="16"/>
            </w:rPr>
          </w:rPrChange>
        </w:rPr>
        <w:t>Data.</w:t>
      </w:r>
      <w:r w:rsidRPr="00814BC9">
        <w:rPr>
          <w:spacing w:val="24"/>
          <w:w w:val="115"/>
          <w:sz w:val="16"/>
          <w:lang w:val="en-GB"/>
          <w:rPrChange w:id="7997" w:author="Christian PIEDALLU" w:date="2023-02-06T09:53:00Z">
            <w:rPr>
              <w:spacing w:val="24"/>
              <w:w w:val="115"/>
              <w:sz w:val="16"/>
            </w:rPr>
          </w:rPrChange>
        </w:rPr>
        <w:t xml:space="preserve"> </w:t>
      </w:r>
      <w:r w:rsidRPr="00814BC9">
        <w:rPr>
          <w:i/>
          <w:w w:val="115"/>
          <w:sz w:val="16"/>
          <w:lang w:val="en-GB"/>
          <w:rPrChange w:id="7998" w:author="Christian PIEDALLU" w:date="2023-02-06T09:53:00Z">
            <w:rPr>
              <w:i/>
              <w:w w:val="115"/>
              <w:sz w:val="16"/>
            </w:rPr>
          </w:rPrChange>
        </w:rPr>
        <w:t>Remote</w:t>
      </w:r>
      <w:r w:rsidRPr="00814BC9">
        <w:rPr>
          <w:i/>
          <w:spacing w:val="13"/>
          <w:w w:val="115"/>
          <w:sz w:val="16"/>
          <w:lang w:val="en-GB"/>
          <w:rPrChange w:id="7999" w:author="Christian PIEDALLU" w:date="2023-02-06T09:53:00Z">
            <w:rPr>
              <w:i/>
              <w:spacing w:val="13"/>
              <w:w w:val="115"/>
              <w:sz w:val="16"/>
            </w:rPr>
          </w:rPrChange>
        </w:rPr>
        <w:t xml:space="preserve"> </w:t>
      </w:r>
      <w:r w:rsidRPr="00814BC9">
        <w:rPr>
          <w:i/>
          <w:w w:val="115"/>
          <w:sz w:val="16"/>
          <w:lang w:val="en-GB"/>
          <w:rPrChange w:id="8000" w:author="Christian PIEDALLU" w:date="2023-02-06T09:53:00Z">
            <w:rPr>
              <w:i/>
              <w:w w:val="115"/>
              <w:sz w:val="16"/>
            </w:rPr>
          </w:rPrChange>
        </w:rPr>
        <w:t>Sensing</w:t>
      </w:r>
      <w:r w:rsidRPr="00814BC9">
        <w:rPr>
          <w:w w:val="115"/>
          <w:sz w:val="16"/>
          <w:lang w:val="en-GB"/>
          <w:rPrChange w:id="8001" w:author="Christian PIEDALLU" w:date="2023-02-06T09:53:00Z">
            <w:rPr>
              <w:w w:val="115"/>
              <w:sz w:val="16"/>
            </w:rPr>
          </w:rPrChange>
        </w:rPr>
        <w:t>,</w:t>
      </w:r>
      <w:r w:rsidRPr="00814BC9">
        <w:rPr>
          <w:spacing w:val="8"/>
          <w:w w:val="115"/>
          <w:sz w:val="16"/>
          <w:lang w:val="en-GB"/>
          <w:rPrChange w:id="8002" w:author="Christian PIEDALLU" w:date="2023-02-06T09:53:00Z">
            <w:rPr>
              <w:spacing w:val="8"/>
              <w:w w:val="115"/>
              <w:sz w:val="16"/>
            </w:rPr>
          </w:rPrChange>
        </w:rPr>
        <w:t xml:space="preserve"> </w:t>
      </w:r>
      <w:r w:rsidRPr="00814BC9">
        <w:rPr>
          <w:w w:val="115"/>
          <w:sz w:val="16"/>
          <w:lang w:val="en-GB"/>
          <w:rPrChange w:id="8003" w:author="Christian PIEDALLU" w:date="2023-02-06T09:53:00Z">
            <w:rPr>
              <w:w w:val="115"/>
              <w:sz w:val="16"/>
            </w:rPr>
          </w:rPrChange>
        </w:rPr>
        <w:t>14(13):3135.</w:t>
      </w:r>
      <w:r w:rsidRPr="00814BC9">
        <w:rPr>
          <w:spacing w:val="24"/>
          <w:w w:val="115"/>
          <w:sz w:val="16"/>
          <w:lang w:val="en-GB"/>
          <w:rPrChange w:id="8004" w:author="Christian PIEDALLU" w:date="2023-02-06T09:53:00Z">
            <w:rPr>
              <w:spacing w:val="24"/>
              <w:w w:val="115"/>
              <w:sz w:val="16"/>
            </w:rPr>
          </w:rPrChange>
        </w:rPr>
        <w:t xml:space="preserve"> </w:t>
      </w:r>
      <w:r w:rsidRPr="00814BC9">
        <w:rPr>
          <w:w w:val="115"/>
          <w:sz w:val="16"/>
          <w:lang w:val="en-GB"/>
          <w:rPrChange w:id="8005" w:author="Christian PIEDALLU" w:date="2023-02-06T09:53:00Z">
            <w:rPr>
              <w:w w:val="115"/>
              <w:sz w:val="16"/>
            </w:rPr>
          </w:rPrChange>
        </w:rPr>
        <w:t>Publisher:</w:t>
      </w:r>
      <w:r w:rsidRPr="00814BC9">
        <w:rPr>
          <w:spacing w:val="24"/>
          <w:w w:val="115"/>
          <w:sz w:val="16"/>
          <w:lang w:val="en-GB"/>
          <w:rPrChange w:id="8006" w:author="Christian PIEDALLU" w:date="2023-02-06T09:53:00Z">
            <w:rPr>
              <w:spacing w:val="24"/>
              <w:w w:val="115"/>
              <w:sz w:val="16"/>
            </w:rPr>
          </w:rPrChange>
        </w:rPr>
        <w:t xml:space="preserve"> </w:t>
      </w:r>
      <w:r w:rsidRPr="00814BC9">
        <w:rPr>
          <w:w w:val="115"/>
          <w:sz w:val="16"/>
          <w:lang w:val="en-GB"/>
          <w:rPrChange w:id="8007" w:author="Christian PIEDALLU" w:date="2023-02-06T09:53:00Z">
            <w:rPr>
              <w:w w:val="115"/>
              <w:sz w:val="16"/>
            </w:rPr>
          </w:rPrChange>
        </w:rPr>
        <w:t>MDPI.</w:t>
      </w:r>
    </w:p>
    <w:p w14:paraId="75053F84" w14:textId="77777777" w:rsidR="00B177F5" w:rsidRPr="00814BC9" w:rsidRDefault="00B553DB">
      <w:pPr>
        <w:spacing w:line="189" w:lineRule="exact"/>
        <w:ind w:left="163"/>
        <w:rPr>
          <w:sz w:val="16"/>
          <w:lang w:val="en-GB"/>
          <w:rPrChange w:id="8008" w:author="Christian PIEDALLU" w:date="2023-02-06T09:53:00Z">
            <w:rPr>
              <w:sz w:val="16"/>
            </w:rPr>
          </w:rPrChange>
        </w:rPr>
      </w:pPr>
      <w:r w:rsidRPr="00814BC9">
        <w:rPr>
          <w:rFonts w:ascii="Trebuchet MS"/>
          <w:sz w:val="10"/>
          <w:lang w:val="en-GB"/>
          <w:rPrChange w:id="8009" w:author="Christian PIEDALLU" w:date="2023-02-06T09:53:00Z">
            <w:rPr>
              <w:rFonts w:ascii="Trebuchet MS"/>
              <w:sz w:val="10"/>
            </w:rPr>
          </w:rPrChange>
        </w:rPr>
        <w:t xml:space="preserve">351     </w:t>
      </w:r>
      <w:r w:rsidRPr="00814BC9">
        <w:rPr>
          <w:rFonts w:ascii="Trebuchet MS"/>
          <w:spacing w:val="19"/>
          <w:sz w:val="10"/>
          <w:lang w:val="en-GB"/>
          <w:rPrChange w:id="8010" w:author="Christian PIEDALLU" w:date="2023-02-06T09:53:00Z">
            <w:rPr>
              <w:rFonts w:ascii="Trebuchet MS"/>
              <w:spacing w:val="19"/>
              <w:sz w:val="10"/>
            </w:rPr>
          </w:rPrChange>
        </w:rPr>
        <w:t xml:space="preserve"> </w:t>
      </w:r>
      <w:r w:rsidRPr="00814BC9">
        <w:rPr>
          <w:w w:val="120"/>
          <w:sz w:val="16"/>
          <w:lang w:val="en-GB"/>
          <w:rPrChange w:id="8011" w:author="Christian PIEDALLU" w:date="2023-02-06T09:53:00Z">
            <w:rPr>
              <w:w w:val="120"/>
              <w:sz w:val="16"/>
            </w:rPr>
          </w:rPrChange>
        </w:rPr>
        <w:t>De</w:t>
      </w:r>
      <w:r w:rsidRPr="00814BC9">
        <w:rPr>
          <w:spacing w:val="-3"/>
          <w:w w:val="120"/>
          <w:sz w:val="16"/>
          <w:lang w:val="en-GB"/>
          <w:rPrChange w:id="8012" w:author="Christian PIEDALLU" w:date="2023-02-06T09:53:00Z">
            <w:rPr>
              <w:spacing w:val="-3"/>
              <w:w w:val="120"/>
              <w:sz w:val="16"/>
            </w:rPr>
          </w:rPrChange>
        </w:rPr>
        <w:t xml:space="preserve"> </w:t>
      </w:r>
      <w:r w:rsidRPr="00814BC9">
        <w:rPr>
          <w:w w:val="120"/>
          <w:sz w:val="16"/>
          <w:lang w:val="en-GB"/>
          <w:rPrChange w:id="8013" w:author="Christian PIEDALLU" w:date="2023-02-06T09:53:00Z">
            <w:rPr>
              <w:w w:val="120"/>
              <w:sz w:val="16"/>
            </w:rPr>
          </w:rPrChange>
        </w:rPr>
        <w:t>Frenne,</w:t>
      </w:r>
      <w:r w:rsidRPr="00814BC9">
        <w:rPr>
          <w:spacing w:val="-2"/>
          <w:w w:val="120"/>
          <w:sz w:val="16"/>
          <w:lang w:val="en-GB"/>
          <w:rPrChange w:id="8014" w:author="Christian PIEDALLU" w:date="2023-02-06T09:53:00Z">
            <w:rPr>
              <w:spacing w:val="-2"/>
              <w:w w:val="120"/>
              <w:sz w:val="16"/>
            </w:rPr>
          </w:rPrChange>
        </w:rPr>
        <w:t xml:space="preserve"> </w:t>
      </w:r>
      <w:r w:rsidRPr="00814BC9">
        <w:rPr>
          <w:w w:val="120"/>
          <w:sz w:val="16"/>
          <w:lang w:val="en-GB"/>
          <w:rPrChange w:id="8015" w:author="Christian PIEDALLU" w:date="2023-02-06T09:53:00Z">
            <w:rPr>
              <w:w w:val="120"/>
              <w:sz w:val="16"/>
            </w:rPr>
          </w:rPrChange>
        </w:rPr>
        <w:t>P.,</w:t>
      </w:r>
      <w:r w:rsidRPr="00814BC9">
        <w:rPr>
          <w:spacing w:val="-2"/>
          <w:w w:val="120"/>
          <w:sz w:val="16"/>
          <w:lang w:val="en-GB"/>
          <w:rPrChange w:id="8016" w:author="Christian PIEDALLU" w:date="2023-02-06T09:53:00Z">
            <w:rPr>
              <w:spacing w:val="-2"/>
              <w:w w:val="120"/>
              <w:sz w:val="16"/>
            </w:rPr>
          </w:rPrChange>
        </w:rPr>
        <w:t xml:space="preserve"> </w:t>
      </w:r>
      <w:r w:rsidRPr="00814BC9">
        <w:rPr>
          <w:w w:val="120"/>
          <w:sz w:val="16"/>
          <w:lang w:val="en-GB"/>
          <w:rPrChange w:id="8017" w:author="Christian PIEDALLU" w:date="2023-02-06T09:53:00Z">
            <w:rPr>
              <w:w w:val="120"/>
              <w:sz w:val="16"/>
            </w:rPr>
          </w:rPrChange>
        </w:rPr>
        <w:t>Lenoir,</w:t>
      </w:r>
      <w:r w:rsidRPr="00814BC9">
        <w:rPr>
          <w:spacing w:val="-3"/>
          <w:w w:val="120"/>
          <w:sz w:val="16"/>
          <w:lang w:val="en-GB"/>
          <w:rPrChange w:id="8018" w:author="Christian PIEDALLU" w:date="2023-02-06T09:53:00Z">
            <w:rPr>
              <w:spacing w:val="-3"/>
              <w:w w:val="120"/>
              <w:sz w:val="16"/>
            </w:rPr>
          </w:rPrChange>
        </w:rPr>
        <w:t xml:space="preserve"> </w:t>
      </w:r>
      <w:r w:rsidRPr="00814BC9">
        <w:rPr>
          <w:w w:val="120"/>
          <w:sz w:val="16"/>
          <w:lang w:val="en-GB"/>
          <w:rPrChange w:id="8019" w:author="Christian PIEDALLU" w:date="2023-02-06T09:53:00Z">
            <w:rPr>
              <w:w w:val="120"/>
              <w:sz w:val="16"/>
            </w:rPr>
          </w:rPrChange>
        </w:rPr>
        <w:t>J.,</w:t>
      </w:r>
      <w:r w:rsidRPr="00814BC9">
        <w:rPr>
          <w:spacing w:val="-2"/>
          <w:w w:val="120"/>
          <w:sz w:val="16"/>
          <w:lang w:val="en-GB"/>
          <w:rPrChange w:id="8020" w:author="Christian PIEDALLU" w:date="2023-02-06T09:53:00Z">
            <w:rPr>
              <w:spacing w:val="-2"/>
              <w:w w:val="120"/>
              <w:sz w:val="16"/>
            </w:rPr>
          </w:rPrChange>
        </w:rPr>
        <w:t xml:space="preserve"> </w:t>
      </w:r>
      <w:r w:rsidRPr="00814BC9">
        <w:rPr>
          <w:w w:val="120"/>
          <w:sz w:val="16"/>
          <w:lang w:val="en-GB"/>
          <w:rPrChange w:id="8021" w:author="Christian PIEDALLU" w:date="2023-02-06T09:53:00Z">
            <w:rPr>
              <w:w w:val="120"/>
              <w:sz w:val="16"/>
            </w:rPr>
          </w:rPrChange>
        </w:rPr>
        <w:t>Luoto,</w:t>
      </w:r>
      <w:r w:rsidRPr="00814BC9">
        <w:rPr>
          <w:spacing w:val="-2"/>
          <w:w w:val="120"/>
          <w:sz w:val="16"/>
          <w:lang w:val="en-GB"/>
          <w:rPrChange w:id="8022" w:author="Christian PIEDALLU" w:date="2023-02-06T09:53:00Z">
            <w:rPr>
              <w:spacing w:val="-2"/>
              <w:w w:val="120"/>
              <w:sz w:val="16"/>
            </w:rPr>
          </w:rPrChange>
        </w:rPr>
        <w:t xml:space="preserve"> </w:t>
      </w:r>
      <w:r w:rsidRPr="00814BC9">
        <w:rPr>
          <w:w w:val="120"/>
          <w:sz w:val="16"/>
          <w:lang w:val="en-GB"/>
          <w:rPrChange w:id="8023" w:author="Christian PIEDALLU" w:date="2023-02-06T09:53:00Z">
            <w:rPr>
              <w:w w:val="120"/>
              <w:sz w:val="16"/>
            </w:rPr>
          </w:rPrChange>
        </w:rPr>
        <w:t>M.,</w:t>
      </w:r>
      <w:r w:rsidRPr="00814BC9">
        <w:rPr>
          <w:spacing w:val="-2"/>
          <w:w w:val="120"/>
          <w:sz w:val="16"/>
          <w:lang w:val="en-GB"/>
          <w:rPrChange w:id="8024" w:author="Christian PIEDALLU" w:date="2023-02-06T09:53:00Z">
            <w:rPr>
              <w:spacing w:val="-2"/>
              <w:w w:val="120"/>
              <w:sz w:val="16"/>
            </w:rPr>
          </w:rPrChange>
        </w:rPr>
        <w:t xml:space="preserve"> </w:t>
      </w:r>
      <w:r w:rsidRPr="00814BC9">
        <w:rPr>
          <w:w w:val="120"/>
          <w:sz w:val="16"/>
          <w:lang w:val="en-GB"/>
          <w:rPrChange w:id="8025" w:author="Christian PIEDALLU" w:date="2023-02-06T09:53:00Z">
            <w:rPr>
              <w:w w:val="120"/>
              <w:sz w:val="16"/>
            </w:rPr>
          </w:rPrChange>
        </w:rPr>
        <w:t>Scheffers,</w:t>
      </w:r>
      <w:r w:rsidRPr="00814BC9">
        <w:rPr>
          <w:spacing w:val="-2"/>
          <w:w w:val="120"/>
          <w:sz w:val="16"/>
          <w:lang w:val="en-GB"/>
          <w:rPrChange w:id="8026" w:author="Christian PIEDALLU" w:date="2023-02-06T09:53:00Z">
            <w:rPr>
              <w:spacing w:val="-2"/>
              <w:w w:val="120"/>
              <w:sz w:val="16"/>
            </w:rPr>
          </w:rPrChange>
        </w:rPr>
        <w:t xml:space="preserve"> </w:t>
      </w:r>
      <w:r w:rsidRPr="00814BC9">
        <w:rPr>
          <w:w w:val="120"/>
          <w:sz w:val="16"/>
          <w:lang w:val="en-GB"/>
          <w:rPrChange w:id="8027" w:author="Christian PIEDALLU" w:date="2023-02-06T09:53:00Z">
            <w:rPr>
              <w:w w:val="120"/>
              <w:sz w:val="16"/>
            </w:rPr>
          </w:rPrChange>
        </w:rPr>
        <w:t>B.</w:t>
      </w:r>
      <w:r w:rsidRPr="00814BC9">
        <w:rPr>
          <w:spacing w:val="-3"/>
          <w:w w:val="120"/>
          <w:sz w:val="16"/>
          <w:lang w:val="en-GB"/>
          <w:rPrChange w:id="8028" w:author="Christian PIEDALLU" w:date="2023-02-06T09:53:00Z">
            <w:rPr>
              <w:spacing w:val="-3"/>
              <w:w w:val="120"/>
              <w:sz w:val="16"/>
            </w:rPr>
          </w:rPrChange>
        </w:rPr>
        <w:t xml:space="preserve"> </w:t>
      </w:r>
      <w:r w:rsidRPr="00814BC9">
        <w:rPr>
          <w:w w:val="120"/>
          <w:sz w:val="16"/>
          <w:lang w:val="en-GB"/>
          <w:rPrChange w:id="8029" w:author="Christian PIEDALLU" w:date="2023-02-06T09:53:00Z">
            <w:rPr>
              <w:w w:val="120"/>
              <w:sz w:val="16"/>
            </w:rPr>
          </w:rPrChange>
        </w:rPr>
        <w:t>R.,</w:t>
      </w:r>
      <w:r w:rsidRPr="00814BC9">
        <w:rPr>
          <w:spacing w:val="-2"/>
          <w:w w:val="120"/>
          <w:sz w:val="16"/>
          <w:lang w:val="en-GB"/>
          <w:rPrChange w:id="8030" w:author="Christian PIEDALLU" w:date="2023-02-06T09:53:00Z">
            <w:rPr>
              <w:spacing w:val="-2"/>
              <w:w w:val="120"/>
              <w:sz w:val="16"/>
            </w:rPr>
          </w:rPrChange>
        </w:rPr>
        <w:t xml:space="preserve"> </w:t>
      </w:r>
      <w:r w:rsidRPr="00814BC9">
        <w:rPr>
          <w:w w:val="120"/>
          <w:sz w:val="16"/>
          <w:lang w:val="en-GB"/>
          <w:rPrChange w:id="8031" w:author="Christian PIEDALLU" w:date="2023-02-06T09:53:00Z">
            <w:rPr>
              <w:w w:val="120"/>
              <w:sz w:val="16"/>
            </w:rPr>
          </w:rPrChange>
        </w:rPr>
        <w:t>Zellweger,</w:t>
      </w:r>
      <w:r w:rsidRPr="00814BC9">
        <w:rPr>
          <w:spacing w:val="-3"/>
          <w:w w:val="120"/>
          <w:sz w:val="16"/>
          <w:lang w:val="en-GB"/>
          <w:rPrChange w:id="8032" w:author="Christian PIEDALLU" w:date="2023-02-06T09:53:00Z">
            <w:rPr>
              <w:spacing w:val="-3"/>
              <w:w w:val="120"/>
              <w:sz w:val="16"/>
            </w:rPr>
          </w:rPrChange>
        </w:rPr>
        <w:t xml:space="preserve"> </w:t>
      </w:r>
      <w:r w:rsidRPr="00814BC9">
        <w:rPr>
          <w:w w:val="120"/>
          <w:sz w:val="16"/>
          <w:lang w:val="en-GB"/>
          <w:rPrChange w:id="8033" w:author="Christian PIEDALLU" w:date="2023-02-06T09:53:00Z">
            <w:rPr>
              <w:w w:val="120"/>
              <w:sz w:val="16"/>
            </w:rPr>
          </w:rPrChange>
        </w:rPr>
        <w:t>F.,</w:t>
      </w:r>
      <w:r w:rsidRPr="00814BC9">
        <w:rPr>
          <w:spacing w:val="-2"/>
          <w:w w:val="120"/>
          <w:sz w:val="16"/>
          <w:lang w:val="en-GB"/>
          <w:rPrChange w:id="8034" w:author="Christian PIEDALLU" w:date="2023-02-06T09:53:00Z">
            <w:rPr>
              <w:spacing w:val="-2"/>
              <w:w w:val="120"/>
              <w:sz w:val="16"/>
            </w:rPr>
          </w:rPrChange>
        </w:rPr>
        <w:t xml:space="preserve"> </w:t>
      </w:r>
      <w:r w:rsidRPr="00814BC9">
        <w:rPr>
          <w:w w:val="120"/>
          <w:sz w:val="16"/>
          <w:lang w:val="en-GB"/>
          <w:rPrChange w:id="8035" w:author="Christian PIEDALLU" w:date="2023-02-06T09:53:00Z">
            <w:rPr>
              <w:w w:val="120"/>
              <w:sz w:val="16"/>
            </w:rPr>
          </w:rPrChange>
        </w:rPr>
        <w:t>Aalto,</w:t>
      </w:r>
      <w:r w:rsidRPr="00814BC9">
        <w:rPr>
          <w:spacing w:val="-2"/>
          <w:w w:val="120"/>
          <w:sz w:val="16"/>
          <w:lang w:val="en-GB"/>
          <w:rPrChange w:id="8036" w:author="Christian PIEDALLU" w:date="2023-02-06T09:53:00Z">
            <w:rPr>
              <w:spacing w:val="-2"/>
              <w:w w:val="120"/>
              <w:sz w:val="16"/>
            </w:rPr>
          </w:rPrChange>
        </w:rPr>
        <w:t xml:space="preserve"> </w:t>
      </w:r>
      <w:r w:rsidRPr="00814BC9">
        <w:rPr>
          <w:w w:val="120"/>
          <w:sz w:val="16"/>
          <w:lang w:val="en-GB"/>
          <w:rPrChange w:id="8037" w:author="Christian PIEDALLU" w:date="2023-02-06T09:53:00Z">
            <w:rPr>
              <w:w w:val="120"/>
              <w:sz w:val="16"/>
            </w:rPr>
          </w:rPrChange>
        </w:rPr>
        <w:t>J.,</w:t>
      </w:r>
      <w:r w:rsidRPr="00814BC9">
        <w:rPr>
          <w:spacing w:val="-2"/>
          <w:w w:val="120"/>
          <w:sz w:val="16"/>
          <w:lang w:val="en-GB"/>
          <w:rPrChange w:id="8038" w:author="Christian PIEDALLU" w:date="2023-02-06T09:53:00Z">
            <w:rPr>
              <w:spacing w:val="-2"/>
              <w:w w:val="120"/>
              <w:sz w:val="16"/>
            </w:rPr>
          </w:rPrChange>
        </w:rPr>
        <w:t xml:space="preserve"> </w:t>
      </w:r>
      <w:r w:rsidRPr="00814BC9">
        <w:rPr>
          <w:w w:val="120"/>
          <w:sz w:val="16"/>
          <w:lang w:val="en-GB"/>
          <w:rPrChange w:id="8039" w:author="Christian PIEDALLU" w:date="2023-02-06T09:53:00Z">
            <w:rPr>
              <w:w w:val="120"/>
              <w:sz w:val="16"/>
            </w:rPr>
          </w:rPrChange>
        </w:rPr>
        <w:t>Ashcroft,</w:t>
      </w:r>
      <w:r w:rsidRPr="00814BC9">
        <w:rPr>
          <w:spacing w:val="-2"/>
          <w:w w:val="120"/>
          <w:sz w:val="16"/>
          <w:lang w:val="en-GB"/>
          <w:rPrChange w:id="8040" w:author="Christian PIEDALLU" w:date="2023-02-06T09:53:00Z">
            <w:rPr>
              <w:spacing w:val="-2"/>
              <w:w w:val="120"/>
              <w:sz w:val="16"/>
            </w:rPr>
          </w:rPrChange>
        </w:rPr>
        <w:t xml:space="preserve"> </w:t>
      </w:r>
      <w:r w:rsidRPr="00814BC9">
        <w:rPr>
          <w:w w:val="120"/>
          <w:sz w:val="16"/>
          <w:lang w:val="en-GB"/>
          <w:rPrChange w:id="8041" w:author="Christian PIEDALLU" w:date="2023-02-06T09:53:00Z">
            <w:rPr>
              <w:w w:val="120"/>
              <w:sz w:val="16"/>
            </w:rPr>
          </w:rPrChange>
        </w:rPr>
        <w:t>M.</w:t>
      </w:r>
      <w:r w:rsidRPr="00814BC9">
        <w:rPr>
          <w:spacing w:val="-3"/>
          <w:w w:val="120"/>
          <w:sz w:val="16"/>
          <w:lang w:val="en-GB"/>
          <w:rPrChange w:id="8042" w:author="Christian PIEDALLU" w:date="2023-02-06T09:53:00Z">
            <w:rPr>
              <w:spacing w:val="-3"/>
              <w:w w:val="120"/>
              <w:sz w:val="16"/>
            </w:rPr>
          </w:rPrChange>
        </w:rPr>
        <w:t xml:space="preserve"> </w:t>
      </w:r>
      <w:r w:rsidRPr="00814BC9">
        <w:rPr>
          <w:w w:val="120"/>
          <w:sz w:val="16"/>
          <w:lang w:val="en-GB"/>
          <w:rPrChange w:id="8043" w:author="Christian PIEDALLU" w:date="2023-02-06T09:53:00Z">
            <w:rPr>
              <w:w w:val="120"/>
              <w:sz w:val="16"/>
            </w:rPr>
          </w:rPrChange>
        </w:rPr>
        <w:t>B.,</w:t>
      </w:r>
      <w:r w:rsidRPr="00814BC9">
        <w:rPr>
          <w:spacing w:val="-3"/>
          <w:w w:val="120"/>
          <w:sz w:val="16"/>
          <w:lang w:val="en-GB"/>
          <w:rPrChange w:id="8044" w:author="Christian PIEDALLU" w:date="2023-02-06T09:53:00Z">
            <w:rPr>
              <w:spacing w:val="-3"/>
              <w:w w:val="120"/>
              <w:sz w:val="16"/>
            </w:rPr>
          </w:rPrChange>
        </w:rPr>
        <w:t xml:space="preserve"> </w:t>
      </w:r>
      <w:r w:rsidRPr="00814BC9">
        <w:rPr>
          <w:w w:val="120"/>
          <w:sz w:val="16"/>
          <w:lang w:val="en-GB"/>
          <w:rPrChange w:id="8045" w:author="Christian PIEDALLU" w:date="2023-02-06T09:53:00Z">
            <w:rPr>
              <w:w w:val="120"/>
              <w:sz w:val="16"/>
            </w:rPr>
          </w:rPrChange>
        </w:rPr>
        <w:t>Christiansen,</w:t>
      </w:r>
      <w:r w:rsidRPr="00814BC9">
        <w:rPr>
          <w:spacing w:val="-2"/>
          <w:w w:val="120"/>
          <w:sz w:val="16"/>
          <w:lang w:val="en-GB"/>
          <w:rPrChange w:id="8046" w:author="Christian PIEDALLU" w:date="2023-02-06T09:53:00Z">
            <w:rPr>
              <w:spacing w:val="-2"/>
              <w:w w:val="120"/>
              <w:sz w:val="16"/>
            </w:rPr>
          </w:rPrChange>
        </w:rPr>
        <w:t xml:space="preserve"> </w:t>
      </w:r>
      <w:r w:rsidRPr="00814BC9">
        <w:rPr>
          <w:w w:val="120"/>
          <w:sz w:val="16"/>
          <w:lang w:val="en-GB"/>
          <w:rPrChange w:id="8047" w:author="Christian PIEDALLU" w:date="2023-02-06T09:53:00Z">
            <w:rPr>
              <w:w w:val="120"/>
              <w:sz w:val="16"/>
            </w:rPr>
          </w:rPrChange>
        </w:rPr>
        <w:t>D.</w:t>
      </w:r>
      <w:r w:rsidRPr="00814BC9">
        <w:rPr>
          <w:spacing w:val="-3"/>
          <w:w w:val="120"/>
          <w:sz w:val="16"/>
          <w:lang w:val="en-GB"/>
          <w:rPrChange w:id="8048" w:author="Christian PIEDALLU" w:date="2023-02-06T09:53:00Z">
            <w:rPr>
              <w:spacing w:val="-3"/>
              <w:w w:val="120"/>
              <w:sz w:val="16"/>
            </w:rPr>
          </w:rPrChange>
        </w:rPr>
        <w:t xml:space="preserve"> </w:t>
      </w:r>
      <w:r w:rsidRPr="00814BC9">
        <w:rPr>
          <w:w w:val="120"/>
          <w:sz w:val="16"/>
          <w:lang w:val="en-GB"/>
          <w:rPrChange w:id="8049" w:author="Christian PIEDALLU" w:date="2023-02-06T09:53:00Z">
            <w:rPr>
              <w:w w:val="120"/>
              <w:sz w:val="16"/>
            </w:rPr>
          </w:rPrChange>
        </w:rPr>
        <w:t>M.,</w:t>
      </w:r>
    </w:p>
    <w:p w14:paraId="6562A083" w14:textId="77777777" w:rsidR="00B177F5" w:rsidRPr="00814BC9" w:rsidRDefault="00B553DB">
      <w:pPr>
        <w:tabs>
          <w:tab w:val="left" w:pos="720"/>
        </w:tabs>
        <w:spacing w:line="189" w:lineRule="exact"/>
        <w:ind w:left="163"/>
        <w:rPr>
          <w:sz w:val="16"/>
          <w:lang w:val="en-GB"/>
          <w:rPrChange w:id="8050" w:author="Christian PIEDALLU" w:date="2023-02-06T09:53:00Z">
            <w:rPr>
              <w:sz w:val="16"/>
            </w:rPr>
          </w:rPrChange>
        </w:rPr>
      </w:pPr>
      <w:r w:rsidRPr="00814BC9">
        <w:rPr>
          <w:rFonts w:ascii="Trebuchet MS"/>
          <w:w w:val="120"/>
          <w:sz w:val="10"/>
          <w:lang w:val="en-GB"/>
          <w:rPrChange w:id="8051" w:author="Christian PIEDALLU" w:date="2023-02-06T09:53:00Z">
            <w:rPr>
              <w:rFonts w:ascii="Trebuchet MS"/>
              <w:w w:val="120"/>
              <w:sz w:val="10"/>
            </w:rPr>
          </w:rPrChange>
        </w:rPr>
        <w:t>352</w:t>
      </w:r>
      <w:r w:rsidRPr="00814BC9">
        <w:rPr>
          <w:rFonts w:ascii="Trebuchet MS"/>
          <w:w w:val="120"/>
          <w:sz w:val="10"/>
          <w:lang w:val="en-GB"/>
          <w:rPrChange w:id="8052" w:author="Christian PIEDALLU" w:date="2023-02-06T09:53:00Z">
            <w:rPr>
              <w:rFonts w:ascii="Trebuchet MS"/>
              <w:w w:val="120"/>
              <w:sz w:val="10"/>
            </w:rPr>
          </w:rPrChange>
        </w:rPr>
        <w:tab/>
      </w:r>
      <w:r w:rsidRPr="00814BC9">
        <w:rPr>
          <w:w w:val="120"/>
          <w:sz w:val="16"/>
          <w:lang w:val="en-GB"/>
          <w:rPrChange w:id="8053" w:author="Christian PIEDALLU" w:date="2023-02-06T09:53:00Z">
            <w:rPr>
              <w:w w:val="120"/>
              <w:sz w:val="16"/>
            </w:rPr>
          </w:rPrChange>
        </w:rPr>
        <w:t>Decocq,</w:t>
      </w:r>
      <w:r w:rsidRPr="00814BC9">
        <w:rPr>
          <w:spacing w:val="6"/>
          <w:w w:val="120"/>
          <w:sz w:val="16"/>
          <w:lang w:val="en-GB"/>
          <w:rPrChange w:id="8054" w:author="Christian PIEDALLU" w:date="2023-02-06T09:53:00Z">
            <w:rPr>
              <w:spacing w:val="6"/>
              <w:w w:val="120"/>
              <w:sz w:val="16"/>
            </w:rPr>
          </w:rPrChange>
        </w:rPr>
        <w:t xml:space="preserve"> </w:t>
      </w:r>
      <w:r w:rsidRPr="00814BC9">
        <w:rPr>
          <w:w w:val="120"/>
          <w:sz w:val="16"/>
          <w:lang w:val="en-GB"/>
          <w:rPrChange w:id="8055" w:author="Christian PIEDALLU" w:date="2023-02-06T09:53:00Z">
            <w:rPr>
              <w:w w:val="120"/>
              <w:sz w:val="16"/>
            </w:rPr>
          </w:rPrChange>
        </w:rPr>
        <w:t>G.,</w:t>
      </w:r>
      <w:r w:rsidRPr="00814BC9">
        <w:rPr>
          <w:spacing w:val="6"/>
          <w:w w:val="120"/>
          <w:sz w:val="16"/>
          <w:lang w:val="en-GB"/>
          <w:rPrChange w:id="8056" w:author="Christian PIEDALLU" w:date="2023-02-06T09:53:00Z">
            <w:rPr>
              <w:spacing w:val="6"/>
              <w:w w:val="120"/>
              <w:sz w:val="16"/>
            </w:rPr>
          </w:rPrChange>
        </w:rPr>
        <w:t xml:space="preserve"> </w:t>
      </w:r>
      <w:r w:rsidRPr="00814BC9">
        <w:rPr>
          <w:w w:val="120"/>
          <w:sz w:val="16"/>
          <w:lang w:val="en-GB"/>
          <w:rPrChange w:id="8057" w:author="Christian PIEDALLU" w:date="2023-02-06T09:53:00Z">
            <w:rPr>
              <w:w w:val="120"/>
              <w:sz w:val="16"/>
            </w:rPr>
          </w:rPrChange>
        </w:rPr>
        <w:t>De</w:t>
      </w:r>
      <w:r w:rsidRPr="00814BC9">
        <w:rPr>
          <w:spacing w:val="7"/>
          <w:w w:val="120"/>
          <w:sz w:val="16"/>
          <w:lang w:val="en-GB"/>
          <w:rPrChange w:id="8058" w:author="Christian PIEDALLU" w:date="2023-02-06T09:53:00Z">
            <w:rPr>
              <w:spacing w:val="7"/>
              <w:w w:val="120"/>
              <w:sz w:val="16"/>
            </w:rPr>
          </w:rPrChange>
        </w:rPr>
        <w:t xml:space="preserve"> </w:t>
      </w:r>
      <w:r w:rsidRPr="00814BC9">
        <w:rPr>
          <w:w w:val="120"/>
          <w:sz w:val="16"/>
          <w:lang w:val="en-GB"/>
          <w:rPrChange w:id="8059" w:author="Christian PIEDALLU" w:date="2023-02-06T09:53:00Z">
            <w:rPr>
              <w:w w:val="120"/>
              <w:sz w:val="16"/>
            </w:rPr>
          </w:rPrChange>
        </w:rPr>
        <w:t>Pauw,</w:t>
      </w:r>
      <w:r w:rsidRPr="00814BC9">
        <w:rPr>
          <w:spacing w:val="6"/>
          <w:w w:val="120"/>
          <w:sz w:val="16"/>
          <w:lang w:val="en-GB"/>
          <w:rPrChange w:id="8060" w:author="Christian PIEDALLU" w:date="2023-02-06T09:53:00Z">
            <w:rPr>
              <w:spacing w:val="6"/>
              <w:w w:val="120"/>
              <w:sz w:val="16"/>
            </w:rPr>
          </w:rPrChange>
        </w:rPr>
        <w:t xml:space="preserve"> </w:t>
      </w:r>
      <w:r w:rsidRPr="00814BC9">
        <w:rPr>
          <w:w w:val="120"/>
          <w:sz w:val="16"/>
          <w:lang w:val="en-GB"/>
          <w:rPrChange w:id="8061" w:author="Christian PIEDALLU" w:date="2023-02-06T09:53:00Z">
            <w:rPr>
              <w:w w:val="120"/>
              <w:sz w:val="16"/>
            </w:rPr>
          </w:rPrChange>
        </w:rPr>
        <w:t>K.,</w:t>
      </w:r>
      <w:r w:rsidRPr="00814BC9">
        <w:rPr>
          <w:spacing w:val="6"/>
          <w:w w:val="120"/>
          <w:sz w:val="16"/>
          <w:lang w:val="en-GB"/>
          <w:rPrChange w:id="8062" w:author="Christian PIEDALLU" w:date="2023-02-06T09:53:00Z">
            <w:rPr>
              <w:spacing w:val="6"/>
              <w:w w:val="120"/>
              <w:sz w:val="16"/>
            </w:rPr>
          </w:rPrChange>
        </w:rPr>
        <w:t xml:space="preserve"> </w:t>
      </w:r>
      <w:r w:rsidRPr="00814BC9">
        <w:rPr>
          <w:w w:val="120"/>
          <w:sz w:val="16"/>
          <w:lang w:val="en-GB"/>
          <w:rPrChange w:id="8063" w:author="Christian PIEDALLU" w:date="2023-02-06T09:53:00Z">
            <w:rPr>
              <w:w w:val="120"/>
              <w:sz w:val="16"/>
            </w:rPr>
          </w:rPrChange>
        </w:rPr>
        <w:t>Govaert,</w:t>
      </w:r>
      <w:r w:rsidRPr="00814BC9">
        <w:rPr>
          <w:spacing w:val="7"/>
          <w:w w:val="120"/>
          <w:sz w:val="16"/>
          <w:lang w:val="en-GB"/>
          <w:rPrChange w:id="8064" w:author="Christian PIEDALLU" w:date="2023-02-06T09:53:00Z">
            <w:rPr>
              <w:spacing w:val="7"/>
              <w:w w:val="120"/>
              <w:sz w:val="16"/>
            </w:rPr>
          </w:rPrChange>
        </w:rPr>
        <w:t xml:space="preserve"> </w:t>
      </w:r>
      <w:r w:rsidRPr="00814BC9">
        <w:rPr>
          <w:w w:val="120"/>
          <w:sz w:val="16"/>
          <w:lang w:val="en-GB"/>
          <w:rPrChange w:id="8065" w:author="Christian PIEDALLU" w:date="2023-02-06T09:53:00Z">
            <w:rPr>
              <w:w w:val="120"/>
              <w:sz w:val="16"/>
            </w:rPr>
          </w:rPrChange>
        </w:rPr>
        <w:t>S.,</w:t>
      </w:r>
      <w:r w:rsidRPr="00814BC9">
        <w:rPr>
          <w:spacing w:val="6"/>
          <w:w w:val="120"/>
          <w:sz w:val="16"/>
          <w:lang w:val="en-GB"/>
          <w:rPrChange w:id="8066" w:author="Christian PIEDALLU" w:date="2023-02-06T09:53:00Z">
            <w:rPr>
              <w:spacing w:val="6"/>
              <w:w w:val="120"/>
              <w:sz w:val="16"/>
            </w:rPr>
          </w:rPrChange>
        </w:rPr>
        <w:t xml:space="preserve"> </w:t>
      </w:r>
      <w:r w:rsidRPr="00814BC9">
        <w:rPr>
          <w:w w:val="120"/>
          <w:sz w:val="16"/>
          <w:lang w:val="en-GB"/>
          <w:rPrChange w:id="8067" w:author="Christian PIEDALLU" w:date="2023-02-06T09:53:00Z">
            <w:rPr>
              <w:w w:val="120"/>
              <w:sz w:val="16"/>
            </w:rPr>
          </w:rPrChange>
        </w:rPr>
        <w:t>Greiser,</w:t>
      </w:r>
      <w:r w:rsidRPr="00814BC9">
        <w:rPr>
          <w:spacing w:val="7"/>
          <w:w w:val="120"/>
          <w:sz w:val="16"/>
          <w:lang w:val="en-GB"/>
          <w:rPrChange w:id="8068" w:author="Christian PIEDALLU" w:date="2023-02-06T09:53:00Z">
            <w:rPr>
              <w:spacing w:val="7"/>
              <w:w w:val="120"/>
              <w:sz w:val="16"/>
            </w:rPr>
          </w:rPrChange>
        </w:rPr>
        <w:t xml:space="preserve"> </w:t>
      </w:r>
      <w:r w:rsidRPr="00814BC9">
        <w:rPr>
          <w:w w:val="120"/>
          <w:sz w:val="16"/>
          <w:lang w:val="en-GB"/>
          <w:rPrChange w:id="8069" w:author="Christian PIEDALLU" w:date="2023-02-06T09:53:00Z">
            <w:rPr>
              <w:w w:val="120"/>
              <w:sz w:val="16"/>
            </w:rPr>
          </w:rPrChange>
        </w:rPr>
        <w:t>C.,</w:t>
      </w:r>
      <w:r w:rsidRPr="00814BC9">
        <w:rPr>
          <w:spacing w:val="6"/>
          <w:w w:val="120"/>
          <w:sz w:val="16"/>
          <w:lang w:val="en-GB"/>
          <w:rPrChange w:id="8070" w:author="Christian PIEDALLU" w:date="2023-02-06T09:53:00Z">
            <w:rPr>
              <w:spacing w:val="6"/>
              <w:w w:val="120"/>
              <w:sz w:val="16"/>
            </w:rPr>
          </w:rPrChange>
        </w:rPr>
        <w:t xml:space="preserve"> </w:t>
      </w:r>
      <w:r w:rsidRPr="00814BC9">
        <w:rPr>
          <w:w w:val="120"/>
          <w:sz w:val="16"/>
          <w:lang w:val="en-GB"/>
          <w:rPrChange w:id="8071" w:author="Christian PIEDALLU" w:date="2023-02-06T09:53:00Z">
            <w:rPr>
              <w:w w:val="120"/>
              <w:sz w:val="16"/>
            </w:rPr>
          </w:rPrChange>
        </w:rPr>
        <w:t>Gril,</w:t>
      </w:r>
      <w:r w:rsidRPr="00814BC9">
        <w:rPr>
          <w:spacing w:val="6"/>
          <w:w w:val="120"/>
          <w:sz w:val="16"/>
          <w:lang w:val="en-GB"/>
          <w:rPrChange w:id="8072" w:author="Christian PIEDALLU" w:date="2023-02-06T09:53:00Z">
            <w:rPr>
              <w:spacing w:val="6"/>
              <w:w w:val="120"/>
              <w:sz w:val="16"/>
            </w:rPr>
          </w:rPrChange>
        </w:rPr>
        <w:t xml:space="preserve"> </w:t>
      </w:r>
      <w:r w:rsidRPr="00814BC9">
        <w:rPr>
          <w:w w:val="120"/>
          <w:sz w:val="16"/>
          <w:lang w:val="en-GB"/>
          <w:rPrChange w:id="8073" w:author="Christian PIEDALLU" w:date="2023-02-06T09:53:00Z">
            <w:rPr>
              <w:w w:val="120"/>
              <w:sz w:val="16"/>
            </w:rPr>
          </w:rPrChange>
        </w:rPr>
        <w:t>E.,</w:t>
      </w:r>
      <w:r w:rsidRPr="00814BC9">
        <w:rPr>
          <w:spacing w:val="7"/>
          <w:w w:val="120"/>
          <w:sz w:val="16"/>
          <w:lang w:val="en-GB"/>
          <w:rPrChange w:id="8074" w:author="Christian PIEDALLU" w:date="2023-02-06T09:53:00Z">
            <w:rPr>
              <w:spacing w:val="7"/>
              <w:w w:val="120"/>
              <w:sz w:val="16"/>
            </w:rPr>
          </w:rPrChange>
        </w:rPr>
        <w:t xml:space="preserve"> </w:t>
      </w:r>
      <w:r w:rsidRPr="00814BC9">
        <w:rPr>
          <w:w w:val="120"/>
          <w:sz w:val="16"/>
          <w:lang w:val="en-GB"/>
          <w:rPrChange w:id="8075" w:author="Christian PIEDALLU" w:date="2023-02-06T09:53:00Z">
            <w:rPr>
              <w:w w:val="120"/>
              <w:sz w:val="16"/>
            </w:rPr>
          </w:rPrChange>
        </w:rPr>
        <w:t>Hampe,</w:t>
      </w:r>
      <w:r w:rsidRPr="00814BC9">
        <w:rPr>
          <w:spacing w:val="6"/>
          <w:w w:val="120"/>
          <w:sz w:val="16"/>
          <w:lang w:val="en-GB"/>
          <w:rPrChange w:id="8076" w:author="Christian PIEDALLU" w:date="2023-02-06T09:53:00Z">
            <w:rPr>
              <w:spacing w:val="6"/>
              <w:w w:val="120"/>
              <w:sz w:val="16"/>
            </w:rPr>
          </w:rPrChange>
        </w:rPr>
        <w:t xml:space="preserve"> </w:t>
      </w:r>
      <w:r w:rsidRPr="00814BC9">
        <w:rPr>
          <w:w w:val="120"/>
          <w:sz w:val="16"/>
          <w:lang w:val="en-GB"/>
          <w:rPrChange w:id="8077" w:author="Christian PIEDALLU" w:date="2023-02-06T09:53:00Z">
            <w:rPr>
              <w:w w:val="120"/>
              <w:sz w:val="16"/>
            </w:rPr>
          </w:rPrChange>
        </w:rPr>
        <w:t>A.,</w:t>
      </w:r>
      <w:r w:rsidRPr="00814BC9">
        <w:rPr>
          <w:spacing w:val="7"/>
          <w:w w:val="120"/>
          <w:sz w:val="16"/>
          <w:lang w:val="en-GB"/>
          <w:rPrChange w:id="8078" w:author="Christian PIEDALLU" w:date="2023-02-06T09:53:00Z">
            <w:rPr>
              <w:spacing w:val="7"/>
              <w:w w:val="120"/>
              <w:sz w:val="16"/>
            </w:rPr>
          </w:rPrChange>
        </w:rPr>
        <w:t xml:space="preserve"> </w:t>
      </w:r>
      <w:r w:rsidRPr="00814BC9">
        <w:rPr>
          <w:w w:val="120"/>
          <w:sz w:val="16"/>
          <w:lang w:val="en-GB"/>
          <w:rPrChange w:id="8079" w:author="Christian PIEDALLU" w:date="2023-02-06T09:53:00Z">
            <w:rPr>
              <w:w w:val="120"/>
              <w:sz w:val="16"/>
            </w:rPr>
          </w:rPrChange>
        </w:rPr>
        <w:t>Jucker,</w:t>
      </w:r>
      <w:r w:rsidRPr="00814BC9">
        <w:rPr>
          <w:spacing w:val="6"/>
          <w:w w:val="120"/>
          <w:sz w:val="16"/>
          <w:lang w:val="en-GB"/>
          <w:rPrChange w:id="8080" w:author="Christian PIEDALLU" w:date="2023-02-06T09:53:00Z">
            <w:rPr>
              <w:spacing w:val="6"/>
              <w:w w:val="120"/>
              <w:sz w:val="16"/>
            </w:rPr>
          </w:rPrChange>
        </w:rPr>
        <w:t xml:space="preserve"> </w:t>
      </w:r>
      <w:r w:rsidRPr="00814BC9">
        <w:rPr>
          <w:w w:val="120"/>
          <w:sz w:val="16"/>
          <w:lang w:val="en-GB"/>
          <w:rPrChange w:id="8081" w:author="Christian PIEDALLU" w:date="2023-02-06T09:53:00Z">
            <w:rPr>
              <w:w w:val="120"/>
              <w:sz w:val="16"/>
            </w:rPr>
          </w:rPrChange>
        </w:rPr>
        <w:t>T.,</w:t>
      </w:r>
      <w:r w:rsidRPr="00814BC9">
        <w:rPr>
          <w:spacing w:val="6"/>
          <w:w w:val="120"/>
          <w:sz w:val="16"/>
          <w:lang w:val="en-GB"/>
          <w:rPrChange w:id="8082" w:author="Christian PIEDALLU" w:date="2023-02-06T09:53:00Z">
            <w:rPr>
              <w:spacing w:val="6"/>
              <w:w w:val="120"/>
              <w:sz w:val="16"/>
            </w:rPr>
          </w:rPrChange>
        </w:rPr>
        <w:t xml:space="preserve"> </w:t>
      </w:r>
      <w:r w:rsidRPr="00814BC9">
        <w:rPr>
          <w:w w:val="120"/>
          <w:sz w:val="16"/>
          <w:lang w:val="en-GB"/>
          <w:rPrChange w:id="8083" w:author="Christian PIEDALLU" w:date="2023-02-06T09:53:00Z">
            <w:rPr>
              <w:w w:val="120"/>
              <w:sz w:val="16"/>
            </w:rPr>
          </w:rPrChange>
        </w:rPr>
        <w:t>Klinges,</w:t>
      </w:r>
      <w:r w:rsidRPr="00814BC9">
        <w:rPr>
          <w:spacing w:val="7"/>
          <w:w w:val="120"/>
          <w:sz w:val="16"/>
          <w:lang w:val="en-GB"/>
          <w:rPrChange w:id="8084" w:author="Christian PIEDALLU" w:date="2023-02-06T09:53:00Z">
            <w:rPr>
              <w:spacing w:val="7"/>
              <w:w w:val="120"/>
              <w:sz w:val="16"/>
            </w:rPr>
          </w:rPrChange>
        </w:rPr>
        <w:t xml:space="preserve"> </w:t>
      </w:r>
      <w:r w:rsidRPr="00814BC9">
        <w:rPr>
          <w:w w:val="120"/>
          <w:sz w:val="16"/>
          <w:lang w:val="en-GB"/>
          <w:rPrChange w:id="8085" w:author="Christian PIEDALLU" w:date="2023-02-06T09:53:00Z">
            <w:rPr>
              <w:w w:val="120"/>
              <w:sz w:val="16"/>
            </w:rPr>
          </w:rPrChange>
        </w:rPr>
        <w:t>D.</w:t>
      </w:r>
      <w:r w:rsidRPr="00814BC9">
        <w:rPr>
          <w:spacing w:val="6"/>
          <w:w w:val="120"/>
          <w:sz w:val="16"/>
          <w:lang w:val="en-GB"/>
          <w:rPrChange w:id="8086" w:author="Christian PIEDALLU" w:date="2023-02-06T09:53:00Z">
            <w:rPr>
              <w:spacing w:val="6"/>
              <w:w w:val="120"/>
              <w:sz w:val="16"/>
            </w:rPr>
          </w:rPrChange>
        </w:rPr>
        <w:t xml:space="preserve"> </w:t>
      </w:r>
      <w:r w:rsidRPr="00814BC9">
        <w:rPr>
          <w:w w:val="120"/>
          <w:sz w:val="16"/>
          <w:lang w:val="en-GB"/>
          <w:rPrChange w:id="8087" w:author="Christian PIEDALLU" w:date="2023-02-06T09:53:00Z">
            <w:rPr>
              <w:w w:val="120"/>
              <w:sz w:val="16"/>
            </w:rPr>
          </w:rPrChange>
        </w:rPr>
        <w:t>H.,</w:t>
      </w:r>
      <w:r w:rsidRPr="00814BC9">
        <w:rPr>
          <w:spacing w:val="7"/>
          <w:w w:val="120"/>
          <w:sz w:val="16"/>
          <w:lang w:val="en-GB"/>
          <w:rPrChange w:id="8088" w:author="Christian PIEDALLU" w:date="2023-02-06T09:53:00Z">
            <w:rPr>
              <w:spacing w:val="7"/>
              <w:w w:val="120"/>
              <w:sz w:val="16"/>
            </w:rPr>
          </w:rPrChange>
        </w:rPr>
        <w:t xml:space="preserve"> </w:t>
      </w:r>
      <w:r w:rsidRPr="00814BC9">
        <w:rPr>
          <w:w w:val="120"/>
          <w:sz w:val="16"/>
          <w:lang w:val="en-GB"/>
          <w:rPrChange w:id="8089" w:author="Christian PIEDALLU" w:date="2023-02-06T09:53:00Z">
            <w:rPr>
              <w:w w:val="120"/>
              <w:sz w:val="16"/>
            </w:rPr>
          </w:rPrChange>
        </w:rPr>
        <w:t>Koelemeijer,</w:t>
      </w:r>
    </w:p>
    <w:p w14:paraId="13B4C1A5" w14:textId="77777777" w:rsidR="00B177F5" w:rsidRPr="00814BC9" w:rsidRDefault="00B553DB">
      <w:pPr>
        <w:tabs>
          <w:tab w:val="left" w:pos="720"/>
        </w:tabs>
        <w:spacing w:line="189" w:lineRule="exact"/>
        <w:ind w:left="163"/>
        <w:rPr>
          <w:sz w:val="16"/>
          <w:lang w:val="en-GB"/>
          <w:rPrChange w:id="8090" w:author="Christian PIEDALLU" w:date="2023-02-06T09:53:00Z">
            <w:rPr>
              <w:sz w:val="16"/>
            </w:rPr>
          </w:rPrChange>
        </w:rPr>
      </w:pPr>
      <w:r w:rsidRPr="00814BC9">
        <w:rPr>
          <w:rFonts w:ascii="Trebuchet MS" w:hAnsi="Trebuchet MS"/>
          <w:sz w:val="10"/>
          <w:lang w:val="en-GB"/>
          <w:rPrChange w:id="8091" w:author="Christian PIEDALLU" w:date="2023-02-06T09:53:00Z">
            <w:rPr>
              <w:rFonts w:ascii="Trebuchet MS" w:hAnsi="Trebuchet MS"/>
              <w:sz w:val="10"/>
            </w:rPr>
          </w:rPrChange>
        </w:rPr>
        <w:t>353</w:t>
      </w:r>
      <w:r w:rsidRPr="00814BC9">
        <w:rPr>
          <w:rFonts w:ascii="Trebuchet MS" w:hAnsi="Trebuchet MS"/>
          <w:sz w:val="10"/>
          <w:lang w:val="en-GB"/>
          <w:rPrChange w:id="8092" w:author="Christian PIEDALLU" w:date="2023-02-06T09:53:00Z">
            <w:rPr>
              <w:rFonts w:ascii="Trebuchet MS" w:hAnsi="Trebuchet MS"/>
              <w:sz w:val="10"/>
            </w:rPr>
          </w:rPrChange>
        </w:rPr>
        <w:tab/>
      </w:r>
      <w:r w:rsidRPr="00814BC9">
        <w:rPr>
          <w:w w:val="133"/>
          <w:sz w:val="16"/>
          <w:lang w:val="en-GB"/>
          <w:rPrChange w:id="8093" w:author="Christian PIEDALLU" w:date="2023-02-06T09:53:00Z">
            <w:rPr>
              <w:w w:val="133"/>
              <w:sz w:val="16"/>
            </w:rPr>
          </w:rPrChange>
        </w:rPr>
        <w:t>I.</w:t>
      </w:r>
      <w:r w:rsidRPr="00814BC9">
        <w:rPr>
          <w:sz w:val="16"/>
          <w:lang w:val="en-GB"/>
          <w:rPrChange w:id="8094" w:author="Christian PIEDALLU" w:date="2023-02-06T09:53:00Z">
            <w:rPr>
              <w:sz w:val="16"/>
            </w:rPr>
          </w:rPrChange>
        </w:rPr>
        <w:t xml:space="preserve"> </w:t>
      </w:r>
      <w:r w:rsidRPr="00814BC9">
        <w:rPr>
          <w:spacing w:val="-14"/>
          <w:sz w:val="16"/>
          <w:lang w:val="en-GB"/>
          <w:rPrChange w:id="8095" w:author="Christian PIEDALLU" w:date="2023-02-06T09:53:00Z">
            <w:rPr>
              <w:spacing w:val="-14"/>
              <w:sz w:val="16"/>
            </w:rPr>
          </w:rPrChange>
        </w:rPr>
        <w:t xml:space="preserve"> </w:t>
      </w:r>
      <w:r w:rsidRPr="00814BC9">
        <w:rPr>
          <w:w w:val="127"/>
          <w:sz w:val="16"/>
          <w:lang w:val="en-GB"/>
          <w:rPrChange w:id="8096" w:author="Christian PIEDALLU" w:date="2023-02-06T09:53:00Z">
            <w:rPr>
              <w:w w:val="127"/>
              <w:sz w:val="16"/>
            </w:rPr>
          </w:rPrChange>
        </w:rPr>
        <w:t>A.,</w:t>
      </w:r>
      <w:r w:rsidRPr="00814BC9">
        <w:rPr>
          <w:sz w:val="16"/>
          <w:lang w:val="en-GB"/>
          <w:rPrChange w:id="8097" w:author="Christian PIEDALLU" w:date="2023-02-06T09:53:00Z">
            <w:rPr>
              <w:sz w:val="16"/>
            </w:rPr>
          </w:rPrChange>
        </w:rPr>
        <w:t xml:space="preserve"> </w:t>
      </w:r>
      <w:r w:rsidRPr="00814BC9">
        <w:rPr>
          <w:spacing w:val="-14"/>
          <w:sz w:val="16"/>
          <w:lang w:val="en-GB"/>
          <w:rPrChange w:id="8098" w:author="Christian PIEDALLU" w:date="2023-02-06T09:53:00Z">
            <w:rPr>
              <w:spacing w:val="-14"/>
              <w:sz w:val="16"/>
            </w:rPr>
          </w:rPrChange>
        </w:rPr>
        <w:t xml:space="preserve"> </w:t>
      </w:r>
      <w:r w:rsidRPr="00814BC9">
        <w:rPr>
          <w:spacing w:val="-1"/>
          <w:w w:val="157"/>
          <w:sz w:val="16"/>
          <w:lang w:val="en-GB"/>
          <w:rPrChange w:id="8099" w:author="Christian PIEDALLU" w:date="2023-02-06T09:53:00Z">
            <w:rPr>
              <w:spacing w:val="-1"/>
              <w:w w:val="157"/>
              <w:sz w:val="16"/>
            </w:rPr>
          </w:rPrChange>
        </w:rPr>
        <w:t>L</w:t>
      </w:r>
      <w:r w:rsidRPr="00814BC9">
        <w:rPr>
          <w:w w:val="94"/>
          <w:sz w:val="16"/>
          <w:lang w:val="en-GB"/>
          <w:rPrChange w:id="8100" w:author="Christian PIEDALLU" w:date="2023-02-06T09:53:00Z">
            <w:rPr>
              <w:w w:val="94"/>
              <w:sz w:val="16"/>
            </w:rPr>
          </w:rPrChange>
        </w:rPr>
        <w:t>e</w:t>
      </w:r>
      <w:r w:rsidRPr="00814BC9">
        <w:rPr>
          <w:spacing w:val="-5"/>
          <w:w w:val="110"/>
          <w:sz w:val="16"/>
          <w:lang w:val="en-GB"/>
          <w:rPrChange w:id="8101" w:author="Christian PIEDALLU" w:date="2023-02-06T09:53:00Z">
            <w:rPr>
              <w:spacing w:val="-5"/>
              <w:w w:val="110"/>
              <w:sz w:val="16"/>
            </w:rPr>
          </w:rPrChange>
        </w:rPr>
        <w:t>m</w:t>
      </w:r>
      <w:r w:rsidRPr="00814BC9">
        <w:rPr>
          <w:w w:val="108"/>
          <w:sz w:val="16"/>
          <w:lang w:val="en-GB"/>
          <w:rPrChange w:id="8102" w:author="Christian PIEDALLU" w:date="2023-02-06T09:53:00Z">
            <w:rPr>
              <w:w w:val="108"/>
              <w:sz w:val="16"/>
            </w:rPr>
          </w:rPrChange>
        </w:rPr>
        <w:t>bre</w:t>
      </w:r>
      <w:r w:rsidRPr="00814BC9">
        <w:rPr>
          <w:spacing w:val="-5"/>
          <w:w w:val="108"/>
          <w:sz w:val="16"/>
          <w:lang w:val="en-GB"/>
          <w:rPrChange w:id="8103" w:author="Christian PIEDALLU" w:date="2023-02-06T09:53:00Z">
            <w:rPr>
              <w:spacing w:val="-5"/>
              <w:w w:val="108"/>
              <w:sz w:val="16"/>
            </w:rPr>
          </w:rPrChange>
        </w:rPr>
        <w:t>c</w:t>
      </w:r>
      <w:r w:rsidRPr="00814BC9">
        <w:rPr>
          <w:spacing w:val="-5"/>
          <w:w w:val="111"/>
          <w:sz w:val="16"/>
          <w:lang w:val="en-GB"/>
          <w:rPrChange w:id="8104" w:author="Christian PIEDALLU" w:date="2023-02-06T09:53:00Z">
            <w:rPr>
              <w:spacing w:val="-5"/>
              <w:w w:val="111"/>
              <w:sz w:val="16"/>
            </w:rPr>
          </w:rPrChange>
        </w:rPr>
        <w:t>h</w:t>
      </w:r>
      <w:r w:rsidRPr="00814BC9">
        <w:rPr>
          <w:w w:val="115"/>
          <w:sz w:val="16"/>
          <w:lang w:val="en-GB"/>
          <w:rPrChange w:id="8105" w:author="Christian PIEDALLU" w:date="2023-02-06T09:53:00Z">
            <w:rPr>
              <w:w w:val="115"/>
              <w:sz w:val="16"/>
            </w:rPr>
          </w:rPrChange>
        </w:rPr>
        <w:t>ts,</w:t>
      </w:r>
      <w:r w:rsidRPr="00814BC9">
        <w:rPr>
          <w:sz w:val="16"/>
          <w:lang w:val="en-GB"/>
          <w:rPrChange w:id="8106" w:author="Christian PIEDALLU" w:date="2023-02-06T09:53:00Z">
            <w:rPr>
              <w:sz w:val="16"/>
            </w:rPr>
          </w:rPrChange>
        </w:rPr>
        <w:t xml:space="preserve"> </w:t>
      </w:r>
      <w:r w:rsidRPr="00814BC9">
        <w:rPr>
          <w:spacing w:val="-14"/>
          <w:sz w:val="16"/>
          <w:lang w:val="en-GB"/>
          <w:rPrChange w:id="8107" w:author="Christian PIEDALLU" w:date="2023-02-06T09:53:00Z">
            <w:rPr>
              <w:spacing w:val="-14"/>
              <w:sz w:val="16"/>
            </w:rPr>
          </w:rPrChange>
        </w:rPr>
        <w:t xml:space="preserve"> </w:t>
      </w:r>
      <w:r w:rsidRPr="00814BC9">
        <w:rPr>
          <w:w w:val="146"/>
          <w:sz w:val="16"/>
          <w:lang w:val="en-GB"/>
          <w:rPrChange w:id="8108" w:author="Christian PIEDALLU" w:date="2023-02-06T09:53:00Z">
            <w:rPr>
              <w:w w:val="146"/>
              <w:sz w:val="16"/>
            </w:rPr>
          </w:rPrChange>
        </w:rPr>
        <w:t>J.</w:t>
      </w:r>
      <w:r w:rsidRPr="00814BC9">
        <w:rPr>
          <w:sz w:val="16"/>
          <w:lang w:val="en-GB"/>
          <w:rPrChange w:id="8109" w:author="Christian PIEDALLU" w:date="2023-02-06T09:53:00Z">
            <w:rPr>
              <w:sz w:val="16"/>
            </w:rPr>
          </w:rPrChange>
        </w:rPr>
        <w:t xml:space="preserve"> </w:t>
      </w:r>
      <w:r w:rsidRPr="00814BC9">
        <w:rPr>
          <w:spacing w:val="-14"/>
          <w:sz w:val="16"/>
          <w:lang w:val="en-GB"/>
          <w:rPrChange w:id="8110" w:author="Christian PIEDALLU" w:date="2023-02-06T09:53:00Z">
            <w:rPr>
              <w:spacing w:val="-14"/>
              <w:sz w:val="16"/>
            </w:rPr>
          </w:rPrChange>
        </w:rPr>
        <w:t xml:space="preserve"> </w:t>
      </w:r>
      <w:r w:rsidRPr="00814BC9">
        <w:rPr>
          <w:w w:val="137"/>
          <w:sz w:val="16"/>
          <w:lang w:val="en-GB"/>
          <w:rPrChange w:id="8111" w:author="Christian PIEDALLU" w:date="2023-02-06T09:53:00Z">
            <w:rPr>
              <w:w w:val="137"/>
              <w:sz w:val="16"/>
            </w:rPr>
          </w:rPrChange>
        </w:rPr>
        <w:t>J.,</w:t>
      </w:r>
      <w:r w:rsidRPr="00814BC9">
        <w:rPr>
          <w:sz w:val="16"/>
          <w:lang w:val="en-GB"/>
          <w:rPrChange w:id="8112" w:author="Christian PIEDALLU" w:date="2023-02-06T09:53:00Z">
            <w:rPr>
              <w:sz w:val="16"/>
            </w:rPr>
          </w:rPrChange>
        </w:rPr>
        <w:t xml:space="preserve"> </w:t>
      </w:r>
      <w:r w:rsidRPr="00814BC9">
        <w:rPr>
          <w:spacing w:val="-14"/>
          <w:sz w:val="16"/>
          <w:lang w:val="en-GB"/>
          <w:rPrChange w:id="8113" w:author="Christian PIEDALLU" w:date="2023-02-06T09:53:00Z">
            <w:rPr>
              <w:spacing w:val="-14"/>
              <w:sz w:val="16"/>
            </w:rPr>
          </w:rPrChange>
        </w:rPr>
        <w:t xml:space="preserve"> </w:t>
      </w:r>
      <w:r w:rsidRPr="00814BC9">
        <w:rPr>
          <w:w w:val="111"/>
          <w:sz w:val="16"/>
          <w:lang w:val="en-GB"/>
          <w:rPrChange w:id="8114" w:author="Christian PIEDALLU" w:date="2023-02-06T09:53:00Z">
            <w:rPr>
              <w:w w:val="111"/>
              <w:sz w:val="16"/>
            </w:rPr>
          </w:rPrChange>
        </w:rPr>
        <w:t>Marrec,</w:t>
      </w:r>
      <w:r w:rsidRPr="00814BC9">
        <w:rPr>
          <w:sz w:val="16"/>
          <w:lang w:val="en-GB"/>
          <w:rPrChange w:id="8115" w:author="Christian PIEDALLU" w:date="2023-02-06T09:53:00Z">
            <w:rPr>
              <w:sz w:val="16"/>
            </w:rPr>
          </w:rPrChange>
        </w:rPr>
        <w:t xml:space="preserve"> </w:t>
      </w:r>
      <w:r w:rsidRPr="00814BC9">
        <w:rPr>
          <w:spacing w:val="-14"/>
          <w:sz w:val="16"/>
          <w:lang w:val="en-GB"/>
          <w:rPrChange w:id="8116" w:author="Christian PIEDALLU" w:date="2023-02-06T09:53:00Z">
            <w:rPr>
              <w:spacing w:val="-14"/>
              <w:sz w:val="16"/>
            </w:rPr>
          </w:rPrChange>
        </w:rPr>
        <w:t xml:space="preserve"> </w:t>
      </w:r>
      <w:r w:rsidRPr="00814BC9">
        <w:rPr>
          <w:w w:val="130"/>
          <w:sz w:val="16"/>
          <w:lang w:val="en-GB"/>
          <w:rPrChange w:id="8117" w:author="Christian PIEDALLU" w:date="2023-02-06T09:53:00Z">
            <w:rPr>
              <w:w w:val="130"/>
              <w:sz w:val="16"/>
            </w:rPr>
          </w:rPrChange>
        </w:rPr>
        <w:t>R.,</w:t>
      </w:r>
      <w:r w:rsidRPr="00814BC9">
        <w:rPr>
          <w:sz w:val="16"/>
          <w:lang w:val="en-GB"/>
          <w:rPrChange w:id="8118" w:author="Christian PIEDALLU" w:date="2023-02-06T09:53:00Z">
            <w:rPr>
              <w:sz w:val="16"/>
            </w:rPr>
          </w:rPrChange>
        </w:rPr>
        <w:t xml:space="preserve"> </w:t>
      </w:r>
      <w:r w:rsidRPr="00814BC9">
        <w:rPr>
          <w:spacing w:val="-14"/>
          <w:sz w:val="16"/>
          <w:lang w:val="en-GB"/>
          <w:rPrChange w:id="8119" w:author="Christian PIEDALLU" w:date="2023-02-06T09:53:00Z">
            <w:rPr>
              <w:spacing w:val="-14"/>
              <w:sz w:val="16"/>
            </w:rPr>
          </w:rPrChange>
        </w:rPr>
        <w:t xml:space="preserve"> </w:t>
      </w:r>
      <w:r w:rsidRPr="00814BC9">
        <w:rPr>
          <w:w w:val="105"/>
          <w:sz w:val="16"/>
          <w:lang w:val="en-GB"/>
          <w:rPrChange w:id="8120" w:author="Christian PIEDALLU" w:date="2023-02-06T09:53:00Z">
            <w:rPr>
              <w:w w:val="105"/>
              <w:sz w:val="16"/>
            </w:rPr>
          </w:rPrChange>
        </w:rPr>
        <w:t>Meeussen,</w:t>
      </w:r>
      <w:r w:rsidRPr="00814BC9">
        <w:rPr>
          <w:sz w:val="16"/>
          <w:lang w:val="en-GB"/>
          <w:rPrChange w:id="8121" w:author="Christian PIEDALLU" w:date="2023-02-06T09:53:00Z">
            <w:rPr>
              <w:sz w:val="16"/>
            </w:rPr>
          </w:rPrChange>
        </w:rPr>
        <w:t xml:space="preserve"> </w:t>
      </w:r>
      <w:r w:rsidRPr="00814BC9">
        <w:rPr>
          <w:spacing w:val="-14"/>
          <w:sz w:val="16"/>
          <w:lang w:val="en-GB"/>
          <w:rPrChange w:id="8122" w:author="Christian PIEDALLU" w:date="2023-02-06T09:53:00Z">
            <w:rPr>
              <w:spacing w:val="-14"/>
              <w:sz w:val="16"/>
            </w:rPr>
          </w:rPrChange>
        </w:rPr>
        <w:t xml:space="preserve"> </w:t>
      </w:r>
      <w:r w:rsidRPr="00814BC9">
        <w:rPr>
          <w:w w:val="130"/>
          <w:sz w:val="16"/>
          <w:lang w:val="en-GB"/>
          <w:rPrChange w:id="8123" w:author="Christian PIEDALLU" w:date="2023-02-06T09:53:00Z">
            <w:rPr>
              <w:w w:val="130"/>
              <w:sz w:val="16"/>
            </w:rPr>
          </w:rPrChange>
        </w:rPr>
        <w:t>C.,</w:t>
      </w:r>
      <w:r w:rsidRPr="00814BC9">
        <w:rPr>
          <w:sz w:val="16"/>
          <w:lang w:val="en-GB"/>
          <w:rPrChange w:id="8124" w:author="Christian PIEDALLU" w:date="2023-02-06T09:53:00Z">
            <w:rPr>
              <w:sz w:val="16"/>
            </w:rPr>
          </w:rPrChange>
        </w:rPr>
        <w:t xml:space="preserve"> </w:t>
      </w:r>
      <w:r w:rsidRPr="00814BC9">
        <w:rPr>
          <w:spacing w:val="-14"/>
          <w:sz w:val="16"/>
          <w:lang w:val="en-GB"/>
          <w:rPrChange w:id="8125" w:author="Christian PIEDALLU" w:date="2023-02-06T09:53:00Z">
            <w:rPr>
              <w:spacing w:val="-14"/>
              <w:sz w:val="16"/>
            </w:rPr>
          </w:rPrChange>
        </w:rPr>
        <w:t xml:space="preserve"> </w:t>
      </w:r>
      <w:r w:rsidRPr="00814BC9">
        <w:rPr>
          <w:w w:val="119"/>
          <w:sz w:val="16"/>
          <w:lang w:val="en-GB"/>
          <w:rPrChange w:id="8126" w:author="Christian PIEDALLU" w:date="2023-02-06T09:53:00Z">
            <w:rPr>
              <w:w w:val="119"/>
              <w:sz w:val="16"/>
            </w:rPr>
          </w:rPrChange>
        </w:rPr>
        <w:t>O</w:t>
      </w:r>
      <w:r w:rsidRPr="00814BC9">
        <w:rPr>
          <w:spacing w:val="-5"/>
          <w:w w:val="119"/>
          <w:sz w:val="16"/>
          <w:lang w:val="en-GB"/>
          <w:rPrChange w:id="8127" w:author="Christian PIEDALLU" w:date="2023-02-06T09:53:00Z">
            <w:rPr>
              <w:spacing w:val="-5"/>
              <w:w w:val="119"/>
              <w:sz w:val="16"/>
            </w:rPr>
          </w:rPrChange>
        </w:rPr>
        <w:t>g</w:t>
      </w:r>
      <w:r w:rsidRPr="00814BC9">
        <w:rPr>
          <w:spacing w:val="-80"/>
          <w:w w:val="181"/>
          <w:sz w:val="16"/>
          <w:lang w:val="en-GB"/>
          <w:rPrChange w:id="8128" w:author="Christian PIEDALLU" w:date="2023-02-06T09:53:00Z">
            <w:rPr>
              <w:spacing w:val="-80"/>
              <w:w w:val="181"/>
              <w:sz w:val="16"/>
            </w:rPr>
          </w:rPrChange>
        </w:rPr>
        <w:t>´</w:t>
      </w:r>
      <w:r w:rsidRPr="00814BC9">
        <w:rPr>
          <w:w w:val="99"/>
          <w:sz w:val="16"/>
          <w:lang w:val="en-GB"/>
          <w:rPrChange w:id="8129" w:author="Christian PIEDALLU" w:date="2023-02-06T09:53:00Z">
            <w:rPr>
              <w:w w:val="99"/>
              <w:sz w:val="16"/>
            </w:rPr>
          </w:rPrChange>
        </w:rPr>
        <w:t>ee,</w:t>
      </w:r>
      <w:r w:rsidRPr="00814BC9">
        <w:rPr>
          <w:sz w:val="16"/>
          <w:lang w:val="en-GB"/>
          <w:rPrChange w:id="8130" w:author="Christian PIEDALLU" w:date="2023-02-06T09:53:00Z">
            <w:rPr>
              <w:sz w:val="16"/>
            </w:rPr>
          </w:rPrChange>
        </w:rPr>
        <w:t xml:space="preserve"> </w:t>
      </w:r>
      <w:r w:rsidRPr="00814BC9">
        <w:rPr>
          <w:spacing w:val="-14"/>
          <w:sz w:val="16"/>
          <w:lang w:val="en-GB"/>
          <w:rPrChange w:id="8131" w:author="Christian PIEDALLU" w:date="2023-02-06T09:53:00Z">
            <w:rPr>
              <w:spacing w:val="-14"/>
              <w:sz w:val="16"/>
            </w:rPr>
          </w:rPrChange>
        </w:rPr>
        <w:t xml:space="preserve"> </w:t>
      </w:r>
      <w:r w:rsidRPr="00814BC9">
        <w:rPr>
          <w:w w:val="137"/>
          <w:sz w:val="16"/>
          <w:lang w:val="en-GB"/>
          <w:rPrChange w:id="8132" w:author="Christian PIEDALLU" w:date="2023-02-06T09:53:00Z">
            <w:rPr>
              <w:w w:val="137"/>
              <w:sz w:val="16"/>
            </w:rPr>
          </w:rPrChange>
        </w:rPr>
        <w:t>J.,</w:t>
      </w:r>
      <w:r w:rsidRPr="00814BC9">
        <w:rPr>
          <w:sz w:val="16"/>
          <w:lang w:val="en-GB"/>
          <w:rPrChange w:id="8133" w:author="Christian PIEDALLU" w:date="2023-02-06T09:53:00Z">
            <w:rPr>
              <w:sz w:val="16"/>
            </w:rPr>
          </w:rPrChange>
        </w:rPr>
        <w:t xml:space="preserve"> </w:t>
      </w:r>
      <w:r w:rsidRPr="00814BC9">
        <w:rPr>
          <w:spacing w:val="-14"/>
          <w:sz w:val="16"/>
          <w:lang w:val="en-GB"/>
          <w:rPrChange w:id="8134" w:author="Christian PIEDALLU" w:date="2023-02-06T09:53:00Z">
            <w:rPr>
              <w:spacing w:val="-14"/>
              <w:sz w:val="16"/>
            </w:rPr>
          </w:rPrChange>
        </w:rPr>
        <w:t xml:space="preserve"> </w:t>
      </w:r>
      <w:r w:rsidRPr="00814BC9">
        <w:rPr>
          <w:spacing w:val="-5"/>
          <w:w w:val="156"/>
          <w:sz w:val="16"/>
          <w:lang w:val="en-GB"/>
          <w:rPrChange w:id="8135" w:author="Christian PIEDALLU" w:date="2023-02-06T09:53:00Z">
            <w:rPr>
              <w:spacing w:val="-5"/>
              <w:w w:val="156"/>
              <w:sz w:val="16"/>
            </w:rPr>
          </w:rPrChange>
        </w:rPr>
        <w:t>T</w:t>
      </w:r>
      <w:r w:rsidRPr="00814BC9">
        <w:rPr>
          <w:w w:val="121"/>
          <w:sz w:val="16"/>
          <w:lang w:val="en-GB"/>
          <w:rPrChange w:id="8136" w:author="Christian PIEDALLU" w:date="2023-02-06T09:53:00Z">
            <w:rPr>
              <w:w w:val="121"/>
              <w:sz w:val="16"/>
            </w:rPr>
          </w:rPrChange>
        </w:rPr>
        <w:t>yystj</w:t>
      </w:r>
      <w:r w:rsidRPr="00814BC9">
        <w:rPr>
          <w:spacing w:val="-85"/>
          <w:w w:val="134"/>
          <w:sz w:val="16"/>
          <w:lang w:val="en-GB"/>
          <w:rPrChange w:id="8137" w:author="Christian PIEDALLU" w:date="2023-02-06T09:53:00Z">
            <w:rPr>
              <w:spacing w:val="-85"/>
              <w:w w:val="134"/>
              <w:sz w:val="16"/>
            </w:rPr>
          </w:rPrChange>
        </w:rPr>
        <w:t>¨</w:t>
      </w:r>
      <w:r w:rsidRPr="00814BC9">
        <w:rPr>
          <w:w w:val="118"/>
          <w:sz w:val="16"/>
          <w:lang w:val="en-GB"/>
          <w:rPrChange w:id="8138" w:author="Christian PIEDALLU" w:date="2023-02-06T09:53:00Z">
            <w:rPr>
              <w:w w:val="118"/>
              <w:sz w:val="16"/>
            </w:rPr>
          </w:rPrChange>
        </w:rPr>
        <w:t>arvi,</w:t>
      </w:r>
      <w:r w:rsidRPr="00814BC9">
        <w:rPr>
          <w:sz w:val="16"/>
          <w:lang w:val="en-GB"/>
          <w:rPrChange w:id="8139" w:author="Christian PIEDALLU" w:date="2023-02-06T09:53:00Z">
            <w:rPr>
              <w:sz w:val="16"/>
            </w:rPr>
          </w:rPrChange>
        </w:rPr>
        <w:t xml:space="preserve"> </w:t>
      </w:r>
      <w:r w:rsidRPr="00814BC9">
        <w:rPr>
          <w:spacing w:val="-14"/>
          <w:sz w:val="16"/>
          <w:lang w:val="en-GB"/>
          <w:rPrChange w:id="8140" w:author="Christian PIEDALLU" w:date="2023-02-06T09:53:00Z">
            <w:rPr>
              <w:spacing w:val="-14"/>
              <w:sz w:val="16"/>
            </w:rPr>
          </w:rPrChange>
        </w:rPr>
        <w:t xml:space="preserve"> </w:t>
      </w:r>
      <w:r w:rsidRPr="00814BC9">
        <w:rPr>
          <w:w w:val="129"/>
          <w:sz w:val="16"/>
          <w:lang w:val="en-GB"/>
          <w:rPrChange w:id="8141" w:author="Christian PIEDALLU" w:date="2023-02-06T09:53:00Z">
            <w:rPr>
              <w:w w:val="129"/>
              <w:sz w:val="16"/>
            </w:rPr>
          </w:rPrChange>
        </w:rPr>
        <w:t>V.,</w:t>
      </w:r>
      <w:r w:rsidRPr="00814BC9">
        <w:rPr>
          <w:sz w:val="16"/>
          <w:lang w:val="en-GB"/>
          <w:rPrChange w:id="8142" w:author="Christian PIEDALLU" w:date="2023-02-06T09:53:00Z">
            <w:rPr>
              <w:sz w:val="16"/>
            </w:rPr>
          </w:rPrChange>
        </w:rPr>
        <w:t xml:space="preserve"> </w:t>
      </w:r>
      <w:r w:rsidRPr="00814BC9">
        <w:rPr>
          <w:spacing w:val="-14"/>
          <w:sz w:val="16"/>
          <w:lang w:val="en-GB"/>
          <w:rPrChange w:id="8143" w:author="Christian PIEDALLU" w:date="2023-02-06T09:53:00Z">
            <w:rPr>
              <w:spacing w:val="-14"/>
              <w:sz w:val="16"/>
            </w:rPr>
          </w:rPrChange>
        </w:rPr>
        <w:t xml:space="preserve"> </w:t>
      </w:r>
      <w:r w:rsidRPr="00814BC9">
        <w:rPr>
          <w:spacing w:val="-15"/>
          <w:w w:val="139"/>
          <w:sz w:val="16"/>
          <w:lang w:val="en-GB"/>
          <w:rPrChange w:id="8144" w:author="Christian PIEDALLU" w:date="2023-02-06T09:53:00Z">
            <w:rPr>
              <w:spacing w:val="-15"/>
              <w:w w:val="139"/>
              <w:sz w:val="16"/>
            </w:rPr>
          </w:rPrChange>
        </w:rPr>
        <w:t>V</w:t>
      </w:r>
      <w:r w:rsidRPr="00814BC9">
        <w:rPr>
          <w:w w:val="110"/>
          <w:sz w:val="16"/>
          <w:lang w:val="en-GB"/>
          <w:rPrChange w:id="8145" w:author="Christian PIEDALLU" w:date="2023-02-06T09:53:00Z">
            <w:rPr>
              <w:w w:val="110"/>
              <w:sz w:val="16"/>
            </w:rPr>
          </w:rPrChange>
        </w:rPr>
        <w:t>angans</w:t>
      </w:r>
      <w:r w:rsidRPr="00814BC9">
        <w:rPr>
          <w:spacing w:val="4"/>
          <w:w w:val="110"/>
          <w:sz w:val="16"/>
          <w:lang w:val="en-GB"/>
          <w:rPrChange w:id="8146" w:author="Christian PIEDALLU" w:date="2023-02-06T09:53:00Z">
            <w:rPr>
              <w:spacing w:val="4"/>
              <w:w w:val="110"/>
              <w:sz w:val="16"/>
            </w:rPr>
          </w:rPrChange>
        </w:rPr>
        <w:t>b</w:t>
      </w:r>
      <w:r w:rsidRPr="00814BC9">
        <w:rPr>
          <w:w w:val="107"/>
          <w:sz w:val="16"/>
          <w:lang w:val="en-GB"/>
          <w:rPrChange w:id="8147" w:author="Christian PIEDALLU" w:date="2023-02-06T09:53:00Z">
            <w:rPr>
              <w:w w:val="107"/>
              <w:sz w:val="16"/>
            </w:rPr>
          </w:rPrChange>
        </w:rPr>
        <w:t>e</w:t>
      </w:r>
      <w:r w:rsidRPr="00814BC9">
        <w:rPr>
          <w:spacing w:val="-5"/>
          <w:w w:val="107"/>
          <w:sz w:val="16"/>
          <w:lang w:val="en-GB"/>
          <w:rPrChange w:id="8148" w:author="Christian PIEDALLU" w:date="2023-02-06T09:53:00Z">
            <w:rPr>
              <w:spacing w:val="-5"/>
              <w:w w:val="107"/>
              <w:sz w:val="16"/>
            </w:rPr>
          </w:rPrChange>
        </w:rPr>
        <w:t>k</w:t>
      </w:r>
      <w:r w:rsidRPr="00814BC9">
        <w:rPr>
          <w:w w:val="102"/>
          <w:sz w:val="16"/>
          <w:lang w:val="en-GB"/>
          <w:rPrChange w:id="8149" w:author="Christian PIEDALLU" w:date="2023-02-06T09:53:00Z">
            <w:rPr>
              <w:w w:val="102"/>
              <w:sz w:val="16"/>
            </w:rPr>
          </w:rPrChange>
        </w:rPr>
        <w:t>e,</w:t>
      </w:r>
      <w:r w:rsidRPr="00814BC9">
        <w:rPr>
          <w:sz w:val="16"/>
          <w:lang w:val="en-GB"/>
          <w:rPrChange w:id="8150" w:author="Christian PIEDALLU" w:date="2023-02-06T09:53:00Z">
            <w:rPr>
              <w:sz w:val="16"/>
            </w:rPr>
          </w:rPrChange>
        </w:rPr>
        <w:t xml:space="preserve"> </w:t>
      </w:r>
      <w:r w:rsidRPr="00814BC9">
        <w:rPr>
          <w:spacing w:val="-14"/>
          <w:sz w:val="16"/>
          <w:lang w:val="en-GB"/>
          <w:rPrChange w:id="8151" w:author="Christian PIEDALLU" w:date="2023-02-06T09:53:00Z">
            <w:rPr>
              <w:spacing w:val="-14"/>
              <w:sz w:val="16"/>
            </w:rPr>
          </w:rPrChange>
        </w:rPr>
        <w:t xml:space="preserve"> </w:t>
      </w:r>
      <w:r w:rsidRPr="00814BC9">
        <w:rPr>
          <w:spacing w:val="-15"/>
          <w:w w:val="139"/>
          <w:sz w:val="16"/>
          <w:lang w:val="en-GB"/>
          <w:rPrChange w:id="8152" w:author="Christian PIEDALLU" w:date="2023-02-06T09:53:00Z">
            <w:rPr>
              <w:spacing w:val="-15"/>
              <w:w w:val="139"/>
              <w:sz w:val="16"/>
            </w:rPr>
          </w:rPrChange>
        </w:rPr>
        <w:t>P</w:t>
      </w:r>
      <w:r w:rsidRPr="00814BC9">
        <w:rPr>
          <w:w w:val="117"/>
          <w:sz w:val="16"/>
          <w:lang w:val="en-GB"/>
          <w:rPrChange w:id="8153" w:author="Christian PIEDALLU" w:date="2023-02-06T09:53:00Z">
            <w:rPr>
              <w:w w:val="117"/>
              <w:sz w:val="16"/>
            </w:rPr>
          </w:rPrChange>
        </w:rPr>
        <w:t>.,</w:t>
      </w:r>
      <w:r w:rsidRPr="00814BC9">
        <w:rPr>
          <w:sz w:val="16"/>
          <w:lang w:val="en-GB"/>
          <w:rPrChange w:id="8154" w:author="Christian PIEDALLU" w:date="2023-02-06T09:53:00Z">
            <w:rPr>
              <w:sz w:val="16"/>
            </w:rPr>
          </w:rPrChange>
        </w:rPr>
        <w:t xml:space="preserve"> </w:t>
      </w:r>
      <w:r w:rsidRPr="00814BC9">
        <w:rPr>
          <w:spacing w:val="-14"/>
          <w:sz w:val="16"/>
          <w:lang w:val="en-GB"/>
          <w:rPrChange w:id="8155" w:author="Christian PIEDALLU" w:date="2023-02-06T09:53:00Z">
            <w:rPr>
              <w:spacing w:val="-14"/>
              <w:sz w:val="16"/>
            </w:rPr>
          </w:rPrChange>
        </w:rPr>
        <w:t xml:space="preserve"> </w:t>
      </w:r>
      <w:r w:rsidRPr="00814BC9">
        <w:rPr>
          <w:w w:val="111"/>
          <w:sz w:val="16"/>
          <w:lang w:val="en-GB"/>
          <w:rPrChange w:id="8156" w:author="Christian PIEDALLU" w:date="2023-02-06T09:53:00Z">
            <w:rPr>
              <w:w w:val="111"/>
              <w:sz w:val="16"/>
            </w:rPr>
          </w:rPrChange>
        </w:rPr>
        <w:t>and</w:t>
      </w:r>
      <w:r w:rsidRPr="00814BC9">
        <w:rPr>
          <w:sz w:val="16"/>
          <w:lang w:val="en-GB"/>
          <w:rPrChange w:id="8157" w:author="Christian PIEDALLU" w:date="2023-02-06T09:53:00Z">
            <w:rPr>
              <w:sz w:val="16"/>
            </w:rPr>
          </w:rPrChange>
        </w:rPr>
        <w:t xml:space="preserve"> </w:t>
      </w:r>
      <w:r w:rsidRPr="00814BC9">
        <w:rPr>
          <w:spacing w:val="-14"/>
          <w:sz w:val="16"/>
          <w:lang w:val="en-GB"/>
          <w:rPrChange w:id="8158" w:author="Christian PIEDALLU" w:date="2023-02-06T09:53:00Z">
            <w:rPr>
              <w:spacing w:val="-14"/>
              <w:sz w:val="16"/>
            </w:rPr>
          </w:rPrChange>
        </w:rPr>
        <w:t xml:space="preserve"> </w:t>
      </w:r>
      <w:r w:rsidRPr="00814BC9">
        <w:rPr>
          <w:w w:val="115"/>
          <w:sz w:val="16"/>
          <w:lang w:val="en-GB"/>
          <w:rPrChange w:id="8159" w:author="Christian PIEDALLU" w:date="2023-02-06T09:53:00Z">
            <w:rPr>
              <w:w w:val="115"/>
              <w:sz w:val="16"/>
            </w:rPr>
          </w:rPrChange>
        </w:rPr>
        <w:t>Hylander,</w:t>
      </w:r>
      <w:r w:rsidRPr="00814BC9">
        <w:rPr>
          <w:sz w:val="16"/>
          <w:lang w:val="en-GB"/>
          <w:rPrChange w:id="8160" w:author="Christian PIEDALLU" w:date="2023-02-06T09:53:00Z">
            <w:rPr>
              <w:sz w:val="16"/>
            </w:rPr>
          </w:rPrChange>
        </w:rPr>
        <w:t xml:space="preserve"> </w:t>
      </w:r>
      <w:r w:rsidRPr="00814BC9">
        <w:rPr>
          <w:spacing w:val="-14"/>
          <w:sz w:val="16"/>
          <w:lang w:val="en-GB"/>
          <w:rPrChange w:id="8161" w:author="Christian PIEDALLU" w:date="2023-02-06T09:53:00Z">
            <w:rPr>
              <w:spacing w:val="-14"/>
              <w:sz w:val="16"/>
            </w:rPr>
          </w:rPrChange>
        </w:rPr>
        <w:t xml:space="preserve"> </w:t>
      </w:r>
      <w:r w:rsidRPr="00814BC9">
        <w:rPr>
          <w:w w:val="138"/>
          <w:sz w:val="16"/>
          <w:lang w:val="en-GB"/>
          <w:rPrChange w:id="8162" w:author="Christian PIEDALLU" w:date="2023-02-06T09:53:00Z">
            <w:rPr>
              <w:w w:val="138"/>
              <w:sz w:val="16"/>
            </w:rPr>
          </w:rPrChange>
        </w:rPr>
        <w:t>K.,</w:t>
      </w:r>
    </w:p>
    <w:p w14:paraId="18759AAE" w14:textId="77777777" w:rsidR="00B177F5" w:rsidRPr="00814BC9" w:rsidRDefault="00B553DB">
      <w:pPr>
        <w:tabs>
          <w:tab w:val="left" w:pos="720"/>
        </w:tabs>
        <w:spacing w:line="189" w:lineRule="exact"/>
        <w:ind w:left="163"/>
        <w:rPr>
          <w:i/>
          <w:sz w:val="16"/>
          <w:lang w:val="en-GB"/>
          <w:rPrChange w:id="8163" w:author="Christian PIEDALLU" w:date="2023-02-06T09:53:00Z">
            <w:rPr>
              <w:i/>
              <w:sz w:val="16"/>
            </w:rPr>
          </w:rPrChange>
        </w:rPr>
      </w:pPr>
      <w:r w:rsidRPr="00814BC9">
        <w:rPr>
          <w:rFonts w:ascii="Trebuchet MS"/>
          <w:w w:val="110"/>
          <w:sz w:val="10"/>
          <w:lang w:val="en-GB"/>
          <w:rPrChange w:id="8164" w:author="Christian PIEDALLU" w:date="2023-02-06T09:53:00Z">
            <w:rPr>
              <w:rFonts w:ascii="Trebuchet MS"/>
              <w:w w:val="110"/>
              <w:sz w:val="10"/>
            </w:rPr>
          </w:rPrChange>
        </w:rPr>
        <w:t>354</w:t>
      </w:r>
      <w:r w:rsidRPr="00814BC9">
        <w:rPr>
          <w:rFonts w:ascii="Trebuchet MS"/>
          <w:w w:val="110"/>
          <w:sz w:val="10"/>
          <w:lang w:val="en-GB"/>
          <w:rPrChange w:id="8165" w:author="Christian PIEDALLU" w:date="2023-02-06T09:53:00Z">
            <w:rPr>
              <w:rFonts w:ascii="Trebuchet MS"/>
              <w:w w:val="110"/>
              <w:sz w:val="10"/>
            </w:rPr>
          </w:rPrChange>
        </w:rPr>
        <w:tab/>
      </w:r>
      <w:r w:rsidRPr="00814BC9">
        <w:rPr>
          <w:w w:val="110"/>
          <w:sz w:val="16"/>
          <w:lang w:val="en-GB"/>
          <w:rPrChange w:id="8166" w:author="Christian PIEDALLU" w:date="2023-02-06T09:53:00Z">
            <w:rPr>
              <w:w w:val="110"/>
              <w:sz w:val="16"/>
            </w:rPr>
          </w:rPrChange>
        </w:rPr>
        <w:t>June</w:t>
      </w:r>
      <w:r w:rsidRPr="00814BC9">
        <w:rPr>
          <w:spacing w:val="34"/>
          <w:w w:val="110"/>
          <w:sz w:val="16"/>
          <w:lang w:val="en-GB"/>
          <w:rPrChange w:id="8167" w:author="Christian PIEDALLU" w:date="2023-02-06T09:53:00Z">
            <w:rPr>
              <w:spacing w:val="34"/>
              <w:w w:val="110"/>
              <w:sz w:val="16"/>
            </w:rPr>
          </w:rPrChange>
        </w:rPr>
        <w:t xml:space="preserve"> </w:t>
      </w:r>
      <w:r w:rsidRPr="00814BC9">
        <w:rPr>
          <w:w w:val="110"/>
          <w:sz w:val="16"/>
          <w:lang w:val="en-GB"/>
          <w:rPrChange w:id="8168" w:author="Christian PIEDALLU" w:date="2023-02-06T09:53:00Z">
            <w:rPr>
              <w:w w:val="110"/>
              <w:sz w:val="16"/>
            </w:rPr>
          </w:rPrChange>
        </w:rPr>
        <w:t xml:space="preserve">2021.  </w:t>
      </w:r>
      <w:r w:rsidRPr="00814BC9">
        <w:rPr>
          <w:spacing w:val="6"/>
          <w:w w:val="110"/>
          <w:sz w:val="16"/>
          <w:lang w:val="en-GB"/>
          <w:rPrChange w:id="8169" w:author="Christian PIEDALLU" w:date="2023-02-06T09:53:00Z">
            <w:rPr>
              <w:spacing w:val="6"/>
              <w:w w:val="110"/>
              <w:sz w:val="16"/>
            </w:rPr>
          </w:rPrChange>
        </w:rPr>
        <w:t xml:space="preserve"> </w:t>
      </w:r>
      <w:r w:rsidRPr="00814BC9">
        <w:rPr>
          <w:w w:val="110"/>
          <w:sz w:val="16"/>
          <w:lang w:val="en-GB"/>
          <w:rPrChange w:id="8170" w:author="Christian PIEDALLU" w:date="2023-02-06T09:53:00Z">
            <w:rPr>
              <w:w w:val="110"/>
              <w:sz w:val="16"/>
            </w:rPr>
          </w:rPrChange>
        </w:rPr>
        <w:t>Forest</w:t>
      </w:r>
      <w:r w:rsidRPr="00814BC9">
        <w:rPr>
          <w:spacing w:val="34"/>
          <w:w w:val="110"/>
          <w:sz w:val="16"/>
          <w:lang w:val="en-GB"/>
          <w:rPrChange w:id="8171" w:author="Christian PIEDALLU" w:date="2023-02-06T09:53:00Z">
            <w:rPr>
              <w:spacing w:val="34"/>
              <w:w w:val="110"/>
              <w:sz w:val="16"/>
            </w:rPr>
          </w:rPrChange>
        </w:rPr>
        <w:t xml:space="preserve"> </w:t>
      </w:r>
      <w:r w:rsidRPr="00814BC9">
        <w:rPr>
          <w:w w:val="110"/>
          <w:sz w:val="16"/>
          <w:lang w:val="en-GB"/>
          <w:rPrChange w:id="8172" w:author="Christian PIEDALLU" w:date="2023-02-06T09:53:00Z">
            <w:rPr>
              <w:w w:val="110"/>
              <w:sz w:val="16"/>
            </w:rPr>
          </w:rPrChange>
        </w:rPr>
        <w:t>microclimates</w:t>
      </w:r>
      <w:r w:rsidRPr="00814BC9">
        <w:rPr>
          <w:spacing w:val="35"/>
          <w:w w:val="110"/>
          <w:sz w:val="16"/>
          <w:lang w:val="en-GB"/>
          <w:rPrChange w:id="8173" w:author="Christian PIEDALLU" w:date="2023-02-06T09:53:00Z">
            <w:rPr>
              <w:spacing w:val="35"/>
              <w:w w:val="110"/>
              <w:sz w:val="16"/>
            </w:rPr>
          </w:rPrChange>
        </w:rPr>
        <w:t xml:space="preserve"> </w:t>
      </w:r>
      <w:r w:rsidRPr="00814BC9">
        <w:rPr>
          <w:w w:val="110"/>
          <w:sz w:val="16"/>
          <w:lang w:val="en-GB"/>
          <w:rPrChange w:id="8174" w:author="Christian PIEDALLU" w:date="2023-02-06T09:53:00Z">
            <w:rPr>
              <w:w w:val="110"/>
              <w:sz w:val="16"/>
            </w:rPr>
          </w:rPrChange>
        </w:rPr>
        <w:t>and</w:t>
      </w:r>
      <w:r w:rsidRPr="00814BC9">
        <w:rPr>
          <w:spacing w:val="35"/>
          <w:w w:val="110"/>
          <w:sz w:val="16"/>
          <w:lang w:val="en-GB"/>
          <w:rPrChange w:id="8175" w:author="Christian PIEDALLU" w:date="2023-02-06T09:53:00Z">
            <w:rPr>
              <w:spacing w:val="35"/>
              <w:w w:val="110"/>
              <w:sz w:val="16"/>
            </w:rPr>
          </w:rPrChange>
        </w:rPr>
        <w:t xml:space="preserve"> </w:t>
      </w:r>
      <w:r w:rsidRPr="00814BC9">
        <w:rPr>
          <w:w w:val="110"/>
          <w:sz w:val="16"/>
          <w:lang w:val="en-GB"/>
          <w:rPrChange w:id="8176" w:author="Christian PIEDALLU" w:date="2023-02-06T09:53:00Z">
            <w:rPr>
              <w:w w:val="110"/>
              <w:sz w:val="16"/>
            </w:rPr>
          </w:rPrChange>
        </w:rPr>
        <w:t>climate</w:t>
      </w:r>
      <w:r w:rsidRPr="00814BC9">
        <w:rPr>
          <w:spacing w:val="34"/>
          <w:w w:val="110"/>
          <w:sz w:val="16"/>
          <w:lang w:val="en-GB"/>
          <w:rPrChange w:id="8177" w:author="Christian PIEDALLU" w:date="2023-02-06T09:53:00Z">
            <w:rPr>
              <w:spacing w:val="34"/>
              <w:w w:val="110"/>
              <w:sz w:val="16"/>
            </w:rPr>
          </w:rPrChange>
        </w:rPr>
        <w:t xml:space="preserve"> </w:t>
      </w:r>
      <w:r w:rsidRPr="00814BC9">
        <w:rPr>
          <w:w w:val="110"/>
          <w:sz w:val="16"/>
          <w:lang w:val="en-GB"/>
          <w:rPrChange w:id="8178" w:author="Christian PIEDALLU" w:date="2023-02-06T09:53:00Z">
            <w:rPr>
              <w:w w:val="110"/>
              <w:sz w:val="16"/>
            </w:rPr>
          </w:rPrChange>
        </w:rPr>
        <w:t xml:space="preserve">change: </w:t>
      </w:r>
      <w:r w:rsidRPr="00814BC9">
        <w:rPr>
          <w:spacing w:val="30"/>
          <w:w w:val="110"/>
          <w:sz w:val="16"/>
          <w:lang w:val="en-GB"/>
          <w:rPrChange w:id="8179" w:author="Christian PIEDALLU" w:date="2023-02-06T09:53:00Z">
            <w:rPr>
              <w:spacing w:val="30"/>
              <w:w w:val="110"/>
              <w:sz w:val="16"/>
            </w:rPr>
          </w:rPrChange>
        </w:rPr>
        <w:t xml:space="preserve"> </w:t>
      </w:r>
      <w:r w:rsidRPr="00814BC9">
        <w:rPr>
          <w:w w:val="110"/>
          <w:sz w:val="16"/>
          <w:lang w:val="en-GB"/>
          <w:rPrChange w:id="8180" w:author="Christian PIEDALLU" w:date="2023-02-06T09:53:00Z">
            <w:rPr>
              <w:w w:val="110"/>
              <w:sz w:val="16"/>
            </w:rPr>
          </w:rPrChange>
        </w:rPr>
        <w:t>Importance</w:t>
      </w:r>
      <w:r w:rsidRPr="00814BC9">
        <w:rPr>
          <w:spacing w:val="35"/>
          <w:w w:val="110"/>
          <w:sz w:val="16"/>
          <w:lang w:val="en-GB"/>
          <w:rPrChange w:id="8181" w:author="Christian PIEDALLU" w:date="2023-02-06T09:53:00Z">
            <w:rPr>
              <w:spacing w:val="35"/>
              <w:w w:val="110"/>
              <w:sz w:val="16"/>
            </w:rPr>
          </w:rPrChange>
        </w:rPr>
        <w:t xml:space="preserve"> </w:t>
      </w:r>
      <w:r w:rsidRPr="00814BC9">
        <w:rPr>
          <w:w w:val="110"/>
          <w:sz w:val="16"/>
          <w:lang w:val="en-GB"/>
          <w:rPrChange w:id="8182" w:author="Christian PIEDALLU" w:date="2023-02-06T09:53:00Z">
            <w:rPr>
              <w:w w:val="110"/>
              <w:sz w:val="16"/>
            </w:rPr>
          </w:rPrChange>
        </w:rPr>
        <w:t>drivers</w:t>
      </w:r>
      <w:r w:rsidRPr="00814BC9">
        <w:rPr>
          <w:spacing w:val="35"/>
          <w:w w:val="110"/>
          <w:sz w:val="16"/>
          <w:lang w:val="en-GB"/>
          <w:rPrChange w:id="8183" w:author="Christian PIEDALLU" w:date="2023-02-06T09:53:00Z">
            <w:rPr>
              <w:spacing w:val="35"/>
              <w:w w:val="110"/>
              <w:sz w:val="16"/>
            </w:rPr>
          </w:rPrChange>
        </w:rPr>
        <w:t xml:space="preserve"> </w:t>
      </w:r>
      <w:r w:rsidRPr="00814BC9">
        <w:rPr>
          <w:w w:val="110"/>
          <w:sz w:val="16"/>
          <w:lang w:val="en-GB"/>
          <w:rPrChange w:id="8184" w:author="Christian PIEDALLU" w:date="2023-02-06T09:53:00Z">
            <w:rPr>
              <w:w w:val="110"/>
              <w:sz w:val="16"/>
            </w:rPr>
          </w:rPrChange>
        </w:rPr>
        <w:t>and</w:t>
      </w:r>
      <w:r w:rsidRPr="00814BC9">
        <w:rPr>
          <w:spacing w:val="34"/>
          <w:w w:val="110"/>
          <w:sz w:val="16"/>
          <w:lang w:val="en-GB"/>
          <w:rPrChange w:id="8185" w:author="Christian PIEDALLU" w:date="2023-02-06T09:53:00Z">
            <w:rPr>
              <w:spacing w:val="34"/>
              <w:w w:val="110"/>
              <w:sz w:val="16"/>
            </w:rPr>
          </w:rPrChange>
        </w:rPr>
        <w:t xml:space="preserve"> </w:t>
      </w:r>
      <w:r w:rsidRPr="00814BC9">
        <w:rPr>
          <w:w w:val="110"/>
          <w:sz w:val="16"/>
          <w:lang w:val="en-GB"/>
          <w:rPrChange w:id="8186" w:author="Christian PIEDALLU" w:date="2023-02-06T09:53:00Z">
            <w:rPr>
              <w:w w:val="110"/>
              <w:sz w:val="16"/>
            </w:rPr>
          </w:rPrChange>
        </w:rPr>
        <w:t>future</w:t>
      </w:r>
      <w:r w:rsidRPr="00814BC9">
        <w:rPr>
          <w:spacing w:val="35"/>
          <w:w w:val="110"/>
          <w:sz w:val="16"/>
          <w:lang w:val="en-GB"/>
          <w:rPrChange w:id="8187" w:author="Christian PIEDALLU" w:date="2023-02-06T09:53:00Z">
            <w:rPr>
              <w:spacing w:val="35"/>
              <w:w w:val="110"/>
              <w:sz w:val="16"/>
            </w:rPr>
          </w:rPrChange>
        </w:rPr>
        <w:t xml:space="preserve"> </w:t>
      </w:r>
      <w:r w:rsidRPr="00814BC9">
        <w:rPr>
          <w:w w:val="110"/>
          <w:sz w:val="16"/>
          <w:lang w:val="en-GB"/>
          <w:rPrChange w:id="8188" w:author="Christian PIEDALLU" w:date="2023-02-06T09:53:00Z">
            <w:rPr>
              <w:w w:val="110"/>
              <w:sz w:val="16"/>
            </w:rPr>
          </w:rPrChange>
        </w:rPr>
        <w:t>research</w:t>
      </w:r>
      <w:r w:rsidRPr="00814BC9">
        <w:rPr>
          <w:spacing w:val="35"/>
          <w:w w:val="110"/>
          <w:sz w:val="16"/>
          <w:lang w:val="en-GB"/>
          <w:rPrChange w:id="8189" w:author="Christian PIEDALLU" w:date="2023-02-06T09:53:00Z">
            <w:rPr>
              <w:spacing w:val="35"/>
              <w:w w:val="110"/>
              <w:sz w:val="16"/>
            </w:rPr>
          </w:rPrChange>
        </w:rPr>
        <w:t xml:space="preserve"> </w:t>
      </w:r>
      <w:r w:rsidRPr="00814BC9">
        <w:rPr>
          <w:w w:val="110"/>
          <w:sz w:val="16"/>
          <w:lang w:val="en-GB"/>
          <w:rPrChange w:id="8190" w:author="Christian PIEDALLU" w:date="2023-02-06T09:53:00Z">
            <w:rPr>
              <w:w w:val="110"/>
              <w:sz w:val="16"/>
            </w:rPr>
          </w:rPrChange>
        </w:rPr>
        <w:t xml:space="preserve">agenda.  </w:t>
      </w:r>
      <w:r w:rsidRPr="00814BC9">
        <w:rPr>
          <w:spacing w:val="5"/>
          <w:w w:val="110"/>
          <w:sz w:val="16"/>
          <w:lang w:val="en-GB"/>
          <w:rPrChange w:id="8191" w:author="Christian PIEDALLU" w:date="2023-02-06T09:53:00Z">
            <w:rPr>
              <w:spacing w:val="5"/>
              <w:w w:val="110"/>
              <w:sz w:val="16"/>
            </w:rPr>
          </w:rPrChange>
        </w:rPr>
        <w:t xml:space="preserve"> </w:t>
      </w:r>
      <w:r w:rsidRPr="00814BC9">
        <w:rPr>
          <w:i/>
          <w:w w:val="110"/>
          <w:sz w:val="16"/>
          <w:lang w:val="en-GB"/>
          <w:rPrChange w:id="8192" w:author="Christian PIEDALLU" w:date="2023-02-06T09:53:00Z">
            <w:rPr>
              <w:i/>
              <w:w w:val="110"/>
              <w:sz w:val="16"/>
            </w:rPr>
          </w:rPrChange>
        </w:rPr>
        <w:t>Global</w:t>
      </w:r>
    </w:p>
    <w:p w14:paraId="72BBC07A" w14:textId="77777777" w:rsidR="00B177F5" w:rsidRPr="00814BC9" w:rsidRDefault="00B553DB">
      <w:pPr>
        <w:tabs>
          <w:tab w:val="left" w:pos="720"/>
        </w:tabs>
        <w:spacing w:line="189" w:lineRule="exact"/>
        <w:ind w:left="163"/>
        <w:rPr>
          <w:sz w:val="16"/>
          <w:lang w:val="en-GB"/>
          <w:rPrChange w:id="8193" w:author="Christian PIEDALLU" w:date="2023-02-06T09:53:00Z">
            <w:rPr>
              <w:sz w:val="16"/>
            </w:rPr>
          </w:rPrChange>
        </w:rPr>
      </w:pPr>
      <w:bookmarkStart w:id="8194" w:name="_bookmark20"/>
      <w:bookmarkEnd w:id="8194"/>
      <w:r w:rsidRPr="00814BC9">
        <w:rPr>
          <w:rFonts w:ascii="Trebuchet MS" w:hAnsi="Trebuchet MS"/>
          <w:w w:val="110"/>
          <w:sz w:val="10"/>
          <w:lang w:val="en-GB"/>
          <w:rPrChange w:id="8195" w:author="Christian PIEDALLU" w:date="2023-02-06T09:53:00Z">
            <w:rPr>
              <w:rFonts w:ascii="Trebuchet MS" w:hAnsi="Trebuchet MS"/>
              <w:w w:val="110"/>
              <w:sz w:val="10"/>
            </w:rPr>
          </w:rPrChange>
        </w:rPr>
        <w:t>355</w:t>
      </w:r>
      <w:r w:rsidRPr="00814BC9">
        <w:rPr>
          <w:rFonts w:ascii="Trebuchet MS" w:hAnsi="Trebuchet MS"/>
          <w:w w:val="110"/>
          <w:sz w:val="10"/>
          <w:lang w:val="en-GB"/>
          <w:rPrChange w:id="8196" w:author="Christian PIEDALLU" w:date="2023-02-06T09:53:00Z">
            <w:rPr>
              <w:rFonts w:ascii="Trebuchet MS" w:hAnsi="Trebuchet MS"/>
              <w:w w:val="110"/>
              <w:sz w:val="10"/>
            </w:rPr>
          </w:rPrChange>
        </w:rPr>
        <w:tab/>
      </w:r>
      <w:r w:rsidRPr="00814BC9">
        <w:rPr>
          <w:i/>
          <w:w w:val="110"/>
          <w:sz w:val="16"/>
          <w:lang w:val="en-GB"/>
          <w:rPrChange w:id="8197" w:author="Christian PIEDALLU" w:date="2023-02-06T09:53:00Z">
            <w:rPr>
              <w:i/>
              <w:w w:val="110"/>
              <w:sz w:val="16"/>
            </w:rPr>
          </w:rPrChange>
        </w:rPr>
        <w:t>Change</w:t>
      </w:r>
      <w:r w:rsidRPr="00814BC9">
        <w:rPr>
          <w:i/>
          <w:spacing w:val="21"/>
          <w:w w:val="110"/>
          <w:sz w:val="16"/>
          <w:lang w:val="en-GB"/>
          <w:rPrChange w:id="8198" w:author="Christian PIEDALLU" w:date="2023-02-06T09:53:00Z">
            <w:rPr>
              <w:i/>
              <w:spacing w:val="21"/>
              <w:w w:val="110"/>
              <w:sz w:val="16"/>
            </w:rPr>
          </w:rPrChange>
        </w:rPr>
        <w:t xml:space="preserve"> </w:t>
      </w:r>
      <w:r w:rsidRPr="00814BC9">
        <w:rPr>
          <w:i/>
          <w:w w:val="110"/>
          <w:sz w:val="16"/>
          <w:lang w:val="en-GB"/>
          <w:rPrChange w:id="8199" w:author="Christian PIEDALLU" w:date="2023-02-06T09:53:00Z">
            <w:rPr>
              <w:i/>
              <w:w w:val="110"/>
              <w:sz w:val="16"/>
            </w:rPr>
          </w:rPrChange>
        </w:rPr>
        <w:t>Biology</w:t>
      </w:r>
      <w:r w:rsidRPr="00814BC9">
        <w:rPr>
          <w:w w:val="110"/>
          <w:sz w:val="16"/>
          <w:lang w:val="en-GB"/>
          <w:rPrChange w:id="8200" w:author="Christian PIEDALLU" w:date="2023-02-06T09:53:00Z">
            <w:rPr>
              <w:w w:val="110"/>
              <w:sz w:val="16"/>
            </w:rPr>
          </w:rPrChange>
        </w:rPr>
        <w:t>,</w:t>
      </w:r>
      <w:r w:rsidRPr="00814BC9">
        <w:rPr>
          <w:spacing w:val="18"/>
          <w:w w:val="110"/>
          <w:sz w:val="16"/>
          <w:lang w:val="en-GB"/>
          <w:rPrChange w:id="8201" w:author="Christian PIEDALLU" w:date="2023-02-06T09:53:00Z">
            <w:rPr>
              <w:spacing w:val="18"/>
              <w:w w:val="110"/>
              <w:sz w:val="16"/>
            </w:rPr>
          </w:rPrChange>
        </w:rPr>
        <w:t xml:space="preserve"> </w:t>
      </w:r>
      <w:r w:rsidRPr="00814BC9">
        <w:rPr>
          <w:w w:val="110"/>
          <w:sz w:val="16"/>
          <w:lang w:val="en-GB"/>
          <w:rPrChange w:id="8202" w:author="Christian PIEDALLU" w:date="2023-02-06T09:53:00Z">
            <w:rPr>
              <w:w w:val="110"/>
              <w:sz w:val="16"/>
            </w:rPr>
          </w:rPrChange>
        </w:rPr>
        <w:t>27(11):2279–2297.</w:t>
      </w:r>
    </w:p>
    <w:p w14:paraId="27D3FC29" w14:textId="77777777" w:rsidR="00B177F5" w:rsidRPr="00814BC9" w:rsidRDefault="00B553DB">
      <w:pPr>
        <w:spacing w:line="189" w:lineRule="exact"/>
        <w:ind w:left="163"/>
        <w:rPr>
          <w:sz w:val="16"/>
          <w:lang w:val="en-GB"/>
          <w:rPrChange w:id="8203" w:author="Christian PIEDALLU" w:date="2023-02-06T09:53:00Z">
            <w:rPr>
              <w:sz w:val="16"/>
            </w:rPr>
          </w:rPrChange>
        </w:rPr>
      </w:pPr>
      <w:bookmarkStart w:id="8204" w:name="_bookmark21"/>
      <w:bookmarkEnd w:id="8204"/>
      <w:r w:rsidRPr="00814BC9">
        <w:rPr>
          <w:rFonts w:ascii="Trebuchet MS" w:hAnsi="Trebuchet MS"/>
          <w:sz w:val="10"/>
          <w:lang w:val="en-GB"/>
          <w:rPrChange w:id="8205" w:author="Christian PIEDALLU" w:date="2023-02-06T09:53:00Z">
            <w:rPr>
              <w:rFonts w:ascii="Trebuchet MS" w:hAnsi="Trebuchet MS"/>
              <w:sz w:val="10"/>
            </w:rPr>
          </w:rPrChange>
        </w:rPr>
        <w:t xml:space="preserve">356      </w:t>
      </w:r>
      <w:r w:rsidRPr="00814BC9">
        <w:rPr>
          <w:rFonts w:ascii="Trebuchet MS" w:hAnsi="Trebuchet MS"/>
          <w:spacing w:val="-12"/>
          <w:sz w:val="10"/>
          <w:lang w:val="en-GB"/>
          <w:rPrChange w:id="8206" w:author="Christian PIEDALLU" w:date="2023-02-06T09:53:00Z">
            <w:rPr>
              <w:rFonts w:ascii="Trebuchet MS" w:hAnsi="Trebuchet MS"/>
              <w:spacing w:val="-12"/>
              <w:sz w:val="10"/>
            </w:rPr>
          </w:rPrChange>
        </w:rPr>
        <w:t xml:space="preserve"> </w:t>
      </w:r>
      <w:r w:rsidRPr="00814BC9">
        <w:rPr>
          <w:w w:val="118"/>
          <w:sz w:val="16"/>
          <w:lang w:val="en-GB"/>
          <w:rPrChange w:id="8207" w:author="Christian PIEDALLU" w:date="2023-02-06T09:53:00Z">
            <w:rPr>
              <w:w w:val="118"/>
              <w:sz w:val="16"/>
            </w:rPr>
          </w:rPrChange>
        </w:rPr>
        <w:t>Del</w:t>
      </w:r>
      <w:r w:rsidRPr="00814BC9">
        <w:rPr>
          <w:spacing w:val="-10"/>
          <w:w w:val="118"/>
          <w:sz w:val="16"/>
          <w:lang w:val="en-GB"/>
          <w:rPrChange w:id="8208" w:author="Christian PIEDALLU" w:date="2023-02-06T09:53:00Z">
            <w:rPr>
              <w:spacing w:val="-10"/>
              <w:w w:val="118"/>
              <w:sz w:val="16"/>
            </w:rPr>
          </w:rPrChange>
        </w:rPr>
        <w:t>v</w:t>
      </w:r>
      <w:r w:rsidRPr="00814BC9">
        <w:rPr>
          <w:w w:val="116"/>
          <w:sz w:val="16"/>
          <w:lang w:val="en-GB"/>
          <w:rPrChange w:id="8209" w:author="Christian PIEDALLU" w:date="2023-02-06T09:53:00Z">
            <w:rPr>
              <w:w w:val="116"/>
              <w:sz w:val="16"/>
            </w:rPr>
          </w:rPrChange>
        </w:rPr>
        <w:t>aux,</w:t>
      </w:r>
      <w:r w:rsidRPr="00814BC9">
        <w:rPr>
          <w:sz w:val="16"/>
          <w:lang w:val="en-GB"/>
          <w:rPrChange w:id="8210" w:author="Christian PIEDALLU" w:date="2023-02-06T09:53:00Z">
            <w:rPr>
              <w:sz w:val="16"/>
            </w:rPr>
          </w:rPrChange>
        </w:rPr>
        <w:t xml:space="preserve"> </w:t>
      </w:r>
      <w:r w:rsidRPr="00814BC9">
        <w:rPr>
          <w:spacing w:val="-16"/>
          <w:sz w:val="16"/>
          <w:lang w:val="en-GB"/>
          <w:rPrChange w:id="8211" w:author="Christian PIEDALLU" w:date="2023-02-06T09:53:00Z">
            <w:rPr>
              <w:spacing w:val="-16"/>
              <w:sz w:val="16"/>
            </w:rPr>
          </w:rPrChange>
        </w:rPr>
        <w:t xml:space="preserve"> </w:t>
      </w:r>
      <w:r w:rsidRPr="00814BC9">
        <w:rPr>
          <w:w w:val="146"/>
          <w:sz w:val="16"/>
          <w:lang w:val="en-GB"/>
          <w:rPrChange w:id="8212" w:author="Christian PIEDALLU" w:date="2023-02-06T09:53:00Z">
            <w:rPr>
              <w:w w:val="146"/>
              <w:sz w:val="16"/>
            </w:rPr>
          </w:rPrChange>
        </w:rPr>
        <w:t>J.</w:t>
      </w:r>
      <w:r w:rsidRPr="00814BC9">
        <w:rPr>
          <w:sz w:val="16"/>
          <w:lang w:val="en-GB"/>
          <w:rPrChange w:id="8213" w:author="Christian PIEDALLU" w:date="2023-02-06T09:53:00Z">
            <w:rPr>
              <w:sz w:val="16"/>
            </w:rPr>
          </w:rPrChange>
        </w:rPr>
        <w:t xml:space="preserve"> </w:t>
      </w:r>
      <w:r w:rsidRPr="00814BC9">
        <w:rPr>
          <w:spacing w:val="-16"/>
          <w:sz w:val="16"/>
          <w:lang w:val="en-GB"/>
          <w:rPrChange w:id="8214" w:author="Christian PIEDALLU" w:date="2023-02-06T09:53:00Z">
            <w:rPr>
              <w:spacing w:val="-16"/>
              <w:sz w:val="16"/>
            </w:rPr>
          </w:rPrChange>
        </w:rPr>
        <w:t xml:space="preserve"> </w:t>
      </w:r>
      <w:r w:rsidRPr="00814BC9">
        <w:rPr>
          <w:w w:val="111"/>
          <w:sz w:val="16"/>
          <w:lang w:val="en-GB"/>
          <w:rPrChange w:id="8215" w:author="Christian PIEDALLU" w:date="2023-02-06T09:53:00Z">
            <w:rPr>
              <w:w w:val="111"/>
              <w:sz w:val="16"/>
            </w:rPr>
          </w:rPrChange>
        </w:rPr>
        <w:t>and</w:t>
      </w:r>
      <w:r w:rsidRPr="00814BC9">
        <w:rPr>
          <w:sz w:val="16"/>
          <w:lang w:val="en-GB"/>
          <w:rPrChange w:id="8216" w:author="Christian PIEDALLU" w:date="2023-02-06T09:53:00Z">
            <w:rPr>
              <w:sz w:val="16"/>
            </w:rPr>
          </w:rPrChange>
        </w:rPr>
        <w:t xml:space="preserve"> </w:t>
      </w:r>
      <w:r w:rsidRPr="00814BC9">
        <w:rPr>
          <w:spacing w:val="-16"/>
          <w:sz w:val="16"/>
          <w:lang w:val="en-GB"/>
          <w:rPrChange w:id="8217" w:author="Christian PIEDALLU" w:date="2023-02-06T09:53:00Z">
            <w:rPr>
              <w:spacing w:val="-16"/>
              <w:sz w:val="16"/>
            </w:rPr>
          </w:rPrChange>
        </w:rPr>
        <w:t xml:space="preserve"> </w:t>
      </w:r>
      <w:r w:rsidRPr="00814BC9">
        <w:rPr>
          <w:w w:val="117"/>
          <w:sz w:val="16"/>
          <w:lang w:val="en-GB"/>
          <w:rPrChange w:id="8218" w:author="Christian PIEDALLU" w:date="2023-02-06T09:53:00Z">
            <w:rPr>
              <w:w w:val="117"/>
              <w:sz w:val="16"/>
            </w:rPr>
          </w:rPrChange>
        </w:rPr>
        <w:t>Galoux,</w:t>
      </w:r>
      <w:r w:rsidRPr="00814BC9">
        <w:rPr>
          <w:sz w:val="16"/>
          <w:lang w:val="en-GB"/>
          <w:rPrChange w:id="8219" w:author="Christian PIEDALLU" w:date="2023-02-06T09:53:00Z">
            <w:rPr>
              <w:sz w:val="16"/>
            </w:rPr>
          </w:rPrChange>
        </w:rPr>
        <w:t xml:space="preserve"> </w:t>
      </w:r>
      <w:r w:rsidRPr="00814BC9">
        <w:rPr>
          <w:spacing w:val="-16"/>
          <w:sz w:val="16"/>
          <w:lang w:val="en-GB"/>
          <w:rPrChange w:id="8220" w:author="Christian PIEDALLU" w:date="2023-02-06T09:53:00Z">
            <w:rPr>
              <w:spacing w:val="-16"/>
              <w:sz w:val="16"/>
            </w:rPr>
          </w:rPrChange>
        </w:rPr>
        <w:t xml:space="preserve"> </w:t>
      </w:r>
      <w:r w:rsidRPr="00814BC9">
        <w:rPr>
          <w:w w:val="127"/>
          <w:sz w:val="16"/>
          <w:lang w:val="en-GB"/>
          <w:rPrChange w:id="8221" w:author="Christian PIEDALLU" w:date="2023-02-06T09:53:00Z">
            <w:rPr>
              <w:w w:val="127"/>
              <w:sz w:val="16"/>
            </w:rPr>
          </w:rPrChange>
        </w:rPr>
        <w:t>A.,</w:t>
      </w:r>
      <w:r w:rsidRPr="00814BC9">
        <w:rPr>
          <w:sz w:val="16"/>
          <w:lang w:val="en-GB"/>
          <w:rPrChange w:id="8222" w:author="Christian PIEDALLU" w:date="2023-02-06T09:53:00Z">
            <w:rPr>
              <w:sz w:val="16"/>
            </w:rPr>
          </w:rPrChange>
        </w:rPr>
        <w:t xml:space="preserve"> </w:t>
      </w:r>
      <w:r w:rsidRPr="00814BC9">
        <w:rPr>
          <w:spacing w:val="-16"/>
          <w:sz w:val="16"/>
          <w:lang w:val="en-GB"/>
          <w:rPrChange w:id="8223" w:author="Christian PIEDALLU" w:date="2023-02-06T09:53:00Z">
            <w:rPr>
              <w:spacing w:val="-16"/>
              <w:sz w:val="16"/>
            </w:rPr>
          </w:rPrChange>
        </w:rPr>
        <w:t xml:space="preserve"> </w:t>
      </w:r>
      <w:r w:rsidRPr="00814BC9">
        <w:rPr>
          <w:w w:val="105"/>
          <w:sz w:val="16"/>
          <w:lang w:val="en-GB"/>
          <w:rPrChange w:id="8224" w:author="Christian PIEDALLU" w:date="2023-02-06T09:53:00Z">
            <w:rPr>
              <w:w w:val="105"/>
              <w:sz w:val="16"/>
            </w:rPr>
          </w:rPrChange>
        </w:rPr>
        <w:t>1962.</w:t>
      </w:r>
      <w:r w:rsidRPr="00814BC9">
        <w:rPr>
          <w:sz w:val="16"/>
          <w:lang w:val="en-GB"/>
          <w:rPrChange w:id="8225" w:author="Christian PIEDALLU" w:date="2023-02-06T09:53:00Z">
            <w:rPr>
              <w:sz w:val="16"/>
            </w:rPr>
          </w:rPrChange>
        </w:rPr>
        <w:t xml:space="preserve"> </w:t>
      </w:r>
      <w:r w:rsidRPr="00814BC9">
        <w:rPr>
          <w:spacing w:val="2"/>
          <w:sz w:val="16"/>
          <w:lang w:val="en-GB"/>
          <w:rPrChange w:id="8226" w:author="Christian PIEDALLU" w:date="2023-02-06T09:53:00Z">
            <w:rPr>
              <w:spacing w:val="2"/>
              <w:sz w:val="16"/>
            </w:rPr>
          </w:rPrChange>
        </w:rPr>
        <w:t xml:space="preserve"> </w:t>
      </w:r>
      <w:r w:rsidRPr="00814BC9">
        <w:rPr>
          <w:i/>
          <w:spacing w:val="-9"/>
          <w:w w:val="159"/>
          <w:sz w:val="16"/>
          <w:lang w:val="en-GB"/>
          <w:rPrChange w:id="8227" w:author="Christian PIEDALLU" w:date="2023-02-06T09:53:00Z">
            <w:rPr>
              <w:i/>
              <w:spacing w:val="-9"/>
              <w:w w:val="159"/>
              <w:sz w:val="16"/>
            </w:rPr>
          </w:rPrChange>
        </w:rPr>
        <w:t>L</w:t>
      </w:r>
      <w:r w:rsidRPr="00814BC9">
        <w:rPr>
          <w:i/>
          <w:w w:val="107"/>
          <w:sz w:val="16"/>
          <w:lang w:val="en-GB"/>
          <w:rPrChange w:id="8228" w:author="Christian PIEDALLU" w:date="2023-02-06T09:53:00Z">
            <w:rPr>
              <w:i/>
              <w:w w:val="107"/>
              <w:sz w:val="16"/>
            </w:rPr>
          </w:rPrChange>
        </w:rPr>
        <w:t>es</w:t>
      </w:r>
      <w:r w:rsidRPr="00814BC9">
        <w:rPr>
          <w:i/>
          <w:sz w:val="16"/>
          <w:lang w:val="en-GB"/>
          <w:rPrChange w:id="8229" w:author="Christian PIEDALLU" w:date="2023-02-06T09:53:00Z">
            <w:rPr>
              <w:i/>
              <w:sz w:val="16"/>
            </w:rPr>
          </w:rPrChange>
        </w:rPr>
        <w:t xml:space="preserve"> </w:t>
      </w:r>
      <w:r w:rsidRPr="00814BC9">
        <w:rPr>
          <w:i/>
          <w:spacing w:val="-11"/>
          <w:sz w:val="16"/>
          <w:lang w:val="en-GB"/>
          <w:rPrChange w:id="8230" w:author="Christian PIEDALLU" w:date="2023-02-06T09:53:00Z">
            <w:rPr>
              <w:i/>
              <w:spacing w:val="-11"/>
              <w:sz w:val="16"/>
            </w:rPr>
          </w:rPrChange>
        </w:rPr>
        <w:t xml:space="preserve"> </w:t>
      </w:r>
      <w:r w:rsidRPr="00814BC9">
        <w:rPr>
          <w:i/>
          <w:w w:val="119"/>
          <w:sz w:val="16"/>
          <w:lang w:val="en-GB"/>
          <w:rPrChange w:id="8231" w:author="Christian PIEDALLU" w:date="2023-02-06T09:53:00Z">
            <w:rPr>
              <w:i/>
              <w:w w:val="119"/>
              <w:sz w:val="16"/>
            </w:rPr>
          </w:rPrChange>
        </w:rPr>
        <w:t>territoi</w:t>
      </w:r>
      <w:r w:rsidRPr="00814BC9">
        <w:rPr>
          <w:i/>
          <w:spacing w:val="-9"/>
          <w:w w:val="119"/>
          <w:sz w:val="16"/>
          <w:lang w:val="en-GB"/>
          <w:rPrChange w:id="8232" w:author="Christian PIEDALLU" w:date="2023-02-06T09:53:00Z">
            <w:rPr>
              <w:i/>
              <w:spacing w:val="-9"/>
              <w:w w:val="119"/>
              <w:sz w:val="16"/>
            </w:rPr>
          </w:rPrChange>
        </w:rPr>
        <w:t>r</w:t>
      </w:r>
      <w:r w:rsidRPr="00814BC9">
        <w:rPr>
          <w:i/>
          <w:w w:val="107"/>
          <w:sz w:val="16"/>
          <w:lang w:val="en-GB"/>
          <w:rPrChange w:id="8233" w:author="Christian PIEDALLU" w:date="2023-02-06T09:53:00Z">
            <w:rPr>
              <w:i/>
              <w:w w:val="107"/>
              <w:sz w:val="16"/>
            </w:rPr>
          </w:rPrChange>
        </w:rPr>
        <w:t>es</w:t>
      </w:r>
      <w:r w:rsidRPr="00814BC9">
        <w:rPr>
          <w:i/>
          <w:sz w:val="16"/>
          <w:lang w:val="en-GB"/>
          <w:rPrChange w:id="8234" w:author="Christian PIEDALLU" w:date="2023-02-06T09:53:00Z">
            <w:rPr>
              <w:i/>
              <w:sz w:val="16"/>
            </w:rPr>
          </w:rPrChange>
        </w:rPr>
        <w:t xml:space="preserve"> </w:t>
      </w:r>
      <w:r w:rsidRPr="00814BC9">
        <w:rPr>
          <w:i/>
          <w:spacing w:val="-16"/>
          <w:sz w:val="16"/>
          <w:lang w:val="en-GB"/>
          <w:rPrChange w:id="8235" w:author="Christian PIEDALLU" w:date="2023-02-06T09:53:00Z">
            <w:rPr>
              <w:i/>
              <w:spacing w:val="-16"/>
              <w:sz w:val="16"/>
            </w:rPr>
          </w:rPrChange>
        </w:rPr>
        <w:t xml:space="preserve"> </w:t>
      </w:r>
      <w:r w:rsidRPr="00814BC9">
        <w:rPr>
          <w:i/>
          <w:spacing w:val="-84"/>
          <w:w w:val="186"/>
          <w:sz w:val="16"/>
          <w:lang w:val="en-GB"/>
          <w:rPrChange w:id="8236" w:author="Christian PIEDALLU" w:date="2023-02-06T09:53:00Z">
            <w:rPr>
              <w:i/>
              <w:spacing w:val="-84"/>
              <w:w w:val="186"/>
              <w:sz w:val="16"/>
            </w:rPr>
          </w:rPrChange>
        </w:rPr>
        <w:t>´</w:t>
      </w:r>
      <w:r w:rsidRPr="00814BC9">
        <w:rPr>
          <w:i/>
          <w:w w:val="109"/>
          <w:sz w:val="16"/>
          <w:lang w:val="en-GB"/>
          <w:rPrChange w:id="8237" w:author="Christian PIEDALLU" w:date="2023-02-06T09:53:00Z">
            <w:rPr>
              <w:i/>
              <w:w w:val="109"/>
              <w:sz w:val="16"/>
            </w:rPr>
          </w:rPrChange>
        </w:rPr>
        <w:t>e</w:t>
      </w:r>
      <w:r w:rsidRPr="00814BC9">
        <w:rPr>
          <w:i/>
          <w:spacing w:val="-9"/>
          <w:w w:val="109"/>
          <w:sz w:val="16"/>
          <w:lang w:val="en-GB"/>
          <w:rPrChange w:id="8238" w:author="Christian PIEDALLU" w:date="2023-02-06T09:53:00Z">
            <w:rPr>
              <w:i/>
              <w:spacing w:val="-9"/>
              <w:w w:val="109"/>
              <w:sz w:val="16"/>
            </w:rPr>
          </w:rPrChange>
        </w:rPr>
        <w:t>c</w:t>
      </w:r>
      <w:r w:rsidRPr="00814BC9">
        <w:rPr>
          <w:i/>
          <w:w w:val="108"/>
          <w:sz w:val="16"/>
          <w:lang w:val="en-GB"/>
          <w:rPrChange w:id="8239" w:author="Christian PIEDALLU" w:date="2023-02-06T09:53:00Z">
            <w:rPr>
              <w:i/>
              <w:w w:val="108"/>
              <w:sz w:val="16"/>
            </w:rPr>
          </w:rPrChange>
        </w:rPr>
        <w:t>ol</w:t>
      </w:r>
      <w:r w:rsidRPr="00814BC9">
        <w:rPr>
          <w:i/>
          <w:spacing w:val="-9"/>
          <w:w w:val="108"/>
          <w:sz w:val="16"/>
          <w:lang w:val="en-GB"/>
          <w:rPrChange w:id="8240" w:author="Christian PIEDALLU" w:date="2023-02-06T09:53:00Z">
            <w:rPr>
              <w:i/>
              <w:spacing w:val="-9"/>
              <w:w w:val="108"/>
              <w:sz w:val="16"/>
            </w:rPr>
          </w:rPrChange>
        </w:rPr>
        <w:t>o</w:t>
      </w:r>
      <w:r w:rsidRPr="00814BC9">
        <w:rPr>
          <w:i/>
          <w:w w:val="106"/>
          <w:sz w:val="16"/>
          <w:lang w:val="en-GB"/>
          <w:rPrChange w:id="8241" w:author="Christian PIEDALLU" w:date="2023-02-06T09:53:00Z">
            <w:rPr>
              <w:i/>
              <w:w w:val="106"/>
              <w:sz w:val="16"/>
            </w:rPr>
          </w:rPrChange>
        </w:rPr>
        <w:t>giques</w:t>
      </w:r>
      <w:r w:rsidRPr="00814BC9">
        <w:rPr>
          <w:i/>
          <w:sz w:val="16"/>
          <w:lang w:val="en-GB"/>
          <w:rPrChange w:id="8242" w:author="Christian PIEDALLU" w:date="2023-02-06T09:53:00Z">
            <w:rPr>
              <w:i/>
              <w:sz w:val="16"/>
            </w:rPr>
          </w:rPrChange>
        </w:rPr>
        <w:t xml:space="preserve"> </w:t>
      </w:r>
      <w:r w:rsidRPr="00814BC9">
        <w:rPr>
          <w:i/>
          <w:spacing w:val="-11"/>
          <w:sz w:val="16"/>
          <w:lang w:val="en-GB"/>
          <w:rPrChange w:id="8243" w:author="Christian PIEDALLU" w:date="2023-02-06T09:53:00Z">
            <w:rPr>
              <w:i/>
              <w:spacing w:val="-11"/>
              <w:sz w:val="16"/>
            </w:rPr>
          </w:rPrChange>
        </w:rPr>
        <w:t xml:space="preserve"> </w:t>
      </w:r>
      <w:r w:rsidRPr="00814BC9">
        <w:rPr>
          <w:i/>
          <w:w w:val="108"/>
          <w:sz w:val="16"/>
          <w:lang w:val="en-GB"/>
          <w:rPrChange w:id="8244" w:author="Christian PIEDALLU" w:date="2023-02-06T09:53:00Z">
            <w:rPr>
              <w:i/>
              <w:w w:val="108"/>
              <w:sz w:val="16"/>
            </w:rPr>
          </w:rPrChange>
        </w:rPr>
        <w:t>du</w:t>
      </w:r>
      <w:r w:rsidRPr="00814BC9">
        <w:rPr>
          <w:i/>
          <w:sz w:val="16"/>
          <w:lang w:val="en-GB"/>
          <w:rPrChange w:id="8245" w:author="Christian PIEDALLU" w:date="2023-02-06T09:53:00Z">
            <w:rPr>
              <w:i/>
              <w:sz w:val="16"/>
            </w:rPr>
          </w:rPrChange>
        </w:rPr>
        <w:t xml:space="preserve"> </w:t>
      </w:r>
      <w:r w:rsidRPr="00814BC9">
        <w:rPr>
          <w:i/>
          <w:spacing w:val="-12"/>
          <w:sz w:val="16"/>
          <w:lang w:val="en-GB"/>
          <w:rPrChange w:id="8246" w:author="Christian PIEDALLU" w:date="2023-02-06T09:53:00Z">
            <w:rPr>
              <w:i/>
              <w:spacing w:val="-12"/>
              <w:sz w:val="16"/>
            </w:rPr>
          </w:rPrChange>
        </w:rPr>
        <w:t xml:space="preserve"> </w:t>
      </w:r>
      <w:r w:rsidRPr="00814BC9">
        <w:rPr>
          <w:i/>
          <w:w w:val="120"/>
          <w:sz w:val="16"/>
          <w:lang w:val="en-GB"/>
          <w:rPrChange w:id="8247" w:author="Christian PIEDALLU" w:date="2023-02-06T09:53:00Z">
            <w:rPr>
              <w:i/>
              <w:w w:val="120"/>
              <w:sz w:val="16"/>
            </w:rPr>
          </w:rPrChange>
        </w:rPr>
        <w:t>Sud-Est</w:t>
      </w:r>
      <w:r w:rsidRPr="00814BC9">
        <w:rPr>
          <w:i/>
          <w:sz w:val="16"/>
          <w:lang w:val="en-GB"/>
          <w:rPrChange w:id="8248" w:author="Christian PIEDALLU" w:date="2023-02-06T09:53:00Z">
            <w:rPr>
              <w:i/>
              <w:sz w:val="16"/>
            </w:rPr>
          </w:rPrChange>
        </w:rPr>
        <w:t xml:space="preserve"> </w:t>
      </w:r>
      <w:r w:rsidRPr="00814BC9">
        <w:rPr>
          <w:i/>
          <w:spacing w:val="-12"/>
          <w:sz w:val="16"/>
          <w:lang w:val="en-GB"/>
          <w:rPrChange w:id="8249" w:author="Christian PIEDALLU" w:date="2023-02-06T09:53:00Z">
            <w:rPr>
              <w:i/>
              <w:spacing w:val="-12"/>
              <w:sz w:val="16"/>
            </w:rPr>
          </w:rPrChange>
        </w:rPr>
        <w:t xml:space="preserve"> </w:t>
      </w:r>
      <w:r w:rsidRPr="00814BC9">
        <w:rPr>
          <w:i/>
          <w:spacing w:val="-9"/>
          <w:w w:val="95"/>
          <w:sz w:val="16"/>
          <w:lang w:val="en-GB"/>
          <w:rPrChange w:id="8250" w:author="Christian PIEDALLU" w:date="2023-02-06T09:53:00Z">
            <w:rPr>
              <w:i/>
              <w:spacing w:val="-9"/>
              <w:w w:val="95"/>
              <w:sz w:val="16"/>
            </w:rPr>
          </w:rPrChange>
        </w:rPr>
        <w:t>b</w:t>
      </w:r>
      <w:r w:rsidRPr="00814BC9">
        <w:rPr>
          <w:i/>
          <w:w w:val="102"/>
          <w:sz w:val="16"/>
          <w:lang w:val="en-GB"/>
          <w:rPrChange w:id="8251" w:author="Christian PIEDALLU" w:date="2023-02-06T09:53:00Z">
            <w:rPr>
              <w:i/>
              <w:w w:val="102"/>
              <w:sz w:val="16"/>
            </w:rPr>
          </w:rPrChange>
        </w:rPr>
        <w:t>elg</w:t>
      </w:r>
      <w:r w:rsidRPr="00814BC9">
        <w:rPr>
          <w:i/>
          <w:spacing w:val="-1"/>
          <w:w w:val="102"/>
          <w:sz w:val="16"/>
          <w:lang w:val="en-GB"/>
          <w:rPrChange w:id="8252" w:author="Christian PIEDALLU" w:date="2023-02-06T09:53:00Z">
            <w:rPr>
              <w:i/>
              <w:spacing w:val="-1"/>
              <w:w w:val="102"/>
              <w:sz w:val="16"/>
            </w:rPr>
          </w:rPrChange>
        </w:rPr>
        <w:t>e</w:t>
      </w:r>
      <w:r w:rsidRPr="00814BC9">
        <w:rPr>
          <w:w w:val="116"/>
          <w:sz w:val="16"/>
          <w:lang w:val="en-GB"/>
          <w:rPrChange w:id="8253" w:author="Christian PIEDALLU" w:date="2023-02-06T09:53:00Z">
            <w:rPr>
              <w:w w:val="116"/>
              <w:sz w:val="16"/>
            </w:rPr>
          </w:rPrChange>
        </w:rPr>
        <w:t>.</w:t>
      </w:r>
      <w:r w:rsidRPr="00814BC9">
        <w:rPr>
          <w:sz w:val="16"/>
          <w:lang w:val="en-GB"/>
          <w:rPrChange w:id="8254" w:author="Christian PIEDALLU" w:date="2023-02-06T09:53:00Z">
            <w:rPr>
              <w:sz w:val="16"/>
            </w:rPr>
          </w:rPrChange>
        </w:rPr>
        <w:t xml:space="preserve"> </w:t>
      </w:r>
      <w:r w:rsidRPr="00814BC9">
        <w:rPr>
          <w:spacing w:val="2"/>
          <w:sz w:val="16"/>
          <w:lang w:val="en-GB"/>
          <w:rPrChange w:id="8255" w:author="Christian PIEDALLU" w:date="2023-02-06T09:53:00Z">
            <w:rPr>
              <w:spacing w:val="2"/>
              <w:sz w:val="16"/>
            </w:rPr>
          </w:rPrChange>
        </w:rPr>
        <w:t xml:space="preserve"> </w:t>
      </w:r>
      <w:r w:rsidRPr="00814BC9">
        <w:rPr>
          <w:w w:val="117"/>
          <w:sz w:val="16"/>
          <w:lang w:val="en-GB"/>
          <w:rPrChange w:id="8256" w:author="Christian PIEDALLU" w:date="2023-02-06T09:53:00Z">
            <w:rPr>
              <w:w w:val="117"/>
              <w:sz w:val="16"/>
            </w:rPr>
          </w:rPrChange>
        </w:rPr>
        <w:t>Ce</w:t>
      </w:r>
      <w:r w:rsidRPr="00814BC9">
        <w:rPr>
          <w:spacing w:val="-5"/>
          <w:w w:val="117"/>
          <w:sz w:val="16"/>
          <w:lang w:val="en-GB"/>
          <w:rPrChange w:id="8257" w:author="Christian PIEDALLU" w:date="2023-02-06T09:53:00Z">
            <w:rPr>
              <w:spacing w:val="-5"/>
              <w:w w:val="117"/>
              <w:sz w:val="16"/>
            </w:rPr>
          </w:rPrChange>
        </w:rPr>
        <w:t>n</w:t>
      </w:r>
      <w:r w:rsidRPr="00814BC9">
        <w:rPr>
          <w:w w:val="109"/>
          <w:sz w:val="16"/>
          <w:lang w:val="en-GB"/>
          <w:rPrChange w:id="8258" w:author="Christian PIEDALLU" w:date="2023-02-06T09:53:00Z">
            <w:rPr>
              <w:w w:val="109"/>
              <w:sz w:val="16"/>
            </w:rPr>
          </w:rPrChange>
        </w:rPr>
        <w:t>tre</w:t>
      </w:r>
      <w:r w:rsidRPr="00814BC9">
        <w:rPr>
          <w:sz w:val="16"/>
          <w:lang w:val="en-GB"/>
          <w:rPrChange w:id="8259" w:author="Christian PIEDALLU" w:date="2023-02-06T09:53:00Z">
            <w:rPr>
              <w:sz w:val="16"/>
            </w:rPr>
          </w:rPrChange>
        </w:rPr>
        <w:t xml:space="preserve"> </w:t>
      </w:r>
      <w:r w:rsidRPr="00814BC9">
        <w:rPr>
          <w:spacing w:val="-16"/>
          <w:sz w:val="16"/>
          <w:lang w:val="en-GB"/>
          <w:rPrChange w:id="8260" w:author="Christian PIEDALLU" w:date="2023-02-06T09:53:00Z">
            <w:rPr>
              <w:spacing w:val="-16"/>
              <w:sz w:val="16"/>
            </w:rPr>
          </w:rPrChange>
        </w:rPr>
        <w:t xml:space="preserve"> </w:t>
      </w:r>
      <w:r w:rsidRPr="00814BC9">
        <w:rPr>
          <w:w w:val="113"/>
          <w:sz w:val="16"/>
          <w:lang w:val="en-GB"/>
          <w:rPrChange w:id="8261" w:author="Christian PIEDALLU" w:date="2023-02-06T09:53:00Z">
            <w:rPr>
              <w:w w:val="113"/>
              <w:sz w:val="16"/>
            </w:rPr>
          </w:rPrChange>
        </w:rPr>
        <w:t>d</w:t>
      </w:r>
      <w:r w:rsidRPr="00814BC9">
        <w:rPr>
          <w:spacing w:val="-5"/>
          <w:w w:val="113"/>
          <w:sz w:val="16"/>
          <w:lang w:val="en-GB"/>
          <w:rPrChange w:id="8262" w:author="Christian PIEDALLU" w:date="2023-02-06T09:53:00Z">
            <w:rPr>
              <w:spacing w:val="-5"/>
              <w:w w:val="113"/>
              <w:sz w:val="16"/>
            </w:rPr>
          </w:rPrChange>
        </w:rPr>
        <w:t>’</w:t>
      </w:r>
      <w:r w:rsidRPr="00814BC9">
        <w:rPr>
          <w:spacing w:val="-80"/>
          <w:w w:val="181"/>
          <w:sz w:val="16"/>
          <w:lang w:val="en-GB"/>
          <w:rPrChange w:id="8263" w:author="Christian PIEDALLU" w:date="2023-02-06T09:53:00Z">
            <w:rPr>
              <w:spacing w:val="-80"/>
              <w:w w:val="181"/>
              <w:sz w:val="16"/>
            </w:rPr>
          </w:rPrChange>
        </w:rPr>
        <w:t>´</w:t>
      </w:r>
      <w:r w:rsidRPr="00814BC9">
        <w:rPr>
          <w:w w:val="105"/>
          <w:sz w:val="16"/>
          <w:lang w:val="en-GB"/>
          <w:rPrChange w:id="8264" w:author="Christian PIEDALLU" w:date="2023-02-06T09:53:00Z">
            <w:rPr>
              <w:w w:val="105"/>
              <w:sz w:val="16"/>
            </w:rPr>
          </w:rPrChange>
        </w:rPr>
        <w:t>ecolo</w:t>
      </w:r>
      <w:r w:rsidRPr="00814BC9">
        <w:rPr>
          <w:spacing w:val="-1"/>
          <w:w w:val="105"/>
          <w:sz w:val="16"/>
          <w:lang w:val="en-GB"/>
          <w:rPrChange w:id="8265" w:author="Christian PIEDALLU" w:date="2023-02-06T09:53:00Z">
            <w:rPr>
              <w:spacing w:val="-1"/>
              <w:w w:val="105"/>
              <w:sz w:val="16"/>
            </w:rPr>
          </w:rPrChange>
        </w:rPr>
        <w:t>g</w:t>
      </w:r>
      <w:r w:rsidRPr="00814BC9">
        <w:rPr>
          <w:w w:val="128"/>
          <w:sz w:val="16"/>
          <w:lang w:val="en-GB"/>
          <w:rPrChange w:id="8266" w:author="Christian PIEDALLU" w:date="2023-02-06T09:53:00Z">
            <w:rPr>
              <w:w w:val="128"/>
              <w:sz w:val="16"/>
            </w:rPr>
          </w:rPrChange>
        </w:rPr>
        <w:t>i</w:t>
      </w:r>
      <w:r w:rsidRPr="00814BC9">
        <w:rPr>
          <w:w w:val="94"/>
          <w:sz w:val="16"/>
          <w:lang w:val="en-GB"/>
          <w:rPrChange w:id="8267" w:author="Christian PIEDALLU" w:date="2023-02-06T09:53:00Z">
            <w:rPr>
              <w:w w:val="94"/>
              <w:sz w:val="16"/>
            </w:rPr>
          </w:rPrChange>
        </w:rPr>
        <w:t>e</w:t>
      </w:r>
      <w:r w:rsidRPr="00814BC9">
        <w:rPr>
          <w:sz w:val="16"/>
          <w:lang w:val="en-GB"/>
          <w:rPrChange w:id="8268" w:author="Christian PIEDALLU" w:date="2023-02-06T09:53:00Z">
            <w:rPr>
              <w:sz w:val="16"/>
            </w:rPr>
          </w:rPrChange>
        </w:rPr>
        <w:t xml:space="preserve"> </w:t>
      </w:r>
      <w:r w:rsidRPr="00814BC9">
        <w:rPr>
          <w:spacing w:val="-16"/>
          <w:sz w:val="16"/>
          <w:lang w:val="en-GB"/>
          <w:rPrChange w:id="8269" w:author="Christian PIEDALLU" w:date="2023-02-06T09:53:00Z">
            <w:rPr>
              <w:spacing w:val="-16"/>
              <w:sz w:val="16"/>
            </w:rPr>
          </w:rPrChange>
        </w:rPr>
        <w:t xml:space="preserve"> </w:t>
      </w:r>
      <w:r w:rsidRPr="00814BC9">
        <w:rPr>
          <w:spacing w:val="-5"/>
          <w:w w:val="112"/>
          <w:sz w:val="16"/>
          <w:lang w:val="en-GB"/>
          <w:rPrChange w:id="8270" w:author="Christian PIEDALLU" w:date="2023-02-06T09:53:00Z">
            <w:rPr>
              <w:spacing w:val="-5"/>
              <w:w w:val="112"/>
              <w:sz w:val="16"/>
            </w:rPr>
          </w:rPrChange>
        </w:rPr>
        <w:t>g</w:t>
      </w:r>
      <w:r w:rsidRPr="00814BC9">
        <w:rPr>
          <w:spacing w:val="-80"/>
          <w:w w:val="181"/>
          <w:sz w:val="16"/>
          <w:lang w:val="en-GB"/>
          <w:rPrChange w:id="8271" w:author="Christian PIEDALLU" w:date="2023-02-06T09:53:00Z">
            <w:rPr>
              <w:spacing w:val="-80"/>
              <w:w w:val="181"/>
              <w:sz w:val="16"/>
            </w:rPr>
          </w:rPrChange>
        </w:rPr>
        <w:t>´</w:t>
      </w:r>
      <w:r w:rsidRPr="00814BC9">
        <w:rPr>
          <w:w w:val="103"/>
          <w:sz w:val="16"/>
          <w:lang w:val="en-GB"/>
          <w:rPrChange w:id="8272" w:author="Christian PIEDALLU" w:date="2023-02-06T09:53:00Z">
            <w:rPr>
              <w:w w:val="103"/>
              <w:sz w:val="16"/>
            </w:rPr>
          </w:rPrChange>
        </w:rPr>
        <w:t>e</w:t>
      </w:r>
      <w:r w:rsidRPr="00814BC9">
        <w:rPr>
          <w:spacing w:val="-5"/>
          <w:w w:val="103"/>
          <w:sz w:val="16"/>
          <w:lang w:val="en-GB"/>
          <w:rPrChange w:id="8273" w:author="Christian PIEDALLU" w:date="2023-02-06T09:53:00Z">
            <w:rPr>
              <w:spacing w:val="-5"/>
              <w:w w:val="103"/>
              <w:sz w:val="16"/>
            </w:rPr>
          </w:rPrChange>
        </w:rPr>
        <w:t>n</w:t>
      </w:r>
      <w:r w:rsidRPr="00814BC9">
        <w:rPr>
          <w:spacing w:val="-80"/>
          <w:w w:val="181"/>
          <w:sz w:val="16"/>
          <w:lang w:val="en-GB"/>
          <w:rPrChange w:id="8274" w:author="Christian PIEDALLU" w:date="2023-02-06T09:53:00Z">
            <w:rPr>
              <w:spacing w:val="-80"/>
              <w:w w:val="181"/>
              <w:sz w:val="16"/>
            </w:rPr>
          </w:rPrChange>
        </w:rPr>
        <w:t>´</w:t>
      </w:r>
      <w:r w:rsidRPr="00814BC9">
        <w:rPr>
          <w:w w:val="107"/>
          <w:sz w:val="16"/>
          <w:lang w:val="en-GB"/>
          <w:rPrChange w:id="8275" w:author="Christian PIEDALLU" w:date="2023-02-06T09:53:00Z">
            <w:rPr>
              <w:w w:val="107"/>
              <w:sz w:val="16"/>
            </w:rPr>
          </w:rPrChange>
        </w:rPr>
        <w:t>erale.</w:t>
      </w:r>
    </w:p>
    <w:p w14:paraId="0A7D83D8" w14:textId="77777777" w:rsidR="00B177F5" w:rsidRPr="00814BC9" w:rsidRDefault="00B553DB">
      <w:pPr>
        <w:spacing w:line="189" w:lineRule="exact"/>
        <w:ind w:left="163"/>
        <w:rPr>
          <w:sz w:val="16"/>
          <w:lang w:val="en-GB"/>
          <w:rPrChange w:id="8276" w:author="Christian PIEDALLU" w:date="2023-02-06T09:53:00Z">
            <w:rPr>
              <w:sz w:val="16"/>
            </w:rPr>
          </w:rPrChange>
        </w:rPr>
      </w:pPr>
      <w:r w:rsidRPr="00814BC9">
        <w:rPr>
          <w:rFonts w:ascii="Trebuchet MS"/>
          <w:sz w:val="10"/>
          <w:lang w:val="en-GB"/>
          <w:rPrChange w:id="8277" w:author="Christian PIEDALLU" w:date="2023-02-06T09:53:00Z">
            <w:rPr>
              <w:rFonts w:ascii="Trebuchet MS"/>
              <w:sz w:val="10"/>
            </w:rPr>
          </w:rPrChange>
        </w:rPr>
        <w:t xml:space="preserve">357     </w:t>
      </w:r>
      <w:r w:rsidRPr="00814BC9">
        <w:rPr>
          <w:rFonts w:ascii="Trebuchet MS"/>
          <w:spacing w:val="19"/>
          <w:sz w:val="10"/>
          <w:lang w:val="en-GB"/>
          <w:rPrChange w:id="8278" w:author="Christian PIEDALLU" w:date="2023-02-06T09:53:00Z">
            <w:rPr>
              <w:rFonts w:ascii="Trebuchet MS"/>
              <w:spacing w:val="19"/>
              <w:sz w:val="10"/>
            </w:rPr>
          </w:rPrChange>
        </w:rPr>
        <w:t xml:space="preserve"> </w:t>
      </w:r>
      <w:r w:rsidRPr="00814BC9">
        <w:rPr>
          <w:w w:val="120"/>
          <w:sz w:val="16"/>
          <w:lang w:val="en-GB"/>
          <w:rPrChange w:id="8279" w:author="Christian PIEDALLU" w:date="2023-02-06T09:53:00Z">
            <w:rPr>
              <w:w w:val="120"/>
              <w:sz w:val="16"/>
            </w:rPr>
          </w:rPrChange>
        </w:rPr>
        <w:t>Dutrieux,</w:t>
      </w:r>
      <w:r w:rsidRPr="00814BC9">
        <w:rPr>
          <w:spacing w:val="8"/>
          <w:w w:val="120"/>
          <w:sz w:val="16"/>
          <w:lang w:val="en-GB"/>
          <w:rPrChange w:id="8280" w:author="Christian PIEDALLU" w:date="2023-02-06T09:53:00Z">
            <w:rPr>
              <w:spacing w:val="8"/>
              <w:w w:val="120"/>
              <w:sz w:val="16"/>
            </w:rPr>
          </w:rPrChange>
        </w:rPr>
        <w:t xml:space="preserve"> </w:t>
      </w:r>
      <w:r w:rsidRPr="00814BC9">
        <w:rPr>
          <w:w w:val="120"/>
          <w:sz w:val="16"/>
          <w:lang w:val="en-GB"/>
          <w:rPrChange w:id="8281" w:author="Christian PIEDALLU" w:date="2023-02-06T09:53:00Z">
            <w:rPr>
              <w:w w:val="120"/>
              <w:sz w:val="16"/>
            </w:rPr>
          </w:rPrChange>
        </w:rPr>
        <w:t>R.,</w:t>
      </w:r>
      <w:r w:rsidRPr="00814BC9">
        <w:rPr>
          <w:spacing w:val="7"/>
          <w:w w:val="120"/>
          <w:sz w:val="16"/>
          <w:lang w:val="en-GB"/>
          <w:rPrChange w:id="8282" w:author="Christian PIEDALLU" w:date="2023-02-06T09:53:00Z">
            <w:rPr>
              <w:spacing w:val="7"/>
              <w:w w:val="120"/>
              <w:sz w:val="16"/>
            </w:rPr>
          </w:rPrChange>
        </w:rPr>
        <w:t xml:space="preserve"> </w:t>
      </w:r>
      <w:r w:rsidRPr="00814BC9">
        <w:rPr>
          <w:w w:val="120"/>
          <w:sz w:val="16"/>
          <w:lang w:val="en-GB"/>
          <w:rPrChange w:id="8283" w:author="Christian PIEDALLU" w:date="2023-02-06T09:53:00Z">
            <w:rPr>
              <w:w w:val="120"/>
              <w:sz w:val="16"/>
            </w:rPr>
          </w:rPrChange>
        </w:rPr>
        <w:t>Feret,</w:t>
      </w:r>
      <w:r w:rsidRPr="00814BC9">
        <w:rPr>
          <w:spacing w:val="7"/>
          <w:w w:val="120"/>
          <w:sz w:val="16"/>
          <w:lang w:val="en-GB"/>
          <w:rPrChange w:id="8284" w:author="Christian PIEDALLU" w:date="2023-02-06T09:53:00Z">
            <w:rPr>
              <w:spacing w:val="7"/>
              <w:w w:val="120"/>
              <w:sz w:val="16"/>
            </w:rPr>
          </w:rPrChange>
        </w:rPr>
        <w:t xml:space="preserve"> </w:t>
      </w:r>
      <w:r w:rsidRPr="00814BC9">
        <w:rPr>
          <w:w w:val="120"/>
          <w:sz w:val="16"/>
          <w:lang w:val="en-GB"/>
          <w:rPrChange w:id="8285" w:author="Christian PIEDALLU" w:date="2023-02-06T09:53:00Z">
            <w:rPr>
              <w:w w:val="120"/>
              <w:sz w:val="16"/>
            </w:rPr>
          </w:rPrChange>
        </w:rPr>
        <w:t>J.-B.,</w:t>
      </w:r>
      <w:r w:rsidRPr="00814BC9">
        <w:rPr>
          <w:spacing w:val="8"/>
          <w:w w:val="120"/>
          <w:sz w:val="16"/>
          <w:lang w:val="en-GB"/>
          <w:rPrChange w:id="8286" w:author="Christian PIEDALLU" w:date="2023-02-06T09:53:00Z">
            <w:rPr>
              <w:spacing w:val="8"/>
              <w:w w:val="120"/>
              <w:sz w:val="16"/>
            </w:rPr>
          </w:rPrChange>
        </w:rPr>
        <w:t xml:space="preserve"> </w:t>
      </w:r>
      <w:r w:rsidRPr="00814BC9">
        <w:rPr>
          <w:w w:val="120"/>
          <w:sz w:val="16"/>
          <w:lang w:val="en-GB"/>
          <w:rPrChange w:id="8287" w:author="Christian PIEDALLU" w:date="2023-02-06T09:53:00Z">
            <w:rPr>
              <w:w w:val="120"/>
              <w:sz w:val="16"/>
            </w:rPr>
          </w:rPrChange>
        </w:rPr>
        <w:t>Ose,</w:t>
      </w:r>
      <w:r w:rsidRPr="00814BC9">
        <w:rPr>
          <w:spacing w:val="7"/>
          <w:w w:val="120"/>
          <w:sz w:val="16"/>
          <w:lang w:val="en-GB"/>
          <w:rPrChange w:id="8288" w:author="Christian PIEDALLU" w:date="2023-02-06T09:53:00Z">
            <w:rPr>
              <w:spacing w:val="7"/>
              <w:w w:val="120"/>
              <w:sz w:val="16"/>
            </w:rPr>
          </w:rPrChange>
        </w:rPr>
        <w:t xml:space="preserve"> </w:t>
      </w:r>
      <w:r w:rsidRPr="00814BC9">
        <w:rPr>
          <w:w w:val="120"/>
          <w:sz w:val="16"/>
          <w:lang w:val="en-GB"/>
          <w:rPrChange w:id="8289" w:author="Christian PIEDALLU" w:date="2023-02-06T09:53:00Z">
            <w:rPr>
              <w:w w:val="120"/>
              <w:sz w:val="16"/>
            </w:rPr>
          </w:rPrChange>
        </w:rPr>
        <w:t>K.,</w:t>
      </w:r>
      <w:r w:rsidRPr="00814BC9">
        <w:rPr>
          <w:spacing w:val="8"/>
          <w:w w:val="120"/>
          <w:sz w:val="16"/>
          <w:lang w:val="en-GB"/>
          <w:rPrChange w:id="8290" w:author="Christian PIEDALLU" w:date="2023-02-06T09:53:00Z">
            <w:rPr>
              <w:spacing w:val="8"/>
              <w:w w:val="120"/>
              <w:sz w:val="16"/>
            </w:rPr>
          </w:rPrChange>
        </w:rPr>
        <w:t xml:space="preserve"> </w:t>
      </w:r>
      <w:r w:rsidRPr="00814BC9">
        <w:rPr>
          <w:w w:val="120"/>
          <w:sz w:val="16"/>
          <w:lang w:val="en-GB"/>
          <w:rPrChange w:id="8291" w:author="Christian PIEDALLU" w:date="2023-02-06T09:53:00Z">
            <w:rPr>
              <w:w w:val="120"/>
              <w:sz w:val="16"/>
            </w:rPr>
          </w:rPrChange>
        </w:rPr>
        <w:t>and</w:t>
      </w:r>
      <w:r w:rsidRPr="00814BC9">
        <w:rPr>
          <w:spacing w:val="7"/>
          <w:w w:val="120"/>
          <w:sz w:val="16"/>
          <w:lang w:val="en-GB"/>
          <w:rPrChange w:id="8292" w:author="Christian PIEDALLU" w:date="2023-02-06T09:53:00Z">
            <w:rPr>
              <w:spacing w:val="7"/>
              <w:w w:val="120"/>
              <w:sz w:val="16"/>
            </w:rPr>
          </w:rPrChange>
        </w:rPr>
        <w:t xml:space="preserve"> </w:t>
      </w:r>
      <w:r w:rsidRPr="00814BC9">
        <w:rPr>
          <w:w w:val="120"/>
          <w:sz w:val="16"/>
          <w:lang w:val="en-GB"/>
          <w:rPrChange w:id="8293" w:author="Christian PIEDALLU" w:date="2023-02-06T09:53:00Z">
            <w:rPr>
              <w:w w:val="120"/>
              <w:sz w:val="16"/>
            </w:rPr>
          </w:rPrChange>
        </w:rPr>
        <w:t>De</w:t>
      </w:r>
      <w:r w:rsidRPr="00814BC9">
        <w:rPr>
          <w:spacing w:val="8"/>
          <w:w w:val="120"/>
          <w:sz w:val="16"/>
          <w:lang w:val="en-GB"/>
          <w:rPrChange w:id="8294" w:author="Christian PIEDALLU" w:date="2023-02-06T09:53:00Z">
            <w:rPr>
              <w:spacing w:val="8"/>
              <w:w w:val="120"/>
              <w:sz w:val="16"/>
            </w:rPr>
          </w:rPrChange>
        </w:rPr>
        <w:t xml:space="preserve"> </w:t>
      </w:r>
      <w:r w:rsidRPr="00814BC9">
        <w:rPr>
          <w:w w:val="120"/>
          <w:sz w:val="16"/>
          <w:lang w:val="en-GB"/>
          <w:rPrChange w:id="8295" w:author="Christian PIEDALLU" w:date="2023-02-06T09:53:00Z">
            <w:rPr>
              <w:w w:val="120"/>
              <w:sz w:val="16"/>
            </w:rPr>
          </w:rPrChange>
        </w:rPr>
        <w:t>Boissieu,</w:t>
      </w:r>
      <w:r w:rsidRPr="00814BC9">
        <w:rPr>
          <w:spacing w:val="7"/>
          <w:w w:val="120"/>
          <w:sz w:val="16"/>
          <w:lang w:val="en-GB"/>
          <w:rPrChange w:id="8296" w:author="Christian PIEDALLU" w:date="2023-02-06T09:53:00Z">
            <w:rPr>
              <w:spacing w:val="7"/>
              <w:w w:val="120"/>
              <w:sz w:val="16"/>
            </w:rPr>
          </w:rPrChange>
        </w:rPr>
        <w:t xml:space="preserve"> </w:t>
      </w:r>
      <w:r w:rsidRPr="00814BC9">
        <w:rPr>
          <w:w w:val="120"/>
          <w:sz w:val="16"/>
          <w:lang w:val="en-GB"/>
          <w:rPrChange w:id="8297" w:author="Christian PIEDALLU" w:date="2023-02-06T09:53:00Z">
            <w:rPr>
              <w:w w:val="120"/>
              <w:sz w:val="16"/>
            </w:rPr>
          </w:rPrChange>
        </w:rPr>
        <w:t>F.,</w:t>
      </w:r>
      <w:r w:rsidRPr="00814BC9">
        <w:rPr>
          <w:spacing w:val="8"/>
          <w:w w:val="120"/>
          <w:sz w:val="16"/>
          <w:lang w:val="en-GB"/>
          <w:rPrChange w:id="8298" w:author="Christian PIEDALLU" w:date="2023-02-06T09:53:00Z">
            <w:rPr>
              <w:spacing w:val="8"/>
              <w:w w:val="120"/>
              <w:sz w:val="16"/>
            </w:rPr>
          </w:rPrChange>
        </w:rPr>
        <w:t xml:space="preserve"> </w:t>
      </w:r>
      <w:r w:rsidRPr="00814BC9">
        <w:rPr>
          <w:w w:val="120"/>
          <w:sz w:val="16"/>
          <w:lang w:val="en-GB"/>
          <w:rPrChange w:id="8299" w:author="Christian PIEDALLU" w:date="2023-02-06T09:53:00Z">
            <w:rPr>
              <w:w w:val="120"/>
              <w:sz w:val="16"/>
            </w:rPr>
          </w:rPrChange>
        </w:rPr>
        <w:t>2021.</w:t>
      </w:r>
      <w:r w:rsidRPr="00814BC9">
        <w:rPr>
          <w:spacing w:val="24"/>
          <w:w w:val="120"/>
          <w:sz w:val="16"/>
          <w:lang w:val="en-GB"/>
          <w:rPrChange w:id="8300" w:author="Christian PIEDALLU" w:date="2023-02-06T09:53:00Z">
            <w:rPr>
              <w:spacing w:val="24"/>
              <w:w w:val="120"/>
              <w:sz w:val="16"/>
            </w:rPr>
          </w:rPrChange>
        </w:rPr>
        <w:t xml:space="preserve"> </w:t>
      </w:r>
      <w:r w:rsidRPr="00814BC9">
        <w:rPr>
          <w:w w:val="120"/>
          <w:sz w:val="16"/>
          <w:lang w:val="en-GB"/>
          <w:rPrChange w:id="8301" w:author="Christian PIEDALLU" w:date="2023-02-06T09:53:00Z">
            <w:rPr>
              <w:w w:val="120"/>
              <w:sz w:val="16"/>
            </w:rPr>
          </w:rPrChange>
        </w:rPr>
        <w:t>Package</w:t>
      </w:r>
      <w:r w:rsidRPr="00814BC9">
        <w:rPr>
          <w:spacing w:val="7"/>
          <w:w w:val="120"/>
          <w:sz w:val="16"/>
          <w:lang w:val="en-GB"/>
          <w:rPrChange w:id="8302" w:author="Christian PIEDALLU" w:date="2023-02-06T09:53:00Z">
            <w:rPr>
              <w:spacing w:val="7"/>
              <w:w w:val="120"/>
              <w:sz w:val="16"/>
            </w:rPr>
          </w:rPrChange>
        </w:rPr>
        <w:t xml:space="preserve"> </w:t>
      </w:r>
      <w:r w:rsidRPr="00814BC9">
        <w:rPr>
          <w:w w:val="120"/>
          <w:sz w:val="16"/>
          <w:lang w:val="en-GB"/>
          <w:rPrChange w:id="8303" w:author="Christian PIEDALLU" w:date="2023-02-06T09:53:00Z">
            <w:rPr>
              <w:w w:val="120"/>
              <w:sz w:val="16"/>
            </w:rPr>
          </w:rPrChange>
        </w:rPr>
        <w:t>Fordead.</w:t>
      </w:r>
      <w:r w:rsidRPr="00814BC9">
        <w:rPr>
          <w:spacing w:val="24"/>
          <w:w w:val="120"/>
          <w:sz w:val="16"/>
          <w:lang w:val="en-GB"/>
          <w:rPrChange w:id="8304" w:author="Christian PIEDALLU" w:date="2023-02-06T09:53:00Z">
            <w:rPr>
              <w:spacing w:val="24"/>
              <w:w w:val="120"/>
              <w:sz w:val="16"/>
            </w:rPr>
          </w:rPrChange>
        </w:rPr>
        <w:t xml:space="preserve"> </w:t>
      </w:r>
      <w:r w:rsidRPr="00814BC9">
        <w:rPr>
          <w:w w:val="120"/>
          <w:sz w:val="16"/>
          <w:lang w:val="en-GB"/>
          <w:rPrChange w:id="8305" w:author="Christian PIEDALLU" w:date="2023-02-06T09:53:00Z">
            <w:rPr>
              <w:w w:val="120"/>
              <w:sz w:val="16"/>
            </w:rPr>
          </w:rPrChange>
        </w:rPr>
        <w:t>URL</w:t>
      </w:r>
      <w:r w:rsidRPr="00814BC9">
        <w:rPr>
          <w:spacing w:val="7"/>
          <w:w w:val="120"/>
          <w:sz w:val="16"/>
          <w:lang w:val="en-GB"/>
          <w:rPrChange w:id="8306" w:author="Christian PIEDALLU" w:date="2023-02-06T09:53:00Z">
            <w:rPr>
              <w:spacing w:val="7"/>
              <w:w w:val="120"/>
              <w:sz w:val="16"/>
            </w:rPr>
          </w:rPrChange>
        </w:rPr>
        <w:t xml:space="preserve"> </w:t>
      </w:r>
      <w:r w:rsidR="00F312A1" w:rsidRPr="00814BC9">
        <w:rPr>
          <w:lang w:val="en-GB"/>
          <w:rPrChange w:id="8307" w:author="Christian PIEDALLU" w:date="2023-02-06T09:53:00Z">
            <w:rPr/>
          </w:rPrChange>
        </w:rPr>
        <w:fldChar w:fldCharType="begin"/>
      </w:r>
      <w:r w:rsidR="00F312A1" w:rsidRPr="00814BC9">
        <w:rPr>
          <w:lang w:val="en-GB"/>
          <w:rPrChange w:id="8308" w:author="Christian PIEDALLU" w:date="2023-02-06T09:53:00Z">
            <w:rPr/>
          </w:rPrChange>
        </w:rPr>
        <w:instrText xml:space="preserve"> HYPERLINK "https://doi.org/10.15454/4TEO6H" \h </w:instrText>
      </w:r>
      <w:r w:rsidR="00F312A1" w:rsidRPr="00814BC9">
        <w:rPr>
          <w:lang w:val="en-GB"/>
          <w:rPrChange w:id="8309" w:author="Christian PIEDALLU" w:date="2023-02-06T09:53:00Z">
            <w:rPr>
              <w:w w:val="120"/>
              <w:sz w:val="16"/>
            </w:rPr>
          </w:rPrChange>
        </w:rPr>
        <w:fldChar w:fldCharType="separate"/>
      </w:r>
      <w:r w:rsidRPr="00814BC9">
        <w:rPr>
          <w:w w:val="120"/>
          <w:sz w:val="16"/>
          <w:lang w:val="en-GB"/>
          <w:rPrChange w:id="8310" w:author="Christian PIEDALLU" w:date="2023-02-06T09:53:00Z">
            <w:rPr>
              <w:w w:val="120"/>
              <w:sz w:val="16"/>
            </w:rPr>
          </w:rPrChange>
        </w:rPr>
        <w:t>https://doi.org/10.15454/</w:t>
      </w:r>
      <w:r w:rsidR="00F312A1" w:rsidRPr="00814BC9">
        <w:rPr>
          <w:w w:val="120"/>
          <w:sz w:val="16"/>
          <w:lang w:val="en-GB"/>
          <w:rPrChange w:id="8311" w:author="Christian PIEDALLU" w:date="2023-02-06T09:53:00Z">
            <w:rPr>
              <w:w w:val="120"/>
              <w:sz w:val="16"/>
            </w:rPr>
          </w:rPrChange>
        </w:rPr>
        <w:fldChar w:fldCharType="end"/>
      </w:r>
    </w:p>
    <w:p w14:paraId="0C37ABDF" w14:textId="77777777" w:rsidR="00B177F5" w:rsidRPr="00814BC9" w:rsidRDefault="00B553DB">
      <w:pPr>
        <w:tabs>
          <w:tab w:val="left" w:pos="720"/>
        </w:tabs>
        <w:spacing w:line="189" w:lineRule="exact"/>
        <w:ind w:left="163"/>
        <w:rPr>
          <w:sz w:val="16"/>
          <w:lang w:val="en-GB"/>
          <w:rPrChange w:id="8312" w:author="Christian PIEDALLU" w:date="2023-02-06T09:53:00Z">
            <w:rPr>
              <w:sz w:val="16"/>
            </w:rPr>
          </w:rPrChange>
        </w:rPr>
      </w:pPr>
      <w:bookmarkStart w:id="8313" w:name="_bookmark22"/>
      <w:bookmarkEnd w:id="8313"/>
      <w:r w:rsidRPr="00814BC9">
        <w:rPr>
          <w:rFonts w:ascii="Trebuchet MS"/>
          <w:sz w:val="10"/>
          <w:lang w:val="en-GB"/>
          <w:rPrChange w:id="8314" w:author="Christian PIEDALLU" w:date="2023-02-06T09:53:00Z">
            <w:rPr>
              <w:rFonts w:ascii="Trebuchet MS"/>
              <w:sz w:val="10"/>
            </w:rPr>
          </w:rPrChange>
        </w:rPr>
        <w:t>358</w:t>
      </w:r>
      <w:r w:rsidRPr="00814BC9">
        <w:rPr>
          <w:rFonts w:ascii="Trebuchet MS"/>
          <w:sz w:val="10"/>
          <w:lang w:val="en-GB"/>
          <w:rPrChange w:id="8315" w:author="Christian PIEDALLU" w:date="2023-02-06T09:53:00Z">
            <w:rPr>
              <w:rFonts w:ascii="Trebuchet MS"/>
              <w:sz w:val="10"/>
            </w:rPr>
          </w:rPrChange>
        </w:rPr>
        <w:tab/>
      </w:r>
      <w:r w:rsidR="00F312A1" w:rsidRPr="00814BC9">
        <w:rPr>
          <w:lang w:val="en-GB"/>
          <w:rPrChange w:id="8316" w:author="Christian PIEDALLU" w:date="2023-02-06T09:53:00Z">
            <w:rPr/>
          </w:rPrChange>
        </w:rPr>
        <w:fldChar w:fldCharType="begin"/>
      </w:r>
      <w:r w:rsidR="00F312A1" w:rsidRPr="00814BC9">
        <w:rPr>
          <w:lang w:val="en-GB"/>
          <w:rPrChange w:id="8317" w:author="Christian PIEDALLU" w:date="2023-02-06T09:53:00Z">
            <w:rPr/>
          </w:rPrChange>
        </w:rPr>
        <w:instrText xml:space="preserve"> HYPERLINK "https://doi.org/10.15454/4TEO6H" \h </w:instrText>
      </w:r>
      <w:r w:rsidR="00F312A1" w:rsidRPr="00814BC9">
        <w:rPr>
          <w:lang w:val="en-GB"/>
          <w:rPrChange w:id="8318" w:author="Christian PIEDALLU" w:date="2023-02-06T09:53:00Z">
            <w:rPr>
              <w:sz w:val="16"/>
            </w:rPr>
          </w:rPrChange>
        </w:rPr>
        <w:fldChar w:fldCharType="separate"/>
      </w:r>
      <w:r w:rsidRPr="00814BC9">
        <w:rPr>
          <w:sz w:val="16"/>
          <w:lang w:val="en-GB"/>
          <w:rPrChange w:id="8319" w:author="Christian PIEDALLU" w:date="2023-02-06T09:53:00Z">
            <w:rPr>
              <w:sz w:val="16"/>
            </w:rPr>
          </w:rPrChange>
        </w:rPr>
        <w:t>4TEO6H</w:t>
      </w:r>
      <w:r w:rsidR="00F312A1" w:rsidRPr="00814BC9">
        <w:rPr>
          <w:sz w:val="16"/>
          <w:lang w:val="en-GB"/>
          <w:rPrChange w:id="8320" w:author="Christian PIEDALLU" w:date="2023-02-06T09:53:00Z">
            <w:rPr>
              <w:sz w:val="16"/>
            </w:rPr>
          </w:rPrChange>
        </w:rPr>
        <w:fldChar w:fldCharType="end"/>
      </w:r>
      <w:r w:rsidRPr="00814BC9">
        <w:rPr>
          <w:sz w:val="16"/>
          <w:lang w:val="en-GB"/>
          <w:rPrChange w:id="8321" w:author="Christian PIEDALLU" w:date="2023-02-06T09:53:00Z">
            <w:rPr>
              <w:sz w:val="16"/>
            </w:rPr>
          </w:rPrChange>
        </w:rPr>
        <w:t>.</w:t>
      </w:r>
    </w:p>
    <w:p w14:paraId="4EC9388B" w14:textId="77777777" w:rsidR="00B177F5" w:rsidRPr="00814BC9" w:rsidRDefault="00B553DB">
      <w:pPr>
        <w:spacing w:line="189" w:lineRule="exact"/>
        <w:ind w:left="163"/>
        <w:rPr>
          <w:sz w:val="16"/>
          <w:lang w:val="en-GB"/>
          <w:rPrChange w:id="8322" w:author="Christian PIEDALLU" w:date="2023-02-06T09:53:00Z">
            <w:rPr>
              <w:sz w:val="16"/>
            </w:rPr>
          </w:rPrChange>
        </w:rPr>
      </w:pPr>
      <w:r w:rsidRPr="00814BC9">
        <w:rPr>
          <w:rFonts w:ascii="Trebuchet MS"/>
          <w:sz w:val="10"/>
          <w:lang w:val="en-GB"/>
          <w:rPrChange w:id="8323" w:author="Christian PIEDALLU" w:date="2023-02-06T09:53:00Z">
            <w:rPr>
              <w:rFonts w:ascii="Trebuchet MS"/>
              <w:sz w:val="10"/>
            </w:rPr>
          </w:rPrChange>
        </w:rPr>
        <w:t xml:space="preserve">359     </w:t>
      </w:r>
      <w:r w:rsidRPr="00814BC9">
        <w:rPr>
          <w:rFonts w:ascii="Trebuchet MS"/>
          <w:spacing w:val="19"/>
          <w:sz w:val="10"/>
          <w:lang w:val="en-GB"/>
          <w:rPrChange w:id="8324" w:author="Christian PIEDALLU" w:date="2023-02-06T09:53:00Z">
            <w:rPr>
              <w:rFonts w:ascii="Trebuchet MS"/>
              <w:spacing w:val="19"/>
              <w:sz w:val="10"/>
            </w:rPr>
          </w:rPrChange>
        </w:rPr>
        <w:t xml:space="preserve"> </w:t>
      </w:r>
      <w:r w:rsidRPr="00814BC9">
        <w:rPr>
          <w:w w:val="120"/>
          <w:sz w:val="16"/>
          <w:lang w:val="en-GB"/>
          <w:rPrChange w:id="8325" w:author="Christian PIEDALLU" w:date="2023-02-06T09:53:00Z">
            <w:rPr>
              <w:w w:val="120"/>
              <w:sz w:val="16"/>
            </w:rPr>
          </w:rPrChange>
        </w:rPr>
        <w:t>European</w:t>
      </w:r>
      <w:r w:rsidRPr="00814BC9">
        <w:rPr>
          <w:spacing w:val="7"/>
          <w:w w:val="120"/>
          <w:sz w:val="16"/>
          <w:lang w:val="en-GB"/>
          <w:rPrChange w:id="8326" w:author="Christian PIEDALLU" w:date="2023-02-06T09:53:00Z">
            <w:rPr>
              <w:spacing w:val="7"/>
              <w:w w:val="120"/>
              <w:sz w:val="16"/>
            </w:rPr>
          </w:rPrChange>
        </w:rPr>
        <w:t xml:space="preserve"> </w:t>
      </w:r>
      <w:r w:rsidRPr="00814BC9">
        <w:rPr>
          <w:w w:val="120"/>
          <w:sz w:val="16"/>
          <w:lang w:val="en-GB"/>
          <w:rPrChange w:id="8327" w:author="Christian PIEDALLU" w:date="2023-02-06T09:53:00Z">
            <w:rPr>
              <w:w w:val="120"/>
              <w:sz w:val="16"/>
            </w:rPr>
          </w:rPrChange>
        </w:rPr>
        <w:t>Union,</w:t>
      </w:r>
      <w:r w:rsidRPr="00814BC9">
        <w:rPr>
          <w:spacing w:val="9"/>
          <w:w w:val="120"/>
          <w:sz w:val="16"/>
          <w:lang w:val="en-GB"/>
          <w:rPrChange w:id="8328" w:author="Christian PIEDALLU" w:date="2023-02-06T09:53:00Z">
            <w:rPr>
              <w:spacing w:val="9"/>
              <w:w w:val="120"/>
              <w:sz w:val="16"/>
            </w:rPr>
          </w:rPrChange>
        </w:rPr>
        <w:t xml:space="preserve"> </w:t>
      </w:r>
      <w:r w:rsidRPr="00814BC9">
        <w:rPr>
          <w:w w:val="120"/>
          <w:sz w:val="16"/>
          <w:lang w:val="en-GB"/>
          <w:rPrChange w:id="8329" w:author="Christian PIEDALLU" w:date="2023-02-06T09:53:00Z">
            <w:rPr>
              <w:w w:val="120"/>
              <w:sz w:val="16"/>
            </w:rPr>
          </w:rPrChange>
        </w:rPr>
        <w:t>2022.</w:t>
      </w:r>
      <w:r w:rsidRPr="00814BC9">
        <w:rPr>
          <w:spacing w:val="23"/>
          <w:w w:val="120"/>
          <w:sz w:val="16"/>
          <w:lang w:val="en-GB"/>
          <w:rPrChange w:id="8330" w:author="Christian PIEDALLU" w:date="2023-02-06T09:53:00Z">
            <w:rPr>
              <w:spacing w:val="23"/>
              <w:w w:val="120"/>
              <w:sz w:val="16"/>
            </w:rPr>
          </w:rPrChange>
        </w:rPr>
        <w:t xml:space="preserve"> </w:t>
      </w:r>
      <w:r w:rsidRPr="00814BC9">
        <w:rPr>
          <w:w w:val="120"/>
          <w:sz w:val="16"/>
          <w:lang w:val="en-GB"/>
          <w:rPrChange w:id="8331" w:author="Christian PIEDALLU" w:date="2023-02-06T09:53:00Z">
            <w:rPr>
              <w:w w:val="120"/>
              <w:sz w:val="16"/>
            </w:rPr>
          </w:rPrChange>
        </w:rPr>
        <w:t>Copernicus</w:t>
      </w:r>
      <w:r w:rsidRPr="00814BC9">
        <w:rPr>
          <w:spacing w:val="7"/>
          <w:w w:val="120"/>
          <w:sz w:val="16"/>
          <w:lang w:val="en-GB"/>
          <w:rPrChange w:id="8332" w:author="Christian PIEDALLU" w:date="2023-02-06T09:53:00Z">
            <w:rPr>
              <w:spacing w:val="7"/>
              <w:w w:val="120"/>
              <w:sz w:val="16"/>
            </w:rPr>
          </w:rPrChange>
        </w:rPr>
        <w:t xml:space="preserve"> </w:t>
      </w:r>
      <w:r w:rsidRPr="00814BC9">
        <w:rPr>
          <w:w w:val="120"/>
          <w:sz w:val="16"/>
          <w:lang w:val="en-GB"/>
          <w:rPrChange w:id="8333" w:author="Christian PIEDALLU" w:date="2023-02-06T09:53:00Z">
            <w:rPr>
              <w:w w:val="120"/>
              <w:sz w:val="16"/>
            </w:rPr>
          </w:rPrChange>
        </w:rPr>
        <w:t>land</w:t>
      </w:r>
      <w:r w:rsidRPr="00814BC9">
        <w:rPr>
          <w:spacing w:val="7"/>
          <w:w w:val="120"/>
          <w:sz w:val="16"/>
          <w:lang w:val="en-GB"/>
          <w:rPrChange w:id="8334" w:author="Christian PIEDALLU" w:date="2023-02-06T09:53:00Z">
            <w:rPr>
              <w:spacing w:val="7"/>
              <w:w w:val="120"/>
              <w:sz w:val="16"/>
            </w:rPr>
          </w:rPrChange>
        </w:rPr>
        <w:t xml:space="preserve"> </w:t>
      </w:r>
      <w:r w:rsidRPr="00814BC9">
        <w:rPr>
          <w:w w:val="120"/>
          <w:sz w:val="16"/>
          <w:lang w:val="en-GB"/>
          <w:rPrChange w:id="8335" w:author="Christian PIEDALLU" w:date="2023-02-06T09:53:00Z">
            <w:rPr>
              <w:w w:val="120"/>
              <w:sz w:val="16"/>
            </w:rPr>
          </w:rPrChange>
        </w:rPr>
        <w:t>monitoring</w:t>
      </w:r>
      <w:r w:rsidRPr="00814BC9">
        <w:rPr>
          <w:spacing w:val="8"/>
          <w:w w:val="120"/>
          <w:sz w:val="16"/>
          <w:lang w:val="en-GB"/>
          <w:rPrChange w:id="8336" w:author="Christian PIEDALLU" w:date="2023-02-06T09:53:00Z">
            <w:rPr>
              <w:spacing w:val="8"/>
              <w:w w:val="120"/>
              <w:sz w:val="16"/>
            </w:rPr>
          </w:rPrChange>
        </w:rPr>
        <w:t xml:space="preserve"> </w:t>
      </w:r>
      <w:r w:rsidRPr="00814BC9">
        <w:rPr>
          <w:w w:val="120"/>
          <w:sz w:val="16"/>
          <w:lang w:val="en-GB"/>
          <w:rPrChange w:id="8337" w:author="Christian PIEDALLU" w:date="2023-02-06T09:53:00Z">
            <w:rPr>
              <w:w w:val="120"/>
              <w:sz w:val="16"/>
            </w:rPr>
          </w:rPrChange>
        </w:rPr>
        <w:t>service.</w:t>
      </w:r>
      <w:r w:rsidRPr="00814BC9">
        <w:rPr>
          <w:spacing w:val="23"/>
          <w:w w:val="120"/>
          <w:sz w:val="16"/>
          <w:lang w:val="en-GB"/>
          <w:rPrChange w:id="8338" w:author="Christian PIEDALLU" w:date="2023-02-06T09:53:00Z">
            <w:rPr>
              <w:spacing w:val="23"/>
              <w:w w:val="120"/>
              <w:sz w:val="16"/>
            </w:rPr>
          </w:rPrChange>
        </w:rPr>
        <w:t xml:space="preserve"> </w:t>
      </w:r>
      <w:r w:rsidRPr="00814BC9">
        <w:rPr>
          <w:w w:val="120"/>
          <w:sz w:val="16"/>
          <w:lang w:val="en-GB"/>
          <w:rPrChange w:id="8339" w:author="Christian PIEDALLU" w:date="2023-02-06T09:53:00Z">
            <w:rPr>
              <w:w w:val="120"/>
              <w:sz w:val="16"/>
            </w:rPr>
          </w:rPrChange>
        </w:rPr>
        <w:t>URL</w:t>
      </w:r>
      <w:r w:rsidRPr="00814BC9">
        <w:rPr>
          <w:spacing w:val="6"/>
          <w:w w:val="120"/>
          <w:sz w:val="16"/>
          <w:lang w:val="en-GB"/>
          <w:rPrChange w:id="8340" w:author="Christian PIEDALLU" w:date="2023-02-06T09:53:00Z">
            <w:rPr>
              <w:spacing w:val="6"/>
              <w:w w:val="120"/>
              <w:sz w:val="16"/>
            </w:rPr>
          </w:rPrChange>
        </w:rPr>
        <w:t xml:space="preserve"> </w:t>
      </w:r>
      <w:r w:rsidR="00F312A1" w:rsidRPr="00814BC9">
        <w:rPr>
          <w:lang w:val="en-GB"/>
          <w:rPrChange w:id="8341" w:author="Christian PIEDALLU" w:date="2023-02-06T09:53:00Z">
            <w:rPr/>
          </w:rPrChange>
        </w:rPr>
        <w:fldChar w:fldCharType="begin"/>
      </w:r>
      <w:r w:rsidR="00F312A1" w:rsidRPr="00814BC9">
        <w:rPr>
          <w:lang w:val="en-GB"/>
          <w:rPrChange w:id="8342" w:author="Christian PIEDALLU" w:date="2023-02-06T09:53:00Z">
            <w:rPr/>
          </w:rPrChange>
        </w:rPr>
        <w:instrText xml:space="preserve"> HYPERLINK "https://land.copernicus.eu/imagery-in-situ/eu-dem/eu-dem-v1.1" \h </w:instrText>
      </w:r>
      <w:r w:rsidR="00F312A1" w:rsidRPr="00814BC9">
        <w:rPr>
          <w:lang w:val="en-GB"/>
          <w:rPrChange w:id="8343" w:author="Christian PIEDALLU" w:date="2023-02-06T09:53:00Z">
            <w:rPr>
              <w:w w:val="120"/>
              <w:sz w:val="16"/>
            </w:rPr>
          </w:rPrChange>
        </w:rPr>
        <w:fldChar w:fldCharType="separate"/>
      </w:r>
      <w:r w:rsidRPr="00814BC9">
        <w:rPr>
          <w:w w:val="120"/>
          <w:sz w:val="16"/>
          <w:lang w:val="en-GB"/>
          <w:rPrChange w:id="8344" w:author="Christian PIEDALLU" w:date="2023-02-06T09:53:00Z">
            <w:rPr>
              <w:w w:val="120"/>
              <w:sz w:val="16"/>
            </w:rPr>
          </w:rPrChange>
        </w:rPr>
        <w:t>https://land.copernicus.eu/imagery-in-situ/</w:t>
      </w:r>
      <w:r w:rsidR="00F312A1" w:rsidRPr="00814BC9">
        <w:rPr>
          <w:w w:val="120"/>
          <w:sz w:val="16"/>
          <w:lang w:val="en-GB"/>
          <w:rPrChange w:id="8345" w:author="Christian PIEDALLU" w:date="2023-02-06T09:53:00Z">
            <w:rPr>
              <w:w w:val="120"/>
              <w:sz w:val="16"/>
            </w:rPr>
          </w:rPrChange>
        </w:rPr>
        <w:fldChar w:fldCharType="end"/>
      </w:r>
    </w:p>
    <w:p w14:paraId="188AFE9F" w14:textId="77777777" w:rsidR="00B177F5" w:rsidRPr="00814BC9" w:rsidRDefault="00B553DB">
      <w:pPr>
        <w:tabs>
          <w:tab w:val="left" w:pos="720"/>
        </w:tabs>
        <w:spacing w:line="189" w:lineRule="exact"/>
        <w:ind w:left="163"/>
        <w:rPr>
          <w:sz w:val="16"/>
          <w:lang w:val="en-GB"/>
          <w:rPrChange w:id="8346" w:author="Christian PIEDALLU" w:date="2023-02-06T09:53:00Z">
            <w:rPr>
              <w:sz w:val="16"/>
            </w:rPr>
          </w:rPrChange>
        </w:rPr>
      </w:pPr>
      <w:bookmarkStart w:id="8347" w:name="_bookmark23"/>
      <w:bookmarkEnd w:id="8347"/>
      <w:r w:rsidRPr="00814BC9">
        <w:rPr>
          <w:rFonts w:ascii="Trebuchet MS"/>
          <w:w w:val="105"/>
          <w:sz w:val="10"/>
          <w:lang w:val="en-GB"/>
          <w:rPrChange w:id="8348" w:author="Christian PIEDALLU" w:date="2023-02-06T09:53:00Z">
            <w:rPr>
              <w:rFonts w:ascii="Trebuchet MS"/>
              <w:w w:val="105"/>
              <w:sz w:val="10"/>
            </w:rPr>
          </w:rPrChange>
        </w:rPr>
        <w:t>360</w:t>
      </w:r>
      <w:r w:rsidRPr="00814BC9">
        <w:rPr>
          <w:rFonts w:ascii="Trebuchet MS"/>
          <w:w w:val="105"/>
          <w:sz w:val="10"/>
          <w:lang w:val="en-GB"/>
          <w:rPrChange w:id="8349" w:author="Christian PIEDALLU" w:date="2023-02-06T09:53:00Z">
            <w:rPr>
              <w:rFonts w:ascii="Trebuchet MS"/>
              <w:w w:val="105"/>
              <w:sz w:val="10"/>
            </w:rPr>
          </w:rPrChange>
        </w:rPr>
        <w:tab/>
      </w:r>
      <w:r w:rsidR="00F312A1" w:rsidRPr="00814BC9">
        <w:rPr>
          <w:lang w:val="en-GB"/>
          <w:rPrChange w:id="8350" w:author="Christian PIEDALLU" w:date="2023-02-06T09:53:00Z">
            <w:rPr/>
          </w:rPrChange>
        </w:rPr>
        <w:fldChar w:fldCharType="begin"/>
      </w:r>
      <w:r w:rsidR="00F312A1" w:rsidRPr="00814BC9">
        <w:rPr>
          <w:lang w:val="en-GB"/>
          <w:rPrChange w:id="8351" w:author="Christian PIEDALLU" w:date="2023-02-06T09:53:00Z">
            <w:rPr/>
          </w:rPrChange>
        </w:rPr>
        <w:instrText xml:space="preserve"> HYPERLINK "https://land.copernicus.eu/imagery-in-situ/eu-dem/eu-dem-v1.1" \h </w:instrText>
      </w:r>
      <w:r w:rsidR="00F312A1" w:rsidRPr="00814BC9">
        <w:rPr>
          <w:lang w:val="en-GB"/>
          <w:rPrChange w:id="8352" w:author="Christian PIEDALLU" w:date="2023-02-06T09:53:00Z">
            <w:rPr>
              <w:w w:val="105"/>
              <w:sz w:val="16"/>
            </w:rPr>
          </w:rPrChange>
        </w:rPr>
        <w:fldChar w:fldCharType="separate"/>
      </w:r>
      <w:r w:rsidRPr="00814BC9">
        <w:rPr>
          <w:w w:val="105"/>
          <w:sz w:val="16"/>
          <w:lang w:val="en-GB"/>
          <w:rPrChange w:id="8353" w:author="Christian PIEDALLU" w:date="2023-02-06T09:53:00Z">
            <w:rPr>
              <w:w w:val="105"/>
              <w:sz w:val="16"/>
            </w:rPr>
          </w:rPrChange>
        </w:rPr>
        <w:t>eu-dem/eu-dem-v1.1</w:t>
      </w:r>
      <w:r w:rsidR="00F312A1" w:rsidRPr="00814BC9">
        <w:rPr>
          <w:w w:val="105"/>
          <w:sz w:val="16"/>
          <w:lang w:val="en-GB"/>
          <w:rPrChange w:id="8354" w:author="Christian PIEDALLU" w:date="2023-02-06T09:53:00Z">
            <w:rPr>
              <w:w w:val="105"/>
              <w:sz w:val="16"/>
            </w:rPr>
          </w:rPrChange>
        </w:rPr>
        <w:fldChar w:fldCharType="end"/>
      </w:r>
      <w:r w:rsidRPr="00814BC9">
        <w:rPr>
          <w:w w:val="105"/>
          <w:sz w:val="16"/>
          <w:lang w:val="en-GB"/>
          <w:rPrChange w:id="8355" w:author="Christian PIEDALLU" w:date="2023-02-06T09:53:00Z">
            <w:rPr>
              <w:w w:val="105"/>
              <w:sz w:val="16"/>
            </w:rPr>
          </w:rPrChange>
        </w:rPr>
        <w:t>.</w:t>
      </w:r>
    </w:p>
    <w:p w14:paraId="2756D03D" w14:textId="77777777" w:rsidR="00B177F5" w:rsidRPr="00814BC9" w:rsidRDefault="00B553DB">
      <w:pPr>
        <w:spacing w:line="189" w:lineRule="exact"/>
        <w:ind w:left="163"/>
        <w:rPr>
          <w:sz w:val="16"/>
          <w:lang w:val="en-GB"/>
          <w:rPrChange w:id="8356" w:author="Christian PIEDALLU" w:date="2023-02-06T09:53:00Z">
            <w:rPr>
              <w:sz w:val="16"/>
            </w:rPr>
          </w:rPrChange>
        </w:rPr>
      </w:pPr>
      <w:r w:rsidRPr="00814BC9">
        <w:rPr>
          <w:rFonts w:ascii="Trebuchet MS"/>
          <w:sz w:val="10"/>
          <w:lang w:val="en-GB"/>
          <w:rPrChange w:id="8357" w:author="Christian PIEDALLU" w:date="2023-02-06T09:53:00Z">
            <w:rPr>
              <w:rFonts w:ascii="Trebuchet MS"/>
              <w:sz w:val="10"/>
            </w:rPr>
          </w:rPrChange>
        </w:rPr>
        <w:t xml:space="preserve">361     </w:t>
      </w:r>
      <w:r w:rsidRPr="00814BC9">
        <w:rPr>
          <w:rFonts w:ascii="Trebuchet MS"/>
          <w:spacing w:val="19"/>
          <w:sz w:val="10"/>
          <w:lang w:val="en-GB"/>
          <w:rPrChange w:id="8358" w:author="Christian PIEDALLU" w:date="2023-02-06T09:53:00Z">
            <w:rPr>
              <w:rFonts w:ascii="Trebuchet MS"/>
              <w:spacing w:val="19"/>
              <w:sz w:val="10"/>
            </w:rPr>
          </w:rPrChange>
        </w:rPr>
        <w:t xml:space="preserve"> </w:t>
      </w:r>
      <w:r w:rsidRPr="00814BC9">
        <w:rPr>
          <w:w w:val="115"/>
          <w:sz w:val="16"/>
          <w:lang w:val="en-GB"/>
          <w:rPrChange w:id="8359" w:author="Christian PIEDALLU" w:date="2023-02-06T09:53:00Z">
            <w:rPr>
              <w:w w:val="115"/>
              <w:sz w:val="16"/>
            </w:rPr>
          </w:rPrChange>
        </w:rPr>
        <w:t>Faccoli,</w:t>
      </w:r>
      <w:r w:rsidRPr="00814BC9">
        <w:rPr>
          <w:spacing w:val="15"/>
          <w:w w:val="115"/>
          <w:sz w:val="16"/>
          <w:lang w:val="en-GB"/>
          <w:rPrChange w:id="8360" w:author="Christian PIEDALLU" w:date="2023-02-06T09:53:00Z">
            <w:rPr>
              <w:spacing w:val="15"/>
              <w:w w:val="115"/>
              <w:sz w:val="16"/>
            </w:rPr>
          </w:rPrChange>
        </w:rPr>
        <w:t xml:space="preserve"> </w:t>
      </w:r>
      <w:r w:rsidRPr="00814BC9">
        <w:rPr>
          <w:w w:val="115"/>
          <w:sz w:val="16"/>
          <w:lang w:val="en-GB"/>
          <w:rPrChange w:id="8361" w:author="Christian PIEDALLU" w:date="2023-02-06T09:53:00Z">
            <w:rPr>
              <w:w w:val="115"/>
              <w:sz w:val="16"/>
            </w:rPr>
          </w:rPrChange>
        </w:rPr>
        <w:t>M.</w:t>
      </w:r>
      <w:r w:rsidRPr="00814BC9">
        <w:rPr>
          <w:spacing w:val="15"/>
          <w:w w:val="115"/>
          <w:sz w:val="16"/>
          <w:lang w:val="en-GB"/>
          <w:rPrChange w:id="8362" w:author="Christian PIEDALLU" w:date="2023-02-06T09:53:00Z">
            <w:rPr>
              <w:spacing w:val="15"/>
              <w:w w:val="115"/>
              <w:sz w:val="16"/>
            </w:rPr>
          </w:rPrChange>
        </w:rPr>
        <w:t xml:space="preserve"> </w:t>
      </w:r>
      <w:r w:rsidRPr="00814BC9">
        <w:rPr>
          <w:w w:val="115"/>
          <w:sz w:val="16"/>
          <w:lang w:val="en-GB"/>
          <w:rPrChange w:id="8363" w:author="Christian PIEDALLU" w:date="2023-02-06T09:53:00Z">
            <w:rPr>
              <w:w w:val="115"/>
              <w:sz w:val="16"/>
            </w:rPr>
          </w:rPrChange>
        </w:rPr>
        <w:t>and</w:t>
      </w:r>
      <w:r w:rsidRPr="00814BC9">
        <w:rPr>
          <w:spacing w:val="14"/>
          <w:w w:val="115"/>
          <w:sz w:val="16"/>
          <w:lang w:val="en-GB"/>
          <w:rPrChange w:id="8364" w:author="Christian PIEDALLU" w:date="2023-02-06T09:53:00Z">
            <w:rPr>
              <w:spacing w:val="14"/>
              <w:w w:val="115"/>
              <w:sz w:val="16"/>
            </w:rPr>
          </w:rPrChange>
        </w:rPr>
        <w:t xml:space="preserve"> </w:t>
      </w:r>
      <w:r w:rsidRPr="00814BC9">
        <w:rPr>
          <w:w w:val="115"/>
          <w:sz w:val="16"/>
          <w:lang w:val="en-GB"/>
          <w:rPrChange w:id="8365" w:author="Christian PIEDALLU" w:date="2023-02-06T09:53:00Z">
            <w:rPr>
              <w:w w:val="115"/>
              <w:sz w:val="16"/>
            </w:rPr>
          </w:rPrChange>
        </w:rPr>
        <w:t>Bernardinelli,</w:t>
      </w:r>
      <w:r w:rsidRPr="00814BC9">
        <w:rPr>
          <w:spacing w:val="15"/>
          <w:w w:val="115"/>
          <w:sz w:val="16"/>
          <w:lang w:val="en-GB"/>
          <w:rPrChange w:id="8366" w:author="Christian PIEDALLU" w:date="2023-02-06T09:53:00Z">
            <w:rPr>
              <w:spacing w:val="15"/>
              <w:w w:val="115"/>
              <w:sz w:val="16"/>
            </w:rPr>
          </w:rPrChange>
        </w:rPr>
        <w:t xml:space="preserve"> </w:t>
      </w:r>
      <w:r w:rsidRPr="00814BC9">
        <w:rPr>
          <w:w w:val="115"/>
          <w:sz w:val="16"/>
          <w:lang w:val="en-GB"/>
          <w:rPrChange w:id="8367" w:author="Christian PIEDALLU" w:date="2023-02-06T09:53:00Z">
            <w:rPr>
              <w:w w:val="115"/>
              <w:sz w:val="16"/>
            </w:rPr>
          </w:rPrChange>
        </w:rPr>
        <w:t>I.,</w:t>
      </w:r>
      <w:r w:rsidRPr="00814BC9">
        <w:rPr>
          <w:spacing w:val="16"/>
          <w:w w:val="115"/>
          <w:sz w:val="16"/>
          <w:lang w:val="en-GB"/>
          <w:rPrChange w:id="8368" w:author="Christian PIEDALLU" w:date="2023-02-06T09:53:00Z">
            <w:rPr>
              <w:spacing w:val="16"/>
              <w:w w:val="115"/>
              <w:sz w:val="16"/>
            </w:rPr>
          </w:rPrChange>
        </w:rPr>
        <w:t xml:space="preserve"> </w:t>
      </w:r>
      <w:r w:rsidRPr="00814BC9">
        <w:rPr>
          <w:w w:val="115"/>
          <w:sz w:val="16"/>
          <w:lang w:val="en-GB"/>
          <w:rPrChange w:id="8369" w:author="Christian PIEDALLU" w:date="2023-02-06T09:53:00Z">
            <w:rPr>
              <w:w w:val="115"/>
              <w:sz w:val="16"/>
            </w:rPr>
          </w:rPrChange>
        </w:rPr>
        <w:t>2014.</w:t>
      </w:r>
      <w:r w:rsidRPr="00814BC9">
        <w:rPr>
          <w:spacing w:val="40"/>
          <w:w w:val="115"/>
          <w:sz w:val="16"/>
          <w:lang w:val="en-GB"/>
          <w:rPrChange w:id="8370" w:author="Christian PIEDALLU" w:date="2023-02-06T09:53:00Z">
            <w:rPr>
              <w:spacing w:val="40"/>
              <w:w w:val="115"/>
              <w:sz w:val="16"/>
            </w:rPr>
          </w:rPrChange>
        </w:rPr>
        <w:t xml:space="preserve"> </w:t>
      </w:r>
      <w:r w:rsidRPr="00814BC9">
        <w:rPr>
          <w:w w:val="115"/>
          <w:sz w:val="16"/>
          <w:lang w:val="en-GB"/>
          <w:rPrChange w:id="8371" w:author="Christian PIEDALLU" w:date="2023-02-06T09:53:00Z">
            <w:rPr>
              <w:w w:val="115"/>
              <w:sz w:val="16"/>
            </w:rPr>
          </w:rPrChange>
        </w:rPr>
        <w:t>Composition</w:t>
      </w:r>
      <w:r w:rsidRPr="00814BC9">
        <w:rPr>
          <w:spacing w:val="14"/>
          <w:w w:val="115"/>
          <w:sz w:val="16"/>
          <w:lang w:val="en-GB"/>
          <w:rPrChange w:id="8372" w:author="Christian PIEDALLU" w:date="2023-02-06T09:53:00Z">
            <w:rPr>
              <w:spacing w:val="14"/>
              <w:w w:val="115"/>
              <w:sz w:val="16"/>
            </w:rPr>
          </w:rPrChange>
        </w:rPr>
        <w:t xml:space="preserve"> </w:t>
      </w:r>
      <w:r w:rsidRPr="00814BC9">
        <w:rPr>
          <w:w w:val="115"/>
          <w:sz w:val="16"/>
          <w:lang w:val="en-GB"/>
          <w:rPrChange w:id="8373" w:author="Christian PIEDALLU" w:date="2023-02-06T09:53:00Z">
            <w:rPr>
              <w:w w:val="115"/>
              <w:sz w:val="16"/>
            </w:rPr>
          </w:rPrChange>
        </w:rPr>
        <w:t>and</w:t>
      </w:r>
      <w:r w:rsidRPr="00814BC9">
        <w:rPr>
          <w:spacing w:val="14"/>
          <w:w w:val="115"/>
          <w:sz w:val="16"/>
          <w:lang w:val="en-GB"/>
          <w:rPrChange w:id="8374" w:author="Christian PIEDALLU" w:date="2023-02-06T09:53:00Z">
            <w:rPr>
              <w:spacing w:val="14"/>
              <w:w w:val="115"/>
              <w:sz w:val="16"/>
            </w:rPr>
          </w:rPrChange>
        </w:rPr>
        <w:t xml:space="preserve"> </w:t>
      </w:r>
      <w:r w:rsidRPr="00814BC9">
        <w:rPr>
          <w:w w:val="115"/>
          <w:sz w:val="16"/>
          <w:lang w:val="en-GB"/>
          <w:rPrChange w:id="8375" w:author="Christian PIEDALLU" w:date="2023-02-06T09:53:00Z">
            <w:rPr>
              <w:w w:val="115"/>
              <w:sz w:val="16"/>
            </w:rPr>
          </w:rPrChange>
        </w:rPr>
        <w:t>Elevation</w:t>
      </w:r>
      <w:r w:rsidRPr="00814BC9">
        <w:rPr>
          <w:spacing w:val="15"/>
          <w:w w:val="115"/>
          <w:sz w:val="16"/>
          <w:lang w:val="en-GB"/>
          <w:rPrChange w:id="8376" w:author="Christian PIEDALLU" w:date="2023-02-06T09:53:00Z">
            <w:rPr>
              <w:spacing w:val="15"/>
              <w:w w:val="115"/>
              <w:sz w:val="16"/>
            </w:rPr>
          </w:rPrChange>
        </w:rPr>
        <w:t xml:space="preserve"> </w:t>
      </w:r>
      <w:r w:rsidRPr="00814BC9">
        <w:rPr>
          <w:w w:val="115"/>
          <w:sz w:val="16"/>
          <w:lang w:val="en-GB"/>
          <w:rPrChange w:id="8377" w:author="Christian PIEDALLU" w:date="2023-02-06T09:53:00Z">
            <w:rPr>
              <w:w w:val="115"/>
              <w:sz w:val="16"/>
            </w:rPr>
          </w:rPrChange>
        </w:rPr>
        <w:t>of</w:t>
      </w:r>
      <w:r w:rsidRPr="00814BC9">
        <w:rPr>
          <w:spacing w:val="14"/>
          <w:w w:val="115"/>
          <w:sz w:val="16"/>
          <w:lang w:val="en-GB"/>
          <w:rPrChange w:id="8378" w:author="Christian PIEDALLU" w:date="2023-02-06T09:53:00Z">
            <w:rPr>
              <w:spacing w:val="14"/>
              <w:w w:val="115"/>
              <w:sz w:val="16"/>
            </w:rPr>
          </w:rPrChange>
        </w:rPr>
        <w:t xml:space="preserve"> </w:t>
      </w:r>
      <w:r w:rsidRPr="00814BC9">
        <w:rPr>
          <w:w w:val="115"/>
          <w:sz w:val="16"/>
          <w:lang w:val="en-GB"/>
          <w:rPrChange w:id="8379" w:author="Christian PIEDALLU" w:date="2023-02-06T09:53:00Z">
            <w:rPr>
              <w:w w:val="115"/>
              <w:sz w:val="16"/>
            </w:rPr>
          </w:rPrChange>
        </w:rPr>
        <w:t>Spruce</w:t>
      </w:r>
      <w:r w:rsidRPr="00814BC9">
        <w:rPr>
          <w:spacing w:val="15"/>
          <w:w w:val="115"/>
          <w:sz w:val="16"/>
          <w:lang w:val="en-GB"/>
          <w:rPrChange w:id="8380" w:author="Christian PIEDALLU" w:date="2023-02-06T09:53:00Z">
            <w:rPr>
              <w:spacing w:val="15"/>
              <w:w w:val="115"/>
              <w:sz w:val="16"/>
            </w:rPr>
          </w:rPrChange>
        </w:rPr>
        <w:t xml:space="preserve"> </w:t>
      </w:r>
      <w:r w:rsidRPr="00814BC9">
        <w:rPr>
          <w:w w:val="115"/>
          <w:sz w:val="16"/>
          <w:lang w:val="en-GB"/>
          <w:rPrChange w:id="8381" w:author="Christian PIEDALLU" w:date="2023-02-06T09:53:00Z">
            <w:rPr>
              <w:w w:val="115"/>
              <w:sz w:val="16"/>
            </w:rPr>
          </w:rPrChange>
        </w:rPr>
        <w:t>Forests</w:t>
      </w:r>
      <w:r w:rsidRPr="00814BC9">
        <w:rPr>
          <w:spacing w:val="14"/>
          <w:w w:val="115"/>
          <w:sz w:val="16"/>
          <w:lang w:val="en-GB"/>
          <w:rPrChange w:id="8382" w:author="Christian PIEDALLU" w:date="2023-02-06T09:53:00Z">
            <w:rPr>
              <w:spacing w:val="14"/>
              <w:w w:val="115"/>
              <w:sz w:val="16"/>
            </w:rPr>
          </w:rPrChange>
        </w:rPr>
        <w:t xml:space="preserve"> </w:t>
      </w:r>
      <w:r w:rsidRPr="00814BC9">
        <w:rPr>
          <w:w w:val="115"/>
          <w:sz w:val="16"/>
          <w:lang w:val="en-GB"/>
          <w:rPrChange w:id="8383" w:author="Christian PIEDALLU" w:date="2023-02-06T09:53:00Z">
            <w:rPr>
              <w:w w:val="115"/>
              <w:sz w:val="16"/>
            </w:rPr>
          </w:rPrChange>
        </w:rPr>
        <w:t>Affect</w:t>
      </w:r>
      <w:r w:rsidRPr="00814BC9">
        <w:rPr>
          <w:spacing w:val="14"/>
          <w:w w:val="115"/>
          <w:sz w:val="16"/>
          <w:lang w:val="en-GB"/>
          <w:rPrChange w:id="8384" w:author="Christian PIEDALLU" w:date="2023-02-06T09:53:00Z">
            <w:rPr>
              <w:spacing w:val="14"/>
              <w:w w:val="115"/>
              <w:sz w:val="16"/>
            </w:rPr>
          </w:rPrChange>
        </w:rPr>
        <w:t xml:space="preserve"> </w:t>
      </w:r>
      <w:r w:rsidRPr="00814BC9">
        <w:rPr>
          <w:w w:val="115"/>
          <w:sz w:val="16"/>
          <w:lang w:val="en-GB"/>
          <w:rPrChange w:id="8385" w:author="Christian PIEDALLU" w:date="2023-02-06T09:53:00Z">
            <w:rPr>
              <w:w w:val="115"/>
              <w:sz w:val="16"/>
            </w:rPr>
          </w:rPrChange>
        </w:rPr>
        <w:t>Susceptibility</w:t>
      </w:r>
      <w:r w:rsidRPr="00814BC9">
        <w:rPr>
          <w:spacing w:val="15"/>
          <w:w w:val="115"/>
          <w:sz w:val="16"/>
          <w:lang w:val="en-GB"/>
          <w:rPrChange w:id="8386" w:author="Christian PIEDALLU" w:date="2023-02-06T09:53:00Z">
            <w:rPr>
              <w:spacing w:val="15"/>
              <w:w w:val="115"/>
              <w:sz w:val="16"/>
            </w:rPr>
          </w:rPrChange>
        </w:rPr>
        <w:t xml:space="preserve"> </w:t>
      </w:r>
      <w:r w:rsidRPr="00814BC9">
        <w:rPr>
          <w:w w:val="115"/>
          <w:sz w:val="16"/>
          <w:lang w:val="en-GB"/>
          <w:rPrChange w:id="8387" w:author="Christian PIEDALLU" w:date="2023-02-06T09:53:00Z">
            <w:rPr>
              <w:w w:val="115"/>
              <w:sz w:val="16"/>
            </w:rPr>
          </w:rPrChange>
        </w:rPr>
        <w:t>to</w:t>
      </w:r>
      <w:r w:rsidRPr="00814BC9">
        <w:rPr>
          <w:spacing w:val="14"/>
          <w:w w:val="115"/>
          <w:sz w:val="16"/>
          <w:lang w:val="en-GB"/>
          <w:rPrChange w:id="8388" w:author="Christian PIEDALLU" w:date="2023-02-06T09:53:00Z">
            <w:rPr>
              <w:spacing w:val="14"/>
              <w:w w:val="115"/>
              <w:sz w:val="16"/>
            </w:rPr>
          </w:rPrChange>
        </w:rPr>
        <w:t xml:space="preserve"> </w:t>
      </w:r>
      <w:r w:rsidRPr="00814BC9">
        <w:rPr>
          <w:w w:val="115"/>
          <w:sz w:val="16"/>
          <w:lang w:val="en-GB"/>
          <w:rPrChange w:id="8389" w:author="Christian PIEDALLU" w:date="2023-02-06T09:53:00Z">
            <w:rPr>
              <w:w w:val="115"/>
              <w:sz w:val="16"/>
            </w:rPr>
          </w:rPrChange>
        </w:rPr>
        <w:t>Bark</w:t>
      </w:r>
    </w:p>
    <w:p w14:paraId="487F69A9" w14:textId="77777777" w:rsidR="00B177F5" w:rsidRPr="00814BC9" w:rsidRDefault="00B553DB">
      <w:pPr>
        <w:tabs>
          <w:tab w:val="left" w:pos="720"/>
        </w:tabs>
        <w:spacing w:line="189" w:lineRule="exact"/>
        <w:ind w:left="163"/>
        <w:rPr>
          <w:sz w:val="16"/>
          <w:lang w:val="en-GB"/>
          <w:rPrChange w:id="8390" w:author="Christian PIEDALLU" w:date="2023-02-06T09:53:00Z">
            <w:rPr>
              <w:sz w:val="16"/>
            </w:rPr>
          </w:rPrChange>
        </w:rPr>
      </w:pPr>
      <w:bookmarkStart w:id="8391" w:name="_bookmark24"/>
      <w:bookmarkEnd w:id="8391"/>
      <w:r w:rsidRPr="00814BC9">
        <w:rPr>
          <w:rFonts w:ascii="Trebuchet MS" w:hAnsi="Trebuchet MS"/>
          <w:w w:val="110"/>
          <w:sz w:val="10"/>
          <w:lang w:val="en-GB"/>
          <w:rPrChange w:id="8392" w:author="Christian PIEDALLU" w:date="2023-02-06T09:53:00Z">
            <w:rPr>
              <w:rFonts w:ascii="Trebuchet MS" w:hAnsi="Trebuchet MS"/>
              <w:w w:val="110"/>
              <w:sz w:val="10"/>
            </w:rPr>
          </w:rPrChange>
        </w:rPr>
        <w:t>362</w:t>
      </w:r>
      <w:r w:rsidRPr="00814BC9">
        <w:rPr>
          <w:rFonts w:ascii="Trebuchet MS" w:hAnsi="Trebuchet MS"/>
          <w:w w:val="110"/>
          <w:sz w:val="10"/>
          <w:lang w:val="en-GB"/>
          <w:rPrChange w:id="8393" w:author="Christian PIEDALLU" w:date="2023-02-06T09:53:00Z">
            <w:rPr>
              <w:rFonts w:ascii="Trebuchet MS" w:hAnsi="Trebuchet MS"/>
              <w:w w:val="110"/>
              <w:sz w:val="10"/>
            </w:rPr>
          </w:rPrChange>
        </w:rPr>
        <w:tab/>
      </w:r>
      <w:r w:rsidRPr="00814BC9">
        <w:rPr>
          <w:w w:val="110"/>
          <w:sz w:val="16"/>
          <w:lang w:val="en-GB"/>
          <w:rPrChange w:id="8394" w:author="Christian PIEDALLU" w:date="2023-02-06T09:53:00Z">
            <w:rPr>
              <w:w w:val="110"/>
              <w:sz w:val="16"/>
            </w:rPr>
          </w:rPrChange>
        </w:rPr>
        <w:t>Beetle</w:t>
      </w:r>
      <w:r w:rsidRPr="00814BC9">
        <w:rPr>
          <w:spacing w:val="25"/>
          <w:w w:val="110"/>
          <w:sz w:val="16"/>
          <w:lang w:val="en-GB"/>
          <w:rPrChange w:id="8395" w:author="Christian PIEDALLU" w:date="2023-02-06T09:53:00Z">
            <w:rPr>
              <w:spacing w:val="25"/>
              <w:w w:val="110"/>
              <w:sz w:val="16"/>
            </w:rPr>
          </w:rPrChange>
        </w:rPr>
        <w:t xml:space="preserve"> </w:t>
      </w:r>
      <w:r w:rsidRPr="00814BC9">
        <w:rPr>
          <w:w w:val="110"/>
          <w:sz w:val="16"/>
          <w:lang w:val="en-GB"/>
          <w:rPrChange w:id="8396" w:author="Christian PIEDALLU" w:date="2023-02-06T09:53:00Z">
            <w:rPr>
              <w:w w:val="110"/>
              <w:sz w:val="16"/>
            </w:rPr>
          </w:rPrChange>
        </w:rPr>
        <w:t xml:space="preserve">Attacks: </w:t>
      </w:r>
      <w:r w:rsidRPr="00814BC9">
        <w:rPr>
          <w:spacing w:val="8"/>
          <w:w w:val="110"/>
          <w:sz w:val="16"/>
          <w:lang w:val="en-GB"/>
          <w:rPrChange w:id="8397" w:author="Christian PIEDALLU" w:date="2023-02-06T09:53:00Z">
            <w:rPr>
              <w:spacing w:val="8"/>
              <w:w w:val="110"/>
              <w:sz w:val="16"/>
            </w:rPr>
          </w:rPrChange>
        </w:rPr>
        <w:t xml:space="preserve"> </w:t>
      </w:r>
      <w:r w:rsidRPr="00814BC9">
        <w:rPr>
          <w:w w:val="110"/>
          <w:sz w:val="16"/>
          <w:lang w:val="en-GB"/>
          <w:rPrChange w:id="8398" w:author="Christian PIEDALLU" w:date="2023-02-06T09:53:00Z">
            <w:rPr>
              <w:w w:val="110"/>
              <w:sz w:val="16"/>
            </w:rPr>
          </w:rPrChange>
        </w:rPr>
        <w:t>Implications</w:t>
      </w:r>
      <w:r w:rsidRPr="00814BC9">
        <w:rPr>
          <w:spacing w:val="26"/>
          <w:w w:val="110"/>
          <w:sz w:val="16"/>
          <w:lang w:val="en-GB"/>
          <w:rPrChange w:id="8399" w:author="Christian PIEDALLU" w:date="2023-02-06T09:53:00Z">
            <w:rPr>
              <w:spacing w:val="26"/>
              <w:w w:val="110"/>
              <w:sz w:val="16"/>
            </w:rPr>
          </w:rPrChange>
        </w:rPr>
        <w:t xml:space="preserve"> </w:t>
      </w:r>
      <w:r w:rsidRPr="00814BC9">
        <w:rPr>
          <w:w w:val="110"/>
          <w:sz w:val="16"/>
          <w:lang w:val="en-GB"/>
          <w:rPrChange w:id="8400" w:author="Christian PIEDALLU" w:date="2023-02-06T09:53:00Z">
            <w:rPr>
              <w:w w:val="110"/>
              <w:sz w:val="16"/>
            </w:rPr>
          </w:rPrChange>
        </w:rPr>
        <w:t>for</w:t>
      </w:r>
      <w:r w:rsidRPr="00814BC9">
        <w:rPr>
          <w:spacing w:val="26"/>
          <w:w w:val="110"/>
          <w:sz w:val="16"/>
          <w:lang w:val="en-GB"/>
          <w:rPrChange w:id="8401" w:author="Christian PIEDALLU" w:date="2023-02-06T09:53:00Z">
            <w:rPr>
              <w:spacing w:val="26"/>
              <w:w w:val="110"/>
              <w:sz w:val="16"/>
            </w:rPr>
          </w:rPrChange>
        </w:rPr>
        <w:t xml:space="preserve"> </w:t>
      </w:r>
      <w:r w:rsidRPr="00814BC9">
        <w:rPr>
          <w:w w:val="110"/>
          <w:sz w:val="16"/>
          <w:lang w:val="en-GB"/>
          <w:rPrChange w:id="8402" w:author="Christian PIEDALLU" w:date="2023-02-06T09:53:00Z">
            <w:rPr>
              <w:w w:val="110"/>
              <w:sz w:val="16"/>
            </w:rPr>
          </w:rPrChange>
        </w:rPr>
        <w:t>Forest</w:t>
      </w:r>
      <w:r w:rsidRPr="00814BC9">
        <w:rPr>
          <w:spacing w:val="25"/>
          <w:w w:val="110"/>
          <w:sz w:val="16"/>
          <w:lang w:val="en-GB"/>
          <w:rPrChange w:id="8403" w:author="Christian PIEDALLU" w:date="2023-02-06T09:53:00Z">
            <w:rPr>
              <w:spacing w:val="25"/>
              <w:w w:val="110"/>
              <w:sz w:val="16"/>
            </w:rPr>
          </w:rPrChange>
        </w:rPr>
        <w:t xml:space="preserve"> </w:t>
      </w:r>
      <w:r w:rsidRPr="00814BC9">
        <w:rPr>
          <w:w w:val="110"/>
          <w:sz w:val="16"/>
          <w:lang w:val="en-GB"/>
          <w:rPrChange w:id="8404" w:author="Christian PIEDALLU" w:date="2023-02-06T09:53:00Z">
            <w:rPr>
              <w:w w:val="110"/>
              <w:sz w:val="16"/>
            </w:rPr>
          </w:rPrChange>
        </w:rPr>
        <w:t xml:space="preserve">Management. </w:t>
      </w:r>
      <w:r w:rsidRPr="00814BC9">
        <w:rPr>
          <w:spacing w:val="6"/>
          <w:w w:val="110"/>
          <w:sz w:val="16"/>
          <w:lang w:val="en-GB"/>
          <w:rPrChange w:id="8405" w:author="Christian PIEDALLU" w:date="2023-02-06T09:53:00Z">
            <w:rPr>
              <w:spacing w:val="6"/>
              <w:w w:val="110"/>
              <w:sz w:val="16"/>
            </w:rPr>
          </w:rPrChange>
        </w:rPr>
        <w:t xml:space="preserve"> </w:t>
      </w:r>
      <w:r w:rsidRPr="00814BC9">
        <w:rPr>
          <w:i/>
          <w:w w:val="110"/>
          <w:sz w:val="16"/>
          <w:lang w:val="en-GB"/>
          <w:rPrChange w:id="8406" w:author="Christian PIEDALLU" w:date="2023-02-06T09:53:00Z">
            <w:rPr>
              <w:i/>
              <w:w w:val="110"/>
              <w:sz w:val="16"/>
            </w:rPr>
          </w:rPrChange>
        </w:rPr>
        <w:t>Forests</w:t>
      </w:r>
      <w:r w:rsidRPr="00814BC9">
        <w:rPr>
          <w:w w:val="110"/>
          <w:sz w:val="16"/>
          <w:lang w:val="en-GB"/>
          <w:rPrChange w:id="8407" w:author="Christian PIEDALLU" w:date="2023-02-06T09:53:00Z">
            <w:rPr>
              <w:w w:val="110"/>
              <w:sz w:val="16"/>
            </w:rPr>
          </w:rPrChange>
        </w:rPr>
        <w:t>,</w:t>
      </w:r>
      <w:r w:rsidRPr="00814BC9">
        <w:rPr>
          <w:spacing w:val="26"/>
          <w:w w:val="110"/>
          <w:sz w:val="16"/>
          <w:lang w:val="en-GB"/>
          <w:rPrChange w:id="8408" w:author="Christian PIEDALLU" w:date="2023-02-06T09:53:00Z">
            <w:rPr>
              <w:spacing w:val="26"/>
              <w:w w:val="110"/>
              <w:sz w:val="16"/>
            </w:rPr>
          </w:rPrChange>
        </w:rPr>
        <w:t xml:space="preserve"> </w:t>
      </w:r>
      <w:r w:rsidRPr="00814BC9">
        <w:rPr>
          <w:w w:val="110"/>
          <w:sz w:val="16"/>
          <w:lang w:val="en-GB"/>
          <w:rPrChange w:id="8409" w:author="Christian PIEDALLU" w:date="2023-02-06T09:53:00Z">
            <w:rPr>
              <w:w w:val="110"/>
              <w:sz w:val="16"/>
            </w:rPr>
          </w:rPrChange>
        </w:rPr>
        <w:t>5(1):88–102.</w:t>
      </w:r>
    </w:p>
    <w:p w14:paraId="5B054665" w14:textId="77777777" w:rsidR="00B177F5" w:rsidRPr="00814BC9" w:rsidRDefault="00B553DB">
      <w:pPr>
        <w:spacing w:line="189" w:lineRule="exact"/>
        <w:ind w:left="163"/>
        <w:rPr>
          <w:sz w:val="16"/>
          <w:lang w:val="en-GB"/>
          <w:rPrChange w:id="8410" w:author="Christian PIEDALLU" w:date="2023-02-06T09:53:00Z">
            <w:rPr>
              <w:sz w:val="16"/>
            </w:rPr>
          </w:rPrChange>
        </w:rPr>
      </w:pPr>
      <w:r w:rsidRPr="00814BC9">
        <w:rPr>
          <w:rFonts w:ascii="Trebuchet MS"/>
          <w:sz w:val="10"/>
          <w:lang w:val="en-GB"/>
          <w:rPrChange w:id="8411" w:author="Christian PIEDALLU" w:date="2023-02-06T09:53:00Z">
            <w:rPr>
              <w:rFonts w:ascii="Trebuchet MS"/>
              <w:sz w:val="10"/>
            </w:rPr>
          </w:rPrChange>
        </w:rPr>
        <w:t xml:space="preserve">363     </w:t>
      </w:r>
      <w:r w:rsidRPr="00814BC9">
        <w:rPr>
          <w:rFonts w:ascii="Trebuchet MS"/>
          <w:spacing w:val="19"/>
          <w:sz w:val="10"/>
          <w:lang w:val="en-GB"/>
          <w:rPrChange w:id="8412" w:author="Christian PIEDALLU" w:date="2023-02-06T09:53:00Z">
            <w:rPr>
              <w:rFonts w:ascii="Trebuchet MS"/>
              <w:spacing w:val="19"/>
              <w:sz w:val="10"/>
            </w:rPr>
          </w:rPrChange>
        </w:rPr>
        <w:t xml:space="preserve"> </w:t>
      </w:r>
      <w:r w:rsidRPr="00814BC9">
        <w:rPr>
          <w:w w:val="120"/>
          <w:sz w:val="16"/>
          <w:lang w:val="en-GB"/>
          <w:rPrChange w:id="8413" w:author="Christian PIEDALLU" w:date="2023-02-06T09:53:00Z">
            <w:rPr>
              <w:w w:val="120"/>
              <w:sz w:val="16"/>
            </w:rPr>
          </w:rPrChange>
        </w:rPr>
        <w:t>Gazol,</w:t>
      </w:r>
      <w:r w:rsidRPr="00814BC9">
        <w:rPr>
          <w:spacing w:val="13"/>
          <w:w w:val="120"/>
          <w:sz w:val="16"/>
          <w:lang w:val="en-GB"/>
          <w:rPrChange w:id="8414" w:author="Christian PIEDALLU" w:date="2023-02-06T09:53:00Z">
            <w:rPr>
              <w:spacing w:val="13"/>
              <w:w w:val="120"/>
              <w:sz w:val="16"/>
            </w:rPr>
          </w:rPrChange>
        </w:rPr>
        <w:t xml:space="preserve"> </w:t>
      </w:r>
      <w:r w:rsidRPr="00814BC9">
        <w:rPr>
          <w:w w:val="120"/>
          <w:sz w:val="16"/>
          <w:lang w:val="en-GB"/>
          <w:rPrChange w:id="8415" w:author="Christian PIEDALLU" w:date="2023-02-06T09:53:00Z">
            <w:rPr>
              <w:w w:val="120"/>
              <w:sz w:val="16"/>
            </w:rPr>
          </w:rPrChange>
        </w:rPr>
        <w:t>A.,</w:t>
      </w:r>
      <w:r w:rsidRPr="00814BC9">
        <w:rPr>
          <w:spacing w:val="15"/>
          <w:w w:val="120"/>
          <w:sz w:val="16"/>
          <w:lang w:val="en-GB"/>
          <w:rPrChange w:id="8416" w:author="Christian PIEDALLU" w:date="2023-02-06T09:53:00Z">
            <w:rPr>
              <w:spacing w:val="15"/>
              <w:w w:val="120"/>
              <w:sz w:val="16"/>
            </w:rPr>
          </w:rPrChange>
        </w:rPr>
        <w:t xml:space="preserve"> </w:t>
      </w:r>
      <w:r w:rsidRPr="00814BC9">
        <w:rPr>
          <w:w w:val="120"/>
          <w:sz w:val="16"/>
          <w:lang w:val="en-GB"/>
          <w:rPrChange w:id="8417" w:author="Christian PIEDALLU" w:date="2023-02-06T09:53:00Z">
            <w:rPr>
              <w:w w:val="120"/>
              <w:sz w:val="16"/>
            </w:rPr>
          </w:rPrChange>
        </w:rPr>
        <w:t>Camarero,</w:t>
      </w:r>
      <w:r w:rsidRPr="00814BC9">
        <w:rPr>
          <w:spacing w:val="13"/>
          <w:w w:val="120"/>
          <w:sz w:val="16"/>
          <w:lang w:val="en-GB"/>
          <w:rPrChange w:id="8418" w:author="Christian PIEDALLU" w:date="2023-02-06T09:53:00Z">
            <w:rPr>
              <w:spacing w:val="13"/>
              <w:w w:val="120"/>
              <w:sz w:val="16"/>
            </w:rPr>
          </w:rPrChange>
        </w:rPr>
        <w:t xml:space="preserve"> </w:t>
      </w:r>
      <w:r w:rsidRPr="00814BC9">
        <w:rPr>
          <w:w w:val="120"/>
          <w:sz w:val="16"/>
          <w:lang w:val="en-GB"/>
          <w:rPrChange w:id="8419" w:author="Christian PIEDALLU" w:date="2023-02-06T09:53:00Z">
            <w:rPr>
              <w:w w:val="120"/>
              <w:sz w:val="16"/>
            </w:rPr>
          </w:rPrChange>
        </w:rPr>
        <w:t>J.</w:t>
      </w:r>
      <w:r w:rsidRPr="00814BC9">
        <w:rPr>
          <w:spacing w:val="11"/>
          <w:w w:val="120"/>
          <w:sz w:val="16"/>
          <w:lang w:val="en-GB"/>
          <w:rPrChange w:id="8420" w:author="Christian PIEDALLU" w:date="2023-02-06T09:53:00Z">
            <w:rPr>
              <w:spacing w:val="11"/>
              <w:w w:val="120"/>
              <w:sz w:val="16"/>
            </w:rPr>
          </w:rPrChange>
        </w:rPr>
        <w:t xml:space="preserve"> </w:t>
      </w:r>
      <w:r w:rsidRPr="00814BC9">
        <w:rPr>
          <w:w w:val="120"/>
          <w:sz w:val="16"/>
          <w:lang w:val="en-GB"/>
          <w:rPrChange w:id="8421" w:author="Christian PIEDALLU" w:date="2023-02-06T09:53:00Z">
            <w:rPr>
              <w:w w:val="120"/>
              <w:sz w:val="16"/>
            </w:rPr>
          </w:rPrChange>
        </w:rPr>
        <w:t>J.,</w:t>
      </w:r>
      <w:r w:rsidRPr="00814BC9">
        <w:rPr>
          <w:spacing w:val="14"/>
          <w:w w:val="120"/>
          <w:sz w:val="16"/>
          <w:lang w:val="en-GB"/>
          <w:rPrChange w:id="8422" w:author="Christian PIEDALLU" w:date="2023-02-06T09:53:00Z">
            <w:rPr>
              <w:spacing w:val="14"/>
              <w:w w:val="120"/>
              <w:sz w:val="16"/>
            </w:rPr>
          </w:rPrChange>
        </w:rPr>
        <w:t xml:space="preserve"> </w:t>
      </w:r>
      <w:r w:rsidRPr="00814BC9">
        <w:rPr>
          <w:w w:val="120"/>
          <w:sz w:val="16"/>
          <w:lang w:val="en-GB"/>
          <w:rPrChange w:id="8423" w:author="Christian PIEDALLU" w:date="2023-02-06T09:53:00Z">
            <w:rPr>
              <w:w w:val="120"/>
              <w:sz w:val="16"/>
            </w:rPr>
          </w:rPrChange>
        </w:rPr>
        <w:t>Anderegg,</w:t>
      </w:r>
      <w:r w:rsidRPr="00814BC9">
        <w:rPr>
          <w:spacing w:val="14"/>
          <w:w w:val="120"/>
          <w:sz w:val="16"/>
          <w:lang w:val="en-GB"/>
          <w:rPrChange w:id="8424" w:author="Christian PIEDALLU" w:date="2023-02-06T09:53:00Z">
            <w:rPr>
              <w:spacing w:val="14"/>
              <w:w w:val="120"/>
              <w:sz w:val="16"/>
            </w:rPr>
          </w:rPrChange>
        </w:rPr>
        <w:t xml:space="preserve"> </w:t>
      </w:r>
      <w:r w:rsidRPr="00814BC9">
        <w:rPr>
          <w:w w:val="120"/>
          <w:sz w:val="16"/>
          <w:lang w:val="en-GB"/>
          <w:rPrChange w:id="8425" w:author="Christian PIEDALLU" w:date="2023-02-06T09:53:00Z">
            <w:rPr>
              <w:w w:val="120"/>
              <w:sz w:val="16"/>
            </w:rPr>
          </w:rPrChange>
        </w:rPr>
        <w:t>W.</w:t>
      </w:r>
      <w:r w:rsidRPr="00814BC9">
        <w:rPr>
          <w:spacing w:val="11"/>
          <w:w w:val="120"/>
          <w:sz w:val="16"/>
          <w:lang w:val="en-GB"/>
          <w:rPrChange w:id="8426" w:author="Christian PIEDALLU" w:date="2023-02-06T09:53:00Z">
            <w:rPr>
              <w:spacing w:val="11"/>
              <w:w w:val="120"/>
              <w:sz w:val="16"/>
            </w:rPr>
          </w:rPrChange>
        </w:rPr>
        <w:t xml:space="preserve"> </w:t>
      </w:r>
      <w:r w:rsidRPr="00814BC9">
        <w:rPr>
          <w:w w:val="120"/>
          <w:sz w:val="16"/>
          <w:lang w:val="en-GB"/>
          <w:rPrChange w:id="8427" w:author="Christian PIEDALLU" w:date="2023-02-06T09:53:00Z">
            <w:rPr>
              <w:w w:val="120"/>
              <w:sz w:val="16"/>
            </w:rPr>
          </w:rPrChange>
        </w:rPr>
        <w:t>R.</w:t>
      </w:r>
      <w:r w:rsidRPr="00814BC9">
        <w:rPr>
          <w:spacing w:val="11"/>
          <w:w w:val="120"/>
          <w:sz w:val="16"/>
          <w:lang w:val="en-GB"/>
          <w:rPrChange w:id="8428" w:author="Christian PIEDALLU" w:date="2023-02-06T09:53:00Z">
            <w:rPr>
              <w:spacing w:val="11"/>
              <w:w w:val="120"/>
              <w:sz w:val="16"/>
            </w:rPr>
          </w:rPrChange>
        </w:rPr>
        <w:t xml:space="preserve"> </w:t>
      </w:r>
      <w:r w:rsidRPr="00814BC9">
        <w:rPr>
          <w:w w:val="120"/>
          <w:sz w:val="16"/>
          <w:lang w:val="en-GB"/>
          <w:rPrChange w:id="8429" w:author="Christian PIEDALLU" w:date="2023-02-06T09:53:00Z">
            <w:rPr>
              <w:w w:val="120"/>
              <w:sz w:val="16"/>
            </w:rPr>
          </w:rPrChange>
        </w:rPr>
        <w:t>L.,</w:t>
      </w:r>
      <w:r w:rsidRPr="00814BC9">
        <w:rPr>
          <w:spacing w:val="13"/>
          <w:w w:val="120"/>
          <w:sz w:val="16"/>
          <w:lang w:val="en-GB"/>
          <w:rPrChange w:id="8430" w:author="Christian PIEDALLU" w:date="2023-02-06T09:53:00Z">
            <w:rPr>
              <w:spacing w:val="13"/>
              <w:w w:val="120"/>
              <w:sz w:val="16"/>
            </w:rPr>
          </w:rPrChange>
        </w:rPr>
        <w:t xml:space="preserve"> </w:t>
      </w:r>
      <w:r w:rsidRPr="00814BC9">
        <w:rPr>
          <w:w w:val="120"/>
          <w:sz w:val="16"/>
          <w:lang w:val="en-GB"/>
          <w:rPrChange w:id="8431" w:author="Christian PIEDALLU" w:date="2023-02-06T09:53:00Z">
            <w:rPr>
              <w:w w:val="120"/>
              <w:sz w:val="16"/>
            </w:rPr>
          </w:rPrChange>
        </w:rPr>
        <w:t>and</w:t>
      </w:r>
      <w:r w:rsidRPr="00814BC9">
        <w:rPr>
          <w:spacing w:val="12"/>
          <w:w w:val="120"/>
          <w:sz w:val="16"/>
          <w:lang w:val="en-GB"/>
          <w:rPrChange w:id="8432" w:author="Christian PIEDALLU" w:date="2023-02-06T09:53:00Z">
            <w:rPr>
              <w:spacing w:val="12"/>
              <w:w w:val="120"/>
              <w:sz w:val="16"/>
            </w:rPr>
          </w:rPrChange>
        </w:rPr>
        <w:t xml:space="preserve"> </w:t>
      </w:r>
      <w:r w:rsidRPr="00814BC9">
        <w:rPr>
          <w:w w:val="120"/>
          <w:sz w:val="16"/>
          <w:lang w:val="en-GB"/>
          <w:rPrChange w:id="8433" w:author="Christian PIEDALLU" w:date="2023-02-06T09:53:00Z">
            <w:rPr>
              <w:w w:val="120"/>
              <w:sz w:val="16"/>
            </w:rPr>
          </w:rPrChange>
        </w:rPr>
        <w:t>Vicente-Serrano,</w:t>
      </w:r>
      <w:r w:rsidRPr="00814BC9">
        <w:rPr>
          <w:spacing w:val="13"/>
          <w:w w:val="120"/>
          <w:sz w:val="16"/>
          <w:lang w:val="en-GB"/>
          <w:rPrChange w:id="8434" w:author="Christian PIEDALLU" w:date="2023-02-06T09:53:00Z">
            <w:rPr>
              <w:spacing w:val="13"/>
              <w:w w:val="120"/>
              <w:sz w:val="16"/>
            </w:rPr>
          </w:rPrChange>
        </w:rPr>
        <w:t xml:space="preserve"> </w:t>
      </w:r>
      <w:r w:rsidRPr="00814BC9">
        <w:rPr>
          <w:w w:val="120"/>
          <w:sz w:val="16"/>
          <w:lang w:val="en-GB"/>
          <w:rPrChange w:id="8435" w:author="Christian PIEDALLU" w:date="2023-02-06T09:53:00Z">
            <w:rPr>
              <w:w w:val="120"/>
              <w:sz w:val="16"/>
            </w:rPr>
          </w:rPrChange>
        </w:rPr>
        <w:t>S.</w:t>
      </w:r>
      <w:r w:rsidRPr="00814BC9">
        <w:rPr>
          <w:spacing w:val="11"/>
          <w:w w:val="120"/>
          <w:sz w:val="16"/>
          <w:lang w:val="en-GB"/>
          <w:rPrChange w:id="8436" w:author="Christian PIEDALLU" w:date="2023-02-06T09:53:00Z">
            <w:rPr>
              <w:spacing w:val="11"/>
              <w:w w:val="120"/>
              <w:sz w:val="16"/>
            </w:rPr>
          </w:rPrChange>
        </w:rPr>
        <w:t xml:space="preserve"> </w:t>
      </w:r>
      <w:r w:rsidRPr="00814BC9">
        <w:rPr>
          <w:w w:val="120"/>
          <w:sz w:val="16"/>
          <w:lang w:val="en-GB"/>
          <w:rPrChange w:id="8437" w:author="Christian PIEDALLU" w:date="2023-02-06T09:53:00Z">
            <w:rPr>
              <w:w w:val="120"/>
              <w:sz w:val="16"/>
            </w:rPr>
          </w:rPrChange>
        </w:rPr>
        <w:t>M.,</w:t>
      </w:r>
      <w:r w:rsidRPr="00814BC9">
        <w:rPr>
          <w:spacing w:val="14"/>
          <w:w w:val="120"/>
          <w:sz w:val="16"/>
          <w:lang w:val="en-GB"/>
          <w:rPrChange w:id="8438" w:author="Christian PIEDALLU" w:date="2023-02-06T09:53:00Z">
            <w:rPr>
              <w:spacing w:val="14"/>
              <w:w w:val="120"/>
              <w:sz w:val="16"/>
            </w:rPr>
          </w:rPrChange>
        </w:rPr>
        <w:t xml:space="preserve"> </w:t>
      </w:r>
      <w:r w:rsidRPr="00814BC9">
        <w:rPr>
          <w:w w:val="120"/>
          <w:sz w:val="16"/>
          <w:lang w:val="en-GB"/>
          <w:rPrChange w:id="8439" w:author="Christian PIEDALLU" w:date="2023-02-06T09:53:00Z">
            <w:rPr>
              <w:w w:val="120"/>
              <w:sz w:val="16"/>
            </w:rPr>
          </w:rPrChange>
        </w:rPr>
        <w:t xml:space="preserve">2017. </w:t>
      </w:r>
      <w:r w:rsidRPr="00814BC9">
        <w:rPr>
          <w:spacing w:val="5"/>
          <w:w w:val="120"/>
          <w:sz w:val="16"/>
          <w:lang w:val="en-GB"/>
          <w:rPrChange w:id="8440" w:author="Christian PIEDALLU" w:date="2023-02-06T09:53:00Z">
            <w:rPr>
              <w:spacing w:val="5"/>
              <w:w w:val="120"/>
              <w:sz w:val="16"/>
            </w:rPr>
          </w:rPrChange>
        </w:rPr>
        <w:t xml:space="preserve"> </w:t>
      </w:r>
      <w:r w:rsidRPr="00814BC9">
        <w:rPr>
          <w:w w:val="120"/>
          <w:sz w:val="16"/>
          <w:lang w:val="en-GB"/>
          <w:rPrChange w:id="8441" w:author="Christian PIEDALLU" w:date="2023-02-06T09:53:00Z">
            <w:rPr>
              <w:w w:val="120"/>
              <w:sz w:val="16"/>
            </w:rPr>
          </w:rPrChange>
        </w:rPr>
        <w:t>Impacts</w:t>
      </w:r>
      <w:r w:rsidRPr="00814BC9">
        <w:rPr>
          <w:spacing w:val="11"/>
          <w:w w:val="120"/>
          <w:sz w:val="16"/>
          <w:lang w:val="en-GB"/>
          <w:rPrChange w:id="8442" w:author="Christian PIEDALLU" w:date="2023-02-06T09:53:00Z">
            <w:rPr>
              <w:spacing w:val="11"/>
              <w:w w:val="120"/>
              <w:sz w:val="16"/>
            </w:rPr>
          </w:rPrChange>
        </w:rPr>
        <w:t xml:space="preserve"> </w:t>
      </w:r>
      <w:r w:rsidRPr="00814BC9">
        <w:rPr>
          <w:w w:val="120"/>
          <w:sz w:val="16"/>
          <w:lang w:val="en-GB"/>
          <w:rPrChange w:id="8443" w:author="Christian PIEDALLU" w:date="2023-02-06T09:53:00Z">
            <w:rPr>
              <w:w w:val="120"/>
              <w:sz w:val="16"/>
            </w:rPr>
          </w:rPrChange>
        </w:rPr>
        <w:t>of</w:t>
      </w:r>
      <w:r w:rsidRPr="00814BC9">
        <w:rPr>
          <w:spacing w:val="11"/>
          <w:w w:val="120"/>
          <w:sz w:val="16"/>
          <w:lang w:val="en-GB"/>
          <w:rPrChange w:id="8444" w:author="Christian PIEDALLU" w:date="2023-02-06T09:53:00Z">
            <w:rPr>
              <w:spacing w:val="11"/>
              <w:w w:val="120"/>
              <w:sz w:val="16"/>
            </w:rPr>
          </w:rPrChange>
        </w:rPr>
        <w:t xml:space="preserve"> </w:t>
      </w:r>
      <w:r w:rsidRPr="00814BC9">
        <w:rPr>
          <w:w w:val="120"/>
          <w:sz w:val="16"/>
          <w:lang w:val="en-GB"/>
          <w:rPrChange w:id="8445" w:author="Christian PIEDALLU" w:date="2023-02-06T09:53:00Z">
            <w:rPr>
              <w:w w:val="120"/>
              <w:sz w:val="16"/>
            </w:rPr>
          </w:rPrChange>
        </w:rPr>
        <w:t>droughts</w:t>
      </w:r>
      <w:r w:rsidRPr="00814BC9">
        <w:rPr>
          <w:spacing w:val="11"/>
          <w:w w:val="120"/>
          <w:sz w:val="16"/>
          <w:lang w:val="en-GB"/>
          <w:rPrChange w:id="8446" w:author="Christian PIEDALLU" w:date="2023-02-06T09:53:00Z">
            <w:rPr>
              <w:spacing w:val="11"/>
              <w:w w:val="120"/>
              <w:sz w:val="16"/>
            </w:rPr>
          </w:rPrChange>
        </w:rPr>
        <w:t xml:space="preserve"> </w:t>
      </w:r>
      <w:r w:rsidRPr="00814BC9">
        <w:rPr>
          <w:w w:val="120"/>
          <w:sz w:val="16"/>
          <w:lang w:val="en-GB"/>
          <w:rPrChange w:id="8447" w:author="Christian PIEDALLU" w:date="2023-02-06T09:53:00Z">
            <w:rPr>
              <w:w w:val="120"/>
              <w:sz w:val="16"/>
            </w:rPr>
          </w:rPrChange>
        </w:rPr>
        <w:t>on</w:t>
      </w:r>
      <w:r w:rsidRPr="00814BC9">
        <w:rPr>
          <w:spacing w:val="11"/>
          <w:w w:val="120"/>
          <w:sz w:val="16"/>
          <w:lang w:val="en-GB"/>
          <w:rPrChange w:id="8448" w:author="Christian PIEDALLU" w:date="2023-02-06T09:53:00Z">
            <w:rPr>
              <w:spacing w:val="11"/>
              <w:w w:val="120"/>
              <w:sz w:val="16"/>
            </w:rPr>
          </w:rPrChange>
        </w:rPr>
        <w:t xml:space="preserve"> </w:t>
      </w:r>
      <w:r w:rsidRPr="00814BC9">
        <w:rPr>
          <w:w w:val="120"/>
          <w:sz w:val="16"/>
          <w:lang w:val="en-GB"/>
          <w:rPrChange w:id="8449" w:author="Christian PIEDALLU" w:date="2023-02-06T09:53:00Z">
            <w:rPr>
              <w:w w:val="120"/>
              <w:sz w:val="16"/>
            </w:rPr>
          </w:rPrChange>
        </w:rPr>
        <w:t>the</w:t>
      </w:r>
    </w:p>
    <w:p w14:paraId="746A6DE6" w14:textId="77777777" w:rsidR="00B177F5" w:rsidRPr="00814BC9" w:rsidRDefault="00B553DB">
      <w:pPr>
        <w:tabs>
          <w:tab w:val="left" w:pos="720"/>
        </w:tabs>
        <w:spacing w:line="189" w:lineRule="exact"/>
        <w:ind w:left="163"/>
        <w:rPr>
          <w:sz w:val="16"/>
          <w:lang w:val="en-GB"/>
          <w:rPrChange w:id="8450" w:author="Christian PIEDALLU" w:date="2023-02-06T09:53:00Z">
            <w:rPr>
              <w:sz w:val="16"/>
            </w:rPr>
          </w:rPrChange>
        </w:rPr>
      </w:pPr>
      <w:bookmarkStart w:id="8451" w:name="_bookmark25"/>
      <w:bookmarkEnd w:id="8451"/>
      <w:r w:rsidRPr="00814BC9">
        <w:rPr>
          <w:rFonts w:ascii="Trebuchet MS" w:hAnsi="Trebuchet MS"/>
          <w:w w:val="110"/>
          <w:sz w:val="10"/>
          <w:lang w:val="en-GB"/>
          <w:rPrChange w:id="8452" w:author="Christian PIEDALLU" w:date="2023-02-06T09:53:00Z">
            <w:rPr>
              <w:rFonts w:ascii="Trebuchet MS" w:hAnsi="Trebuchet MS"/>
              <w:w w:val="110"/>
              <w:sz w:val="10"/>
            </w:rPr>
          </w:rPrChange>
        </w:rPr>
        <w:t>364</w:t>
      </w:r>
      <w:r w:rsidRPr="00814BC9">
        <w:rPr>
          <w:rFonts w:ascii="Trebuchet MS" w:hAnsi="Trebuchet MS"/>
          <w:w w:val="110"/>
          <w:sz w:val="10"/>
          <w:lang w:val="en-GB"/>
          <w:rPrChange w:id="8453" w:author="Christian PIEDALLU" w:date="2023-02-06T09:53:00Z">
            <w:rPr>
              <w:rFonts w:ascii="Trebuchet MS" w:hAnsi="Trebuchet MS"/>
              <w:w w:val="110"/>
              <w:sz w:val="10"/>
            </w:rPr>
          </w:rPrChange>
        </w:rPr>
        <w:tab/>
      </w:r>
      <w:r w:rsidRPr="00814BC9">
        <w:rPr>
          <w:w w:val="110"/>
          <w:sz w:val="16"/>
          <w:lang w:val="en-GB"/>
          <w:rPrChange w:id="8454" w:author="Christian PIEDALLU" w:date="2023-02-06T09:53:00Z">
            <w:rPr>
              <w:w w:val="110"/>
              <w:sz w:val="16"/>
            </w:rPr>
          </w:rPrChange>
        </w:rPr>
        <w:t>growth</w:t>
      </w:r>
      <w:r w:rsidRPr="00814BC9">
        <w:rPr>
          <w:spacing w:val="7"/>
          <w:w w:val="110"/>
          <w:sz w:val="16"/>
          <w:lang w:val="en-GB"/>
          <w:rPrChange w:id="8455" w:author="Christian PIEDALLU" w:date="2023-02-06T09:53:00Z">
            <w:rPr>
              <w:spacing w:val="7"/>
              <w:w w:val="110"/>
              <w:sz w:val="16"/>
            </w:rPr>
          </w:rPrChange>
        </w:rPr>
        <w:t xml:space="preserve"> </w:t>
      </w:r>
      <w:r w:rsidRPr="00814BC9">
        <w:rPr>
          <w:w w:val="110"/>
          <w:sz w:val="16"/>
          <w:lang w:val="en-GB"/>
          <w:rPrChange w:id="8456" w:author="Christian PIEDALLU" w:date="2023-02-06T09:53:00Z">
            <w:rPr>
              <w:w w:val="110"/>
              <w:sz w:val="16"/>
            </w:rPr>
          </w:rPrChange>
        </w:rPr>
        <w:t>resilience</w:t>
      </w:r>
      <w:r w:rsidRPr="00814BC9">
        <w:rPr>
          <w:spacing w:val="8"/>
          <w:w w:val="110"/>
          <w:sz w:val="16"/>
          <w:lang w:val="en-GB"/>
          <w:rPrChange w:id="8457" w:author="Christian PIEDALLU" w:date="2023-02-06T09:53:00Z">
            <w:rPr>
              <w:spacing w:val="8"/>
              <w:w w:val="110"/>
              <w:sz w:val="16"/>
            </w:rPr>
          </w:rPrChange>
        </w:rPr>
        <w:t xml:space="preserve"> </w:t>
      </w:r>
      <w:r w:rsidRPr="00814BC9">
        <w:rPr>
          <w:w w:val="110"/>
          <w:sz w:val="16"/>
          <w:lang w:val="en-GB"/>
          <w:rPrChange w:id="8458" w:author="Christian PIEDALLU" w:date="2023-02-06T09:53:00Z">
            <w:rPr>
              <w:w w:val="110"/>
              <w:sz w:val="16"/>
            </w:rPr>
          </w:rPrChange>
        </w:rPr>
        <w:t>of</w:t>
      </w:r>
      <w:r w:rsidRPr="00814BC9">
        <w:rPr>
          <w:spacing w:val="7"/>
          <w:w w:val="110"/>
          <w:sz w:val="16"/>
          <w:lang w:val="en-GB"/>
          <w:rPrChange w:id="8459" w:author="Christian PIEDALLU" w:date="2023-02-06T09:53:00Z">
            <w:rPr>
              <w:spacing w:val="7"/>
              <w:w w:val="110"/>
              <w:sz w:val="16"/>
            </w:rPr>
          </w:rPrChange>
        </w:rPr>
        <w:t xml:space="preserve"> </w:t>
      </w:r>
      <w:r w:rsidRPr="00814BC9">
        <w:rPr>
          <w:w w:val="110"/>
          <w:sz w:val="16"/>
          <w:lang w:val="en-GB"/>
          <w:rPrChange w:id="8460" w:author="Christian PIEDALLU" w:date="2023-02-06T09:53:00Z">
            <w:rPr>
              <w:w w:val="110"/>
              <w:sz w:val="16"/>
            </w:rPr>
          </w:rPrChange>
        </w:rPr>
        <w:t>northern</w:t>
      </w:r>
      <w:r w:rsidRPr="00814BC9">
        <w:rPr>
          <w:spacing w:val="8"/>
          <w:w w:val="110"/>
          <w:sz w:val="16"/>
          <w:lang w:val="en-GB"/>
          <w:rPrChange w:id="8461" w:author="Christian PIEDALLU" w:date="2023-02-06T09:53:00Z">
            <w:rPr>
              <w:spacing w:val="8"/>
              <w:w w:val="110"/>
              <w:sz w:val="16"/>
            </w:rPr>
          </w:rPrChange>
        </w:rPr>
        <w:t xml:space="preserve"> </w:t>
      </w:r>
      <w:r w:rsidRPr="00814BC9">
        <w:rPr>
          <w:w w:val="110"/>
          <w:sz w:val="16"/>
          <w:lang w:val="en-GB"/>
          <w:rPrChange w:id="8462" w:author="Christian PIEDALLU" w:date="2023-02-06T09:53:00Z">
            <w:rPr>
              <w:w w:val="110"/>
              <w:sz w:val="16"/>
            </w:rPr>
          </w:rPrChange>
        </w:rPr>
        <w:t>hemisphere</w:t>
      </w:r>
      <w:r w:rsidRPr="00814BC9">
        <w:rPr>
          <w:spacing w:val="7"/>
          <w:w w:val="110"/>
          <w:sz w:val="16"/>
          <w:lang w:val="en-GB"/>
          <w:rPrChange w:id="8463" w:author="Christian PIEDALLU" w:date="2023-02-06T09:53:00Z">
            <w:rPr>
              <w:spacing w:val="7"/>
              <w:w w:val="110"/>
              <w:sz w:val="16"/>
            </w:rPr>
          </w:rPrChange>
        </w:rPr>
        <w:t xml:space="preserve"> </w:t>
      </w:r>
      <w:r w:rsidRPr="00814BC9">
        <w:rPr>
          <w:w w:val="110"/>
          <w:sz w:val="16"/>
          <w:lang w:val="en-GB"/>
          <w:rPrChange w:id="8464" w:author="Christian PIEDALLU" w:date="2023-02-06T09:53:00Z">
            <w:rPr>
              <w:w w:val="110"/>
              <w:sz w:val="16"/>
            </w:rPr>
          </w:rPrChange>
        </w:rPr>
        <w:t>forests.</w:t>
      </w:r>
      <w:r w:rsidRPr="00814BC9">
        <w:rPr>
          <w:spacing w:val="23"/>
          <w:w w:val="110"/>
          <w:sz w:val="16"/>
          <w:lang w:val="en-GB"/>
          <w:rPrChange w:id="8465" w:author="Christian PIEDALLU" w:date="2023-02-06T09:53:00Z">
            <w:rPr>
              <w:spacing w:val="23"/>
              <w:w w:val="110"/>
              <w:sz w:val="16"/>
            </w:rPr>
          </w:rPrChange>
        </w:rPr>
        <w:t xml:space="preserve"> </w:t>
      </w:r>
      <w:r w:rsidRPr="00814BC9">
        <w:rPr>
          <w:i/>
          <w:w w:val="110"/>
          <w:sz w:val="16"/>
          <w:lang w:val="en-GB"/>
          <w:rPrChange w:id="8466" w:author="Christian PIEDALLU" w:date="2023-02-06T09:53:00Z">
            <w:rPr>
              <w:i/>
              <w:w w:val="110"/>
              <w:sz w:val="16"/>
            </w:rPr>
          </w:rPrChange>
        </w:rPr>
        <w:t>Global</w:t>
      </w:r>
      <w:r w:rsidRPr="00814BC9">
        <w:rPr>
          <w:i/>
          <w:spacing w:val="11"/>
          <w:w w:val="110"/>
          <w:sz w:val="16"/>
          <w:lang w:val="en-GB"/>
          <w:rPrChange w:id="8467" w:author="Christian PIEDALLU" w:date="2023-02-06T09:53:00Z">
            <w:rPr>
              <w:i/>
              <w:spacing w:val="11"/>
              <w:w w:val="110"/>
              <w:sz w:val="16"/>
            </w:rPr>
          </w:rPrChange>
        </w:rPr>
        <w:t xml:space="preserve"> </w:t>
      </w:r>
      <w:r w:rsidRPr="00814BC9">
        <w:rPr>
          <w:i/>
          <w:w w:val="110"/>
          <w:sz w:val="16"/>
          <w:lang w:val="en-GB"/>
          <w:rPrChange w:id="8468" w:author="Christian PIEDALLU" w:date="2023-02-06T09:53:00Z">
            <w:rPr>
              <w:i/>
              <w:w w:val="110"/>
              <w:sz w:val="16"/>
            </w:rPr>
          </w:rPrChange>
        </w:rPr>
        <w:t>Ecology</w:t>
      </w:r>
      <w:r w:rsidRPr="00814BC9">
        <w:rPr>
          <w:i/>
          <w:spacing w:val="11"/>
          <w:w w:val="110"/>
          <w:sz w:val="16"/>
          <w:lang w:val="en-GB"/>
          <w:rPrChange w:id="8469" w:author="Christian PIEDALLU" w:date="2023-02-06T09:53:00Z">
            <w:rPr>
              <w:i/>
              <w:spacing w:val="11"/>
              <w:w w:val="110"/>
              <w:sz w:val="16"/>
            </w:rPr>
          </w:rPrChange>
        </w:rPr>
        <w:t xml:space="preserve"> </w:t>
      </w:r>
      <w:r w:rsidRPr="00814BC9">
        <w:rPr>
          <w:i/>
          <w:w w:val="110"/>
          <w:sz w:val="16"/>
          <w:lang w:val="en-GB"/>
          <w:rPrChange w:id="8470" w:author="Christian PIEDALLU" w:date="2023-02-06T09:53:00Z">
            <w:rPr>
              <w:i/>
              <w:w w:val="110"/>
              <w:sz w:val="16"/>
            </w:rPr>
          </w:rPrChange>
        </w:rPr>
        <w:t>and</w:t>
      </w:r>
      <w:r w:rsidRPr="00814BC9">
        <w:rPr>
          <w:i/>
          <w:spacing w:val="11"/>
          <w:w w:val="110"/>
          <w:sz w:val="16"/>
          <w:lang w:val="en-GB"/>
          <w:rPrChange w:id="8471" w:author="Christian PIEDALLU" w:date="2023-02-06T09:53:00Z">
            <w:rPr>
              <w:i/>
              <w:spacing w:val="11"/>
              <w:w w:val="110"/>
              <w:sz w:val="16"/>
            </w:rPr>
          </w:rPrChange>
        </w:rPr>
        <w:t xml:space="preserve"> </w:t>
      </w:r>
      <w:r w:rsidRPr="00814BC9">
        <w:rPr>
          <w:i/>
          <w:w w:val="110"/>
          <w:sz w:val="16"/>
          <w:lang w:val="en-GB"/>
          <w:rPrChange w:id="8472" w:author="Christian PIEDALLU" w:date="2023-02-06T09:53:00Z">
            <w:rPr>
              <w:i/>
              <w:w w:val="110"/>
              <w:sz w:val="16"/>
            </w:rPr>
          </w:rPrChange>
        </w:rPr>
        <w:t>Biogeography</w:t>
      </w:r>
      <w:r w:rsidRPr="00814BC9">
        <w:rPr>
          <w:w w:val="110"/>
          <w:sz w:val="16"/>
          <w:lang w:val="en-GB"/>
          <w:rPrChange w:id="8473" w:author="Christian PIEDALLU" w:date="2023-02-06T09:53:00Z">
            <w:rPr>
              <w:w w:val="110"/>
              <w:sz w:val="16"/>
            </w:rPr>
          </w:rPrChange>
        </w:rPr>
        <w:t>,</w:t>
      </w:r>
      <w:r w:rsidRPr="00814BC9">
        <w:rPr>
          <w:spacing w:val="8"/>
          <w:w w:val="110"/>
          <w:sz w:val="16"/>
          <w:lang w:val="en-GB"/>
          <w:rPrChange w:id="8474" w:author="Christian PIEDALLU" w:date="2023-02-06T09:53:00Z">
            <w:rPr>
              <w:spacing w:val="8"/>
              <w:w w:val="110"/>
              <w:sz w:val="16"/>
            </w:rPr>
          </w:rPrChange>
        </w:rPr>
        <w:t xml:space="preserve"> </w:t>
      </w:r>
      <w:r w:rsidRPr="00814BC9">
        <w:rPr>
          <w:w w:val="110"/>
          <w:sz w:val="16"/>
          <w:lang w:val="en-GB"/>
          <w:rPrChange w:id="8475" w:author="Christian PIEDALLU" w:date="2023-02-06T09:53:00Z">
            <w:rPr>
              <w:w w:val="110"/>
              <w:sz w:val="16"/>
            </w:rPr>
          </w:rPrChange>
        </w:rPr>
        <w:t>26(2):166–176.</w:t>
      </w:r>
    </w:p>
    <w:p w14:paraId="32070F42" w14:textId="77777777" w:rsidR="00B177F5" w:rsidRPr="00814BC9" w:rsidRDefault="00B553DB">
      <w:pPr>
        <w:spacing w:line="189" w:lineRule="exact"/>
        <w:ind w:left="163"/>
        <w:rPr>
          <w:sz w:val="16"/>
          <w:lang w:val="en-GB"/>
          <w:rPrChange w:id="8476" w:author="Christian PIEDALLU" w:date="2023-02-06T09:53:00Z">
            <w:rPr>
              <w:sz w:val="16"/>
            </w:rPr>
          </w:rPrChange>
        </w:rPr>
      </w:pPr>
      <w:r w:rsidRPr="00814BC9">
        <w:rPr>
          <w:rFonts w:ascii="Trebuchet MS"/>
          <w:sz w:val="10"/>
          <w:lang w:val="en-GB"/>
          <w:rPrChange w:id="8477" w:author="Christian PIEDALLU" w:date="2023-02-06T09:53:00Z">
            <w:rPr>
              <w:rFonts w:ascii="Trebuchet MS"/>
              <w:sz w:val="10"/>
            </w:rPr>
          </w:rPrChange>
        </w:rPr>
        <w:t xml:space="preserve">365     </w:t>
      </w:r>
      <w:r w:rsidRPr="00814BC9">
        <w:rPr>
          <w:rFonts w:ascii="Trebuchet MS"/>
          <w:spacing w:val="19"/>
          <w:sz w:val="10"/>
          <w:lang w:val="en-GB"/>
          <w:rPrChange w:id="8478" w:author="Christian PIEDALLU" w:date="2023-02-06T09:53:00Z">
            <w:rPr>
              <w:rFonts w:ascii="Trebuchet MS"/>
              <w:spacing w:val="19"/>
              <w:sz w:val="10"/>
            </w:rPr>
          </w:rPrChange>
        </w:rPr>
        <w:t xml:space="preserve"> </w:t>
      </w:r>
      <w:r w:rsidRPr="00814BC9">
        <w:rPr>
          <w:w w:val="115"/>
          <w:sz w:val="16"/>
          <w:lang w:val="en-GB"/>
          <w:rPrChange w:id="8479" w:author="Christian PIEDALLU" w:date="2023-02-06T09:53:00Z">
            <w:rPr>
              <w:w w:val="115"/>
              <w:sz w:val="16"/>
            </w:rPr>
          </w:rPrChange>
        </w:rPr>
        <w:t>Grabska,</w:t>
      </w:r>
      <w:r w:rsidRPr="00814BC9">
        <w:rPr>
          <w:spacing w:val="35"/>
          <w:w w:val="115"/>
          <w:sz w:val="16"/>
          <w:lang w:val="en-GB"/>
          <w:rPrChange w:id="8480" w:author="Christian PIEDALLU" w:date="2023-02-06T09:53:00Z">
            <w:rPr>
              <w:spacing w:val="35"/>
              <w:w w:val="115"/>
              <w:sz w:val="16"/>
            </w:rPr>
          </w:rPrChange>
        </w:rPr>
        <w:t xml:space="preserve"> </w:t>
      </w:r>
      <w:r w:rsidRPr="00814BC9">
        <w:rPr>
          <w:w w:val="115"/>
          <w:sz w:val="16"/>
          <w:lang w:val="en-GB"/>
          <w:rPrChange w:id="8481" w:author="Christian PIEDALLU" w:date="2023-02-06T09:53:00Z">
            <w:rPr>
              <w:w w:val="115"/>
              <w:sz w:val="16"/>
            </w:rPr>
          </w:rPrChange>
        </w:rPr>
        <w:t>E.,</w:t>
      </w:r>
      <w:r w:rsidRPr="00814BC9">
        <w:rPr>
          <w:spacing w:val="36"/>
          <w:w w:val="115"/>
          <w:sz w:val="16"/>
          <w:lang w:val="en-GB"/>
          <w:rPrChange w:id="8482" w:author="Christian PIEDALLU" w:date="2023-02-06T09:53:00Z">
            <w:rPr>
              <w:spacing w:val="36"/>
              <w:w w:val="115"/>
              <w:sz w:val="16"/>
            </w:rPr>
          </w:rPrChange>
        </w:rPr>
        <w:t xml:space="preserve"> </w:t>
      </w:r>
      <w:r w:rsidRPr="00814BC9">
        <w:rPr>
          <w:w w:val="115"/>
          <w:sz w:val="16"/>
          <w:lang w:val="en-GB"/>
          <w:rPrChange w:id="8483" w:author="Christian PIEDALLU" w:date="2023-02-06T09:53:00Z">
            <w:rPr>
              <w:w w:val="115"/>
              <w:sz w:val="16"/>
            </w:rPr>
          </w:rPrChange>
        </w:rPr>
        <w:t>Hostert,</w:t>
      </w:r>
      <w:r w:rsidRPr="00814BC9">
        <w:rPr>
          <w:spacing w:val="35"/>
          <w:w w:val="115"/>
          <w:sz w:val="16"/>
          <w:lang w:val="en-GB"/>
          <w:rPrChange w:id="8484" w:author="Christian PIEDALLU" w:date="2023-02-06T09:53:00Z">
            <w:rPr>
              <w:spacing w:val="35"/>
              <w:w w:val="115"/>
              <w:sz w:val="16"/>
            </w:rPr>
          </w:rPrChange>
        </w:rPr>
        <w:t xml:space="preserve"> </w:t>
      </w:r>
      <w:r w:rsidRPr="00814BC9">
        <w:rPr>
          <w:w w:val="115"/>
          <w:sz w:val="16"/>
          <w:lang w:val="en-GB"/>
          <w:rPrChange w:id="8485" w:author="Christian PIEDALLU" w:date="2023-02-06T09:53:00Z">
            <w:rPr>
              <w:w w:val="115"/>
              <w:sz w:val="16"/>
            </w:rPr>
          </w:rPrChange>
        </w:rPr>
        <w:t>P.,</w:t>
      </w:r>
      <w:r w:rsidRPr="00814BC9">
        <w:rPr>
          <w:spacing w:val="35"/>
          <w:w w:val="115"/>
          <w:sz w:val="16"/>
          <w:lang w:val="en-GB"/>
          <w:rPrChange w:id="8486" w:author="Christian PIEDALLU" w:date="2023-02-06T09:53:00Z">
            <w:rPr>
              <w:spacing w:val="35"/>
              <w:w w:val="115"/>
              <w:sz w:val="16"/>
            </w:rPr>
          </w:rPrChange>
        </w:rPr>
        <w:t xml:space="preserve"> </w:t>
      </w:r>
      <w:r w:rsidRPr="00814BC9">
        <w:rPr>
          <w:w w:val="115"/>
          <w:sz w:val="16"/>
          <w:lang w:val="en-GB"/>
          <w:rPrChange w:id="8487" w:author="Christian PIEDALLU" w:date="2023-02-06T09:53:00Z">
            <w:rPr>
              <w:w w:val="115"/>
              <w:sz w:val="16"/>
            </w:rPr>
          </w:rPrChange>
        </w:rPr>
        <w:t>Pflugmacher,</w:t>
      </w:r>
      <w:r w:rsidRPr="00814BC9">
        <w:rPr>
          <w:spacing w:val="36"/>
          <w:w w:val="115"/>
          <w:sz w:val="16"/>
          <w:lang w:val="en-GB"/>
          <w:rPrChange w:id="8488" w:author="Christian PIEDALLU" w:date="2023-02-06T09:53:00Z">
            <w:rPr>
              <w:spacing w:val="36"/>
              <w:w w:val="115"/>
              <w:sz w:val="16"/>
            </w:rPr>
          </w:rPrChange>
        </w:rPr>
        <w:t xml:space="preserve"> </w:t>
      </w:r>
      <w:r w:rsidRPr="00814BC9">
        <w:rPr>
          <w:w w:val="115"/>
          <w:sz w:val="16"/>
          <w:lang w:val="en-GB"/>
          <w:rPrChange w:id="8489" w:author="Christian PIEDALLU" w:date="2023-02-06T09:53:00Z">
            <w:rPr>
              <w:w w:val="115"/>
              <w:sz w:val="16"/>
            </w:rPr>
          </w:rPrChange>
        </w:rPr>
        <w:t>D.,</w:t>
      </w:r>
      <w:r w:rsidRPr="00814BC9">
        <w:rPr>
          <w:spacing w:val="35"/>
          <w:w w:val="115"/>
          <w:sz w:val="16"/>
          <w:lang w:val="en-GB"/>
          <w:rPrChange w:id="8490" w:author="Christian PIEDALLU" w:date="2023-02-06T09:53:00Z">
            <w:rPr>
              <w:spacing w:val="35"/>
              <w:w w:val="115"/>
              <w:sz w:val="16"/>
            </w:rPr>
          </w:rPrChange>
        </w:rPr>
        <w:t xml:space="preserve"> </w:t>
      </w:r>
      <w:r w:rsidRPr="00814BC9">
        <w:rPr>
          <w:w w:val="115"/>
          <w:sz w:val="16"/>
          <w:lang w:val="en-GB"/>
          <w:rPrChange w:id="8491" w:author="Christian PIEDALLU" w:date="2023-02-06T09:53:00Z">
            <w:rPr>
              <w:w w:val="115"/>
              <w:sz w:val="16"/>
            </w:rPr>
          </w:rPrChange>
        </w:rPr>
        <w:t>and</w:t>
      </w:r>
      <w:r w:rsidRPr="00814BC9">
        <w:rPr>
          <w:spacing w:val="31"/>
          <w:w w:val="115"/>
          <w:sz w:val="16"/>
          <w:lang w:val="en-GB"/>
          <w:rPrChange w:id="8492" w:author="Christian PIEDALLU" w:date="2023-02-06T09:53:00Z">
            <w:rPr>
              <w:spacing w:val="31"/>
              <w:w w:val="115"/>
              <w:sz w:val="16"/>
            </w:rPr>
          </w:rPrChange>
        </w:rPr>
        <w:t xml:space="preserve"> </w:t>
      </w:r>
      <w:r w:rsidRPr="00814BC9">
        <w:rPr>
          <w:w w:val="115"/>
          <w:sz w:val="16"/>
          <w:lang w:val="en-GB"/>
          <w:rPrChange w:id="8493" w:author="Christian PIEDALLU" w:date="2023-02-06T09:53:00Z">
            <w:rPr>
              <w:w w:val="115"/>
              <w:sz w:val="16"/>
            </w:rPr>
          </w:rPrChange>
        </w:rPr>
        <w:t>Ostapowicz,</w:t>
      </w:r>
      <w:r w:rsidRPr="00814BC9">
        <w:rPr>
          <w:spacing w:val="35"/>
          <w:w w:val="115"/>
          <w:sz w:val="16"/>
          <w:lang w:val="en-GB"/>
          <w:rPrChange w:id="8494" w:author="Christian PIEDALLU" w:date="2023-02-06T09:53:00Z">
            <w:rPr>
              <w:spacing w:val="35"/>
              <w:w w:val="115"/>
              <w:sz w:val="16"/>
            </w:rPr>
          </w:rPrChange>
        </w:rPr>
        <w:t xml:space="preserve"> </w:t>
      </w:r>
      <w:r w:rsidRPr="00814BC9">
        <w:rPr>
          <w:w w:val="115"/>
          <w:sz w:val="16"/>
          <w:lang w:val="en-GB"/>
          <w:rPrChange w:id="8495" w:author="Christian PIEDALLU" w:date="2023-02-06T09:53:00Z">
            <w:rPr>
              <w:w w:val="115"/>
              <w:sz w:val="16"/>
            </w:rPr>
          </w:rPrChange>
        </w:rPr>
        <w:t>K.,</w:t>
      </w:r>
      <w:r w:rsidRPr="00814BC9">
        <w:rPr>
          <w:spacing w:val="35"/>
          <w:w w:val="115"/>
          <w:sz w:val="16"/>
          <w:lang w:val="en-GB"/>
          <w:rPrChange w:id="8496" w:author="Christian PIEDALLU" w:date="2023-02-06T09:53:00Z">
            <w:rPr>
              <w:spacing w:val="35"/>
              <w:w w:val="115"/>
              <w:sz w:val="16"/>
            </w:rPr>
          </w:rPrChange>
        </w:rPr>
        <w:t xml:space="preserve"> </w:t>
      </w:r>
      <w:r w:rsidRPr="00814BC9">
        <w:rPr>
          <w:w w:val="115"/>
          <w:sz w:val="16"/>
          <w:lang w:val="en-GB"/>
          <w:rPrChange w:id="8497" w:author="Christian PIEDALLU" w:date="2023-02-06T09:53:00Z">
            <w:rPr>
              <w:w w:val="115"/>
              <w:sz w:val="16"/>
            </w:rPr>
          </w:rPrChange>
        </w:rPr>
        <w:t xml:space="preserve">2019.  </w:t>
      </w:r>
      <w:r w:rsidRPr="00814BC9">
        <w:rPr>
          <w:spacing w:val="5"/>
          <w:w w:val="115"/>
          <w:sz w:val="16"/>
          <w:lang w:val="en-GB"/>
          <w:rPrChange w:id="8498" w:author="Christian PIEDALLU" w:date="2023-02-06T09:53:00Z">
            <w:rPr>
              <w:spacing w:val="5"/>
              <w:w w:val="115"/>
              <w:sz w:val="16"/>
            </w:rPr>
          </w:rPrChange>
        </w:rPr>
        <w:t xml:space="preserve"> </w:t>
      </w:r>
      <w:r w:rsidRPr="00814BC9">
        <w:rPr>
          <w:w w:val="115"/>
          <w:sz w:val="16"/>
          <w:lang w:val="en-GB"/>
          <w:rPrChange w:id="8499" w:author="Christian PIEDALLU" w:date="2023-02-06T09:53:00Z">
            <w:rPr>
              <w:w w:val="115"/>
              <w:sz w:val="16"/>
            </w:rPr>
          </w:rPrChange>
        </w:rPr>
        <w:t>Forest</w:t>
      </w:r>
      <w:r w:rsidRPr="00814BC9">
        <w:rPr>
          <w:spacing w:val="31"/>
          <w:w w:val="115"/>
          <w:sz w:val="16"/>
          <w:lang w:val="en-GB"/>
          <w:rPrChange w:id="8500" w:author="Christian PIEDALLU" w:date="2023-02-06T09:53:00Z">
            <w:rPr>
              <w:spacing w:val="31"/>
              <w:w w:val="115"/>
              <w:sz w:val="16"/>
            </w:rPr>
          </w:rPrChange>
        </w:rPr>
        <w:t xml:space="preserve"> </w:t>
      </w:r>
      <w:r w:rsidRPr="00814BC9">
        <w:rPr>
          <w:w w:val="115"/>
          <w:sz w:val="16"/>
          <w:lang w:val="en-GB"/>
          <w:rPrChange w:id="8501" w:author="Christian PIEDALLU" w:date="2023-02-06T09:53:00Z">
            <w:rPr>
              <w:w w:val="115"/>
              <w:sz w:val="16"/>
            </w:rPr>
          </w:rPrChange>
        </w:rPr>
        <w:t>stand</w:t>
      </w:r>
      <w:r w:rsidRPr="00814BC9">
        <w:rPr>
          <w:spacing w:val="31"/>
          <w:w w:val="115"/>
          <w:sz w:val="16"/>
          <w:lang w:val="en-GB"/>
          <w:rPrChange w:id="8502" w:author="Christian PIEDALLU" w:date="2023-02-06T09:53:00Z">
            <w:rPr>
              <w:spacing w:val="31"/>
              <w:w w:val="115"/>
              <w:sz w:val="16"/>
            </w:rPr>
          </w:rPrChange>
        </w:rPr>
        <w:t xml:space="preserve"> </w:t>
      </w:r>
      <w:r w:rsidRPr="00814BC9">
        <w:rPr>
          <w:w w:val="115"/>
          <w:sz w:val="16"/>
          <w:lang w:val="en-GB"/>
          <w:rPrChange w:id="8503" w:author="Christian PIEDALLU" w:date="2023-02-06T09:53:00Z">
            <w:rPr>
              <w:w w:val="115"/>
              <w:sz w:val="16"/>
            </w:rPr>
          </w:rPrChange>
        </w:rPr>
        <w:t>species</w:t>
      </w:r>
      <w:r w:rsidRPr="00814BC9">
        <w:rPr>
          <w:spacing w:val="30"/>
          <w:w w:val="115"/>
          <w:sz w:val="16"/>
          <w:lang w:val="en-GB"/>
          <w:rPrChange w:id="8504" w:author="Christian PIEDALLU" w:date="2023-02-06T09:53:00Z">
            <w:rPr>
              <w:spacing w:val="30"/>
              <w:w w:val="115"/>
              <w:sz w:val="16"/>
            </w:rPr>
          </w:rPrChange>
        </w:rPr>
        <w:t xml:space="preserve"> </w:t>
      </w:r>
      <w:r w:rsidRPr="00814BC9">
        <w:rPr>
          <w:w w:val="115"/>
          <w:sz w:val="16"/>
          <w:lang w:val="en-GB"/>
          <w:rPrChange w:id="8505" w:author="Christian PIEDALLU" w:date="2023-02-06T09:53:00Z">
            <w:rPr>
              <w:w w:val="115"/>
              <w:sz w:val="16"/>
            </w:rPr>
          </w:rPrChange>
        </w:rPr>
        <w:t>mapping</w:t>
      </w:r>
      <w:r w:rsidRPr="00814BC9">
        <w:rPr>
          <w:spacing w:val="31"/>
          <w:w w:val="115"/>
          <w:sz w:val="16"/>
          <w:lang w:val="en-GB"/>
          <w:rPrChange w:id="8506" w:author="Christian PIEDALLU" w:date="2023-02-06T09:53:00Z">
            <w:rPr>
              <w:spacing w:val="31"/>
              <w:w w:val="115"/>
              <w:sz w:val="16"/>
            </w:rPr>
          </w:rPrChange>
        </w:rPr>
        <w:t xml:space="preserve"> </w:t>
      </w:r>
      <w:r w:rsidRPr="00814BC9">
        <w:rPr>
          <w:w w:val="115"/>
          <w:sz w:val="16"/>
          <w:lang w:val="en-GB"/>
          <w:rPrChange w:id="8507" w:author="Christian PIEDALLU" w:date="2023-02-06T09:53:00Z">
            <w:rPr>
              <w:w w:val="115"/>
              <w:sz w:val="16"/>
            </w:rPr>
          </w:rPrChange>
        </w:rPr>
        <w:t>using</w:t>
      </w:r>
      <w:r w:rsidRPr="00814BC9">
        <w:rPr>
          <w:spacing w:val="31"/>
          <w:w w:val="115"/>
          <w:sz w:val="16"/>
          <w:lang w:val="en-GB"/>
          <w:rPrChange w:id="8508" w:author="Christian PIEDALLU" w:date="2023-02-06T09:53:00Z">
            <w:rPr>
              <w:spacing w:val="31"/>
              <w:w w:val="115"/>
              <w:sz w:val="16"/>
            </w:rPr>
          </w:rPrChange>
        </w:rPr>
        <w:t xml:space="preserve"> </w:t>
      </w:r>
      <w:r w:rsidRPr="00814BC9">
        <w:rPr>
          <w:w w:val="115"/>
          <w:sz w:val="16"/>
          <w:lang w:val="en-GB"/>
          <w:rPrChange w:id="8509" w:author="Christian PIEDALLU" w:date="2023-02-06T09:53:00Z">
            <w:rPr>
              <w:w w:val="115"/>
              <w:sz w:val="16"/>
            </w:rPr>
          </w:rPrChange>
        </w:rPr>
        <w:t>the</w:t>
      </w:r>
    </w:p>
    <w:p w14:paraId="53E136CF" w14:textId="77777777" w:rsidR="00B177F5" w:rsidRPr="00814BC9" w:rsidRDefault="00B553DB">
      <w:pPr>
        <w:tabs>
          <w:tab w:val="left" w:pos="720"/>
        </w:tabs>
        <w:spacing w:line="189" w:lineRule="exact"/>
        <w:ind w:left="163"/>
        <w:rPr>
          <w:sz w:val="16"/>
          <w:lang w:val="en-GB"/>
          <w:rPrChange w:id="8510" w:author="Christian PIEDALLU" w:date="2023-02-06T09:53:00Z">
            <w:rPr>
              <w:sz w:val="16"/>
            </w:rPr>
          </w:rPrChange>
        </w:rPr>
      </w:pPr>
      <w:bookmarkStart w:id="8511" w:name="_bookmark26"/>
      <w:bookmarkEnd w:id="8511"/>
      <w:r w:rsidRPr="00814BC9">
        <w:rPr>
          <w:rFonts w:ascii="Trebuchet MS"/>
          <w:w w:val="110"/>
          <w:sz w:val="10"/>
          <w:lang w:val="en-GB"/>
          <w:rPrChange w:id="8512" w:author="Christian PIEDALLU" w:date="2023-02-06T09:53:00Z">
            <w:rPr>
              <w:rFonts w:ascii="Trebuchet MS"/>
              <w:w w:val="110"/>
              <w:sz w:val="10"/>
            </w:rPr>
          </w:rPrChange>
        </w:rPr>
        <w:t>366</w:t>
      </w:r>
      <w:r w:rsidRPr="00814BC9">
        <w:rPr>
          <w:rFonts w:ascii="Trebuchet MS"/>
          <w:w w:val="110"/>
          <w:sz w:val="10"/>
          <w:lang w:val="en-GB"/>
          <w:rPrChange w:id="8513" w:author="Christian PIEDALLU" w:date="2023-02-06T09:53:00Z">
            <w:rPr>
              <w:rFonts w:ascii="Trebuchet MS"/>
              <w:w w:val="110"/>
              <w:sz w:val="10"/>
            </w:rPr>
          </w:rPrChange>
        </w:rPr>
        <w:tab/>
      </w:r>
      <w:r w:rsidRPr="00814BC9">
        <w:rPr>
          <w:w w:val="110"/>
          <w:sz w:val="16"/>
          <w:lang w:val="en-GB"/>
          <w:rPrChange w:id="8514" w:author="Christian PIEDALLU" w:date="2023-02-06T09:53:00Z">
            <w:rPr>
              <w:w w:val="110"/>
              <w:sz w:val="16"/>
            </w:rPr>
          </w:rPrChange>
        </w:rPr>
        <w:t>Sentinel-2</w:t>
      </w:r>
      <w:r w:rsidRPr="00814BC9">
        <w:rPr>
          <w:spacing w:val="19"/>
          <w:w w:val="110"/>
          <w:sz w:val="16"/>
          <w:lang w:val="en-GB"/>
          <w:rPrChange w:id="8515" w:author="Christian PIEDALLU" w:date="2023-02-06T09:53:00Z">
            <w:rPr>
              <w:spacing w:val="19"/>
              <w:w w:val="110"/>
              <w:sz w:val="16"/>
            </w:rPr>
          </w:rPrChange>
        </w:rPr>
        <w:t xml:space="preserve"> </w:t>
      </w:r>
      <w:r w:rsidRPr="00814BC9">
        <w:rPr>
          <w:w w:val="110"/>
          <w:sz w:val="16"/>
          <w:lang w:val="en-GB"/>
          <w:rPrChange w:id="8516" w:author="Christian PIEDALLU" w:date="2023-02-06T09:53:00Z">
            <w:rPr>
              <w:w w:val="110"/>
              <w:sz w:val="16"/>
            </w:rPr>
          </w:rPrChange>
        </w:rPr>
        <w:t>time</w:t>
      </w:r>
      <w:r w:rsidRPr="00814BC9">
        <w:rPr>
          <w:spacing w:val="19"/>
          <w:w w:val="110"/>
          <w:sz w:val="16"/>
          <w:lang w:val="en-GB"/>
          <w:rPrChange w:id="8517" w:author="Christian PIEDALLU" w:date="2023-02-06T09:53:00Z">
            <w:rPr>
              <w:spacing w:val="19"/>
              <w:w w:val="110"/>
              <w:sz w:val="16"/>
            </w:rPr>
          </w:rPrChange>
        </w:rPr>
        <w:t xml:space="preserve"> </w:t>
      </w:r>
      <w:r w:rsidRPr="00814BC9">
        <w:rPr>
          <w:w w:val="110"/>
          <w:sz w:val="16"/>
          <w:lang w:val="en-GB"/>
          <w:rPrChange w:id="8518" w:author="Christian PIEDALLU" w:date="2023-02-06T09:53:00Z">
            <w:rPr>
              <w:w w:val="110"/>
              <w:sz w:val="16"/>
            </w:rPr>
          </w:rPrChange>
        </w:rPr>
        <w:t>series.</w:t>
      </w:r>
      <w:r w:rsidRPr="00814BC9">
        <w:rPr>
          <w:spacing w:val="38"/>
          <w:w w:val="110"/>
          <w:sz w:val="16"/>
          <w:lang w:val="en-GB"/>
          <w:rPrChange w:id="8519" w:author="Christian PIEDALLU" w:date="2023-02-06T09:53:00Z">
            <w:rPr>
              <w:spacing w:val="38"/>
              <w:w w:val="110"/>
              <w:sz w:val="16"/>
            </w:rPr>
          </w:rPrChange>
        </w:rPr>
        <w:t xml:space="preserve"> </w:t>
      </w:r>
      <w:r w:rsidRPr="00814BC9">
        <w:rPr>
          <w:i/>
          <w:w w:val="110"/>
          <w:sz w:val="16"/>
          <w:lang w:val="en-GB"/>
          <w:rPrChange w:id="8520" w:author="Christian PIEDALLU" w:date="2023-02-06T09:53:00Z">
            <w:rPr>
              <w:i/>
              <w:w w:val="110"/>
              <w:sz w:val="16"/>
            </w:rPr>
          </w:rPrChange>
        </w:rPr>
        <w:t>Remote</w:t>
      </w:r>
      <w:r w:rsidRPr="00814BC9">
        <w:rPr>
          <w:i/>
          <w:spacing w:val="24"/>
          <w:w w:val="110"/>
          <w:sz w:val="16"/>
          <w:lang w:val="en-GB"/>
          <w:rPrChange w:id="8521" w:author="Christian PIEDALLU" w:date="2023-02-06T09:53:00Z">
            <w:rPr>
              <w:i/>
              <w:spacing w:val="24"/>
              <w:w w:val="110"/>
              <w:sz w:val="16"/>
            </w:rPr>
          </w:rPrChange>
        </w:rPr>
        <w:t xml:space="preserve"> </w:t>
      </w:r>
      <w:r w:rsidRPr="00814BC9">
        <w:rPr>
          <w:i/>
          <w:w w:val="110"/>
          <w:sz w:val="16"/>
          <w:lang w:val="en-GB"/>
          <w:rPrChange w:id="8522" w:author="Christian PIEDALLU" w:date="2023-02-06T09:53:00Z">
            <w:rPr>
              <w:i/>
              <w:w w:val="110"/>
              <w:sz w:val="16"/>
            </w:rPr>
          </w:rPrChange>
        </w:rPr>
        <w:t>Sensing</w:t>
      </w:r>
      <w:r w:rsidRPr="00814BC9">
        <w:rPr>
          <w:w w:val="110"/>
          <w:sz w:val="16"/>
          <w:lang w:val="en-GB"/>
          <w:rPrChange w:id="8523" w:author="Christian PIEDALLU" w:date="2023-02-06T09:53:00Z">
            <w:rPr>
              <w:w w:val="110"/>
              <w:sz w:val="16"/>
            </w:rPr>
          </w:rPrChange>
        </w:rPr>
        <w:t>,</w:t>
      </w:r>
      <w:r w:rsidRPr="00814BC9">
        <w:rPr>
          <w:spacing w:val="19"/>
          <w:w w:val="110"/>
          <w:sz w:val="16"/>
          <w:lang w:val="en-GB"/>
          <w:rPrChange w:id="8524" w:author="Christian PIEDALLU" w:date="2023-02-06T09:53:00Z">
            <w:rPr>
              <w:spacing w:val="19"/>
              <w:w w:val="110"/>
              <w:sz w:val="16"/>
            </w:rPr>
          </w:rPrChange>
        </w:rPr>
        <w:t xml:space="preserve"> </w:t>
      </w:r>
      <w:r w:rsidRPr="00814BC9">
        <w:rPr>
          <w:w w:val="110"/>
          <w:sz w:val="16"/>
          <w:lang w:val="en-GB"/>
          <w:rPrChange w:id="8525" w:author="Christian PIEDALLU" w:date="2023-02-06T09:53:00Z">
            <w:rPr>
              <w:w w:val="110"/>
              <w:sz w:val="16"/>
            </w:rPr>
          </w:rPrChange>
        </w:rPr>
        <w:t>11(10):1197.</w:t>
      </w:r>
    </w:p>
    <w:p w14:paraId="02008941" w14:textId="77777777" w:rsidR="00B177F5" w:rsidRPr="00814BC9" w:rsidRDefault="00B553DB">
      <w:pPr>
        <w:spacing w:line="189" w:lineRule="exact"/>
        <w:ind w:left="163"/>
        <w:rPr>
          <w:sz w:val="16"/>
          <w:lang w:val="en-GB"/>
          <w:rPrChange w:id="8526" w:author="Christian PIEDALLU" w:date="2023-02-06T09:53:00Z">
            <w:rPr>
              <w:sz w:val="16"/>
            </w:rPr>
          </w:rPrChange>
        </w:rPr>
      </w:pPr>
      <w:r w:rsidRPr="00814BC9">
        <w:rPr>
          <w:rFonts w:ascii="Trebuchet MS"/>
          <w:sz w:val="10"/>
          <w:lang w:val="en-GB"/>
          <w:rPrChange w:id="8527" w:author="Christian PIEDALLU" w:date="2023-02-06T09:53:00Z">
            <w:rPr>
              <w:rFonts w:ascii="Trebuchet MS"/>
              <w:sz w:val="10"/>
            </w:rPr>
          </w:rPrChange>
        </w:rPr>
        <w:t xml:space="preserve">367     </w:t>
      </w:r>
      <w:r w:rsidRPr="00814BC9">
        <w:rPr>
          <w:rFonts w:ascii="Trebuchet MS"/>
          <w:spacing w:val="19"/>
          <w:sz w:val="10"/>
          <w:lang w:val="en-GB"/>
          <w:rPrChange w:id="8528" w:author="Christian PIEDALLU" w:date="2023-02-06T09:53:00Z">
            <w:rPr>
              <w:rFonts w:ascii="Trebuchet MS"/>
              <w:spacing w:val="19"/>
              <w:sz w:val="10"/>
            </w:rPr>
          </w:rPrChange>
        </w:rPr>
        <w:t xml:space="preserve"> </w:t>
      </w:r>
      <w:r w:rsidRPr="00814BC9">
        <w:rPr>
          <w:w w:val="120"/>
          <w:sz w:val="16"/>
          <w:lang w:val="en-GB"/>
          <w:rPrChange w:id="8529" w:author="Christian PIEDALLU" w:date="2023-02-06T09:53:00Z">
            <w:rPr>
              <w:w w:val="120"/>
              <w:sz w:val="16"/>
            </w:rPr>
          </w:rPrChange>
        </w:rPr>
        <w:t>Grizonnet,</w:t>
      </w:r>
      <w:r w:rsidRPr="00814BC9">
        <w:rPr>
          <w:spacing w:val="8"/>
          <w:w w:val="120"/>
          <w:sz w:val="16"/>
          <w:lang w:val="en-GB"/>
          <w:rPrChange w:id="8530" w:author="Christian PIEDALLU" w:date="2023-02-06T09:53:00Z">
            <w:rPr>
              <w:spacing w:val="8"/>
              <w:w w:val="120"/>
              <w:sz w:val="16"/>
            </w:rPr>
          </w:rPrChange>
        </w:rPr>
        <w:t xml:space="preserve"> </w:t>
      </w:r>
      <w:r w:rsidRPr="00814BC9">
        <w:rPr>
          <w:w w:val="120"/>
          <w:sz w:val="16"/>
          <w:lang w:val="en-GB"/>
          <w:rPrChange w:id="8531" w:author="Christian PIEDALLU" w:date="2023-02-06T09:53:00Z">
            <w:rPr>
              <w:w w:val="120"/>
              <w:sz w:val="16"/>
            </w:rPr>
          </w:rPrChange>
        </w:rPr>
        <w:t>M.,</w:t>
      </w:r>
      <w:r w:rsidRPr="00814BC9">
        <w:rPr>
          <w:spacing w:val="8"/>
          <w:w w:val="120"/>
          <w:sz w:val="16"/>
          <w:lang w:val="en-GB"/>
          <w:rPrChange w:id="8532" w:author="Christian PIEDALLU" w:date="2023-02-06T09:53:00Z">
            <w:rPr>
              <w:spacing w:val="8"/>
              <w:w w:val="120"/>
              <w:sz w:val="16"/>
            </w:rPr>
          </w:rPrChange>
        </w:rPr>
        <w:t xml:space="preserve"> </w:t>
      </w:r>
      <w:r w:rsidRPr="00814BC9">
        <w:rPr>
          <w:w w:val="120"/>
          <w:sz w:val="16"/>
          <w:lang w:val="en-GB"/>
          <w:rPrChange w:id="8533" w:author="Christian PIEDALLU" w:date="2023-02-06T09:53:00Z">
            <w:rPr>
              <w:w w:val="120"/>
              <w:sz w:val="16"/>
            </w:rPr>
          </w:rPrChange>
        </w:rPr>
        <w:t>Michel,</w:t>
      </w:r>
      <w:r w:rsidRPr="00814BC9">
        <w:rPr>
          <w:spacing w:val="7"/>
          <w:w w:val="120"/>
          <w:sz w:val="16"/>
          <w:lang w:val="en-GB"/>
          <w:rPrChange w:id="8534" w:author="Christian PIEDALLU" w:date="2023-02-06T09:53:00Z">
            <w:rPr>
              <w:spacing w:val="7"/>
              <w:w w:val="120"/>
              <w:sz w:val="16"/>
            </w:rPr>
          </w:rPrChange>
        </w:rPr>
        <w:t xml:space="preserve"> </w:t>
      </w:r>
      <w:r w:rsidRPr="00814BC9">
        <w:rPr>
          <w:w w:val="120"/>
          <w:sz w:val="16"/>
          <w:lang w:val="en-GB"/>
          <w:rPrChange w:id="8535" w:author="Christian PIEDALLU" w:date="2023-02-06T09:53:00Z">
            <w:rPr>
              <w:w w:val="120"/>
              <w:sz w:val="16"/>
            </w:rPr>
          </w:rPrChange>
        </w:rPr>
        <w:t>J.,</w:t>
      </w:r>
      <w:r w:rsidRPr="00814BC9">
        <w:rPr>
          <w:spacing w:val="8"/>
          <w:w w:val="120"/>
          <w:sz w:val="16"/>
          <w:lang w:val="en-GB"/>
          <w:rPrChange w:id="8536" w:author="Christian PIEDALLU" w:date="2023-02-06T09:53:00Z">
            <w:rPr>
              <w:spacing w:val="8"/>
              <w:w w:val="120"/>
              <w:sz w:val="16"/>
            </w:rPr>
          </w:rPrChange>
        </w:rPr>
        <w:t xml:space="preserve"> </w:t>
      </w:r>
      <w:r w:rsidRPr="00814BC9">
        <w:rPr>
          <w:w w:val="120"/>
          <w:sz w:val="16"/>
          <w:lang w:val="en-GB"/>
          <w:rPrChange w:id="8537" w:author="Christian PIEDALLU" w:date="2023-02-06T09:53:00Z">
            <w:rPr>
              <w:w w:val="120"/>
              <w:sz w:val="16"/>
            </w:rPr>
          </w:rPrChange>
        </w:rPr>
        <w:t>Poughon,</w:t>
      </w:r>
      <w:r w:rsidRPr="00814BC9">
        <w:rPr>
          <w:spacing w:val="8"/>
          <w:w w:val="120"/>
          <w:sz w:val="16"/>
          <w:lang w:val="en-GB"/>
          <w:rPrChange w:id="8538" w:author="Christian PIEDALLU" w:date="2023-02-06T09:53:00Z">
            <w:rPr>
              <w:spacing w:val="8"/>
              <w:w w:val="120"/>
              <w:sz w:val="16"/>
            </w:rPr>
          </w:rPrChange>
        </w:rPr>
        <w:t xml:space="preserve"> </w:t>
      </w:r>
      <w:r w:rsidRPr="00814BC9">
        <w:rPr>
          <w:w w:val="120"/>
          <w:sz w:val="16"/>
          <w:lang w:val="en-GB"/>
          <w:rPrChange w:id="8539" w:author="Christian PIEDALLU" w:date="2023-02-06T09:53:00Z">
            <w:rPr>
              <w:w w:val="120"/>
              <w:sz w:val="16"/>
            </w:rPr>
          </w:rPrChange>
        </w:rPr>
        <w:t>V.,</w:t>
      </w:r>
      <w:r w:rsidRPr="00814BC9">
        <w:rPr>
          <w:spacing w:val="7"/>
          <w:w w:val="120"/>
          <w:sz w:val="16"/>
          <w:lang w:val="en-GB"/>
          <w:rPrChange w:id="8540" w:author="Christian PIEDALLU" w:date="2023-02-06T09:53:00Z">
            <w:rPr>
              <w:spacing w:val="7"/>
              <w:w w:val="120"/>
              <w:sz w:val="16"/>
            </w:rPr>
          </w:rPrChange>
        </w:rPr>
        <w:t xml:space="preserve"> </w:t>
      </w:r>
      <w:r w:rsidRPr="00814BC9">
        <w:rPr>
          <w:w w:val="120"/>
          <w:sz w:val="16"/>
          <w:lang w:val="en-GB"/>
          <w:rPrChange w:id="8541" w:author="Christian PIEDALLU" w:date="2023-02-06T09:53:00Z">
            <w:rPr>
              <w:w w:val="120"/>
              <w:sz w:val="16"/>
            </w:rPr>
          </w:rPrChange>
        </w:rPr>
        <w:t>Inglada,</w:t>
      </w:r>
      <w:r w:rsidRPr="00814BC9">
        <w:rPr>
          <w:spacing w:val="8"/>
          <w:w w:val="120"/>
          <w:sz w:val="16"/>
          <w:lang w:val="en-GB"/>
          <w:rPrChange w:id="8542" w:author="Christian PIEDALLU" w:date="2023-02-06T09:53:00Z">
            <w:rPr>
              <w:spacing w:val="8"/>
              <w:w w:val="120"/>
              <w:sz w:val="16"/>
            </w:rPr>
          </w:rPrChange>
        </w:rPr>
        <w:t xml:space="preserve"> </w:t>
      </w:r>
      <w:r w:rsidRPr="00814BC9">
        <w:rPr>
          <w:w w:val="120"/>
          <w:sz w:val="16"/>
          <w:lang w:val="en-GB"/>
          <w:rPrChange w:id="8543" w:author="Christian PIEDALLU" w:date="2023-02-06T09:53:00Z">
            <w:rPr>
              <w:w w:val="120"/>
              <w:sz w:val="16"/>
            </w:rPr>
          </w:rPrChange>
        </w:rPr>
        <w:t>J.,</w:t>
      </w:r>
      <w:r w:rsidRPr="00814BC9">
        <w:rPr>
          <w:spacing w:val="8"/>
          <w:w w:val="120"/>
          <w:sz w:val="16"/>
          <w:lang w:val="en-GB"/>
          <w:rPrChange w:id="8544" w:author="Christian PIEDALLU" w:date="2023-02-06T09:53:00Z">
            <w:rPr>
              <w:spacing w:val="8"/>
              <w:w w:val="120"/>
              <w:sz w:val="16"/>
            </w:rPr>
          </w:rPrChange>
        </w:rPr>
        <w:t xml:space="preserve"> </w:t>
      </w:r>
      <w:r w:rsidRPr="00814BC9">
        <w:rPr>
          <w:w w:val="120"/>
          <w:sz w:val="16"/>
          <w:lang w:val="en-GB"/>
          <w:rPrChange w:id="8545" w:author="Christian PIEDALLU" w:date="2023-02-06T09:53:00Z">
            <w:rPr>
              <w:w w:val="120"/>
              <w:sz w:val="16"/>
            </w:rPr>
          </w:rPrChange>
        </w:rPr>
        <w:t>Savinaud,</w:t>
      </w:r>
      <w:r w:rsidRPr="00814BC9">
        <w:rPr>
          <w:spacing w:val="8"/>
          <w:w w:val="120"/>
          <w:sz w:val="16"/>
          <w:lang w:val="en-GB"/>
          <w:rPrChange w:id="8546" w:author="Christian PIEDALLU" w:date="2023-02-06T09:53:00Z">
            <w:rPr>
              <w:spacing w:val="8"/>
              <w:w w:val="120"/>
              <w:sz w:val="16"/>
            </w:rPr>
          </w:rPrChange>
        </w:rPr>
        <w:t xml:space="preserve"> </w:t>
      </w:r>
      <w:r w:rsidRPr="00814BC9">
        <w:rPr>
          <w:w w:val="120"/>
          <w:sz w:val="16"/>
          <w:lang w:val="en-GB"/>
          <w:rPrChange w:id="8547" w:author="Christian PIEDALLU" w:date="2023-02-06T09:53:00Z">
            <w:rPr>
              <w:w w:val="120"/>
              <w:sz w:val="16"/>
            </w:rPr>
          </w:rPrChange>
        </w:rPr>
        <w:t>M.,</w:t>
      </w:r>
      <w:r w:rsidRPr="00814BC9">
        <w:rPr>
          <w:spacing w:val="7"/>
          <w:w w:val="120"/>
          <w:sz w:val="16"/>
          <w:lang w:val="en-GB"/>
          <w:rPrChange w:id="8548" w:author="Christian PIEDALLU" w:date="2023-02-06T09:53:00Z">
            <w:rPr>
              <w:spacing w:val="7"/>
              <w:w w:val="120"/>
              <w:sz w:val="16"/>
            </w:rPr>
          </w:rPrChange>
        </w:rPr>
        <w:t xml:space="preserve"> </w:t>
      </w:r>
      <w:r w:rsidRPr="00814BC9">
        <w:rPr>
          <w:w w:val="120"/>
          <w:sz w:val="16"/>
          <w:lang w:val="en-GB"/>
          <w:rPrChange w:id="8549" w:author="Christian PIEDALLU" w:date="2023-02-06T09:53:00Z">
            <w:rPr>
              <w:w w:val="120"/>
              <w:sz w:val="16"/>
            </w:rPr>
          </w:rPrChange>
        </w:rPr>
        <w:t>and</w:t>
      </w:r>
      <w:r w:rsidRPr="00814BC9">
        <w:rPr>
          <w:spacing w:val="6"/>
          <w:w w:val="120"/>
          <w:sz w:val="16"/>
          <w:lang w:val="en-GB"/>
          <w:rPrChange w:id="8550" w:author="Christian PIEDALLU" w:date="2023-02-06T09:53:00Z">
            <w:rPr>
              <w:spacing w:val="6"/>
              <w:w w:val="120"/>
              <w:sz w:val="16"/>
            </w:rPr>
          </w:rPrChange>
        </w:rPr>
        <w:t xml:space="preserve"> </w:t>
      </w:r>
      <w:r w:rsidRPr="00814BC9">
        <w:rPr>
          <w:w w:val="120"/>
          <w:sz w:val="16"/>
          <w:lang w:val="en-GB"/>
          <w:rPrChange w:id="8551" w:author="Christian PIEDALLU" w:date="2023-02-06T09:53:00Z">
            <w:rPr>
              <w:w w:val="120"/>
              <w:sz w:val="16"/>
            </w:rPr>
          </w:rPrChange>
        </w:rPr>
        <w:t>Cresson,</w:t>
      </w:r>
      <w:r w:rsidRPr="00814BC9">
        <w:rPr>
          <w:spacing w:val="8"/>
          <w:w w:val="120"/>
          <w:sz w:val="16"/>
          <w:lang w:val="en-GB"/>
          <w:rPrChange w:id="8552" w:author="Christian PIEDALLU" w:date="2023-02-06T09:53:00Z">
            <w:rPr>
              <w:spacing w:val="8"/>
              <w:w w:val="120"/>
              <w:sz w:val="16"/>
            </w:rPr>
          </w:rPrChange>
        </w:rPr>
        <w:t xml:space="preserve"> </w:t>
      </w:r>
      <w:r w:rsidRPr="00814BC9">
        <w:rPr>
          <w:w w:val="120"/>
          <w:sz w:val="16"/>
          <w:lang w:val="en-GB"/>
          <w:rPrChange w:id="8553" w:author="Christian PIEDALLU" w:date="2023-02-06T09:53:00Z">
            <w:rPr>
              <w:w w:val="120"/>
              <w:sz w:val="16"/>
            </w:rPr>
          </w:rPrChange>
        </w:rPr>
        <w:t>R.,</w:t>
      </w:r>
      <w:r w:rsidRPr="00814BC9">
        <w:rPr>
          <w:spacing w:val="8"/>
          <w:w w:val="120"/>
          <w:sz w:val="16"/>
          <w:lang w:val="en-GB"/>
          <w:rPrChange w:id="8554" w:author="Christian PIEDALLU" w:date="2023-02-06T09:53:00Z">
            <w:rPr>
              <w:spacing w:val="8"/>
              <w:w w:val="120"/>
              <w:sz w:val="16"/>
            </w:rPr>
          </w:rPrChange>
        </w:rPr>
        <w:t xml:space="preserve"> </w:t>
      </w:r>
      <w:r w:rsidRPr="00814BC9">
        <w:rPr>
          <w:w w:val="120"/>
          <w:sz w:val="16"/>
          <w:lang w:val="en-GB"/>
          <w:rPrChange w:id="8555" w:author="Christian PIEDALLU" w:date="2023-02-06T09:53:00Z">
            <w:rPr>
              <w:w w:val="120"/>
              <w:sz w:val="16"/>
            </w:rPr>
          </w:rPrChange>
        </w:rPr>
        <w:t>2017.</w:t>
      </w:r>
      <w:r w:rsidRPr="00814BC9">
        <w:rPr>
          <w:spacing w:val="36"/>
          <w:w w:val="120"/>
          <w:sz w:val="16"/>
          <w:lang w:val="en-GB"/>
          <w:rPrChange w:id="8556" w:author="Christian PIEDALLU" w:date="2023-02-06T09:53:00Z">
            <w:rPr>
              <w:spacing w:val="36"/>
              <w:w w:val="120"/>
              <w:sz w:val="16"/>
            </w:rPr>
          </w:rPrChange>
        </w:rPr>
        <w:t xml:space="preserve"> </w:t>
      </w:r>
      <w:r w:rsidRPr="00814BC9">
        <w:rPr>
          <w:w w:val="120"/>
          <w:sz w:val="16"/>
          <w:lang w:val="en-GB"/>
          <w:rPrChange w:id="8557" w:author="Christian PIEDALLU" w:date="2023-02-06T09:53:00Z">
            <w:rPr>
              <w:w w:val="120"/>
              <w:sz w:val="16"/>
            </w:rPr>
          </w:rPrChange>
        </w:rPr>
        <w:t>Orfeo</w:t>
      </w:r>
      <w:r w:rsidRPr="00814BC9">
        <w:rPr>
          <w:spacing w:val="6"/>
          <w:w w:val="120"/>
          <w:sz w:val="16"/>
          <w:lang w:val="en-GB"/>
          <w:rPrChange w:id="8558" w:author="Christian PIEDALLU" w:date="2023-02-06T09:53:00Z">
            <w:rPr>
              <w:spacing w:val="6"/>
              <w:w w:val="120"/>
              <w:sz w:val="16"/>
            </w:rPr>
          </w:rPrChange>
        </w:rPr>
        <w:t xml:space="preserve"> </w:t>
      </w:r>
      <w:r w:rsidRPr="00814BC9">
        <w:rPr>
          <w:w w:val="120"/>
          <w:sz w:val="16"/>
          <w:lang w:val="en-GB"/>
          <w:rPrChange w:id="8559" w:author="Christian PIEDALLU" w:date="2023-02-06T09:53:00Z">
            <w:rPr>
              <w:w w:val="120"/>
              <w:sz w:val="16"/>
            </w:rPr>
          </w:rPrChange>
        </w:rPr>
        <w:t>toolbox:</w:t>
      </w:r>
      <w:r w:rsidRPr="00814BC9">
        <w:rPr>
          <w:spacing w:val="28"/>
          <w:w w:val="120"/>
          <w:sz w:val="16"/>
          <w:lang w:val="en-GB"/>
          <w:rPrChange w:id="8560" w:author="Christian PIEDALLU" w:date="2023-02-06T09:53:00Z">
            <w:rPr>
              <w:spacing w:val="28"/>
              <w:w w:val="120"/>
              <w:sz w:val="16"/>
            </w:rPr>
          </w:rPrChange>
        </w:rPr>
        <w:t xml:space="preserve"> </w:t>
      </w:r>
      <w:r w:rsidRPr="00814BC9">
        <w:rPr>
          <w:w w:val="120"/>
          <w:sz w:val="16"/>
          <w:lang w:val="en-GB"/>
          <w:rPrChange w:id="8561" w:author="Christian PIEDALLU" w:date="2023-02-06T09:53:00Z">
            <w:rPr>
              <w:w w:val="120"/>
              <w:sz w:val="16"/>
            </w:rPr>
          </w:rPrChange>
        </w:rPr>
        <w:t>Open</w:t>
      </w:r>
    </w:p>
    <w:p w14:paraId="699E4539" w14:textId="77777777" w:rsidR="00B177F5" w:rsidRPr="00814BC9" w:rsidRDefault="00B553DB">
      <w:pPr>
        <w:tabs>
          <w:tab w:val="left" w:pos="720"/>
        </w:tabs>
        <w:spacing w:line="189" w:lineRule="exact"/>
        <w:ind w:left="163"/>
        <w:rPr>
          <w:sz w:val="16"/>
          <w:lang w:val="en-GB"/>
          <w:rPrChange w:id="8562" w:author="Christian PIEDALLU" w:date="2023-02-06T09:53:00Z">
            <w:rPr>
              <w:sz w:val="16"/>
            </w:rPr>
          </w:rPrChange>
        </w:rPr>
      </w:pPr>
      <w:bookmarkStart w:id="8563" w:name="_bookmark27"/>
      <w:bookmarkEnd w:id="8563"/>
      <w:r w:rsidRPr="00814BC9">
        <w:rPr>
          <w:rFonts w:ascii="Trebuchet MS"/>
          <w:w w:val="110"/>
          <w:sz w:val="10"/>
          <w:lang w:val="en-GB"/>
          <w:rPrChange w:id="8564" w:author="Christian PIEDALLU" w:date="2023-02-06T09:53:00Z">
            <w:rPr>
              <w:rFonts w:ascii="Trebuchet MS"/>
              <w:w w:val="110"/>
              <w:sz w:val="10"/>
            </w:rPr>
          </w:rPrChange>
        </w:rPr>
        <w:t>368</w:t>
      </w:r>
      <w:r w:rsidRPr="00814BC9">
        <w:rPr>
          <w:rFonts w:ascii="Trebuchet MS"/>
          <w:w w:val="110"/>
          <w:sz w:val="10"/>
          <w:lang w:val="en-GB"/>
          <w:rPrChange w:id="8565" w:author="Christian PIEDALLU" w:date="2023-02-06T09:53:00Z">
            <w:rPr>
              <w:rFonts w:ascii="Trebuchet MS"/>
              <w:w w:val="110"/>
              <w:sz w:val="10"/>
            </w:rPr>
          </w:rPrChange>
        </w:rPr>
        <w:tab/>
      </w:r>
      <w:r w:rsidRPr="00814BC9">
        <w:rPr>
          <w:w w:val="110"/>
          <w:sz w:val="16"/>
          <w:lang w:val="en-GB"/>
          <w:rPrChange w:id="8566" w:author="Christian PIEDALLU" w:date="2023-02-06T09:53:00Z">
            <w:rPr>
              <w:w w:val="110"/>
              <w:sz w:val="16"/>
            </w:rPr>
          </w:rPrChange>
        </w:rPr>
        <w:t>source</w:t>
      </w:r>
      <w:r w:rsidRPr="00814BC9">
        <w:rPr>
          <w:spacing w:val="15"/>
          <w:w w:val="110"/>
          <w:sz w:val="16"/>
          <w:lang w:val="en-GB"/>
          <w:rPrChange w:id="8567" w:author="Christian PIEDALLU" w:date="2023-02-06T09:53:00Z">
            <w:rPr>
              <w:spacing w:val="15"/>
              <w:w w:val="110"/>
              <w:sz w:val="16"/>
            </w:rPr>
          </w:rPrChange>
        </w:rPr>
        <w:t xml:space="preserve"> </w:t>
      </w:r>
      <w:r w:rsidRPr="00814BC9">
        <w:rPr>
          <w:w w:val="110"/>
          <w:sz w:val="16"/>
          <w:lang w:val="en-GB"/>
          <w:rPrChange w:id="8568" w:author="Christian PIEDALLU" w:date="2023-02-06T09:53:00Z">
            <w:rPr>
              <w:w w:val="110"/>
              <w:sz w:val="16"/>
            </w:rPr>
          </w:rPrChange>
        </w:rPr>
        <w:t>processing</w:t>
      </w:r>
      <w:r w:rsidRPr="00814BC9">
        <w:rPr>
          <w:spacing w:val="15"/>
          <w:w w:val="110"/>
          <w:sz w:val="16"/>
          <w:lang w:val="en-GB"/>
          <w:rPrChange w:id="8569" w:author="Christian PIEDALLU" w:date="2023-02-06T09:53:00Z">
            <w:rPr>
              <w:spacing w:val="15"/>
              <w:w w:val="110"/>
              <w:sz w:val="16"/>
            </w:rPr>
          </w:rPrChange>
        </w:rPr>
        <w:t xml:space="preserve"> </w:t>
      </w:r>
      <w:r w:rsidRPr="00814BC9">
        <w:rPr>
          <w:w w:val="110"/>
          <w:sz w:val="16"/>
          <w:lang w:val="en-GB"/>
          <w:rPrChange w:id="8570" w:author="Christian PIEDALLU" w:date="2023-02-06T09:53:00Z">
            <w:rPr>
              <w:w w:val="110"/>
              <w:sz w:val="16"/>
            </w:rPr>
          </w:rPrChange>
        </w:rPr>
        <w:t>of</w:t>
      </w:r>
      <w:r w:rsidRPr="00814BC9">
        <w:rPr>
          <w:spacing w:val="15"/>
          <w:w w:val="110"/>
          <w:sz w:val="16"/>
          <w:lang w:val="en-GB"/>
          <w:rPrChange w:id="8571" w:author="Christian PIEDALLU" w:date="2023-02-06T09:53:00Z">
            <w:rPr>
              <w:spacing w:val="15"/>
              <w:w w:val="110"/>
              <w:sz w:val="16"/>
            </w:rPr>
          </w:rPrChange>
        </w:rPr>
        <w:t xml:space="preserve"> </w:t>
      </w:r>
      <w:r w:rsidRPr="00814BC9">
        <w:rPr>
          <w:w w:val="110"/>
          <w:sz w:val="16"/>
          <w:lang w:val="en-GB"/>
          <w:rPrChange w:id="8572" w:author="Christian PIEDALLU" w:date="2023-02-06T09:53:00Z">
            <w:rPr>
              <w:w w:val="110"/>
              <w:sz w:val="16"/>
            </w:rPr>
          </w:rPrChange>
        </w:rPr>
        <w:t>remote</w:t>
      </w:r>
      <w:r w:rsidRPr="00814BC9">
        <w:rPr>
          <w:spacing w:val="15"/>
          <w:w w:val="110"/>
          <w:sz w:val="16"/>
          <w:lang w:val="en-GB"/>
          <w:rPrChange w:id="8573" w:author="Christian PIEDALLU" w:date="2023-02-06T09:53:00Z">
            <w:rPr>
              <w:spacing w:val="15"/>
              <w:w w:val="110"/>
              <w:sz w:val="16"/>
            </w:rPr>
          </w:rPrChange>
        </w:rPr>
        <w:t xml:space="preserve"> </w:t>
      </w:r>
      <w:r w:rsidRPr="00814BC9">
        <w:rPr>
          <w:w w:val="110"/>
          <w:sz w:val="16"/>
          <w:lang w:val="en-GB"/>
          <w:rPrChange w:id="8574" w:author="Christian PIEDALLU" w:date="2023-02-06T09:53:00Z">
            <w:rPr>
              <w:w w:val="110"/>
              <w:sz w:val="16"/>
            </w:rPr>
          </w:rPrChange>
        </w:rPr>
        <w:t>sensing</w:t>
      </w:r>
      <w:r w:rsidRPr="00814BC9">
        <w:rPr>
          <w:spacing w:val="15"/>
          <w:w w:val="110"/>
          <w:sz w:val="16"/>
          <w:lang w:val="en-GB"/>
          <w:rPrChange w:id="8575" w:author="Christian PIEDALLU" w:date="2023-02-06T09:53:00Z">
            <w:rPr>
              <w:spacing w:val="15"/>
              <w:w w:val="110"/>
              <w:sz w:val="16"/>
            </w:rPr>
          </w:rPrChange>
        </w:rPr>
        <w:t xml:space="preserve"> </w:t>
      </w:r>
      <w:r w:rsidRPr="00814BC9">
        <w:rPr>
          <w:w w:val="110"/>
          <w:sz w:val="16"/>
          <w:lang w:val="en-GB"/>
          <w:rPrChange w:id="8576" w:author="Christian PIEDALLU" w:date="2023-02-06T09:53:00Z">
            <w:rPr>
              <w:w w:val="110"/>
              <w:sz w:val="16"/>
            </w:rPr>
          </w:rPrChange>
        </w:rPr>
        <w:t>images.</w:t>
      </w:r>
      <w:r w:rsidRPr="00814BC9">
        <w:rPr>
          <w:spacing w:val="33"/>
          <w:w w:val="110"/>
          <w:sz w:val="16"/>
          <w:lang w:val="en-GB"/>
          <w:rPrChange w:id="8577" w:author="Christian PIEDALLU" w:date="2023-02-06T09:53:00Z">
            <w:rPr>
              <w:spacing w:val="33"/>
              <w:w w:val="110"/>
              <w:sz w:val="16"/>
            </w:rPr>
          </w:rPrChange>
        </w:rPr>
        <w:t xml:space="preserve"> </w:t>
      </w:r>
      <w:r w:rsidRPr="00814BC9">
        <w:rPr>
          <w:i/>
          <w:w w:val="110"/>
          <w:sz w:val="16"/>
          <w:lang w:val="en-GB"/>
          <w:rPrChange w:id="8578" w:author="Christian PIEDALLU" w:date="2023-02-06T09:53:00Z">
            <w:rPr>
              <w:i/>
              <w:w w:val="110"/>
              <w:sz w:val="16"/>
            </w:rPr>
          </w:rPrChange>
        </w:rPr>
        <w:t>Open</w:t>
      </w:r>
      <w:r w:rsidRPr="00814BC9">
        <w:rPr>
          <w:i/>
          <w:spacing w:val="20"/>
          <w:w w:val="110"/>
          <w:sz w:val="16"/>
          <w:lang w:val="en-GB"/>
          <w:rPrChange w:id="8579" w:author="Christian PIEDALLU" w:date="2023-02-06T09:53:00Z">
            <w:rPr>
              <w:i/>
              <w:spacing w:val="20"/>
              <w:w w:val="110"/>
              <w:sz w:val="16"/>
            </w:rPr>
          </w:rPrChange>
        </w:rPr>
        <w:t xml:space="preserve"> </w:t>
      </w:r>
      <w:r w:rsidRPr="00814BC9">
        <w:rPr>
          <w:i/>
          <w:w w:val="110"/>
          <w:sz w:val="16"/>
          <w:lang w:val="en-GB"/>
          <w:rPrChange w:id="8580" w:author="Christian PIEDALLU" w:date="2023-02-06T09:53:00Z">
            <w:rPr>
              <w:i/>
              <w:w w:val="110"/>
              <w:sz w:val="16"/>
            </w:rPr>
          </w:rPrChange>
        </w:rPr>
        <w:t>Geospatial</w:t>
      </w:r>
      <w:r w:rsidRPr="00814BC9">
        <w:rPr>
          <w:i/>
          <w:spacing w:val="19"/>
          <w:w w:val="110"/>
          <w:sz w:val="16"/>
          <w:lang w:val="en-GB"/>
          <w:rPrChange w:id="8581" w:author="Christian PIEDALLU" w:date="2023-02-06T09:53:00Z">
            <w:rPr>
              <w:i/>
              <w:spacing w:val="19"/>
              <w:w w:val="110"/>
              <w:sz w:val="16"/>
            </w:rPr>
          </w:rPrChange>
        </w:rPr>
        <w:t xml:space="preserve"> </w:t>
      </w:r>
      <w:r w:rsidRPr="00814BC9">
        <w:rPr>
          <w:i/>
          <w:w w:val="110"/>
          <w:sz w:val="16"/>
          <w:lang w:val="en-GB"/>
          <w:rPrChange w:id="8582" w:author="Christian PIEDALLU" w:date="2023-02-06T09:53:00Z">
            <w:rPr>
              <w:i/>
              <w:w w:val="110"/>
              <w:sz w:val="16"/>
            </w:rPr>
          </w:rPrChange>
        </w:rPr>
        <w:t>Data,</w:t>
      </w:r>
      <w:r w:rsidRPr="00814BC9">
        <w:rPr>
          <w:i/>
          <w:spacing w:val="19"/>
          <w:w w:val="110"/>
          <w:sz w:val="16"/>
          <w:lang w:val="en-GB"/>
          <w:rPrChange w:id="8583" w:author="Christian PIEDALLU" w:date="2023-02-06T09:53:00Z">
            <w:rPr>
              <w:i/>
              <w:spacing w:val="19"/>
              <w:w w:val="110"/>
              <w:sz w:val="16"/>
            </w:rPr>
          </w:rPrChange>
        </w:rPr>
        <w:t xml:space="preserve"> </w:t>
      </w:r>
      <w:r w:rsidRPr="00814BC9">
        <w:rPr>
          <w:i/>
          <w:w w:val="110"/>
          <w:sz w:val="16"/>
          <w:lang w:val="en-GB"/>
          <w:rPrChange w:id="8584" w:author="Christian PIEDALLU" w:date="2023-02-06T09:53:00Z">
            <w:rPr>
              <w:i/>
              <w:w w:val="110"/>
              <w:sz w:val="16"/>
            </w:rPr>
          </w:rPrChange>
        </w:rPr>
        <w:t>Software</w:t>
      </w:r>
      <w:r w:rsidRPr="00814BC9">
        <w:rPr>
          <w:i/>
          <w:spacing w:val="20"/>
          <w:w w:val="110"/>
          <w:sz w:val="16"/>
          <w:lang w:val="en-GB"/>
          <w:rPrChange w:id="8585" w:author="Christian PIEDALLU" w:date="2023-02-06T09:53:00Z">
            <w:rPr>
              <w:i/>
              <w:spacing w:val="20"/>
              <w:w w:val="110"/>
              <w:sz w:val="16"/>
            </w:rPr>
          </w:rPrChange>
        </w:rPr>
        <w:t xml:space="preserve"> </w:t>
      </w:r>
      <w:r w:rsidRPr="00814BC9">
        <w:rPr>
          <w:i/>
          <w:w w:val="110"/>
          <w:sz w:val="16"/>
          <w:lang w:val="en-GB"/>
          <w:rPrChange w:id="8586" w:author="Christian PIEDALLU" w:date="2023-02-06T09:53:00Z">
            <w:rPr>
              <w:i/>
              <w:w w:val="110"/>
              <w:sz w:val="16"/>
            </w:rPr>
          </w:rPrChange>
        </w:rPr>
        <w:t>and</w:t>
      </w:r>
      <w:r w:rsidRPr="00814BC9">
        <w:rPr>
          <w:i/>
          <w:spacing w:val="19"/>
          <w:w w:val="110"/>
          <w:sz w:val="16"/>
          <w:lang w:val="en-GB"/>
          <w:rPrChange w:id="8587" w:author="Christian PIEDALLU" w:date="2023-02-06T09:53:00Z">
            <w:rPr>
              <w:i/>
              <w:spacing w:val="19"/>
              <w:w w:val="110"/>
              <w:sz w:val="16"/>
            </w:rPr>
          </w:rPrChange>
        </w:rPr>
        <w:t xml:space="preserve"> </w:t>
      </w:r>
      <w:r w:rsidRPr="00814BC9">
        <w:rPr>
          <w:i/>
          <w:w w:val="110"/>
          <w:sz w:val="16"/>
          <w:lang w:val="en-GB"/>
          <w:rPrChange w:id="8588" w:author="Christian PIEDALLU" w:date="2023-02-06T09:53:00Z">
            <w:rPr>
              <w:i/>
              <w:w w:val="110"/>
              <w:sz w:val="16"/>
            </w:rPr>
          </w:rPrChange>
        </w:rPr>
        <w:t>Standards</w:t>
      </w:r>
      <w:r w:rsidRPr="00814BC9">
        <w:rPr>
          <w:w w:val="110"/>
          <w:sz w:val="16"/>
          <w:lang w:val="en-GB"/>
          <w:rPrChange w:id="8589" w:author="Christian PIEDALLU" w:date="2023-02-06T09:53:00Z">
            <w:rPr>
              <w:w w:val="110"/>
              <w:sz w:val="16"/>
            </w:rPr>
          </w:rPrChange>
        </w:rPr>
        <w:t>,</w:t>
      </w:r>
      <w:r w:rsidRPr="00814BC9">
        <w:rPr>
          <w:spacing w:val="15"/>
          <w:w w:val="110"/>
          <w:sz w:val="16"/>
          <w:lang w:val="en-GB"/>
          <w:rPrChange w:id="8590" w:author="Christian PIEDALLU" w:date="2023-02-06T09:53:00Z">
            <w:rPr>
              <w:spacing w:val="15"/>
              <w:w w:val="110"/>
              <w:sz w:val="16"/>
            </w:rPr>
          </w:rPrChange>
        </w:rPr>
        <w:t xml:space="preserve"> </w:t>
      </w:r>
      <w:r w:rsidRPr="00814BC9">
        <w:rPr>
          <w:w w:val="110"/>
          <w:sz w:val="16"/>
          <w:lang w:val="en-GB"/>
          <w:rPrChange w:id="8591" w:author="Christian PIEDALLU" w:date="2023-02-06T09:53:00Z">
            <w:rPr>
              <w:w w:val="110"/>
              <w:sz w:val="16"/>
            </w:rPr>
          </w:rPrChange>
        </w:rPr>
        <w:t>2(1):15.</w:t>
      </w:r>
    </w:p>
    <w:p w14:paraId="77D287E7" w14:textId="77777777" w:rsidR="00B177F5" w:rsidRPr="00814BC9" w:rsidRDefault="00B553DB">
      <w:pPr>
        <w:spacing w:line="189" w:lineRule="exact"/>
        <w:ind w:left="163"/>
        <w:rPr>
          <w:sz w:val="16"/>
          <w:lang w:val="en-GB"/>
          <w:rPrChange w:id="8592" w:author="Christian PIEDALLU" w:date="2023-02-06T09:53:00Z">
            <w:rPr>
              <w:sz w:val="16"/>
            </w:rPr>
          </w:rPrChange>
        </w:rPr>
      </w:pPr>
      <w:r w:rsidRPr="00814BC9">
        <w:rPr>
          <w:rFonts w:ascii="Trebuchet MS" w:hAnsi="Trebuchet MS"/>
          <w:sz w:val="10"/>
          <w:lang w:val="en-GB"/>
          <w:rPrChange w:id="8593" w:author="Christian PIEDALLU" w:date="2023-02-06T09:53:00Z">
            <w:rPr>
              <w:rFonts w:ascii="Trebuchet MS" w:hAnsi="Trebuchet MS"/>
              <w:sz w:val="10"/>
            </w:rPr>
          </w:rPrChange>
        </w:rPr>
        <w:t xml:space="preserve">369      </w:t>
      </w:r>
      <w:r w:rsidRPr="00814BC9">
        <w:rPr>
          <w:rFonts w:ascii="Trebuchet MS" w:hAnsi="Trebuchet MS"/>
          <w:spacing w:val="-12"/>
          <w:sz w:val="10"/>
          <w:lang w:val="en-GB"/>
          <w:rPrChange w:id="8594" w:author="Christian PIEDALLU" w:date="2023-02-06T09:53:00Z">
            <w:rPr>
              <w:rFonts w:ascii="Trebuchet MS" w:hAnsi="Trebuchet MS"/>
              <w:spacing w:val="-12"/>
              <w:sz w:val="10"/>
            </w:rPr>
          </w:rPrChange>
        </w:rPr>
        <w:t xml:space="preserve"> </w:t>
      </w:r>
      <w:r w:rsidRPr="00814BC9">
        <w:rPr>
          <w:w w:val="116"/>
          <w:sz w:val="16"/>
          <w:lang w:val="en-GB"/>
          <w:rPrChange w:id="8595" w:author="Christian PIEDALLU" w:date="2023-02-06T09:53:00Z">
            <w:rPr>
              <w:w w:val="116"/>
              <w:sz w:val="16"/>
            </w:rPr>
          </w:rPrChange>
        </w:rPr>
        <w:t>Guinier,</w:t>
      </w:r>
      <w:r w:rsidRPr="00814BC9">
        <w:rPr>
          <w:sz w:val="16"/>
          <w:lang w:val="en-GB"/>
          <w:rPrChange w:id="8596" w:author="Christian PIEDALLU" w:date="2023-02-06T09:53:00Z">
            <w:rPr>
              <w:sz w:val="16"/>
            </w:rPr>
          </w:rPrChange>
        </w:rPr>
        <w:t xml:space="preserve"> </w:t>
      </w:r>
      <w:r w:rsidRPr="00814BC9">
        <w:rPr>
          <w:spacing w:val="-5"/>
          <w:sz w:val="16"/>
          <w:lang w:val="en-GB"/>
          <w:rPrChange w:id="8597" w:author="Christian PIEDALLU" w:date="2023-02-06T09:53:00Z">
            <w:rPr>
              <w:spacing w:val="-5"/>
              <w:sz w:val="16"/>
            </w:rPr>
          </w:rPrChange>
        </w:rPr>
        <w:t xml:space="preserve"> </w:t>
      </w:r>
      <w:r w:rsidRPr="00814BC9">
        <w:rPr>
          <w:spacing w:val="-14"/>
          <w:w w:val="139"/>
          <w:sz w:val="16"/>
          <w:lang w:val="en-GB"/>
          <w:rPrChange w:id="8598" w:author="Christian PIEDALLU" w:date="2023-02-06T09:53:00Z">
            <w:rPr>
              <w:spacing w:val="-14"/>
              <w:w w:val="139"/>
              <w:sz w:val="16"/>
            </w:rPr>
          </w:rPrChange>
        </w:rPr>
        <w:t>P</w:t>
      </w:r>
      <w:r w:rsidRPr="00814BC9">
        <w:rPr>
          <w:w w:val="117"/>
          <w:sz w:val="16"/>
          <w:lang w:val="en-GB"/>
          <w:rPrChange w:id="8599" w:author="Christian PIEDALLU" w:date="2023-02-06T09:53:00Z">
            <w:rPr>
              <w:w w:val="117"/>
              <w:sz w:val="16"/>
            </w:rPr>
          </w:rPrChange>
        </w:rPr>
        <w:t>.,</w:t>
      </w:r>
      <w:r w:rsidRPr="00814BC9">
        <w:rPr>
          <w:sz w:val="16"/>
          <w:lang w:val="en-GB"/>
          <w:rPrChange w:id="8600" w:author="Christian PIEDALLU" w:date="2023-02-06T09:53:00Z">
            <w:rPr>
              <w:sz w:val="16"/>
            </w:rPr>
          </w:rPrChange>
        </w:rPr>
        <w:t xml:space="preserve"> </w:t>
      </w:r>
      <w:r w:rsidRPr="00814BC9">
        <w:rPr>
          <w:spacing w:val="-6"/>
          <w:sz w:val="16"/>
          <w:lang w:val="en-GB"/>
          <w:rPrChange w:id="8601" w:author="Christian PIEDALLU" w:date="2023-02-06T09:53:00Z">
            <w:rPr>
              <w:spacing w:val="-6"/>
              <w:sz w:val="16"/>
            </w:rPr>
          </w:rPrChange>
        </w:rPr>
        <w:t xml:space="preserve"> </w:t>
      </w:r>
      <w:r w:rsidRPr="00814BC9">
        <w:rPr>
          <w:w w:val="125"/>
          <w:sz w:val="16"/>
          <w:lang w:val="en-GB"/>
          <w:rPrChange w:id="8602" w:author="Christian PIEDALLU" w:date="2023-02-06T09:53:00Z">
            <w:rPr>
              <w:w w:val="125"/>
              <w:sz w:val="16"/>
            </w:rPr>
          </w:rPrChange>
        </w:rPr>
        <w:t>Ja</w:t>
      </w:r>
      <w:r w:rsidRPr="00814BC9">
        <w:rPr>
          <w:spacing w:val="-5"/>
          <w:w w:val="125"/>
          <w:sz w:val="16"/>
          <w:lang w:val="en-GB"/>
          <w:rPrChange w:id="8603" w:author="Christian PIEDALLU" w:date="2023-02-06T09:53:00Z">
            <w:rPr>
              <w:spacing w:val="-5"/>
              <w:w w:val="125"/>
              <w:sz w:val="16"/>
            </w:rPr>
          </w:rPrChange>
        </w:rPr>
        <w:t>n</w:t>
      </w:r>
      <w:r w:rsidRPr="00814BC9">
        <w:rPr>
          <w:w w:val="115"/>
          <w:sz w:val="16"/>
          <w:lang w:val="en-GB"/>
          <w:rPrChange w:id="8604" w:author="Christian PIEDALLU" w:date="2023-02-06T09:53:00Z">
            <w:rPr>
              <w:w w:val="115"/>
              <w:sz w:val="16"/>
            </w:rPr>
          </w:rPrChange>
        </w:rPr>
        <w:t>uary</w:t>
      </w:r>
      <w:r w:rsidRPr="00814BC9">
        <w:rPr>
          <w:sz w:val="16"/>
          <w:lang w:val="en-GB"/>
          <w:rPrChange w:id="8605" w:author="Christian PIEDALLU" w:date="2023-02-06T09:53:00Z">
            <w:rPr>
              <w:sz w:val="16"/>
            </w:rPr>
          </w:rPrChange>
        </w:rPr>
        <w:t xml:space="preserve"> </w:t>
      </w:r>
      <w:r w:rsidRPr="00814BC9">
        <w:rPr>
          <w:spacing w:val="-8"/>
          <w:sz w:val="16"/>
          <w:lang w:val="en-GB"/>
          <w:rPrChange w:id="8606" w:author="Christian PIEDALLU" w:date="2023-02-06T09:53:00Z">
            <w:rPr>
              <w:spacing w:val="-8"/>
              <w:sz w:val="16"/>
            </w:rPr>
          </w:rPrChange>
        </w:rPr>
        <w:t xml:space="preserve"> </w:t>
      </w:r>
      <w:r w:rsidRPr="00814BC9">
        <w:rPr>
          <w:w w:val="105"/>
          <w:sz w:val="16"/>
          <w:lang w:val="en-GB"/>
          <w:rPrChange w:id="8607" w:author="Christian PIEDALLU" w:date="2023-02-06T09:53:00Z">
            <w:rPr>
              <w:w w:val="105"/>
              <w:sz w:val="16"/>
            </w:rPr>
          </w:rPrChange>
        </w:rPr>
        <w:t>1959.</w:t>
      </w:r>
      <w:r w:rsidRPr="00814BC9">
        <w:rPr>
          <w:sz w:val="16"/>
          <w:lang w:val="en-GB"/>
          <w:rPrChange w:id="8608" w:author="Christian PIEDALLU" w:date="2023-02-06T09:53:00Z">
            <w:rPr>
              <w:sz w:val="16"/>
            </w:rPr>
          </w:rPrChange>
        </w:rPr>
        <w:t xml:space="preserve">  </w:t>
      </w:r>
      <w:r w:rsidRPr="00814BC9">
        <w:rPr>
          <w:spacing w:val="-8"/>
          <w:sz w:val="16"/>
          <w:lang w:val="en-GB"/>
          <w:rPrChange w:id="8609" w:author="Christian PIEDALLU" w:date="2023-02-06T09:53:00Z">
            <w:rPr>
              <w:spacing w:val="-8"/>
              <w:sz w:val="16"/>
            </w:rPr>
          </w:rPrChange>
        </w:rPr>
        <w:t xml:space="preserve"> </w:t>
      </w:r>
      <w:r w:rsidRPr="00814BC9">
        <w:rPr>
          <w:spacing w:val="-14"/>
          <w:w w:val="156"/>
          <w:sz w:val="16"/>
          <w:lang w:val="en-GB"/>
          <w:rPrChange w:id="8610" w:author="Christian PIEDALLU" w:date="2023-02-06T09:53:00Z">
            <w:rPr>
              <w:spacing w:val="-14"/>
              <w:w w:val="156"/>
              <w:sz w:val="16"/>
            </w:rPr>
          </w:rPrChange>
        </w:rPr>
        <w:t>T</w:t>
      </w:r>
      <w:r w:rsidRPr="00814BC9">
        <w:rPr>
          <w:w w:val="110"/>
          <w:sz w:val="16"/>
          <w:lang w:val="en-GB"/>
          <w:rPrChange w:id="8611" w:author="Christian PIEDALLU" w:date="2023-02-06T09:53:00Z">
            <w:rPr>
              <w:w w:val="110"/>
              <w:sz w:val="16"/>
            </w:rPr>
          </w:rPrChange>
        </w:rPr>
        <w:t>rois</w:t>
      </w:r>
      <w:r w:rsidRPr="00814BC9">
        <w:rPr>
          <w:sz w:val="16"/>
          <w:lang w:val="en-GB"/>
          <w:rPrChange w:id="8612" w:author="Christian PIEDALLU" w:date="2023-02-06T09:53:00Z">
            <w:rPr>
              <w:sz w:val="16"/>
            </w:rPr>
          </w:rPrChange>
        </w:rPr>
        <w:t xml:space="preserve"> </w:t>
      </w:r>
      <w:r w:rsidRPr="00814BC9">
        <w:rPr>
          <w:spacing w:val="-8"/>
          <w:sz w:val="16"/>
          <w:lang w:val="en-GB"/>
          <w:rPrChange w:id="8613" w:author="Christian PIEDALLU" w:date="2023-02-06T09:53:00Z">
            <w:rPr>
              <w:spacing w:val="-8"/>
              <w:sz w:val="16"/>
            </w:rPr>
          </w:rPrChange>
        </w:rPr>
        <w:t xml:space="preserve"> </w:t>
      </w:r>
      <w:r w:rsidRPr="00814BC9">
        <w:rPr>
          <w:w w:val="117"/>
          <w:sz w:val="16"/>
          <w:lang w:val="en-GB"/>
          <w:rPrChange w:id="8614" w:author="Christian PIEDALLU" w:date="2023-02-06T09:53:00Z">
            <w:rPr>
              <w:w w:val="117"/>
              <w:sz w:val="16"/>
            </w:rPr>
          </w:rPrChange>
        </w:rPr>
        <w:t>Coni</w:t>
      </w:r>
      <w:r w:rsidRPr="00814BC9">
        <w:rPr>
          <w:spacing w:val="-5"/>
          <w:w w:val="117"/>
          <w:sz w:val="16"/>
          <w:lang w:val="en-GB"/>
          <w:rPrChange w:id="8615" w:author="Christian PIEDALLU" w:date="2023-02-06T09:53:00Z">
            <w:rPr>
              <w:spacing w:val="-5"/>
              <w:w w:val="117"/>
              <w:sz w:val="16"/>
            </w:rPr>
          </w:rPrChange>
        </w:rPr>
        <w:t>f</w:t>
      </w:r>
      <w:r w:rsidRPr="00814BC9">
        <w:rPr>
          <w:spacing w:val="-80"/>
          <w:w w:val="181"/>
          <w:sz w:val="16"/>
          <w:lang w:val="en-GB"/>
          <w:rPrChange w:id="8616" w:author="Christian PIEDALLU" w:date="2023-02-06T09:53:00Z">
            <w:rPr>
              <w:spacing w:val="-80"/>
              <w:w w:val="181"/>
              <w:sz w:val="16"/>
            </w:rPr>
          </w:rPrChange>
        </w:rPr>
        <w:t>`</w:t>
      </w:r>
      <w:r w:rsidRPr="00814BC9">
        <w:rPr>
          <w:w w:val="102"/>
          <w:sz w:val="16"/>
          <w:lang w:val="en-GB"/>
          <w:rPrChange w:id="8617" w:author="Christian PIEDALLU" w:date="2023-02-06T09:53:00Z">
            <w:rPr>
              <w:w w:val="102"/>
              <w:sz w:val="16"/>
            </w:rPr>
          </w:rPrChange>
        </w:rPr>
        <w:t>eres</w:t>
      </w:r>
      <w:r w:rsidRPr="00814BC9">
        <w:rPr>
          <w:sz w:val="16"/>
          <w:lang w:val="en-GB"/>
          <w:rPrChange w:id="8618" w:author="Christian PIEDALLU" w:date="2023-02-06T09:53:00Z">
            <w:rPr>
              <w:sz w:val="16"/>
            </w:rPr>
          </w:rPrChange>
        </w:rPr>
        <w:t xml:space="preserve"> </w:t>
      </w:r>
      <w:r w:rsidRPr="00814BC9">
        <w:rPr>
          <w:spacing w:val="-8"/>
          <w:sz w:val="16"/>
          <w:lang w:val="en-GB"/>
          <w:rPrChange w:id="8619" w:author="Christian PIEDALLU" w:date="2023-02-06T09:53:00Z">
            <w:rPr>
              <w:spacing w:val="-8"/>
              <w:sz w:val="16"/>
            </w:rPr>
          </w:rPrChange>
        </w:rPr>
        <w:t xml:space="preserve"> </w:t>
      </w:r>
      <w:r w:rsidRPr="00814BC9">
        <w:rPr>
          <w:w w:val="103"/>
          <w:sz w:val="16"/>
          <w:lang w:val="en-GB"/>
          <w:rPrChange w:id="8620" w:author="Christian PIEDALLU" w:date="2023-02-06T09:53:00Z">
            <w:rPr>
              <w:w w:val="103"/>
              <w:sz w:val="16"/>
            </w:rPr>
          </w:rPrChange>
        </w:rPr>
        <w:t>de</w:t>
      </w:r>
      <w:r w:rsidRPr="00814BC9">
        <w:rPr>
          <w:sz w:val="16"/>
          <w:lang w:val="en-GB"/>
          <w:rPrChange w:id="8621" w:author="Christian PIEDALLU" w:date="2023-02-06T09:53:00Z">
            <w:rPr>
              <w:sz w:val="16"/>
            </w:rPr>
          </w:rPrChange>
        </w:rPr>
        <w:t xml:space="preserve"> </w:t>
      </w:r>
      <w:r w:rsidRPr="00814BC9">
        <w:rPr>
          <w:spacing w:val="-8"/>
          <w:sz w:val="16"/>
          <w:lang w:val="en-GB"/>
          <w:rPrChange w:id="8622" w:author="Christian PIEDALLU" w:date="2023-02-06T09:53:00Z">
            <w:rPr>
              <w:spacing w:val="-8"/>
              <w:sz w:val="16"/>
            </w:rPr>
          </w:rPrChange>
        </w:rPr>
        <w:t xml:space="preserve"> </w:t>
      </w:r>
      <w:r w:rsidRPr="00814BC9">
        <w:rPr>
          <w:w w:val="116"/>
          <w:sz w:val="16"/>
          <w:lang w:val="en-GB"/>
          <w:rPrChange w:id="8623" w:author="Christian PIEDALLU" w:date="2023-02-06T09:53:00Z">
            <w:rPr>
              <w:w w:val="116"/>
              <w:sz w:val="16"/>
            </w:rPr>
          </w:rPrChange>
        </w:rPr>
        <w:t>la</w:t>
      </w:r>
      <w:r w:rsidRPr="00814BC9">
        <w:rPr>
          <w:sz w:val="16"/>
          <w:lang w:val="en-GB"/>
          <w:rPrChange w:id="8624" w:author="Christian PIEDALLU" w:date="2023-02-06T09:53:00Z">
            <w:rPr>
              <w:sz w:val="16"/>
            </w:rPr>
          </w:rPrChange>
        </w:rPr>
        <w:t xml:space="preserve"> </w:t>
      </w:r>
      <w:r w:rsidRPr="00814BC9">
        <w:rPr>
          <w:spacing w:val="-8"/>
          <w:sz w:val="16"/>
          <w:lang w:val="en-GB"/>
          <w:rPrChange w:id="8625" w:author="Christian PIEDALLU" w:date="2023-02-06T09:53:00Z">
            <w:rPr>
              <w:spacing w:val="-8"/>
              <w:sz w:val="16"/>
            </w:rPr>
          </w:rPrChange>
        </w:rPr>
        <w:t xml:space="preserve"> </w:t>
      </w:r>
      <w:r w:rsidRPr="00814BC9">
        <w:rPr>
          <w:w w:val="104"/>
          <w:sz w:val="16"/>
          <w:lang w:val="en-GB"/>
          <w:rPrChange w:id="8626" w:author="Christian PIEDALLU" w:date="2023-02-06T09:53:00Z">
            <w:rPr>
              <w:w w:val="104"/>
              <w:sz w:val="16"/>
            </w:rPr>
          </w:rPrChange>
        </w:rPr>
        <w:t>flore</w:t>
      </w:r>
      <w:r w:rsidRPr="00814BC9">
        <w:rPr>
          <w:sz w:val="16"/>
          <w:lang w:val="en-GB"/>
          <w:rPrChange w:id="8627" w:author="Christian PIEDALLU" w:date="2023-02-06T09:53:00Z">
            <w:rPr>
              <w:sz w:val="16"/>
            </w:rPr>
          </w:rPrChange>
        </w:rPr>
        <w:t xml:space="preserve"> </w:t>
      </w:r>
      <w:r w:rsidRPr="00814BC9">
        <w:rPr>
          <w:spacing w:val="-8"/>
          <w:sz w:val="16"/>
          <w:lang w:val="en-GB"/>
          <w:rPrChange w:id="8628" w:author="Christian PIEDALLU" w:date="2023-02-06T09:53:00Z">
            <w:rPr>
              <w:spacing w:val="-8"/>
              <w:sz w:val="16"/>
            </w:rPr>
          </w:rPrChange>
        </w:rPr>
        <w:t xml:space="preserve"> </w:t>
      </w:r>
      <w:r w:rsidRPr="00814BC9">
        <w:rPr>
          <w:spacing w:val="-5"/>
          <w:w w:val="123"/>
          <w:sz w:val="16"/>
          <w:lang w:val="en-GB"/>
          <w:rPrChange w:id="8629" w:author="Christian PIEDALLU" w:date="2023-02-06T09:53:00Z">
            <w:rPr>
              <w:spacing w:val="-5"/>
              <w:w w:val="123"/>
              <w:sz w:val="16"/>
            </w:rPr>
          </w:rPrChange>
        </w:rPr>
        <w:t>v</w:t>
      </w:r>
      <w:r w:rsidRPr="00814BC9">
        <w:rPr>
          <w:w w:val="106"/>
          <w:sz w:val="16"/>
          <w:lang w:val="en-GB"/>
          <w:rPrChange w:id="8630" w:author="Christian PIEDALLU" w:date="2023-02-06T09:53:00Z">
            <w:rPr>
              <w:w w:val="106"/>
              <w:sz w:val="16"/>
            </w:rPr>
          </w:rPrChange>
        </w:rPr>
        <w:t>osgienne.</w:t>
      </w:r>
      <w:r w:rsidRPr="00814BC9">
        <w:rPr>
          <w:sz w:val="16"/>
          <w:lang w:val="en-GB"/>
          <w:rPrChange w:id="8631" w:author="Christian PIEDALLU" w:date="2023-02-06T09:53:00Z">
            <w:rPr>
              <w:sz w:val="16"/>
            </w:rPr>
          </w:rPrChange>
        </w:rPr>
        <w:t xml:space="preserve">  </w:t>
      </w:r>
      <w:r w:rsidRPr="00814BC9">
        <w:rPr>
          <w:spacing w:val="-9"/>
          <w:sz w:val="16"/>
          <w:lang w:val="en-GB"/>
          <w:rPrChange w:id="8632" w:author="Christian PIEDALLU" w:date="2023-02-06T09:53:00Z">
            <w:rPr>
              <w:spacing w:val="-9"/>
              <w:sz w:val="16"/>
            </w:rPr>
          </w:rPrChange>
        </w:rPr>
        <w:t xml:space="preserve"> </w:t>
      </w:r>
      <w:r w:rsidRPr="00814BC9">
        <w:rPr>
          <w:i/>
          <w:w w:val="124"/>
          <w:sz w:val="16"/>
          <w:lang w:val="en-GB"/>
          <w:rPrChange w:id="8633" w:author="Christian PIEDALLU" w:date="2023-02-06T09:53:00Z">
            <w:rPr>
              <w:i/>
              <w:w w:val="124"/>
              <w:sz w:val="16"/>
            </w:rPr>
          </w:rPrChange>
        </w:rPr>
        <w:t>Bu</w:t>
      </w:r>
      <w:r w:rsidRPr="00814BC9">
        <w:rPr>
          <w:i/>
          <w:spacing w:val="8"/>
          <w:w w:val="124"/>
          <w:sz w:val="16"/>
          <w:lang w:val="en-GB"/>
          <w:rPrChange w:id="8634" w:author="Christian PIEDALLU" w:date="2023-02-06T09:53:00Z">
            <w:rPr>
              <w:i/>
              <w:spacing w:val="8"/>
              <w:w w:val="124"/>
              <w:sz w:val="16"/>
            </w:rPr>
          </w:rPrChange>
        </w:rPr>
        <w:t>l</w:t>
      </w:r>
      <w:r w:rsidRPr="00814BC9">
        <w:rPr>
          <w:i/>
          <w:w w:val="114"/>
          <w:sz w:val="16"/>
          <w:lang w:val="en-GB"/>
          <w:rPrChange w:id="8635" w:author="Christian PIEDALLU" w:date="2023-02-06T09:53:00Z">
            <w:rPr>
              <w:i/>
              <w:w w:val="114"/>
              <w:sz w:val="16"/>
            </w:rPr>
          </w:rPrChange>
        </w:rPr>
        <w:t>letin</w:t>
      </w:r>
      <w:r w:rsidRPr="00814BC9">
        <w:rPr>
          <w:i/>
          <w:sz w:val="16"/>
          <w:lang w:val="en-GB"/>
          <w:rPrChange w:id="8636" w:author="Christian PIEDALLU" w:date="2023-02-06T09:53:00Z">
            <w:rPr>
              <w:i/>
              <w:sz w:val="16"/>
            </w:rPr>
          </w:rPrChange>
        </w:rPr>
        <w:t xml:space="preserve"> </w:t>
      </w:r>
      <w:r w:rsidRPr="00814BC9">
        <w:rPr>
          <w:i/>
          <w:spacing w:val="-4"/>
          <w:sz w:val="16"/>
          <w:lang w:val="en-GB"/>
          <w:rPrChange w:id="8637" w:author="Christian PIEDALLU" w:date="2023-02-06T09:53:00Z">
            <w:rPr>
              <w:i/>
              <w:spacing w:val="-4"/>
              <w:sz w:val="16"/>
            </w:rPr>
          </w:rPrChange>
        </w:rPr>
        <w:t xml:space="preserve"> </w:t>
      </w:r>
      <w:r w:rsidRPr="00814BC9">
        <w:rPr>
          <w:i/>
          <w:w w:val="104"/>
          <w:sz w:val="16"/>
          <w:lang w:val="en-GB"/>
          <w:rPrChange w:id="8638" w:author="Christian PIEDALLU" w:date="2023-02-06T09:53:00Z">
            <w:rPr>
              <w:i/>
              <w:w w:val="104"/>
              <w:sz w:val="16"/>
            </w:rPr>
          </w:rPrChange>
        </w:rPr>
        <w:t>de</w:t>
      </w:r>
      <w:r w:rsidRPr="00814BC9">
        <w:rPr>
          <w:i/>
          <w:sz w:val="16"/>
          <w:lang w:val="en-GB"/>
          <w:rPrChange w:id="8639" w:author="Christian PIEDALLU" w:date="2023-02-06T09:53:00Z">
            <w:rPr>
              <w:i/>
              <w:sz w:val="16"/>
            </w:rPr>
          </w:rPrChange>
        </w:rPr>
        <w:t xml:space="preserve"> </w:t>
      </w:r>
      <w:r w:rsidRPr="00814BC9">
        <w:rPr>
          <w:i/>
          <w:spacing w:val="-3"/>
          <w:sz w:val="16"/>
          <w:lang w:val="en-GB"/>
          <w:rPrChange w:id="8640" w:author="Christian PIEDALLU" w:date="2023-02-06T09:53:00Z">
            <w:rPr>
              <w:i/>
              <w:spacing w:val="-3"/>
              <w:sz w:val="16"/>
            </w:rPr>
          </w:rPrChange>
        </w:rPr>
        <w:t xml:space="preserve"> </w:t>
      </w:r>
      <w:r w:rsidRPr="00814BC9">
        <w:rPr>
          <w:i/>
          <w:w w:val="110"/>
          <w:sz w:val="16"/>
          <w:lang w:val="en-GB"/>
          <w:rPrChange w:id="8641" w:author="Christian PIEDALLU" w:date="2023-02-06T09:53:00Z">
            <w:rPr>
              <w:i/>
              <w:w w:val="110"/>
              <w:sz w:val="16"/>
            </w:rPr>
          </w:rPrChange>
        </w:rPr>
        <w:t>la</w:t>
      </w:r>
      <w:r w:rsidRPr="00814BC9">
        <w:rPr>
          <w:i/>
          <w:sz w:val="16"/>
          <w:lang w:val="en-GB"/>
          <w:rPrChange w:id="8642" w:author="Christian PIEDALLU" w:date="2023-02-06T09:53:00Z">
            <w:rPr>
              <w:i/>
              <w:sz w:val="16"/>
            </w:rPr>
          </w:rPrChange>
        </w:rPr>
        <w:t xml:space="preserve"> </w:t>
      </w:r>
      <w:r w:rsidRPr="00814BC9">
        <w:rPr>
          <w:i/>
          <w:spacing w:val="-3"/>
          <w:sz w:val="16"/>
          <w:lang w:val="en-GB"/>
          <w:rPrChange w:id="8643" w:author="Christian PIEDALLU" w:date="2023-02-06T09:53:00Z">
            <w:rPr>
              <w:i/>
              <w:spacing w:val="-3"/>
              <w:sz w:val="16"/>
            </w:rPr>
          </w:rPrChange>
        </w:rPr>
        <w:t xml:space="preserve"> </w:t>
      </w:r>
      <w:r w:rsidRPr="00814BC9">
        <w:rPr>
          <w:i/>
          <w:w w:val="118"/>
          <w:sz w:val="16"/>
          <w:lang w:val="en-GB"/>
          <w:rPrChange w:id="8644" w:author="Christian PIEDALLU" w:date="2023-02-06T09:53:00Z">
            <w:rPr>
              <w:i/>
              <w:w w:val="118"/>
              <w:sz w:val="16"/>
            </w:rPr>
          </w:rPrChange>
        </w:rPr>
        <w:t>S</w:t>
      </w:r>
      <w:r w:rsidRPr="00814BC9">
        <w:rPr>
          <w:i/>
          <w:spacing w:val="-9"/>
          <w:w w:val="118"/>
          <w:sz w:val="16"/>
          <w:lang w:val="en-GB"/>
          <w:rPrChange w:id="8645" w:author="Christian PIEDALLU" w:date="2023-02-06T09:53:00Z">
            <w:rPr>
              <w:i/>
              <w:spacing w:val="-9"/>
              <w:w w:val="118"/>
              <w:sz w:val="16"/>
            </w:rPr>
          </w:rPrChange>
        </w:rPr>
        <w:t>o</w:t>
      </w:r>
      <w:r w:rsidRPr="00814BC9">
        <w:rPr>
          <w:i/>
          <w:w w:val="126"/>
          <w:sz w:val="16"/>
          <w:lang w:val="en-GB"/>
          <w:rPrChange w:id="8646" w:author="Christian PIEDALLU" w:date="2023-02-06T09:53:00Z">
            <w:rPr>
              <w:i/>
              <w:w w:val="126"/>
              <w:sz w:val="16"/>
            </w:rPr>
          </w:rPrChange>
        </w:rPr>
        <w:t>c</w:t>
      </w:r>
      <w:r w:rsidRPr="00814BC9">
        <w:rPr>
          <w:i/>
          <w:spacing w:val="-5"/>
          <w:w w:val="126"/>
          <w:sz w:val="16"/>
          <w:lang w:val="en-GB"/>
          <w:rPrChange w:id="8647" w:author="Christian PIEDALLU" w:date="2023-02-06T09:53:00Z">
            <w:rPr>
              <w:i/>
              <w:spacing w:val="-5"/>
              <w:w w:val="126"/>
              <w:sz w:val="16"/>
            </w:rPr>
          </w:rPrChange>
        </w:rPr>
        <w:t>i</w:t>
      </w:r>
      <w:r w:rsidRPr="00814BC9">
        <w:rPr>
          <w:i/>
          <w:spacing w:val="-83"/>
          <w:w w:val="186"/>
          <w:sz w:val="16"/>
          <w:lang w:val="en-GB"/>
          <w:rPrChange w:id="8648" w:author="Christian PIEDALLU" w:date="2023-02-06T09:53:00Z">
            <w:rPr>
              <w:i/>
              <w:spacing w:val="-83"/>
              <w:w w:val="186"/>
              <w:sz w:val="16"/>
            </w:rPr>
          </w:rPrChange>
        </w:rPr>
        <w:t>´</w:t>
      </w:r>
      <w:r w:rsidRPr="00814BC9">
        <w:rPr>
          <w:i/>
          <w:w w:val="104"/>
          <w:sz w:val="16"/>
          <w:lang w:val="en-GB"/>
          <w:rPrChange w:id="8649" w:author="Christian PIEDALLU" w:date="2023-02-06T09:53:00Z">
            <w:rPr>
              <w:i/>
              <w:w w:val="104"/>
              <w:sz w:val="16"/>
            </w:rPr>
          </w:rPrChange>
        </w:rPr>
        <w:t>e</w:t>
      </w:r>
      <w:r w:rsidRPr="00814BC9">
        <w:rPr>
          <w:i/>
          <w:spacing w:val="-5"/>
          <w:w w:val="104"/>
          <w:sz w:val="16"/>
          <w:lang w:val="en-GB"/>
          <w:rPrChange w:id="8650" w:author="Christian PIEDALLU" w:date="2023-02-06T09:53:00Z">
            <w:rPr>
              <w:i/>
              <w:spacing w:val="-5"/>
              <w:w w:val="104"/>
              <w:sz w:val="16"/>
            </w:rPr>
          </w:rPrChange>
        </w:rPr>
        <w:t>t</w:t>
      </w:r>
      <w:r w:rsidRPr="00814BC9">
        <w:rPr>
          <w:i/>
          <w:spacing w:val="-84"/>
          <w:w w:val="186"/>
          <w:sz w:val="16"/>
          <w:lang w:val="en-GB"/>
          <w:rPrChange w:id="8651" w:author="Christian PIEDALLU" w:date="2023-02-06T09:53:00Z">
            <w:rPr>
              <w:i/>
              <w:spacing w:val="-84"/>
              <w:w w:val="186"/>
              <w:sz w:val="16"/>
            </w:rPr>
          </w:rPrChange>
        </w:rPr>
        <w:t>´</w:t>
      </w:r>
      <w:r w:rsidRPr="00814BC9">
        <w:rPr>
          <w:i/>
          <w:w w:val="102"/>
          <w:sz w:val="16"/>
          <w:lang w:val="en-GB"/>
          <w:rPrChange w:id="8652" w:author="Christian PIEDALLU" w:date="2023-02-06T09:53:00Z">
            <w:rPr>
              <w:i/>
              <w:w w:val="102"/>
              <w:sz w:val="16"/>
            </w:rPr>
          </w:rPrChange>
        </w:rPr>
        <w:t>e</w:t>
      </w:r>
      <w:r w:rsidRPr="00814BC9">
        <w:rPr>
          <w:i/>
          <w:sz w:val="16"/>
          <w:lang w:val="en-GB"/>
          <w:rPrChange w:id="8653" w:author="Christian PIEDALLU" w:date="2023-02-06T09:53:00Z">
            <w:rPr>
              <w:i/>
              <w:sz w:val="16"/>
            </w:rPr>
          </w:rPrChange>
        </w:rPr>
        <w:t xml:space="preserve"> </w:t>
      </w:r>
      <w:r w:rsidRPr="00814BC9">
        <w:rPr>
          <w:i/>
          <w:spacing w:val="-3"/>
          <w:sz w:val="16"/>
          <w:lang w:val="en-GB"/>
          <w:rPrChange w:id="8654" w:author="Christian PIEDALLU" w:date="2023-02-06T09:53:00Z">
            <w:rPr>
              <w:i/>
              <w:spacing w:val="-3"/>
              <w:sz w:val="16"/>
            </w:rPr>
          </w:rPrChange>
        </w:rPr>
        <w:t xml:space="preserve"> </w:t>
      </w:r>
      <w:r w:rsidRPr="00814BC9">
        <w:rPr>
          <w:i/>
          <w:w w:val="112"/>
          <w:sz w:val="16"/>
          <w:lang w:val="en-GB"/>
          <w:rPrChange w:id="8655" w:author="Christian PIEDALLU" w:date="2023-02-06T09:53:00Z">
            <w:rPr>
              <w:i/>
              <w:w w:val="112"/>
              <w:sz w:val="16"/>
            </w:rPr>
          </w:rPrChange>
        </w:rPr>
        <w:t>Botanique</w:t>
      </w:r>
      <w:r w:rsidRPr="00814BC9">
        <w:rPr>
          <w:i/>
          <w:sz w:val="16"/>
          <w:lang w:val="en-GB"/>
          <w:rPrChange w:id="8656" w:author="Christian PIEDALLU" w:date="2023-02-06T09:53:00Z">
            <w:rPr>
              <w:i/>
              <w:sz w:val="16"/>
            </w:rPr>
          </w:rPrChange>
        </w:rPr>
        <w:t xml:space="preserve"> </w:t>
      </w:r>
      <w:r w:rsidRPr="00814BC9">
        <w:rPr>
          <w:i/>
          <w:spacing w:val="-3"/>
          <w:sz w:val="16"/>
          <w:lang w:val="en-GB"/>
          <w:rPrChange w:id="8657" w:author="Christian PIEDALLU" w:date="2023-02-06T09:53:00Z">
            <w:rPr>
              <w:i/>
              <w:spacing w:val="-3"/>
              <w:sz w:val="16"/>
            </w:rPr>
          </w:rPrChange>
        </w:rPr>
        <w:t xml:space="preserve"> </w:t>
      </w:r>
      <w:r w:rsidRPr="00814BC9">
        <w:rPr>
          <w:i/>
          <w:w w:val="104"/>
          <w:sz w:val="16"/>
          <w:lang w:val="en-GB"/>
          <w:rPrChange w:id="8658" w:author="Christian PIEDALLU" w:date="2023-02-06T09:53:00Z">
            <w:rPr>
              <w:i/>
              <w:w w:val="104"/>
              <w:sz w:val="16"/>
            </w:rPr>
          </w:rPrChange>
        </w:rPr>
        <w:t>de</w:t>
      </w:r>
      <w:r w:rsidRPr="00814BC9">
        <w:rPr>
          <w:i/>
          <w:sz w:val="16"/>
          <w:lang w:val="en-GB"/>
          <w:rPrChange w:id="8659" w:author="Christian PIEDALLU" w:date="2023-02-06T09:53:00Z">
            <w:rPr>
              <w:i/>
              <w:sz w:val="16"/>
            </w:rPr>
          </w:rPrChange>
        </w:rPr>
        <w:t xml:space="preserve"> </w:t>
      </w:r>
      <w:r w:rsidRPr="00814BC9">
        <w:rPr>
          <w:i/>
          <w:spacing w:val="-4"/>
          <w:sz w:val="16"/>
          <w:lang w:val="en-GB"/>
          <w:rPrChange w:id="8660" w:author="Christian PIEDALLU" w:date="2023-02-06T09:53:00Z">
            <w:rPr>
              <w:i/>
              <w:spacing w:val="-4"/>
              <w:sz w:val="16"/>
            </w:rPr>
          </w:rPrChange>
        </w:rPr>
        <w:t xml:space="preserve"> </w:t>
      </w:r>
      <w:r w:rsidRPr="00814BC9">
        <w:rPr>
          <w:i/>
          <w:spacing w:val="-14"/>
          <w:w w:val="151"/>
          <w:sz w:val="16"/>
          <w:lang w:val="en-GB"/>
          <w:rPrChange w:id="8661" w:author="Christian PIEDALLU" w:date="2023-02-06T09:53:00Z">
            <w:rPr>
              <w:i/>
              <w:spacing w:val="-14"/>
              <w:w w:val="151"/>
              <w:sz w:val="16"/>
            </w:rPr>
          </w:rPrChange>
        </w:rPr>
        <w:t>F</w:t>
      </w:r>
      <w:r w:rsidRPr="00814BC9">
        <w:rPr>
          <w:i/>
          <w:spacing w:val="-9"/>
          <w:w w:val="131"/>
          <w:sz w:val="16"/>
          <w:lang w:val="en-GB"/>
          <w:rPrChange w:id="8662" w:author="Christian PIEDALLU" w:date="2023-02-06T09:53:00Z">
            <w:rPr>
              <w:i/>
              <w:spacing w:val="-9"/>
              <w:w w:val="131"/>
              <w:sz w:val="16"/>
            </w:rPr>
          </w:rPrChange>
        </w:rPr>
        <w:t>r</w:t>
      </w:r>
      <w:r w:rsidRPr="00814BC9">
        <w:rPr>
          <w:i/>
          <w:w w:val="113"/>
          <w:sz w:val="16"/>
          <w:lang w:val="en-GB"/>
          <w:rPrChange w:id="8663" w:author="Christian PIEDALLU" w:date="2023-02-06T09:53:00Z">
            <w:rPr>
              <w:i/>
              <w:w w:val="113"/>
              <w:sz w:val="16"/>
            </w:rPr>
          </w:rPrChange>
        </w:rPr>
        <w:t>an</w:t>
      </w:r>
      <w:r w:rsidRPr="00814BC9">
        <w:rPr>
          <w:i/>
          <w:spacing w:val="-9"/>
          <w:w w:val="113"/>
          <w:sz w:val="16"/>
          <w:lang w:val="en-GB"/>
          <w:rPrChange w:id="8664" w:author="Christian PIEDALLU" w:date="2023-02-06T09:53:00Z">
            <w:rPr>
              <w:i/>
              <w:spacing w:val="-9"/>
              <w:w w:val="113"/>
              <w:sz w:val="16"/>
            </w:rPr>
          </w:rPrChange>
        </w:rPr>
        <w:t>c</w:t>
      </w:r>
      <w:r w:rsidRPr="00814BC9">
        <w:rPr>
          <w:i/>
          <w:spacing w:val="-1"/>
          <w:w w:val="102"/>
          <w:sz w:val="16"/>
          <w:lang w:val="en-GB"/>
          <w:rPrChange w:id="8665" w:author="Christian PIEDALLU" w:date="2023-02-06T09:53:00Z">
            <w:rPr>
              <w:i/>
              <w:spacing w:val="-1"/>
              <w:w w:val="102"/>
              <w:sz w:val="16"/>
            </w:rPr>
          </w:rPrChange>
        </w:rPr>
        <w:t>e</w:t>
      </w:r>
      <w:r w:rsidRPr="00814BC9">
        <w:rPr>
          <w:w w:val="117"/>
          <w:sz w:val="16"/>
          <w:lang w:val="en-GB"/>
          <w:rPrChange w:id="8666" w:author="Christian PIEDALLU" w:date="2023-02-06T09:53:00Z">
            <w:rPr>
              <w:w w:val="117"/>
              <w:sz w:val="16"/>
            </w:rPr>
          </w:rPrChange>
        </w:rPr>
        <w:t>,</w:t>
      </w:r>
      <w:r w:rsidRPr="00814BC9">
        <w:rPr>
          <w:sz w:val="16"/>
          <w:lang w:val="en-GB"/>
          <w:rPrChange w:id="8667" w:author="Christian PIEDALLU" w:date="2023-02-06T09:53:00Z">
            <w:rPr>
              <w:sz w:val="16"/>
            </w:rPr>
          </w:rPrChange>
        </w:rPr>
        <w:t xml:space="preserve"> </w:t>
      </w:r>
      <w:r w:rsidRPr="00814BC9">
        <w:rPr>
          <w:spacing w:val="-6"/>
          <w:sz w:val="16"/>
          <w:lang w:val="en-GB"/>
          <w:rPrChange w:id="8668" w:author="Christian PIEDALLU" w:date="2023-02-06T09:53:00Z">
            <w:rPr>
              <w:spacing w:val="-6"/>
              <w:sz w:val="16"/>
            </w:rPr>
          </w:rPrChange>
        </w:rPr>
        <w:t xml:space="preserve"> </w:t>
      </w:r>
      <w:r w:rsidRPr="00814BC9">
        <w:rPr>
          <w:w w:val="104"/>
          <w:sz w:val="16"/>
          <w:lang w:val="en-GB"/>
          <w:rPrChange w:id="8669" w:author="Christian PIEDALLU" w:date="2023-02-06T09:53:00Z">
            <w:rPr>
              <w:w w:val="104"/>
              <w:sz w:val="16"/>
            </w:rPr>
          </w:rPrChange>
        </w:rPr>
        <w:t>106</w:t>
      </w:r>
    </w:p>
    <w:p w14:paraId="62B4A4D9" w14:textId="77777777" w:rsidR="00B177F5" w:rsidRPr="00814BC9" w:rsidRDefault="00B553DB">
      <w:pPr>
        <w:tabs>
          <w:tab w:val="left" w:pos="720"/>
        </w:tabs>
        <w:spacing w:line="189" w:lineRule="exact"/>
        <w:ind w:left="163"/>
        <w:rPr>
          <w:sz w:val="16"/>
          <w:lang w:val="en-GB"/>
          <w:rPrChange w:id="8670" w:author="Christian PIEDALLU" w:date="2023-02-06T09:53:00Z">
            <w:rPr>
              <w:sz w:val="16"/>
            </w:rPr>
          </w:rPrChange>
        </w:rPr>
      </w:pPr>
      <w:bookmarkStart w:id="8671" w:name="_bookmark28"/>
      <w:bookmarkEnd w:id="8671"/>
      <w:r w:rsidRPr="00814BC9">
        <w:rPr>
          <w:rFonts w:ascii="Trebuchet MS" w:hAnsi="Trebuchet MS"/>
          <w:w w:val="105"/>
          <w:sz w:val="10"/>
          <w:lang w:val="en-GB"/>
          <w:rPrChange w:id="8672" w:author="Christian PIEDALLU" w:date="2023-02-06T09:53:00Z">
            <w:rPr>
              <w:rFonts w:ascii="Trebuchet MS" w:hAnsi="Trebuchet MS"/>
              <w:w w:val="105"/>
              <w:sz w:val="10"/>
            </w:rPr>
          </w:rPrChange>
        </w:rPr>
        <w:t>370</w:t>
      </w:r>
      <w:r w:rsidRPr="00814BC9">
        <w:rPr>
          <w:rFonts w:ascii="Trebuchet MS" w:hAnsi="Trebuchet MS"/>
          <w:w w:val="105"/>
          <w:sz w:val="10"/>
          <w:lang w:val="en-GB"/>
          <w:rPrChange w:id="8673" w:author="Christian PIEDALLU" w:date="2023-02-06T09:53:00Z">
            <w:rPr>
              <w:rFonts w:ascii="Trebuchet MS" w:hAnsi="Trebuchet MS"/>
              <w:w w:val="105"/>
              <w:sz w:val="10"/>
            </w:rPr>
          </w:rPrChange>
        </w:rPr>
        <w:tab/>
      </w:r>
      <w:r w:rsidRPr="00814BC9">
        <w:rPr>
          <w:w w:val="105"/>
          <w:sz w:val="16"/>
          <w:lang w:val="en-GB"/>
          <w:rPrChange w:id="8674" w:author="Christian PIEDALLU" w:date="2023-02-06T09:53:00Z">
            <w:rPr>
              <w:w w:val="105"/>
              <w:sz w:val="16"/>
            </w:rPr>
          </w:rPrChange>
        </w:rPr>
        <w:t>(sup2):168–183.</w:t>
      </w:r>
    </w:p>
    <w:p w14:paraId="47250374" w14:textId="77777777" w:rsidR="00B177F5" w:rsidRPr="00814BC9" w:rsidRDefault="00B553DB">
      <w:pPr>
        <w:spacing w:line="189" w:lineRule="exact"/>
        <w:ind w:left="163"/>
        <w:rPr>
          <w:sz w:val="16"/>
          <w:lang w:val="en-GB"/>
          <w:rPrChange w:id="8675" w:author="Christian PIEDALLU" w:date="2023-02-06T09:53:00Z">
            <w:rPr>
              <w:sz w:val="16"/>
            </w:rPr>
          </w:rPrChange>
        </w:rPr>
      </w:pPr>
      <w:r w:rsidRPr="00814BC9">
        <w:rPr>
          <w:rFonts w:ascii="Trebuchet MS"/>
          <w:sz w:val="10"/>
          <w:lang w:val="en-GB"/>
          <w:rPrChange w:id="8676" w:author="Christian PIEDALLU" w:date="2023-02-06T09:53:00Z">
            <w:rPr>
              <w:rFonts w:ascii="Trebuchet MS"/>
              <w:sz w:val="10"/>
            </w:rPr>
          </w:rPrChange>
        </w:rPr>
        <w:t xml:space="preserve">371     </w:t>
      </w:r>
      <w:r w:rsidRPr="00814BC9">
        <w:rPr>
          <w:rFonts w:ascii="Trebuchet MS"/>
          <w:spacing w:val="19"/>
          <w:sz w:val="10"/>
          <w:lang w:val="en-GB"/>
          <w:rPrChange w:id="8677" w:author="Christian PIEDALLU" w:date="2023-02-06T09:53:00Z">
            <w:rPr>
              <w:rFonts w:ascii="Trebuchet MS"/>
              <w:spacing w:val="19"/>
              <w:sz w:val="10"/>
            </w:rPr>
          </w:rPrChange>
        </w:rPr>
        <w:t xml:space="preserve"> </w:t>
      </w:r>
      <w:r w:rsidRPr="00814BC9">
        <w:rPr>
          <w:w w:val="115"/>
          <w:sz w:val="16"/>
          <w:lang w:val="en-GB"/>
          <w:rPrChange w:id="8678" w:author="Christian PIEDALLU" w:date="2023-02-06T09:53:00Z">
            <w:rPr>
              <w:w w:val="115"/>
              <w:sz w:val="16"/>
            </w:rPr>
          </w:rPrChange>
        </w:rPr>
        <w:t>Hanewinkel,</w:t>
      </w:r>
      <w:r w:rsidRPr="00814BC9">
        <w:rPr>
          <w:spacing w:val="10"/>
          <w:w w:val="115"/>
          <w:sz w:val="16"/>
          <w:lang w:val="en-GB"/>
          <w:rPrChange w:id="8679" w:author="Christian PIEDALLU" w:date="2023-02-06T09:53:00Z">
            <w:rPr>
              <w:spacing w:val="10"/>
              <w:w w:val="115"/>
              <w:sz w:val="16"/>
            </w:rPr>
          </w:rPrChange>
        </w:rPr>
        <w:t xml:space="preserve"> </w:t>
      </w:r>
      <w:r w:rsidRPr="00814BC9">
        <w:rPr>
          <w:w w:val="115"/>
          <w:sz w:val="16"/>
          <w:lang w:val="en-GB"/>
          <w:rPrChange w:id="8680" w:author="Christian PIEDALLU" w:date="2023-02-06T09:53:00Z">
            <w:rPr>
              <w:w w:val="115"/>
              <w:sz w:val="16"/>
            </w:rPr>
          </w:rPrChange>
        </w:rPr>
        <w:t>M.,</w:t>
      </w:r>
      <w:r w:rsidRPr="00814BC9">
        <w:rPr>
          <w:spacing w:val="10"/>
          <w:w w:val="115"/>
          <w:sz w:val="16"/>
          <w:lang w:val="en-GB"/>
          <w:rPrChange w:id="8681" w:author="Christian PIEDALLU" w:date="2023-02-06T09:53:00Z">
            <w:rPr>
              <w:spacing w:val="10"/>
              <w:w w:val="115"/>
              <w:sz w:val="16"/>
            </w:rPr>
          </w:rPrChange>
        </w:rPr>
        <w:t xml:space="preserve"> </w:t>
      </w:r>
      <w:r w:rsidRPr="00814BC9">
        <w:rPr>
          <w:w w:val="115"/>
          <w:sz w:val="16"/>
          <w:lang w:val="en-GB"/>
          <w:rPrChange w:id="8682" w:author="Christian PIEDALLU" w:date="2023-02-06T09:53:00Z">
            <w:rPr>
              <w:w w:val="115"/>
              <w:sz w:val="16"/>
            </w:rPr>
          </w:rPrChange>
        </w:rPr>
        <w:t>Cullmann,</w:t>
      </w:r>
      <w:r w:rsidRPr="00814BC9">
        <w:rPr>
          <w:spacing w:val="10"/>
          <w:w w:val="115"/>
          <w:sz w:val="16"/>
          <w:lang w:val="en-GB"/>
          <w:rPrChange w:id="8683" w:author="Christian PIEDALLU" w:date="2023-02-06T09:53:00Z">
            <w:rPr>
              <w:spacing w:val="10"/>
              <w:w w:val="115"/>
              <w:sz w:val="16"/>
            </w:rPr>
          </w:rPrChange>
        </w:rPr>
        <w:t xml:space="preserve"> </w:t>
      </w:r>
      <w:r w:rsidRPr="00814BC9">
        <w:rPr>
          <w:w w:val="115"/>
          <w:sz w:val="16"/>
          <w:lang w:val="en-GB"/>
          <w:rPrChange w:id="8684" w:author="Christian PIEDALLU" w:date="2023-02-06T09:53:00Z">
            <w:rPr>
              <w:w w:val="115"/>
              <w:sz w:val="16"/>
            </w:rPr>
          </w:rPrChange>
        </w:rPr>
        <w:t>D.</w:t>
      </w:r>
      <w:r w:rsidRPr="00814BC9">
        <w:rPr>
          <w:spacing w:val="10"/>
          <w:w w:val="115"/>
          <w:sz w:val="16"/>
          <w:lang w:val="en-GB"/>
          <w:rPrChange w:id="8685" w:author="Christian PIEDALLU" w:date="2023-02-06T09:53:00Z">
            <w:rPr>
              <w:spacing w:val="10"/>
              <w:w w:val="115"/>
              <w:sz w:val="16"/>
            </w:rPr>
          </w:rPrChange>
        </w:rPr>
        <w:t xml:space="preserve"> </w:t>
      </w:r>
      <w:r w:rsidRPr="00814BC9">
        <w:rPr>
          <w:w w:val="115"/>
          <w:sz w:val="16"/>
          <w:lang w:val="en-GB"/>
          <w:rPrChange w:id="8686" w:author="Christian PIEDALLU" w:date="2023-02-06T09:53:00Z">
            <w:rPr>
              <w:w w:val="115"/>
              <w:sz w:val="16"/>
            </w:rPr>
          </w:rPrChange>
        </w:rPr>
        <w:t>A.,</w:t>
      </w:r>
      <w:r w:rsidRPr="00814BC9">
        <w:rPr>
          <w:spacing w:val="10"/>
          <w:w w:val="115"/>
          <w:sz w:val="16"/>
          <w:lang w:val="en-GB"/>
          <w:rPrChange w:id="8687" w:author="Christian PIEDALLU" w:date="2023-02-06T09:53:00Z">
            <w:rPr>
              <w:spacing w:val="10"/>
              <w:w w:val="115"/>
              <w:sz w:val="16"/>
            </w:rPr>
          </w:rPrChange>
        </w:rPr>
        <w:t xml:space="preserve"> </w:t>
      </w:r>
      <w:r w:rsidRPr="00814BC9">
        <w:rPr>
          <w:w w:val="115"/>
          <w:sz w:val="16"/>
          <w:lang w:val="en-GB"/>
          <w:rPrChange w:id="8688" w:author="Christian PIEDALLU" w:date="2023-02-06T09:53:00Z">
            <w:rPr>
              <w:w w:val="115"/>
              <w:sz w:val="16"/>
            </w:rPr>
          </w:rPrChange>
        </w:rPr>
        <w:t>Schelhaas,</w:t>
      </w:r>
      <w:r w:rsidRPr="00814BC9">
        <w:rPr>
          <w:spacing w:val="10"/>
          <w:w w:val="115"/>
          <w:sz w:val="16"/>
          <w:lang w:val="en-GB"/>
          <w:rPrChange w:id="8689" w:author="Christian PIEDALLU" w:date="2023-02-06T09:53:00Z">
            <w:rPr>
              <w:spacing w:val="10"/>
              <w:w w:val="115"/>
              <w:sz w:val="16"/>
            </w:rPr>
          </w:rPrChange>
        </w:rPr>
        <w:t xml:space="preserve"> </w:t>
      </w:r>
      <w:r w:rsidRPr="00814BC9">
        <w:rPr>
          <w:w w:val="115"/>
          <w:sz w:val="16"/>
          <w:lang w:val="en-GB"/>
          <w:rPrChange w:id="8690" w:author="Christian PIEDALLU" w:date="2023-02-06T09:53:00Z">
            <w:rPr>
              <w:w w:val="115"/>
              <w:sz w:val="16"/>
            </w:rPr>
          </w:rPrChange>
        </w:rPr>
        <w:t>M.-J.,</w:t>
      </w:r>
      <w:r w:rsidRPr="00814BC9">
        <w:rPr>
          <w:spacing w:val="10"/>
          <w:w w:val="115"/>
          <w:sz w:val="16"/>
          <w:lang w:val="en-GB"/>
          <w:rPrChange w:id="8691" w:author="Christian PIEDALLU" w:date="2023-02-06T09:53:00Z">
            <w:rPr>
              <w:spacing w:val="10"/>
              <w:w w:val="115"/>
              <w:sz w:val="16"/>
            </w:rPr>
          </w:rPrChange>
        </w:rPr>
        <w:t xml:space="preserve"> </w:t>
      </w:r>
      <w:r w:rsidRPr="00814BC9">
        <w:rPr>
          <w:w w:val="115"/>
          <w:sz w:val="16"/>
          <w:lang w:val="en-GB"/>
          <w:rPrChange w:id="8692" w:author="Christian PIEDALLU" w:date="2023-02-06T09:53:00Z">
            <w:rPr>
              <w:w w:val="115"/>
              <w:sz w:val="16"/>
            </w:rPr>
          </w:rPrChange>
        </w:rPr>
        <w:t>Nabuurs,</w:t>
      </w:r>
      <w:r w:rsidRPr="00814BC9">
        <w:rPr>
          <w:spacing w:val="10"/>
          <w:w w:val="115"/>
          <w:sz w:val="16"/>
          <w:lang w:val="en-GB"/>
          <w:rPrChange w:id="8693" w:author="Christian PIEDALLU" w:date="2023-02-06T09:53:00Z">
            <w:rPr>
              <w:spacing w:val="10"/>
              <w:w w:val="115"/>
              <w:sz w:val="16"/>
            </w:rPr>
          </w:rPrChange>
        </w:rPr>
        <w:t xml:space="preserve"> </w:t>
      </w:r>
      <w:r w:rsidRPr="00814BC9">
        <w:rPr>
          <w:w w:val="115"/>
          <w:sz w:val="16"/>
          <w:lang w:val="en-GB"/>
          <w:rPrChange w:id="8694" w:author="Christian PIEDALLU" w:date="2023-02-06T09:53:00Z">
            <w:rPr>
              <w:w w:val="115"/>
              <w:sz w:val="16"/>
            </w:rPr>
          </w:rPrChange>
        </w:rPr>
        <w:t>G.-J.,</w:t>
      </w:r>
      <w:r w:rsidRPr="00814BC9">
        <w:rPr>
          <w:spacing w:val="10"/>
          <w:w w:val="115"/>
          <w:sz w:val="16"/>
          <w:lang w:val="en-GB"/>
          <w:rPrChange w:id="8695" w:author="Christian PIEDALLU" w:date="2023-02-06T09:53:00Z">
            <w:rPr>
              <w:spacing w:val="10"/>
              <w:w w:val="115"/>
              <w:sz w:val="16"/>
            </w:rPr>
          </w:rPrChange>
        </w:rPr>
        <w:t xml:space="preserve"> </w:t>
      </w:r>
      <w:r w:rsidRPr="00814BC9">
        <w:rPr>
          <w:w w:val="115"/>
          <w:sz w:val="16"/>
          <w:lang w:val="en-GB"/>
          <w:rPrChange w:id="8696" w:author="Christian PIEDALLU" w:date="2023-02-06T09:53:00Z">
            <w:rPr>
              <w:w w:val="115"/>
              <w:sz w:val="16"/>
            </w:rPr>
          </w:rPrChange>
        </w:rPr>
        <w:t>and</w:t>
      </w:r>
      <w:r w:rsidRPr="00814BC9">
        <w:rPr>
          <w:spacing w:val="9"/>
          <w:w w:val="115"/>
          <w:sz w:val="16"/>
          <w:lang w:val="en-GB"/>
          <w:rPrChange w:id="8697" w:author="Christian PIEDALLU" w:date="2023-02-06T09:53:00Z">
            <w:rPr>
              <w:spacing w:val="9"/>
              <w:w w:val="115"/>
              <w:sz w:val="16"/>
            </w:rPr>
          </w:rPrChange>
        </w:rPr>
        <w:t xml:space="preserve"> </w:t>
      </w:r>
      <w:r w:rsidRPr="00814BC9">
        <w:rPr>
          <w:w w:val="115"/>
          <w:sz w:val="16"/>
          <w:lang w:val="en-GB"/>
          <w:rPrChange w:id="8698" w:author="Christian PIEDALLU" w:date="2023-02-06T09:53:00Z">
            <w:rPr>
              <w:w w:val="115"/>
              <w:sz w:val="16"/>
            </w:rPr>
          </w:rPrChange>
        </w:rPr>
        <w:t>Zimmermann,</w:t>
      </w:r>
      <w:r w:rsidRPr="00814BC9">
        <w:rPr>
          <w:spacing w:val="11"/>
          <w:w w:val="115"/>
          <w:sz w:val="16"/>
          <w:lang w:val="en-GB"/>
          <w:rPrChange w:id="8699" w:author="Christian PIEDALLU" w:date="2023-02-06T09:53:00Z">
            <w:rPr>
              <w:spacing w:val="11"/>
              <w:w w:val="115"/>
              <w:sz w:val="16"/>
            </w:rPr>
          </w:rPrChange>
        </w:rPr>
        <w:t xml:space="preserve"> </w:t>
      </w:r>
      <w:r w:rsidRPr="00814BC9">
        <w:rPr>
          <w:w w:val="115"/>
          <w:sz w:val="16"/>
          <w:lang w:val="en-GB"/>
          <w:rPrChange w:id="8700" w:author="Christian PIEDALLU" w:date="2023-02-06T09:53:00Z">
            <w:rPr>
              <w:w w:val="115"/>
              <w:sz w:val="16"/>
            </w:rPr>
          </w:rPrChange>
        </w:rPr>
        <w:t>N.</w:t>
      </w:r>
      <w:r w:rsidRPr="00814BC9">
        <w:rPr>
          <w:spacing w:val="9"/>
          <w:w w:val="115"/>
          <w:sz w:val="16"/>
          <w:lang w:val="en-GB"/>
          <w:rPrChange w:id="8701" w:author="Christian PIEDALLU" w:date="2023-02-06T09:53:00Z">
            <w:rPr>
              <w:spacing w:val="9"/>
              <w:w w:val="115"/>
              <w:sz w:val="16"/>
            </w:rPr>
          </w:rPrChange>
        </w:rPr>
        <w:t xml:space="preserve"> </w:t>
      </w:r>
      <w:r w:rsidRPr="00814BC9">
        <w:rPr>
          <w:w w:val="115"/>
          <w:sz w:val="16"/>
          <w:lang w:val="en-GB"/>
          <w:rPrChange w:id="8702" w:author="Christian PIEDALLU" w:date="2023-02-06T09:53:00Z">
            <w:rPr>
              <w:w w:val="115"/>
              <w:sz w:val="16"/>
            </w:rPr>
          </w:rPrChange>
        </w:rPr>
        <w:t>E.,</w:t>
      </w:r>
      <w:r w:rsidRPr="00814BC9">
        <w:rPr>
          <w:spacing w:val="10"/>
          <w:w w:val="115"/>
          <w:sz w:val="16"/>
          <w:lang w:val="en-GB"/>
          <w:rPrChange w:id="8703" w:author="Christian PIEDALLU" w:date="2023-02-06T09:53:00Z">
            <w:rPr>
              <w:spacing w:val="10"/>
              <w:w w:val="115"/>
              <w:sz w:val="16"/>
            </w:rPr>
          </w:rPrChange>
        </w:rPr>
        <w:t xml:space="preserve"> </w:t>
      </w:r>
      <w:r w:rsidRPr="00814BC9">
        <w:rPr>
          <w:w w:val="115"/>
          <w:sz w:val="16"/>
          <w:lang w:val="en-GB"/>
          <w:rPrChange w:id="8704" w:author="Christian PIEDALLU" w:date="2023-02-06T09:53:00Z">
            <w:rPr>
              <w:w w:val="115"/>
              <w:sz w:val="16"/>
            </w:rPr>
          </w:rPrChange>
        </w:rPr>
        <w:t>2013.</w:t>
      </w:r>
      <w:r w:rsidRPr="00814BC9">
        <w:rPr>
          <w:spacing w:val="24"/>
          <w:w w:val="115"/>
          <w:sz w:val="16"/>
          <w:lang w:val="en-GB"/>
          <w:rPrChange w:id="8705" w:author="Christian PIEDALLU" w:date="2023-02-06T09:53:00Z">
            <w:rPr>
              <w:spacing w:val="24"/>
              <w:w w:val="115"/>
              <w:sz w:val="16"/>
            </w:rPr>
          </w:rPrChange>
        </w:rPr>
        <w:t xml:space="preserve"> </w:t>
      </w:r>
      <w:r w:rsidRPr="00814BC9">
        <w:rPr>
          <w:w w:val="115"/>
          <w:sz w:val="16"/>
          <w:lang w:val="en-GB"/>
          <w:rPrChange w:id="8706" w:author="Christian PIEDALLU" w:date="2023-02-06T09:53:00Z">
            <w:rPr>
              <w:w w:val="115"/>
              <w:sz w:val="16"/>
            </w:rPr>
          </w:rPrChange>
        </w:rPr>
        <w:t>Climate</w:t>
      </w:r>
      <w:r w:rsidRPr="00814BC9">
        <w:rPr>
          <w:spacing w:val="9"/>
          <w:w w:val="115"/>
          <w:sz w:val="16"/>
          <w:lang w:val="en-GB"/>
          <w:rPrChange w:id="8707" w:author="Christian PIEDALLU" w:date="2023-02-06T09:53:00Z">
            <w:rPr>
              <w:spacing w:val="9"/>
              <w:w w:val="115"/>
              <w:sz w:val="16"/>
            </w:rPr>
          </w:rPrChange>
        </w:rPr>
        <w:t xml:space="preserve"> </w:t>
      </w:r>
      <w:r w:rsidRPr="00814BC9">
        <w:rPr>
          <w:w w:val="115"/>
          <w:sz w:val="16"/>
          <w:lang w:val="en-GB"/>
          <w:rPrChange w:id="8708" w:author="Christian PIEDALLU" w:date="2023-02-06T09:53:00Z">
            <w:rPr>
              <w:w w:val="115"/>
              <w:sz w:val="16"/>
            </w:rPr>
          </w:rPrChange>
        </w:rPr>
        <w:t>change</w:t>
      </w:r>
    </w:p>
    <w:p w14:paraId="7202652F" w14:textId="77777777" w:rsidR="00B177F5" w:rsidRPr="00814BC9" w:rsidRDefault="00B553DB">
      <w:pPr>
        <w:tabs>
          <w:tab w:val="left" w:pos="720"/>
        </w:tabs>
        <w:spacing w:line="189" w:lineRule="exact"/>
        <w:ind w:left="163"/>
        <w:rPr>
          <w:sz w:val="16"/>
          <w:lang w:val="en-GB"/>
          <w:rPrChange w:id="8709" w:author="Christian PIEDALLU" w:date="2023-02-06T09:53:00Z">
            <w:rPr>
              <w:sz w:val="16"/>
            </w:rPr>
          </w:rPrChange>
        </w:rPr>
      </w:pPr>
      <w:bookmarkStart w:id="8710" w:name="_bookmark29"/>
      <w:bookmarkEnd w:id="8710"/>
      <w:r w:rsidRPr="00814BC9">
        <w:rPr>
          <w:rFonts w:ascii="Trebuchet MS" w:hAnsi="Trebuchet MS"/>
          <w:w w:val="110"/>
          <w:sz w:val="10"/>
          <w:lang w:val="en-GB"/>
          <w:rPrChange w:id="8711" w:author="Christian PIEDALLU" w:date="2023-02-06T09:53:00Z">
            <w:rPr>
              <w:rFonts w:ascii="Trebuchet MS" w:hAnsi="Trebuchet MS"/>
              <w:w w:val="110"/>
              <w:sz w:val="10"/>
            </w:rPr>
          </w:rPrChange>
        </w:rPr>
        <w:t>372</w:t>
      </w:r>
      <w:r w:rsidRPr="00814BC9">
        <w:rPr>
          <w:rFonts w:ascii="Trebuchet MS" w:hAnsi="Trebuchet MS"/>
          <w:w w:val="110"/>
          <w:sz w:val="10"/>
          <w:lang w:val="en-GB"/>
          <w:rPrChange w:id="8712" w:author="Christian PIEDALLU" w:date="2023-02-06T09:53:00Z">
            <w:rPr>
              <w:rFonts w:ascii="Trebuchet MS" w:hAnsi="Trebuchet MS"/>
              <w:w w:val="110"/>
              <w:sz w:val="10"/>
            </w:rPr>
          </w:rPrChange>
        </w:rPr>
        <w:tab/>
      </w:r>
      <w:r w:rsidRPr="00814BC9">
        <w:rPr>
          <w:w w:val="110"/>
          <w:sz w:val="16"/>
          <w:lang w:val="en-GB"/>
          <w:rPrChange w:id="8713" w:author="Christian PIEDALLU" w:date="2023-02-06T09:53:00Z">
            <w:rPr>
              <w:w w:val="110"/>
              <w:sz w:val="16"/>
            </w:rPr>
          </w:rPrChange>
        </w:rPr>
        <w:t>may</w:t>
      </w:r>
      <w:r w:rsidRPr="00814BC9">
        <w:rPr>
          <w:spacing w:val="10"/>
          <w:w w:val="110"/>
          <w:sz w:val="16"/>
          <w:lang w:val="en-GB"/>
          <w:rPrChange w:id="8714" w:author="Christian PIEDALLU" w:date="2023-02-06T09:53:00Z">
            <w:rPr>
              <w:spacing w:val="10"/>
              <w:w w:val="110"/>
              <w:sz w:val="16"/>
            </w:rPr>
          </w:rPrChange>
        </w:rPr>
        <w:t xml:space="preserve"> </w:t>
      </w:r>
      <w:r w:rsidRPr="00814BC9">
        <w:rPr>
          <w:w w:val="110"/>
          <w:sz w:val="16"/>
          <w:lang w:val="en-GB"/>
          <w:rPrChange w:id="8715" w:author="Christian PIEDALLU" w:date="2023-02-06T09:53:00Z">
            <w:rPr>
              <w:w w:val="110"/>
              <w:sz w:val="16"/>
            </w:rPr>
          </w:rPrChange>
        </w:rPr>
        <w:t>cause</w:t>
      </w:r>
      <w:r w:rsidRPr="00814BC9">
        <w:rPr>
          <w:spacing w:val="10"/>
          <w:w w:val="110"/>
          <w:sz w:val="16"/>
          <w:lang w:val="en-GB"/>
          <w:rPrChange w:id="8716" w:author="Christian PIEDALLU" w:date="2023-02-06T09:53:00Z">
            <w:rPr>
              <w:spacing w:val="10"/>
              <w:w w:val="110"/>
              <w:sz w:val="16"/>
            </w:rPr>
          </w:rPrChange>
        </w:rPr>
        <w:t xml:space="preserve"> </w:t>
      </w:r>
      <w:r w:rsidRPr="00814BC9">
        <w:rPr>
          <w:w w:val="110"/>
          <w:sz w:val="16"/>
          <w:lang w:val="en-GB"/>
          <w:rPrChange w:id="8717" w:author="Christian PIEDALLU" w:date="2023-02-06T09:53:00Z">
            <w:rPr>
              <w:w w:val="110"/>
              <w:sz w:val="16"/>
            </w:rPr>
          </w:rPrChange>
        </w:rPr>
        <w:t>severe</w:t>
      </w:r>
      <w:r w:rsidRPr="00814BC9">
        <w:rPr>
          <w:spacing w:val="11"/>
          <w:w w:val="110"/>
          <w:sz w:val="16"/>
          <w:lang w:val="en-GB"/>
          <w:rPrChange w:id="8718" w:author="Christian PIEDALLU" w:date="2023-02-06T09:53:00Z">
            <w:rPr>
              <w:spacing w:val="11"/>
              <w:w w:val="110"/>
              <w:sz w:val="16"/>
            </w:rPr>
          </w:rPrChange>
        </w:rPr>
        <w:t xml:space="preserve"> </w:t>
      </w:r>
      <w:r w:rsidRPr="00814BC9">
        <w:rPr>
          <w:w w:val="110"/>
          <w:sz w:val="16"/>
          <w:lang w:val="en-GB"/>
          <w:rPrChange w:id="8719" w:author="Christian PIEDALLU" w:date="2023-02-06T09:53:00Z">
            <w:rPr>
              <w:w w:val="110"/>
              <w:sz w:val="16"/>
            </w:rPr>
          </w:rPrChange>
        </w:rPr>
        <w:t>loss</w:t>
      </w:r>
      <w:r w:rsidRPr="00814BC9">
        <w:rPr>
          <w:spacing w:val="10"/>
          <w:w w:val="110"/>
          <w:sz w:val="16"/>
          <w:lang w:val="en-GB"/>
          <w:rPrChange w:id="8720" w:author="Christian PIEDALLU" w:date="2023-02-06T09:53:00Z">
            <w:rPr>
              <w:spacing w:val="10"/>
              <w:w w:val="110"/>
              <w:sz w:val="16"/>
            </w:rPr>
          </w:rPrChange>
        </w:rPr>
        <w:t xml:space="preserve"> </w:t>
      </w:r>
      <w:r w:rsidRPr="00814BC9">
        <w:rPr>
          <w:w w:val="110"/>
          <w:sz w:val="16"/>
          <w:lang w:val="en-GB"/>
          <w:rPrChange w:id="8721" w:author="Christian PIEDALLU" w:date="2023-02-06T09:53:00Z">
            <w:rPr>
              <w:w w:val="110"/>
              <w:sz w:val="16"/>
            </w:rPr>
          </w:rPrChange>
        </w:rPr>
        <w:t>in</w:t>
      </w:r>
      <w:r w:rsidRPr="00814BC9">
        <w:rPr>
          <w:spacing w:val="10"/>
          <w:w w:val="110"/>
          <w:sz w:val="16"/>
          <w:lang w:val="en-GB"/>
          <w:rPrChange w:id="8722" w:author="Christian PIEDALLU" w:date="2023-02-06T09:53:00Z">
            <w:rPr>
              <w:spacing w:val="10"/>
              <w:w w:val="110"/>
              <w:sz w:val="16"/>
            </w:rPr>
          </w:rPrChange>
        </w:rPr>
        <w:t xml:space="preserve"> </w:t>
      </w:r>
      <w:r w:rsidRPr="00814BC9">
        <w:rPr>
          <w:w w:val="110"/>
          <w:sz w:val="16"/>
          <w:lang w:val="en-GB"/>
          <w:rPrChange w:id="8723" w:author="Christian PIEDALLU" w:date="2023-02-06T09:53:00Z">
            <w:rPr>
              <w:w w:val="110"/>
              <w:sz w:val="16"/>
            </w:rPr>
          </w:rPrChange>
        </w:rPr>
        <w:t>the</w:t>
      </w:r>
      <w:r w:rsidRPr="00814BC9">
        <w:rPr>
          <w:spacing w:val="11"/>
          <w:w w:val="110"/>
          <w:sz w:val="16"/>
          <w:lang w:val="en-GB"/>
          <w:rPrChange w:id="8724" w:author="Christian PIEDALLU" w:date="2023-02-06T09:53:00Z">
            <w:rPr>
              <w:spacing w:val="11"/>
              <w:w w:val="110"/>
              <w:sz w:val="16"/>
            </w:rPr>
          </w:rPrChange>
        </w:rPr>
        <w:t xml:space="preserve"> </w:t>
      </w:r>
      <w:r w:rsidRPr="00814BC9">
        <w:rPr>
          <w:w w:val="110"/>
          <w:sz w:val="16"/>
          <w:lang w:val="en-GB"/>
          <w:rPrChange w:id="8725" w:author="Christian PIEDALLU" w:date="2023-02-06T09:53:00Z">
            <w:rPr>
              <w:w w:val="110"/>
              <w:sz w:val="16"/>
            </w:rPr>
          </w:rPrChange>
        </w:rPr>
        <w:t>economic</w:t>
      </w:r>
      <w:r w:rsidRPr="00814BC9">
        <w:rPr>
          <w:spacing w:val="10"/>
          <w:w w:val="110"/>
          <w:sz w:val="16"/>
          <w:lang w:val="en-GB"/>
          <w:rPrChange w:id="8726" w:author="Christian PIEDALLU" w:date="2023-02-06T09:53:00Z">
            <w:rPr>
              <w:spacing w:val="10"/>
              <w:w w:val="110"/>
              <w:sz w:val="16"/>
            </w:rPr>
          </w:rPrChange>
        </w:rPr>
        <w:t xml:space="preserve"> </w:t>
      </w:r>
      <w:r w:rsidRPr="00814BC9">
        <w:rPr>
          <w:w w:val="110"/>
          <w:sz w:val="16"/>
          <w:lang w:val="en-GB"/>
          <w:rPrChange w:id="8727" w:author="Christian PIEDALLU" w:date="2023-02-06T09:53:00Z">
            <w:rPr>
              <w:w w:val="110"/>
              <w:sz w:val="16"/>
            </w:rPr>
          </w:rPrChange>
        </w:rPr>
        <w:t>value</w:t>
      </w:r>
      <w:r w:rsidRPr="00814BC9">
        <w:rPr>
          <w:spacing w:val="11"/>
          <w:w w:val="110"/>
          <w:sz w:val="16"/>
          <w:lang w:val="en-GB"/>
          <w:rPrChange w:id="8728" w:author="Christian PIEDALLU" w:date="2023-02-06T09:53:00Z">
            <w:rPr>
              <w:spacing w:val="11"/>
              <w:w w:val="110"/>
              <w:sz w:val="16"/>
            </w:rPr>
          </w:rPrChange>
        </w:rPr>
        <w:t xml:space="preserve"> </w:t>
      </w:r>
      <w:r w:rsidRPr="00814BC9">
        <w:rPr>
          <w:w w:val="110"/>
          <w:sz w:val="16"/>
          <w:lang w:val="en-GB"/>
          <w:rPrChange w:id="8729" w:author="Christian PIEDALLU" w:date="2023-02-06T09:53:00Z">
            <w:rPr>
              <w:w w:val="110"/>
              <w:sz w:val="16"/>
            </w:rPr>
          </w:rPrChange>
        </w:rPr>
        <w:t>of</w:t>
      </w:r>
      <w:r w:rsidRPr="00814BC9">
        <w:rPr>
          <w:spacing w:val="10"/>
          <w:w w:val="110"/>
          <w:sz w:val="16"/>
          <w:lang w:val="en-GB"/>
          <w:rPrChange w:id="8730" w:author="Christian PIEDALLU" w:date="2023-02-06T09:53:00Z">
            <w:rPr>
              <w:spacing w:val="10"/>
              <w:w w:val="110"/>
              <w:sz w:val="16"/>
            </w:rPr>
          </w:rPrChange>
        </w:rPr>
        <w:t xml:space="preserve"> </w:t>
      </w:r>
      <w:r w:rsidRPr="00814BC9">
        <w:rPr>
          <w:w w:val="110"/>
          <w:sz w:val="16"/>
          <w:lang w:val="en-GB"/>
          <w:rPrChange w:id="8731" w:author="Christian PIEDALLU" w:date="2023-02-06T09:53:00Z">
            <w:rPr>
              <w:w w:val="110"/>
              <w:sz w:val="16"/>
            </w:rPr>
          </w:rPrChange>
        </w:rPr>
        <w:t>european</w:t>
      </w:r>
      <w:r w:rsidRPr="00814BC9">
        <w:rPr>
          <w:spacing w:val="10"/>
          <w:w w:val="110"/>
          <w:sz w:val="16"/>
          <w:lang w:val="en-GB"/>
          <w:rPrChange w:id="8732" w:author="Christian PIEDALLU" w:date="2023-02-06T09:53:00Z">
            <w:rPr>
              <w:spacing w:val="10"/>
              <w:w w:val="110"/>
              <w:sz w:val="16"/>
            </w:rPr>
          </w:rPrChange>
        </w:rPr>
        <w:t xml:space="preserve"> </w:t>
      </w:r>
      <w:r w:rsidRPr="00814BC9">
        <w:rPr>
          <w:w w:val="110"/>
          <w:sz w:val="16"/>
          <w:lang w:val="en-GB"/>
          <w:rPrChange w:id="8733" w:author="Christian PIEDALLU" w:date="2023-02-06T09:53:00Z">
            <w:rPr>
              <w:w w:val="110"/>
              <w:sz w:val="16"/>
            </w:rPr>
          </w:rPrChange>
        </w:rPr>
        <w:t>forest</w:t>
      </w:r>
      <w:r w:rsidRPr="00814BC9">
        <w:rPr>
          <w:spacing w:val="11"/>
          <w:w w:val="110"/>
          <w:sz w:val="16"/>
          <w:lang w:val="en-GB"/>
          <w:rPrChange w:id="8734" w:author="Christian PIEDALLU" w:date="2023-02-06T09:53:00Z">
            <w:rPr>
              <w:spacing w:val="11"/>
              <w:w w:val="110"/>
              <w:sz w:val="16"/>
            </w:rPr>
          </w:rPrChange>
        </w:rPr>
        <w:t xml:space="preserve"> </w:t>
      </w:r>
      <w:r w:rsidRPr="00814BC9">
        <w:rPr>
          <w:w w:val="110"/>
          <w:sz w:val="16"/>
          <w:lang w:val="en-GB"/>
          <w:rPrChange w:id="8735" w:author="Christian PIEDALLU" w:date="2023-02-06T09:53:00Z">
            <w:rPr>
              <w:w w:val="110"/>
              <w:sz w:val="16"/>
            </w:rPr>
          </w:rPrChange>
        </w:rPr>
        <w:t>land.</w:t>
      </w:r>
      <w:r w:rsidRPr="00814BC9">
        <w:rPr>
          <w:spacing w:val="26"/>
          <w:w w:val="110"/>
          <w:sz w:val="16"/>
          <w:lang w:val="en-GB"/>
          <w:rPrChange w:id="8736" w:author="Christian PIEDALLU" w:date="2023-02-06T09:53:00Z">
            <w:rPr>
              <w:spacing w:val="26"/>
              <w:w w:val="110"/>
              <w:sz w:val="16"/>
            </w:rPr>
          </w:rPrChange>
        </w:rPr>
        <w:t xml:space="preserve"> </w:t>
      </w:r>
      <w:r w:rsidRPr="00814BC9">
        <w:rPr>
          <w:i/>
          <w:w w:val="110"/>
          <w:sz w:val="16"/>
          <w:lang w:val="en-GB"/>
          <w:rPrChange w:id="8737" w:author="Christian PIEDALLU" w:date="2023-02-06T09:53:00Z">
            <w:rPr>
              <w:i/>
              <w:w w:val="110"/>
              <w:sz w:val="16"/>
            </w:rPr>
          </w:rPrChange>
        </w:rPr>
        <w:t>Nature</w:t>
      </w:r>
      <w:r w:rsidRPr="00814BC9">
        <w:rPr>
          <w:i/>
          <w:spacing w:val="15"/>
          <w:w w:val="110"/>
          <w:sz w:val="16"/>
          <w:lang w:val="en-GB"/>
          <w:rPrChange w:id="8738" w:author="Christian PIEDALLU" w:date="2023-02-06T09:53:00Z">
            <w:rPr>
              <w:i/>
              <w:spacing w:val="15"/>
              <w:w w:val="110"/>
              <w:sz w:val="16"/>
            </w:rPr>
          </w:rPrChange>
        </w:rPr>
        <w:t xml:space="preserve"> </w:t>
      </w:r>
      <w:r w:rsidRPr="00814BC9">
        <w:rPr>
          <w:i/>
          <w:w w:val="110"/>
          <w:sz w:val="16"/>
          <w:lang w:val="en-GB"/>
          <w:rPrChange w:id="8739" w:author="Christian PIEDALLU" w:date="2023-02-06T09:53:00Z">
            <w:rPr>
              <w:i/>
              <w:w w:val="110"/>
              <w:sz w:val="16"/>
            </w:rPr>
          </w:rPrChange>
        </w:rPr>
        <w:t>climate</w:t>
      </w:r>
      <w:r w:rsidRPr="00814BC9">
        <w:rPr>
          <w:i/>
          <w:spacing w:val="15"/>
          <w:w w:val="110"/>
          <w:sz w:val="16"/>
          <w:lang w:val="en-GB"/>
          <w:rPrChange w:id="8740" w:author="Christian PIEDALLU" w:date="2023-02-06T09:53:00Z">
            <w:rPr>
              <w:i/>
              <w:spacing w:val="15"/>
              <w:w w:val="110"/>
              <w:sz w:val="16"/>
            </w:rPr>
          </w:rPrChange>
        </w:rPr>
        <w:t xml:space="preserve"> </w:t>
      </w:r>
      <w:r w:rsidRPr="00814BC9">
        <w:rPr>
          <w:i/>
          <w:w w:val="110"/>
          <w:sz w:val="16"/>
          <w:lang w:val="en-GB"/>
          <w:rPrChange w:id="8741" w:author="Christian PIEDALLU" w:date="2023-02-06T09:53:00Z">
            <w:rPr>
              <w:i/>
              <w:w w:val="110"/>
              <w:sz w:val="16"/>
            </w:rPr>
          </w:rPrChange>
        </w:rPr>
        <w:t>change</w:t>
      </w:r>
      <w:r w:rsidRPr="00814BC9">
        <w:rPr>
          <w:w w:val="110"/>
          <w:sz w:val="16"/>
          <w:lang w:val="en-GB"/>
          <w:rPrChange w:id="8742" w:author="Christian PIEDALLU" w:date="2023-02-06T09:53:00Z">
            <w:rPr>
              <w:w w:val="110"/>
              <w:sz w:val="16"/>
            </w:rPr>
          </w:rPrChange>
        </w:rPr>
        <w:t>,</w:t>
      </w:r>
      <w:r w:rsidRPr="00814BC9">
        <w:rPr>
          <w:spacing w:val="10"/>
          <w:w w:val="110"/>
          <w:sz w:val="16"/>
          <w:lang w:val="en-GB"/>
          <w:rPrChange w:id="8743" w:author="Christian PIEDALLU" w:date="2023-02-06T09:53:00Z">
            <w:rPr>
              <w:spacing w:val="10"/>
              <w:w w:val="110"/>
              <w:sz w:val="16"/>
            </w:rPr>
          </w:rPrChange>
        </w:rPr>
        <w:t xml:space="preserve"> </w:t>
      </w:r>
      <w:r w:rsidRPr="00814BC9">
        <w:rPr>
          <w:w w:val="110"/>
          <w:sz w:val="16"/>
          <w:lang w:val="en-GB"/>
          <w:rPrChange w:id="8744" w:author="Christian PIEDALLU" w:date="2023-02-06T09:53:00Z">
            <w:rPr>
              <w:w w:val="110"/>
              <w:sz w:val="16"/>
            </w:rPr>
          </w:rPrChange>
        </w:rPr>
        <w:t>3(3):203–207.</w:t>
      </w:r>
    </w:p>
    <w:p w14:paraId="60F0B96D" w14:textId="77777777" w:rsidR="00B177F5" w:rsidRPr="00814BC9" w:rsidRDefault="00B553DB">
      <w:pPr>
        <w:spacing w:line="189" w:lineRule="exact"/>
        <w:ind w:left="163"/>
        <w:rPr>
          <w:sz w:val="16"/>
          <w:lang w:val="en-GB"/>
          <w:rPrChange w:id="8745" w:author="Christian PIEDALLU" w:date="2023-02-06T09:53:00Z">
            <w:rPr>
              <w:sz w:val="16"/>
            </w:rPr>
          </w:rPrChange>
        </w:rPr>
      </w:pPr>
      <w:r w:rsidRPr="00814BC9">
        <w:rPr>
          <w:rFonts w:ascii="Trebuchet MS" w:hAnsi="Trebuchet MS"/>
          <w:sz w:val="10"/>
          <w:lang w:val="en-GB"/>
          <w:rPrChange w:id="8746" w:author="Christian PIEDALLU" w:date="2023-02-06T09:53:00Z">
            <w:rPr>
              <w:rFonts w:ascii="Trebuchet MS" w:hAnsi="Trebuchet MS"/>
              <w:sz w:val="10"/>
            </w:rPr>
          </w:rPrChange>
        </w:rPr>
        <w:t xml:space="preserve">373      </w:t>
      </w:r>
      <w:r w:rsidRPr="00814BC9">
        <w:rPr>
          <w:rFonts w:ascii="Trebuchet MS" w:hAnsi="Trebuchet MS"/>
          <w:spacing w:val="-12"/>
          <w:sz w:val="10"/>
          <w:lang w:val="en-GB"/>
          <w:rPrChange w:id="8747" w:author="Christian PIEDALLU" w:date="2023-02-06T09:53:00Z">
            <w:rPr>
              <w:rFonts w:ascii="Trebuchet MS" w:hAnsi="Trebuchet MS"/>
              <w:spacing w:val="-12"/>
              <w:sz w:val="10"/>
            </w:rPr>
          </w:rPrChange>
        </w:rPr>
        <w:t xml:space="preserve"> </w:t>
      </w:r>
      <w:r w:rsidRPr="00814BC9">
        <w:rPr>
          <w:w w:val="127"/>
          <w:sz w:val="16"/>
          <w:lang w:val="en-GB"/>
          <w:rPrChange w:id="8748" w:author="Christian PIEDALLU" w:date="2023-02-06T09:53:00Z">
            <w:rPr>
              <w:w w:val="127"/>
              <w:sz w:val="16"/>
            </w:rPr>
          </w:rPrChange>
        </w:rPr>
        <w:t>Hl</w:t>
      </w:r>
      <w:r w:rsidRPr="00814BC9">
        <w:rPr>
          <w:spacing w:val="-85"/>
          <w:w w:val="181"/>
          <w:sz w:val="16"/>
          <w:lang w:val="en-GB"/>
          <w:rPrChange w:id="8749" w:author="Christian PIEDALLU" w:date="2023-02-06T09:53:00Z">
            <w:rPr>
              <w:spacing w:val="-85"/>
              <w:w w:val="181"/>
              <w:sz w:val="16"/>
            </w:rPr>
          </w:rPrChange>
        </w:rPr>
        <w:t>´</w:t>
      </w:r>
      <w:r w:rsidRPr="00814BC9">
        <w:rPr>
          <w:w w:val="109"/>
          <w:sz w:val="16"/>
          <w:lang w:val="en-GB"/>
          <w:rPrChange w:id="8750" w:author="Christian PIEDALLU" w:date="2023-02-06T09:53:00Z">
            <w:rPr>
              <w:w w:val="109"/>
              <w:sz w:val="16"/>
            </w:rPr>
          </w:rPrChange>
        </w:rPr>
        <w:t>as</w:t>
      </w:r>
      <w:r w:rsidRPr="00814BC9">
        <w:rPr>
          <w:spacing w:val="-5"/>
          <w:w w:val="109"/>
          <w:sz w:val="16"/>
          <w:lang w:val="en-GB"/>
          <w:rPrChange w:id="8751" w:author="Christian PIEDALLU" w:date="2023-02-06T09:53:00Z">
            <w:rPr>
              <w:spacing w:val="-5"/>
              <w:w w:val="109"/>
              <w:sz w:val="16"/>
            </w:rPr>
          </w:rPrChange>
        </w:rPr>
        <w:t>n</w:t>
      </w:r>
      <w:r w:rsidRPr="00814BC9">
        <w:rPr>
          <w:spacing w:val="-14"/>
          <w:w w:val="123"/>
          <w:sz w:val="16"/>
          <w:lang w:val="en-GB"/>
          <w:rPrChange w:id="8752" w:author="Christian PIEDALLU" w:date="2023-02-06T09:53:00Z">
            <w:rPr>
              <w:spacing w:val="-14"/>
              <w:w w:val="123"/>
              <w:sz w:val="16"/>
            </w:rPr>
          </w:rPrChange>
        </w:rPr>
        <w:t>y</w:t>
      </w:r>
      <w:r w:rsidRPr="00814BC9">
        <w:rPr>
          <w:w w:val="117"/>
          <w:sz w:val="16"/>
          <w:lang w:val="en-GB"/>
          <w:rPrChange w:id="8753" w:author="Christian PIEDALLU" w:date="2023-02-06T09:53:00Z">
            <w:rPr>
              <w:w w:val="117"/>
              <w:sz w:val="16"/>
            </w:rPr>
          </w:rPrChange>
        </w:rPr>
        <w:t>,</w:t>
      </w:r>
      <w:r w:rsidRPr="00814BC9">
        <w:rPr>
          <w:sz w:val="16"/>
          <w:lang w:val="en-GB"/>
          <w:rPrChange w:id="8754" w:author="Christian PIEDALLU" w:date="2023-02-06T09:53:00Z">
            <w:rPr>
              <w:sz w:val="16"/>
            </w:rPr>
          </w:rPrChange>
        </w:rPr>
        <w:t xml:space="preserve"> </w:t>
      </w:r>
      <w:r w:rsidRPr="00814BC9">
        <w:rPr>
          <w:spacing w:val="-8"/>
          <w:sz w:val="16"/>
          <w:lang w:val="en-GB"/>
          <w:rPrChange w:id="8755" w:author="Christian PIEDALLU" w:date="2023-02-06T09:53:00Z">
            <w:rPr>
              <w:spacing w:val="-8"/>
              <w:sz w:val="16"/>
            </w:rPr>
          </w:rPrChange>
        </w:rPr>
        <w:t xml:space="preserve"> </w:t>
      </w:r>
      <w:r w:rsidRPr="00814BC9">
        <w:rPr>
          <w:w w:val="136"/>
          <w:sz w:val="16"/>
          <w:lang w:val="en-GB"/>
          <w:rPrChange w:id="8756" w:author="Christian PIEDALLU" w:date="2023-02-06T09:53:00Z">
            <w:rPr>
              <w:w w:val="136"/>
              <w:sz w:val="16"/>
            </w:rPr>
          </w:rPrChange>
        </w:rPr>
        <w:t>T.,</w:t>
      </w:r>
      <w:r w:rsidRPr="00814BC9">
        <w:rPr>
          <w:sz w:val="16"/>
          <w:lang w:val="en-GB"/>
          <w:rPrChange w:id="8757" w:author="Christian PIEDALLU" w:date="2023-02-06T09:53:00Z">
            <w:rPr>
              <w:sz w:val="16"/>
            </w:rPr>
          </w:rPrChange>
        </w:rPr>
        <w:t xml:space="preserve"> </w:t>
      </w:r>
      <w:r w:rsidRPr="00814BC9">
        <w:rPr>
          <w:spacing w:val="-8"/>
          <w:sz w:val="16"/>
          <w:lang w:val="en-GB"/>
          <w:rPrChange w:id="8758" w:author="Christian PIEDALLU" w:date="2023-02-06T09:53:00Z">
            <w:rPr>
              <w:spacing w:val="-8"/>
              <w:sz w:val="16"/>
            </w:rPr>
          </w:rPrChange>
        </w:rPr>
        <w:t xml:space="preserve"> </w:t>
      </w:r>
      <w:r w:rsidRPr="00814BC9">
        <w:rPr>
          <w:spacing w:val="-1"/>
          <w:w w:val="158"/>
          <w:sz w:val="16"/>
          <w:lang w:val="en-GB"/>
          <w:rPrChange w:id="8759" w:author="Christian PIEDALLU" w:date="2023-02-06T09:53:00Z">
            <w:rPr>
              <w:spacing w:val="-1"/>
              <w:w w:val="158"/>
              <w:sz w:val="16"/>
            </w:rPr>
          </w:rPrChange>
        </w:rPr>
        <w:t>K</w:t>
      </w:r>
      <w:r w:rsidRPr="00814BC9">
        <w:rPr>
          <w:spacing w:val="-85"/>
          <w:w w:val="134"/>
          <w:sz w:val="16"/>
          <w:lang w:val="en-GB"/>
          <w:rPrChange w:id="8760" w:author="Christian PIEDALLU" w:date="2023-02-06T09:53:00Z">
            <w:rPr>
              <w:spacing w:val="-85"/>
              <w:w w:val="134"/>
              <w:sz w:val="16"/>
            </w:rPr>
          </w:rPrChange>
        </w:rPr>
        <w:t>¨</w:t>
      </w:r>
      <w:r w:rsidRPr="00814BC9">
        <w:rPr>
          <w:w w:val="111"/>
          <w:sz w:val="16"/>
          <w:lang w:val="en-GB"/>
          <w:rPrChange w:id="8761" w:author="Christian PIEDALLU" w:date="2023-02-06T09:53:00Z">
            <w:rPr>
              <w:w w:val="111"/>
              <w:sz w:val="16"/>
            </w:rPr>
          </w:rPrChange>
        </w:rPr>
        <w:t>onig,</w:t>
      </w:r>
      <w:r w:rsidRPr="00814BC9">
        <w:rPr>
          <w:sz w:val="16"/>
          <w:lang w:val="en-GB"/>
          <w:rPrChange w:id="8762" w:author="Christian PIEDALLU" w:date="2023-02-06T09:53:00Z">
            <w:rPr>
              <w:sz w:val="16"/>
            </w:rPr>
          </w:rPrChange>
        </w:rPr>
        <w:t xml:space="preserve"> </w:t>
      </w:r>
      <w:r w:rsidRPr="00814BC9">
        <w:rPr>
          <w:spacing w:val="-8"/>
          <w:sz w:val="16"/>
          <w:lang w:val="en-GB"/>
          <w:rPrChange w:id="8763" w:author="Christian PIEDALLU" w:date="2023-02-06T09:53:00Z">
            <w:rPr>
              <w:spacing w:val="-8"/>
              <w:sz w:val="16"/>
            </w:rPr>
          </w:rPrChange>
        </w:rPr>
        <w:t xml:space="preserve"> </w:t>
      </w:r>
      <w:r w:rsidRPr="00814BC9">
        <w:rPr>
          <w:w w:val="135"/>
          <w:sz w:val="16"/>
          <w:lang w:val="en-GB"/>
          <w:rPrChange w:id="8764" w:author="Christian PIEDALLU" w:date="2023-02-06T09:53:00Z">
            <w:rPr>
              <w:w w:val="135"/>
              <w:sz w:val="16"/>
            </w:rPr>
          </w:rPrChange>
        </w:rPr>
        <w:t>L.,</w:t>
      </w:r>
      <w:r w:rsidRPr="00814BC9">
        <w:rPr>
          <w:sz w:val="16"/>
          <w:lang w:val="en-GB"/>
          <w:rPrChange w:id="8765" w:author="Christian PIEDALLU" w:date="2023-02-06T09:53:00Z">
            <w:rPr>
              <w:sz w:val="16"/>
            </w:rPr>
          </w:rPrChange>
        </w:rPr>
        <w:t xml:space="preserve"> </w:t>
      </w:r>
      <w:r w:rsidRPr="00814BC9">
        <w:rPr>
          <w:spacing w:val="-8"/>
          <w:sz w:val="16"/>
          <w:lang w:val="en-GB"/>
          <w:rPrChange w:id="8766" w:author="Christian PIEDALLU" w:date="2023-02-06T09:53:00Z">
            <w:rPr>
              <w:spacing w:val="-8"/>
              <w:sz w:val="16"/>
            </w:rPr>
          </w:rPrChange>
        </w:rPr>
        <w:t xml:space="preserve"> </w:t>
      </w:r>
      <w:r w:rsidRPr="00814BC9">
        <w:rPr>
          <w:w w:val="142"/>
          <w:sz w:val="16"/>
          <w:lang w:val="en-GB"/>
          <w:rPrChange w:id="8767" w:author="Christian PIEDALLU" w:date="2023-02-06T09:53:00Z">
            <w:rPr>
              <w:w w:val="142"/>
              <w:sz w:val="16"/>
            </w:rPr>
          </w:rPrChange>
        </w:rPr>
        <w:t>K</w:t>
      </w:r>
      <w:r w:rsidRPr="00814BC9">
        <w:rPr>
          <w:spacing w:val="-1"/>
          <w:w w:val="142"/>
          <w:sz w:val="16"/>
          <w:lang w:val="en-GB"/>
          <w:rPrChange w:id="8768" w:author="Christian PIEDALLU" w:date="2023-02-06T09:53:00Z">
            <w:rPr>
              <w:spacing w:val="-1"/>
              <w:w w:val="142"/>
              <w:sz w:val="16"/>
            </w:rPr>
          </w:rPrChange>
        </w:rPr>
        <w:t>r</w:t>
      </w:r>
      <w:r w:rsidRPr="00814BC9">
        <w:rPr>
          <w:w w:val="110"/>
          <w:sz w:val="16"/>
          <w:lang w:val="en-GB"/>
          <w:rPrChange w:id="8769" w:author="Christian PIEDALLU" w:date="2023-02-06T09:53:00Z">
            <w:rPr>
              <w:w w:val="110"/>
              <w:sz w:val="16"/>
            </w:rPr>
          </w:rPrChange>
        </w:rPr>
        <w:t>o</w:t>
      </w:r>
      <w:r w:rsidRPr="00814BC9">
        <w:rPr>
          <w:spacing w:val="-5"/>
          <w:w w:val="110"/>
          <w:sz w:val="16"/>
          <w:lang w:val="en-GB"/>
          <w:rPrChange w:id="8770" w:author="Christian PIEDALLU" w:date="2023-02-06T09:53:00Z">
            <w:rPr>
              <w:spacing w:val="-5"/>
              <w:w w:val="110"/>
              <w:sz w:val="16"/>
            </w:rPr>
          </w:rPrChange>
        </w:rPr>
        <w:t>k</w:t>
      </w:r>
      <w:r w:rsidRPr="00814BC9">
        <w:rPr>
          <w:w w:val="102"/>
          <w:sz w:val="16"/>
          <w:lang w:val="en-GB"/>
          <w:rPrChange w:id="8771" w:author="Christian PIEDALLU" w:date="2023-02-06T09:53:00Z">
            <w:rPr>
              <w:w w:val="102"/>
              <w:sz w:val="16"/>
            </w:rPr>
          </w:rPrChange>
        </w:rPr>
        <w:t>ene,</w:t>
      </w:r>
      <w:r w:rsidRPr="00814BC9">
        <w:rPr>
          <w:sz w:val="16"/>
          <w:lang w:val="en-GB"/>
          <w:rPrChange w:id="8772" w:author="Christian PIEDALLU" w:date="2023-02-06T09:53:00Z">
            <w:rPr>
              <w:sz w:val="16"/>
            </w:rPr>
          </w:rPrChange>
        </w:rPr>
        <w:t xml:space="preserve"> </w:t>
      </w:r>
      <w:r w:rsidRPr="00814BC9">
        <w:rPr>
          <w:spacing w:val="-8"/>
          <w:sz w:val="16"/>
          <w:lang w:val="en-GB"/>
          <w:rPrChange w:id="8773" w:author="Christian PIEDALLU" w:date="2023-02-06T09:53:00Z">
            <w:rPr>
              <w:spacing w:val="-8"/>
              <w:sz w:val="16"/>
            </w:rPr>
          </w:rPrChange>
        </w:rPr>
        <w:t xml:space="preserve"> </w:t>
      </w:r>
      <w:r w:rsidRPr="00814BC9">
        <w:rPr>
          <w:spacing w:val="-15"/>
          <w:w w:val="139"/>
          <w:sz w:val="16"/>
          <w:lang w:val="en-GB"/>
          <w:rPrChange w:id="8774" w:author="Christian PIEDALLU" w:date="2023-02-06T09:53:00Z">
            <w:rPr>
              <w:spacing w:val="-15"/>
              <w:w w:val="139"/>
              <w:sz w:val="16"/>
            </w:rPr>
          </w:rPrChange>
        </w:rPr>
        <w:t>P</w:t>
      </w:r>
      <w:r w:rsidRPr="00814BC9">
        <w:rPr>
          <w:w w:val="116"/>
          <w:sz w:val="16"/>
          <w:lang w:val="en-GB"/>
          <w:rPrChange w:id="8775" w:author="Christian PIEDALLU" w:date="2023-02-06T09:53:00Z">
            <w:rPr>
              <w:w w:val="116"/>
              <w:sz w:val="16"/>
            </w:rPr>
          </w:rPrChange>
        </w:rPr>
        <w:t>.</w:t>
      </w:r>
      <w:r w:rsidRPr="00814BC9">
        <w:rPr>
          <w:w w:val="117"/>
          <w:sz w:val="16"/>
          <w:lang w:val="en-GB"/>
          <w:rPrChange w:id="8776" w:author="Christian PIEDALLU" w:date="2023-02-06T09:53:00Z">
            <w:rPr>
              <w:w w:val="117"/>
              <w:sz w:val="16"/>
            </w:rPr>
          </w:rPrChange>
        </w:rPr>
        <w:t>,</w:t>
      </w:r>
      <w:r w:rsidRPr="00814BC9">
        <w:rPr>
          <w:sz w:val="16"/>
          <w:lang w:val="en-GB"/>
          <w:rPrChange w:id="8777" w:author="Christian PIEDALLU" w:date="2023-02-06T09:53:00Z">
            <w:rPr>
              <w:sz w:val="16"/>
            </w:rPr>
          </w:rPrChange>
        </w:rPr>
        <w:t xml:space="preserve"> </w:t>
      </w:r>
      <w:r w:rsidRPr="00814BC9">
        <w:rPr>
          <w:spacing w:val="-8"/>
          <w:sz w:val="16"/>
          <w:lang w:val="en-GB"/>
          <w:rPrChange w:id="8778" w:author="Christian PIEDALLU" w:date="2023-02-06T09:53:00Z">
            <w:rPr>
              <w:spacing w:val="-8"/>
              <w:sz w:val="16"/>
            </w:rPr>
          </w:rPrChange>
        </w:rPr>
        <w:t xml:space="preserve"> </w:t>
      </w:r>
      <w:r w:rsidRPr="00814BC9">
        <w:rPr>
          <w:w w:val="117"/>
          <w:sz w:val="16"/>
          <w:lang w:val="en-GB"/>
          <w:rPrChange w:id="8779" w:author="Christian PIEDALLU" w:date="2023-02-06T09:53:00Z">
            <w:rPr>
              <w:w w:val="117"/>
              <w:sz w:val="16"/>
            </w:rPr>
          </w:rPrChange>
        </w:rPr>
        <w:t>Lindner,</w:t>
      </w:r>
      <w:r w:rsidRPr="00814BC9">
        <w:rPr>
          <w:sz w:val="16"/>
          <w:lang w:val="en-GB"/>
          <w:rPrChange w:id="8780" w:author="Christian PIEDALLU" w:date="2023-02-06T09:53:00Z">
            <w:rPr>
              <w:sz w:val="16"/>
            </w:rPr>
          </w:rPrChange>
        </w:rPr>
        <w:t xml:space="preserve"> </w:t>
      </w:r>
      <w:r w:rsidRPr="00814BC9">
        <w:rPr>
          <w:spacing w:val="-8"/>
          <w:sz w:val="16"/>
          <w:lang w:val="en-GB"/>
          <w:rPrChange w:id="8781" w:author="Christian PIEDALLU" w:date="2023-02-06T09:53:00Z">
            <w:rPr>
              <w:spacing w:val="-8"/>
              <w:sz w:val="16"/>
            </w:rPr>
          </w:rPrChange>
        </w:rPr>
        <w:t xml:space="preserve"> </w:t>
      </w:r>
      <w:r w:rsidRPr="00814BC9">
        <w:rPr>
          <w:w w:val="114"/>
          <w:sz w:val="16"/>
          <w:lang w:val="en-GB"/>
          <w:rPrChange w:id="8782" w:author="Christian PIEDALLU" w:date="2023-02-06T09:53:00Z">
            <w:rPr>
              <w:w w:val="114"/>
              <w:sz w:val="16"/>
            </w:rPr>
          </w:rPrChange>
        </w:rPr>
        <w:t>M.,</w:t>
      </w:r>
      <w:r w:rsidRPr="00814BC9">
        <w:rPr>
          <w:sz w:val="16"/>
          <w:lang w:val="en-GB"/>
          <w:rPrChange w:id="8783" w:author="Christian PIEDALLU" w:date="2023-02-06T09:53:00Z">
            <w:rPr>
              <w:sz w:val="16"/>
            </w:rPr>
          </w:rPrChange>
        </w:rPr>
        <w:t xml:space="preserve"> </w:t>
      </w:r>
      <w:r w:rsidRPr="00814BC9">
        <w:rPr>
          <w:spacing w:val="-8"/>
          <w:sz w:val="16"/>
          <w:lang w:val="en-GB"/>
          <w:rPrChange w:id="8784" w:author="Christian PIEDALLU" w:date="2023-02-06T09:53:00Z">
            <w:rPr>
              <w:spacing w:val="-8"/>
              <w:sz w:val="16"/>
            </w:rPr>
          </w:rPrChange>
        </w:rPr>
        <w:t xml:space="preserve"> </w:t>
      </w:r>
      <w:r w:rsidRPr="00814BC9">
        <w:rPr>
          <w:w w:val="109"/>
          <w:sz w:val="16"/>
          <w:lang w:val="en-GB"/>
          <w:rPrChange w:id="8785" w:author="Christian PIEDALLU" w:date="2023-02-06T09:53:00Z">
            <w:rPr>
              <w:w w:val="109"/>
              <w:sz w:val="16"/>
            </w:rPr>
          </w:rPrChange>
        </w:rPr>
        <w:t>Mo</w:t>
      </w:r>
      <w:r w:rsidRPr="00814BC9">
        <w:rPr>
          <w:spacing w:val="-5"/>
          <w:w w:val="109"/>
          <w:sz w:val="16"/>
          <w:lang w:val="en-GB"/>
          <w:rPrChange w:id="8786" w:author="Christian PIEDALLU" w:date="2023-02-06T09:53:00Z">
            <w:rPr>
              <w:spacing w:val="-5"/>
              <w:w w:val="109"/>
              <w:sz w:val="16"/>
            </w:rPr>
          </w:rPrChange>
        </w:rPr>
        <w:t>n</w:t>
      </w:r>
      <w:r w:rsidRPr="00814BC9">
        <w:rPr>
          <w:w w:val="113"/>
          <w:sz w:val="16"/>
          <w:lang w:val="en-GB"/>
          <w:rPrChange w:id="8787" w:author="Christian PIEDALLU" w:date="2023-02-06T09:53:00Z">
            <w:rPr>
              <w:w w:val="113"/>
              <w:sz w:val="16"/>
            </w:rPr>
          </w:rPrChange>
        </w:rPr>
        <w:t>tag</w:t>
      </w:r>
      <w:r w:rsidRPr="00814BC9">
        <w:rPr>
          <w:spacing w:val="-5"/>
          <w:w w:val="113"/>
          <w:sz w:val="16"/>
          <w:lang w:val="en-GB"/>
          <w:rPrChange w:id="8788" w:author="Christian PIEDALLU" w:date="2023-02-06T09:53:00Z">
            <w:rPr>
              <w:spacing w:val="-5"/>
              <w:w w:val="113"/>
              <w:sz w:val="16"/>
            </w:rPr>
          </w:rPrChange>
        </w:rPr>
        <w:t>n</w:t>
      </w:r>
      <w:r w:rsidRPr="00814BC9">
        <w:rPr>
          <w:spacing w:val="-80"/>
          <w:w w:val="181"/>
          <w:sz w:val="16"/>
          <w:lang w:val="en-GB"/>
          <w:rPrChange w:id="8789" w:author="Christian PIEDALLU" w:date="2023-02-06T09:53:00Z">
            <w:rPr>
              <w:spacing w:val="-80"/>
              <w:w w:val="181"/>
              <w:sz w:val="16"/>
            </w:rPr>
          </w:rPrChange>
        </w:rPr>
        <w:t>´</w:t>
      </w:r>
      <w:r w:rsidRPr="00814BC9">
        <w:rPr>
          <w:w w:val="112"/>
          <w:sz w:val="16"/>
          <w:lang w:val="en-GB"/>
          <w:rPrChange w:id="8790" w:author="Christian PIEDALLU" w:date="2023-02-06T09:53:00Z">
            <w:rPr>
              <w:w w:val="112"/>
              <w:sz w:val="16"/>
            </w:rPr>
          </w:rPrChange>
        </w:rPr>
        <w:t>e-Hu</w:t>
      </w:r>
      <w:r w:rsidRPr="00814BC9">
        <w:rPr>
          <w:spacing w:val="-5"/>
          <w:w w:val="112"/>
          <w:sz w:val="16"/>
          <w:lang w:val="en-GB"/>
          <w:rPrChange w:id="8791" w:author="Christian PIEDALLU" w:date="2023-02-06T09:53:00Z">
            <w:rPr>
              <w:spacing w:val="-5"/>
              <w:w w:val="112"/>
              <w:sz w:val="16"/>
            </w:rPr>
          </w:rPrChange>
        </w:rPr>
        <w:t>c</w:t>
      </w:r>
      <w:r w:rsidRPr="00814BC9">
        <w:rPr>
          <w:w w:val="120"/>
          <w:sz w:val="16"/>
          <w:lang w:val="en-GB"/>
          <w:rPrChange w:id="8792" w:author="Christian PIEDALLU" w:date="2023-02-06T09:53:00Z">
            <w:rPr>
              <w:w w:val="120"/>
              <w:sz w:val="16"/>
            </w:rPr>
          </w:rPrChange>
        </w:rPr>
        <w:t>k,</w:t>
      </w:r>
      <w:r w:rsidRPr="00814BC9">
        <w:rPr>
          <w:sz w:val="16"/>
          <w:lang w:val="en-GB"/>
          <w:rPrChange w:id="8793" w:author="Christian PIEDALLU" w:date="2023-02-06T09:53:00Z">
            <w:rPr>
              <w:sz w:val="16"/>
            </w:rPr>
          </w:rPrChange>
        </w:rPr>
        <w:t xml:space="preserve"> </w:t>
      </w:r>
      <w:r w:rsidRPr="00814BC9">
        <w:rPr>
          <w:spacing w:val="-8"/>
          <w:sz w:val="16"/>
          <w:lang w:val="en-GB"/>
          <w:rPrChange w:id="8794" w:author="Christian PIEDALLU" w:date="2023-02-06T09:53:00Z">
            <w:rPr>
              <w:spacing w:val="-8"/>
              <w:sz w:val="16"/>
            </w:rPr>
          </w:rPrChange>
        </w:rPr>
        <w:t xml:space="preserve"> </w:t>
      </w:r>
      <w:r w:rsidRPr="00814BC9">
        <w:rPr>
          <w:w w:val="130"/>
          <w:sz w:val="16"/>
          <w:lang w:val="en-GB"/>
          <w:rPrChange w:id="8795" w:author="Christian PIEDALLU" w:date="2023-02-06T09:53:00Z">
            <w:rPr>
              <w:w w:val="130"/>
              <w:sz w:val="16"/>
            </w:rPr>
          </w:rPrChange>
        </w:rPr>
        <w:t>C.,</w:t>
      </w:r>
      <w:r w:rsidRPr="00814BC9">
        <w:rPr>
          <w:sz w:val="16"/>
          <w:lang w:val="en-GB"/>
          <w:rPrChange w:id="8796" w:author="Christian PIEDALLU" w:date="2023-02-06T09:53:00Z">
            <w:rPr>
              <w:sz w:val="16"/>
            </w:rPr>
          </w:rPrChange>
        </w:rPr>
        <w:t xml:space="preserve"> </w:t>
      </w:r>
      <w:r w:rsidRPr="00814BC9">
        <w:rPr>
          <w:spacing w:val="-8"/>
          <w:sz w:val="16"/>
          <w:lang w:val="en-GB"/>
          <w:rPrChange w:id="8797" w:author="Christian PIEDALLU" w:date="2023-02-06T09:53:00Z">
            <w:rPr>
              <w:spacing w:val="-8"/>
              <w:sz w:val="16"/>
            </w:rPr>
          </w:rPrChange>
        </w:rPr>
        <w:t xml:space="preserve"> </w:t>
      </w:r>
      <w:r w:rsidRPr="00814BC9">
        <w:rPr>
          <w:w w:val="113"/>
          <w:sz w:val="16"/>
          <w:lang w:val="en-GB"/>
          <w:rPrChange w:id="8798" w:author="Christian PIEDALLU" w:date="2023-02-06T09:53:00Z">
            <w:rPr>
              <w:w w:val="113"/>
              <w:sz w:val="16"/>
            </w:rPr>
          </w:rPrChange>
        </w:rPr>
        <w:t>M</w:t>
      </w:r>
      <w:r w:rsidRPr="00814BC9">
        <w:rPr>
          <w:spacing w:val="-90"/>
          <w:w w:val="111"/>
          <w:sz w:val="16"/>
          <w:lang w:val="en-GB"/>
          <w:rPrChange w:id="8799" w:author="Christian PIEDALLU" w:date="2023-02-06T09:53:00Z">
            <w:rPr>
              <w:spacing w:val="-90"/>
              <w:w w:val="111"/>
              <w:sz w:val="16"/>
            </w:rPr>
          </w:rPrChange>
        </w:rPr>
        <w:t>u</w:t>
      </w:r>
      <w:r w:rsidRPr="00814BC9">
        <w:rPr>
          <w:spacing w:val="4"/>
          <w:w w:val="134"/>
          <w:sz w:val="16"/>
          <w:lang w:val="en-GB"/>
          <w:rPrChange w:id="8800" w:author="Christian PIEDALLU" w:date="2023-02-06T09:53:00Z">
            <w:rPr>
              <w:spacing w:val="4"/>
              <w:w w:val="134"/>
              <w:sz w:val="16"/>
            </w:rPr>
          </w:rPrChange>
        </w:rPr>
        <w:t>¨</w:t>
      </w:r>
      <w:r w:rsidRPr="00814BC9">
        <w:rPr>
          <w:w w:val="113"/>
          <w:sz w:val="16"/>
          <w:lang w:val="en-GB"/>
          <w:rPrChange w:id="8801" w:author="Christian PIEDALLU" w:date="2023-02-06T09:53:00Z">
            <w:rPr>
              <w:w w:val="113"/>
              <w:sz w:val="16"/>
            </w:rPr>
          </w:rPrChange>
        </w:rPr>
        <w:t>ller,</w:t>
      </w:r>
      <w:r w:rsidRPr="00814BC9">
        <w:rPr>
          <w:sz w:val="16"/>
          <w:lang w:val="en-GB"/>
          <w:rPrChange w:id="8802" w:author="Christian PIEDALLU" w:date="2023-02-06T09:53:00Z">
            <w:rPr>
              <w:sz w:val="16"/>
            </w:rPr>
          </w:rPrChange>
        </w:rPr>
        <w:t xml:space="preserve"> </w:t>
      </w:r>
      <w:r w:rsidRPr="00814BC9">
        <w:rPr>
          <w:spacing w:val="-8"/>
          <w:sz w:val="16"/>
          <w:lang w:val="en-GB"/>
          <w:rPrChange w:id="8803" w:author="Christian PIEDALLU" w:date="2023-02-06T09:53:00Z">
            <w:rPr>
              <w:spacing w:val="-8"/>
              <w:sz w:val="16"/>
            </w:rPr>
          </w:rPrChange>
        </w:rPr>
        <w:t xml:space="preserve"> </w:t>
      </w:r>
      <w:r w:rsidRPr="00814BC9">
        <w:rPr>
          <w:w w:val="137"/>
          <w:sz w:val="16"/>
          <w:lang w:val="en-GB"/>
          <w:rPrChange w:id="8804" w:author="Christian PIEDALLU" w:date="2023-02-06T09:53:00Z">
            <w:rPr>
              <w:w w:val="137"/>
              <w:sz w:val="16"/>
            </w:rPr>
          </w:rPrChange>
        </w:rPr>
        <w:t>J.,</w:t>
      </w:r>
      <w:r w:rsidRPr="00814BC9">
        <w:rPr>
          <w:sz w:val="16"/>
          <w:lang w:val="en-GB"/>
          <w:rPrChange w:id="8805" w:author="Christian PIEDALLU" w:date="2023-02-06T09:53:00Z">
            <w:rPr>
              <w:sz w:val="16"/>
            </w:rPr>
          </w:rPrChange>
        </w:rPr>
        <w:t xml:space="preserve"> </w:t>
      </w:r>
      <w:r w:rsidRPr="00814BC9">
        <w:rPr>
          <w:spacing w:val="-8"/>
          <w:sz w:val="16"/>
          <w:lang w:val="en-GB"/>
          <w:rPrChange w:id="8806" w:author="Christian PIEDALLU" w:date="2023-02-06T09:53:00Z">
            <w:rPr>
              <w:spacing w:val="-8"/>
              <w:sz w:val="16"/>
            </w:rPr>
          </w:rPrChange>
        </w:rPr>
        <w:t xml:space="preserve"> </w:t>
      </w:r>
      <w:r w:rsidRPr="00814BC9">
        <w:rPr>
          <w:w w:val="119"/>
          <w:sz w:val="16"/>
          <w:lang w:val="en-GB"/>
          <w:rPrChange w:id="8807" w:author="Christian PIEDALLU" w:date="2023-02-06T09:53:00Z">
            <w:rPr>
              <w:w w:val="119"/>
              <w:sz w:val="16"/>
            </w:rPr>
          </w:rPrChange>
        </w:rPr>
        <w:t>Qin,</w:t>
      </w:r>
      <w:r w:rsidRPr="00814BC9">
        <w:rPr>
          <w:sz w:val="16"/>
          <w:lang w:val="en-GB"/>
          <w:rPrChange w:id="8808" w:author="Christian PIEDALLU" w:date="2023-02-06T09:53:00Z">
            <w:rPr>
              <w:sz w:val="16"/>
            </w:rPr>
          </w:rPrChange>
        </w:rPr>
        <w:t xml:space="preserve"> </w:t>
      </w:r>
      <w:r w:rsidRPr="00814BC9">
        <w:rPr>
          <w:spacing w:val="-8"/>
          <w:sz w:val="16"/>
          <w:lang w:val="en-GB"/>
          <w:rPrChange w:id="8809" w:author="Christian PIEDALLU" w:date="2023-02-06T09:53:00Z">
            <w:rPr>
              <w:spacing w:val="-8"/>
              <w:sz w:val="16"/>
            </w:rPr>
          </w:rPrChange>
        </w:rPr>
        <w:t xml:space="preserve"> </w:t>
      </w:r>
      <w:r w:rsidRPr="00814BC9">
        <w:rPr>
          <w:w w:val="122"/>
          <w:sz w:val="16"/>
          <w:lang w:val="en-GB"/>
          <w:rPrChange w:id="8810" w:author="Christian PIEDALLU" w:date="2023-02-06T09:53:00Z">
            <w:rPr>
              <w:w w:val="122"/>
              <w:sz w:val="16"/>
            </w:rPr>
          </w:rPrChange>
        </w:rPr>
        <w:t>H.,</w:t>
      </w:r>
      <w:r w:rsidRPr="00814BC9">
        <w:rPr>
          <w:sz w:val="16"/>
          <w:lang w:val="en-GB"/>
          <w:rPrChange w:id="8811" w:author="Christian PIEDALLU" w:date="2023-02-06T09:53:00Z">
            <w:rPr>
              <w:sz w:val="16"/>
            </w:rPr>
          </w:rPrChange>
        </w:rPr>
        <w:t xml:space="preserve"> </w:t>
      </w:r>
      <w:r w:rsidRPr="00814BC9">
        <w:rPr>
          <w:spacing w:val="-8"/>
          <w:sz w:val="16"/>
          <w:lang w:val="en-GB"/>
          <w:rPrChange w:id="8812" w:author="Christian PIEDALLU" w:date="2023-02-06T09:53:00Z">
            <w:rPr>
              <w:spacing w:val="-8"/>
              <w:sz w:val="16"/>
            </w:rPr>
          </w:rPrChange>
        </w:rPr>
        <w:t xml:space="preserve"> </w:t>
      </w:r>
      <w:r w:rsidRPr="00814BC9">
        <w:rPr>
          <w:w w:val="116"/>
          <w:sz w:val="16"/>
          <w:lang w:val="en-GB"/>
          <w:rPrChange w:id="8813" w:author="Christian PIEDALLU" w:date="2023-02-06T09:53:00Z">
            <w:rPr>
              <w:w w:val="116"/>
              <w:sz w:val="16"/>
            </w:rPr>
          </w:rPrChange>
        </w:rPr>
        <w:t>Raffa,</w:t>
      </w:r>
      <w:r w:rsidRPr="00814BC9">
        <w:rPr>
          <w:sz w:val="16"/>
          <w:lang w:val="en-GB"/>
          <w:rPrChange w:id="8814" w:author="Christian PIEDALLU" w:date="2023-02-06T09:53:00Z">
            <w:rPr>
              <w:sz w:val="16"/>
            </w:rPr>
          </w:rPrChange>
        </w:rPr>
        <w:t xml:space="preserve"> </w:t>
      </w:r>
      <w:r w:rsidRPr="00814BC9">
        <w:rPr>
          <w:spacing w:val="-8"/>
          <w:sz w:val="16"/>
          <w:lang w:val="en-GB"/>
          <w:rPrChange w:id="8815" w:author="Christian PIEDALLU" w:date="2023-02-06T09:53:00Z">
            <w:rPr>
              <w:spacing w:val="-8"/>
              <w:sz w:val="16"/>
            </w:rPr>
          </w:rPrChange>
        </w:rPr>
        <w:t xml:space="preserve"> </w:t>
      </w:r>
      <w:r w:rsidRPr="00814BC9">
        <w:rPr>
          <w:w w:val="144"/>
          <w:sz w:val="16"/>
          <w:lang w:val="en-GB"/>
          <w:rPrChange w:id="8816" w:author="Christian PIEDALLU" w:date="2023-02-06T09:53:00Z">
            <w:rPr>
              <w:w w:val="144"/>
              <w:sz w:val="16"/>
            </w:rPr>
          </w:rPrChange>
        </w:rPr>
        <w:t>K.</w:t>
      </w:r>
      <w:r w:rsidRPr="00814BC9">
        <w:rPr>
          <w:sz w:val="16"/>
          <w:lang w:val="en-GB"/>
          <w:rPrChange w:id="8817" w:author="Christian PIEDALLU" w:date="2023-02-06T09:53:00Z">
            <w:rPr>
              <w:sz w:val="16"/>
            </w:rPr>
          </w:rPrChange>
        </w:rPr>
        <w:t xml:space="preserve"> </w:t>
      </w:r>
      <w:r w:rsidRPr="00814BC9">
        <w:rPr>
          <w:spacing w:val="-9"/>
          <w:sz w:val="16"/>
          <w:lang w:val="en-GB"/>
          <w:rPrChange w:id="8818" w:author="Christian PIEDALLU" w:date="2023-02-06T09:53:00Z">
            <w:rPr>
              <w:spacing w:val="-9"/>
              <w:sz w:val="16"/>
            </w:rPr>
          </w:rPrChange>
        </w:rPr>
        <w:t xml:space="preserve"> </w:t>
      </w:r>
      <w:r w:rsidRPr="00814BC9">
        <w:rPr>
          <w:w w:val="132"/>
          <w:sz w:val="16"/>
          <w:lang w:val="en-GB"/>
          <w:rPrChange w:id="8819" w:author="Christian PIEDALLU" w:date="2023-02-06T09:53:00Z">
            <w:rPr>
              <w:w w:val="132"/>
              <w:sz w:val="16"/>
            </w:rPr>
          </w:rPrChange>
        </w:rPr>
        <w:t>F.,</w:t>
      </w:r>
      <w:r w:rsidRPr="00814BC9">
        <w:rPr>
          <w:sz w:val="16"/>
          <w:lang w:val="en-GB"/>
          <w:rPrChange w:id="8820" w:author="Christian PIEDALLU" w:date="2023-02-06T09:53:00Z">
            <w:rPr>
              <w:sz w:val="16"/>
            </w:rPr>
          </w:rPrChange>
        </w:rPr>
        <w:t xml:space="preserve"> </w:t>
      </w:r>
      <w:r w:rsidRPr="00814BC9">
        <w:rPr>
          <w:spacing w:val="-8"/>
          <w:sz w:val="16"/>
          <w:lang w:val="en-GB"/>
          <w:rPrChange w:id="8821" w:author="Christian PIEDALLU" w:date="2023-02-06T09:53:00Z">
            <w:rPr>
              <w:spacing w:val="-8"/>
              <w:sz w:val="16"/>
            </w:rPr>
          </w:rPrChange>
        </w:rPr>
        <w:t xml:space="preserve"> </w:t>
      </w:r>
      <w:r w:rsidRPr="00814BC9">
        <w:rPr>
          <w:w w:val="119"/>
          <w:sz w:val="16"/>
          <w:lang w:val="en-GB"/>
          <w:rPrChange w:id="8822" w:author="Christian PIEDALLU" w:date="2023-02-06T09:53:00Z">
            <w:rPr>
              <w:w w:val="119"/>
              <w:sz w:val="16"/>
            </w:rPr>
          </w:rPrChange>
        </w:rPr>
        <w:t>S</w:t>
      </w:r>
      <w:r w:rsidRPr="00814BC9">
        <w:rPr>
          <w:spacing w:val="-5"/>
          <w:w w:val="119"/>
          <w:sz w:val="16"/>
          <w:lang w:val="en-GB"/>
          <w:rPrChange w:id="8823" w:author="Christian PIEDALLU" w:date="2023-02-06T09:53:00Z">
            <w:rPr>
              <w:spacing w:val="-5"/>
              <w:w w:val="119"/>
              <w:sz w:val="16"/>
            </w:rPr>
          </w:rPrChange>
        </w:rPr>
        <w:t>c</w:t>
      </w:r>
      <w:r w:rsidRPr="00814BC9">
        <w:rPr>
          <w:w w:val="109"/>
          <w:sz w:val="16"/>
          <w:lang w:val="en-GB"/>
          <w:rPrChange w:id="8824" w:author="Christian PIEDALLU" w:date="2023-02-06T09:53:00Z">
            <w:rPr>
              <w:w w:val="109"/>
              <w:sz w:val="16"/>
            </w:rPr>
          </w:rPrChange>
        </w:rPr>
        <w:t>helhaas,</w:t>
      </w:r>
    </w:p>
    <w:p w14:paraId="0E068675" w14:textId="77777777" w:rsidR="00B177F5" w:rsidRPr="00814BC9" w:rsidRDefault="00B553DB">
      <w:pPr>
        <w:tabs>
          <w:tab w:val="left" w:pos="720"/>
        </w:tabs>
        <w:spacing w:line="189" w:lineRule="exact"/>
        <w:ind w:left="163"/>
        <w:rPr>
          <w:sz w:val="16"/>
          <w:lang w:val="en-GB"/>
          <w:rPrChange w:id="8825" w:author="Christian PIEDALLU" w:date="2023-02-06T09:53:00Z">
            <w:rPr>
              <w:sz w:val="16"/>
            </w:rPr>
          </w:rPrChange>
        </w:rPr>
      </w:pPr>
      <w:r w:rsidRPr="00814BC9">
        <w:rPr>
          <w:rFonts w:ascii="Trebuchet MS"/>
          <w:w w:val="115"/>
          <w:sz w:val="10"/>
          <w:lang w:val="en-GB"/>
          <w:rPrChange w:id="8826" w:author="Christian PIEDALLU" w:date="2023-02-06T09:53:00Z">
            <w:rPr>
              <w:rFonts w:ascii="Trebuchet MS"/>
              <w:w w:val="115"/>
              <w:sz w:val="10"/>
            </w:rPr>
          </w:rPrChange>
        </w:rPr>
        <w:t>374</w:t>
      </w:r>
      <w:r w:rsidRPr="00814BC9">
        <w:rPr>
          <w:rFonts w:ascii="Trebuchet MS"/>
          <w:w w:val="115"/>
          <w:sz w:val="10"/>
          <w:lang w:val="en-GB"/>
          <w:rPrChange w:id="8827" w:author="Christian PIEDALLU" w:date="2023-02-06T09:53:00Z">
            <w:rPr>
              <w:rFonts w:ascii="Trebuchet MS"/>
              <w:w w:val="115"/>
              <w:sz w:val="10"/>
            </w:rPr>
          </w:rPrChange>
        </w:rPr>
        <w:tab/>
      </w:r>
      <w:r w:rsidRPr="00814BC9">
        <w:rPr>
          <w:w w:val="115"/>
          <w:sz w:val="16"/>
          <w:lang w:val="en-GB"/>
          <w:rPrChange w:id="8828" w:author="Christian PIEDALLU" w:date="2023-02-06T09:53:00Z">
            <w:rPr>
              <w:w w:val="115"/>
              <w:sz w:val="16"/>
            </w:rPr>
          </w:rPrChange>
        </w:rPr>
        <w:t>M.-J.,</w:t>
      </w:r>
      <w:r w:rsidRPr="00814BC9">
        <w:rPr>
          <w:spacing w:val="25"/>
          <w:w w:val="115"/>
          <w:sz w:val="16"/>
          <w:lang w:val="en-GB"/>
          <w:rPrChange w:id="8829" w:author="Christian PIEDALLU" w:date="2023-02-06T09:53:00Z">
            <w:rPr>
              <w:spacing w:val="25"/>
              <w:w w:val="115"/>
              <w:sz w:val="16"/>
            </w:rPr>
          </w:rPrChange>
        </w:rPr>
        <w:t xml:space="preserve"> </w:t>
      </w:r>
      <w:r w:rsidRPr="00814BC9">
        <w:rPr>
          <w:w w:val="115"/>
          <w:sz w:val="16"/>
          <w:lang w:val="en-GB"/>
          <w:rPrChange w:id="8830" w:author="Christian PIEDALLU" w:date="2023-02-06T09:53:00Z">
            <w:rPr>
              <w:w w:val="115"/>
              <w:sz w:val="16"/>
            </w:rPr>
          </w:rPrChange>
        </w:rPr>
        <w:t>Svoboda,</w:t>
      </w:r>
      <w:r w:rsidRPr="00814BC9">
        <w:rPr>
          <w:spacing w:val="24"/>
          <w:w w:val="115"/>
          <w:sz w:val="16"/>
          <w:lang w:val="en-GB"/>
          <w:rPrChange w:id="8831" w:author="Christian PIEDALLU" w:date="2023-02-06T09:53:00Z">
            <w:rPr>
              <w:spacing w:val="24"/>
              <w:w w:val="115"/>
              <w:sz w:val="16"/>
            </w:rPr>
          </w:rPrChange>
        </w:rPr>
        <w:t xml:space="preserve"> </w:t>
      </w:r>
      <w:r w:rsidRPr="00814BC9">
        <w:rPr>
          <w:w w:val="115"/>
          <w:sz w:val="16"/>
          <w:lang w:val="en-GB"/>
          <w:rPrChange w:id="8832" w:author="Christian PIEDALLU" w:date="2023-02-06T09:53:00Z">
            <w:rPr>
              <w:w w:val="115"/>
              <w:sz w:val="16"/>
            </w:rPr>
          </w:rPrChange>
        </w:rPr>
        <w:t>M.,</w:t>
      </w:r>
      <w:r w:rsidRPr="00814BC9">
        <w:rPr>
          <w:spacing w:val="25"/>
          <w:w w:val="115"/>
          <w:sz w:val="16"/>
          <w:lang w:val="en-GB"/>
          <w:rPrChange w:id="8833" w:author="Christian PIEDALLU" w:date="2023-02-06T09:53:00Z">
            <w:rPr>
              <w:spacing w:val="25"/>
              <w:w w:val="115"/>
              <w:sz w:val="16"/>
            </w:rPr>
          </w:rPrChange>
        </w:rPr>
        <w:t xml:space="preserve"> </w:t>
      </w:r>
      <w:r w:rsidRPr="00814BC9">
        <w:rPr>
          <w:w w:val="115"/>
          <w:sz w:val="16"/>
          <w:lang w:val="en-GB"/>
          <w:rPrChange w:id="8834" w:author="Christian PIEDALLU" w:date="2023-02-06T09:53:00Z">
            <w:rPr>
              <w:w w:val="115"/>
              <w:sz w:val="16"/>
            </w:rPr>
          </w:rPrChange>
        </w:rPr>
        <w:t>Viiri,</w:t>
      </w:r>
      <w:r w:rsidRPr="00814BC9">
        <w:rPr>
          <w:spacing w:val="25"/>
          <w:w w:val="115"/>
          <w:sz w:val="16"/>
          <w:lang w:val="en-GB"/>
          <w:rPrChange w:id="8835" w:author="Christian PIEDALLU" w:date="2023-02-06T09:53:00Z">
            <w:rPr>
              <w:spacing w:val="25"/>
              <w:w w:val="115"/>
              <w:sz w:val="16"/>
            </w:rPr>
          </w:rPrChange>
        </w:rPr>
        <w:t xml:space="preserve"> </w:t>
      </w:r>
      <w:r w:rsidRPr="00814BC9">
        <w:rPr>
          <w:w w:val="115"/>
          <w:sz w:val="16"/>
          <w:lang w:val="en-GB"/>
          <w:rPrChange w:id="8836" w:author="Christian PIEDALLU" w:date="2023-02-06T09:53:00Z">
            <w:rPr>
              <w:w w:val="115"/>
              <w:sz w:val="16"/>
            </w:rPr>
          </w:rPrChange>
        </w:rPr>
        <w:t>H.,</w:t>
      </w:r>
      <w:r w:rsidRPr="00814BC9">
        <w:rPr>
          <w:spacing w:val="26"/>
          <w:w w:val="115"/>
          <w:sz w:val="16"/>
          <w:lang w:val="en-GB"/>
          <w:rPrChange w:id="8837" w:author="Christian PIEDALLU" w:date="2023-02-06T09:53:00Z">
            <w:rPr>
              <w:spacing w:val="26"/>
              <w:w w:val="115"/>
              <w:sz w:val="16"/>
            </w:rPr>
          </w:rPrChange>
        </w:rPr>
        <w:t xml:space="preserve"> </w:t>
      </w:r>
      <w:r w:rsidRPr="00814BC9">
        <w:rPr>
          <w:w w:val="115"/>
          <w:sz w:val="16"/>
          <w:lang w:val="en-GB"/>
          <w:rPrChange w:id="8838" w:author="Christian PIEDALLU" w:date="2023-02-06T09:53:00Z">
            <w:rPr>
              <w:w w:val="115"/>
              <w:sz w:val="16"/>
            </w:rPr>
          </w:rPrChange>
        </w:rPr>
        <w:t>and</w:t>
      </w:r>
      <w:r w:rsidRPr="00814BC9">
        <w:rPr>
          <w:spacing w:val="22"/>
          <w:w w:val="115"/>
          <w:sz w:val="16"/>
          <w:lang w:val="en-GB"/>
          <w:rPrChange w:id="8839" w:author="Christian PIEDALLU" w:date="2023-02-06T09:53:00Z">
            <w:rPr>
              <w:spacing w:val="22"/>
              <w:w w:val="115"/>
              <w:sz w:val="16"/>
            </w:rPr>
          </w:rPrChange>
        </w:rPr>
        <w:t xml:space="preserve"> </w:t>
      </w:r>
      <w:r w:rsidRPr="00814BC9">
        <w:rPr>
          <w:w w:val="115"/>
          <w:sz w:val="16"/>
          <w:lang w:val="en-GB"/>
          <w:rPrChange w:id="8840" w:author="Christian PIEDALLU" w:date="2023-02-06T09:53:00Z">
            <w:rPr>
              <w:w w:val="115"/>
              <w:sz w:val="16"/>
            </w:rPr>
          </w:rPrChange>
        </w:rPr>
        <w:t>Seidl,</w:t>
      </w:r>
      <w:r w:rsidRPr="00814BC9">
        <w:rPr>
          <w:spacing w:val="24"/>
          <w:w w:val="115"/>
          <w:sz w:val="16"/>
          <w:lang w:val="en-GB"/>
          <w:rPrChange w:id="8841" w:author="Christian PIEDALLU" w:date="2023-02-06T09:53:00Z">
            <w:rPr>
              <w:spacing w:val="24"/>
              <w:w w:val="115"/>
              <w:sz w:val="16"/>
            </w:rPr>
          </w:rPrChange>
        </w:rPr>
        <w:t xml:space="preserve"> </w:t>
      </w:r>
      <w:r w:rsidRPr="00814BC9">
        <w:rPr>
          <w:w w:val="115"/>
          <w:sz w:val="16"/>
          <w:lang w:val="en-GB"/>
          <w:rPrChange w:id="8842" w:author="Christian PIEDALLU" w:date="2023-02-06T09:53:00Z">
            <w:rPr>
              <w:w w:val="115"/>
              <w:sz w:val="16"/>
            </w:rPr>
          </w:rPrChange>
        </w:rPr>
        <w:t>R.,</w:t>
      </w:r>
      <w:r w:rsidRPr="00814BC9">
        <w:rPr>
          <w:spacing w:val="25"/>
          <w:w w:val="115"/>
          <w:sz w:val="16"/>
          <w:lang w:val="en-GB"/>
          <w:rPrChange w:id="8843" w:author="Christian PIEDALLU" w:date="2023-02-06T09:53:00Z">
            <w:rPr>
              <w:spacing w:val="25"/>
              <w:w w:val="115"/>
              <w:sz w:val="16"/>
            </w:rPr>
          </w:rPrChange>
        </w:rPr>
        <w:t xml:space="preserve"> </w:t>
      </w:r>
      <w:r w:rsidRPr="00814BC9">
        <w:rPr>
          <w:w w:val="115"/>
          <w:sz w:val="16"/>
          <w:lang w:val="en-GB"/>
          <w:rPrChange w:id="8844" w:author="Christian PIEDALLU" w:date="2023-02-06T09:53:00Z">
            <w:rPr>
              <w:w w:val="115"/>
              <w:sz w:val="16"/>
            </w:rPr>
          </w:rPrChange>
        </w:rPr>
        <w:t xml:space="preserve">2021. </w:t>
      </w:r>
      <w:r w:rsidRPr="00814BC9">
        <w:rPr>
          <w:spacing w:val="17"/>
          <w:w w:val="115"/>
          <w:sz w:val="16"/>
          <w:lang w:val="en-GB"/>
          <w:rPrChange w:id="8845" w:author="Christian PIEDALLU" w:date="2023-02-06T09:53:00Z">
            <w:rPr>
              <w:spacing w:val="17"/>
              <w:w w:val="115"/>
              <w:sz w:val="16"/>
            </w:rPr>
          </w:rPrChange>
        </w:rPr>
        <w:t xml:space="preserve"> </w:t>
      </w:r>
      <w:r w:rsidRPr="00814BC9">
        <w:rPr>
          <w:w w:val="115"/>
          <w:sz w:val="16"/>
          <w:lang w:val="en-GB"/>
          <w:rPrChange w:id="8846" w:author="Christian PIEDALLU" w:date="2023-02-06T09:53:00Z">
            <w:rPr>
              <w:w w:val="115"/>
              <w:sz w:val="16"/>
            </w:rPr>
          </w:rPrChange>
        </w:rPr>
        <w:t>Bark</w:t>
      </w:r>
      <w:r w:rsidRPr="00814BC9">
        <w:rPr>
          <w:spacing w:val="22"/>
          <w:w w:val="115"/>
          <w:sz w:val="16"/>
          <w:lang w:val="en-GB"/>
          <w:rPrChange w:id="8847" w:author="Christian PIEDALLU" w:date="2023-02-06T09:53:00Z">
            <w:rPr>
              <w:spacing w:val="22"/>
              <w:w w:val="115"/>
              <w:sz w:val="16"/>
            </w:rPr>
          </w:rPrChange>
        </w:rPr>
        <w:t xml:space="preserve"> </w:t>
      </w:r>
      <w:r w:rsidRPr="00814BC9">
        <w:rPr>
          <w:w w:val="115"/>
          <w:sz w:val="16"/>
          <w:lang w:val="en-GB"/>
          <w:rPrChange w:id="8848" w:author="Christian PIEDALLU" w:date="2023-02-06T09:53:00Z">
            <w:rPr>
              <w:w w:val="115"/>
              <w:sz w:val="16"/>
            </w:rPr>
          </w:rPrChange>
        </w:rPr>
        <w:t>Beetle</w:t>
      </w:r>
      <w:r w:rsidRPr="00814BC9">
        <w:rPr>
          <w:spacing w:val="22"/>
          <w:w w:val="115"/>
          <w:sz w:val="16"/>
          <w:lang w:val="en-GB"/>
          <w:rPrChange w:id="8849" w:author="Christian PIEDALLU" w:date="2023-02-06T09:53:00Z">
            <w:rPr>
              <w:spacing w:val="22"/>
              <w:w w:val="115"/>
              <w:sz w:val="16"/>
            </w:rPr>
          </w:rPrChange>
        </w:rPr>
        <w:t xml:space="preserve"> </w:t>
      </w:r>
      <w:r w:rsidRPr="00814BC9">
        <w:rPr>
          <w:w w:val="115"/>
          <w:sz w:val="16"/>
          <w:lang w:val="en-GB"/>
          <w:rPrChange w:id="8850" w:author="Christian PIEDALLU" w:date="2023-02-06T09:53:00Z">
            <w:rPr>
              <w:w w:val="115"/>
              <w:sz w:val="16"/>
            </w:rPr>
          </w:rPrChange>
        </w:rPr>
        <w:t>Outbreaks</w:t>
      </w:r>
      <w:r w:rsidRPr="00814BC9">
        <w:rPr>
          <w:spacing w:val="23"/>
          <w:w w:val="115"/>
          <w:sz w:val="16"/>
          <w:lang w:val="en-GB"/>
          <w:rPrChange w:id="8851" w:author="Christian PIEDALLU" w:date="2023-02-06T09:53:00Z">
            <w:rPr>
              <w:spacing w:val="23"/>
              <w:w w:val="115"/>
              <w:sz w:val="16"/>
            </w:rPr>
          </w:rPrChange>
        </w:rPr>
        <w:t xml:space="preserve"> </w:t>
      </w:r>
      <w:r w:rsidRPr="00814BC9">
        <w:rPr>
          <w:w w:val="115"/>
          <w:sz w:val="16"/>
          <w:lang w:val="en-GB"/>
          <w:rPrChange w:id="8852" w:author="Christian PIEDALLU" w:date="2023-02-06T09:53:00Z">
            <w:rPr>
              <w:w w:val="115"/>
              <w:sz w:val="16"/>
            </w:rPr>
          </w:rPrChange>
        </w:rPr>
        <w:t>in</w:t>
      </w:r>
      <w:r w:rsidRPr="00814BC9">
        <w:rPr>
          <w:spacing w:val="22"/>
          <w:w w:val="115"/>
          <w:sz w:val="16"/>
          <w:lang w:val="en-GB"/>
          <w:rPrChange w:id="8853" w:author="Christian PIEDALLU" w:date="2023-02-06T09:53:00Z">
            <w:rPr>
              <w:spacing w:val="22"/>
              <w:w w:val="115"/>
              <w:sz w:val="16"/>
            </w:rPr>
          </w:rPrChange>
        </w:rPr>
        <w:t xml:space="preserve"> </w:t>
      </w:r>
      <w:r w:rsidRPr="00814BC9">
        <w:rPr>
          <w:w w:val="115"/>
          <w:sz w:val="16"/>
          <w:lang w:val="en-GB"/>
          <w:rPrChange w:id="8854" w:author="Christian PIEDALLU" w:date="2023-02-06T09:53:00Z">
            <w:rPr>
              <w:w w:val="115"/>
              <w:sz w:val="16"/>
            </w:rPr>
          </w:rPrChange>
        </w:rPr>
        <w:t xml:space="preserve">Europe: </w:t>
      </w:r>
      <w:r w:rsidRPr="00814BC9">
        <w:rPr>
          <w:spacing w:val="8"/>
          <w:w w:val="115"/>
          <w:sz w:val="16"/>
          <w:lang w:val="en-GB"/>
          <w:rPrChange w:id="8855" w:author="Christian PIEDALLU" w:date="2023-02-06T09:53:00Z">
            <w:rPr>
              <w:spacing w:val="8"/>
              <w:w w:val="115"/>
              <w:sz w:val="16"/>
            </w:rPr>
          </w:rPrChange>
        </w:rPr>
        <w:t xml:space="preserve"> </w:t>
      </w:r>
      <w:r w:rsidRPr="00814BC9">
        <w:rPr>
          <w:w w:val="115"/>
          <w:sz w:val="16"/>
          <w:lang w:val="en-GB"/>
          <w:rPrChange w:id="8856" w:author="Christian PIEDALLU" w:date="2023-02-06T09:53:00Z">
            <w:rPr>
              <w:w w:val="115"/>
              <w:sz w:val="16"/>
            </w:rPr>
          </w:rPrChange>
        </w:rPr>
        <w:t>State</w:t>
      </w:r>
      <w:r w:rsidRPr="00814BC9">
        <w:rPr>
          <w:spacing w:val="23"/>
          <w:w w:val="115"/>
          <w:sz w:val="16"/>
          <w:lang w:val="en-GB"/>
          <w:rPrChange w:id="8857" w:author="Christian PIEDALLU" w:date="2023-02-06T09:53:00Z">
            <w:rPr>
              <w:spacing w:val="23"/>
              <w:w w:val="115"/>
              <w:sz w:val="16"/>
            </w:rPr>
          </w:rPrChange>
        </w:rPr>
        <w:t xml:space="preserve"> </w:t>
      </w:r>
      <w:r w:rsidRPr="00814BC9">
        <w:rPr>
          <w:w w:val="115"/>
          <w:sz w:val="16"/>
          <w:lang w:val="en-GB"/>
          <w:rPrChange w:id="8858" w:author="Christian PIEDALLU" w:date="2023-02-06T09:53:00Z">
            <w:rPr>
              <w:w w:val="115"/>
              <w:sz w:val="16"/>
            </w:rPr>
          </w:rPrChange>
        </w:rPr>
        <w:t>of</w:t>
      </w:r>
      <w:r w:rsidRPr="00814BC9">
        <w:rPr>
          <w:spacing w:val="22"/>
          <w:w w:val="115"/>
          <w:sz w:val="16"/>
          <w:lang w:val="en-GB"/>
          <w:rPrChange w:id="8859" w:author="Christian PIEDALLU" w:date="2023-02-06T09:53:00Z">
            <w:rPr>
              <w:spacing w:val="22"/>
              <w:w w:val="115"/>
              <w:sz w:val="16"/>
            </w:rPr>
          </w:rPrChange>
        </w:rPr>
        <w:t xml:space="preserve"> </w:t>
      </w:r>
      <w:r w:rsidRPr="00814BC9">
        <w:rPr>
          <w:w w:val="115"/>
          <w:sz w:val="16"/>
          <w:lang w:val="en-GB"/>
          <w:rPrChange w:id="8860" w:author="Christian PIEDALLU" w:date="2023-02-06T09:53:00Z">
            <w:rPr>
              <w:w w:val="115"/>
              <w:sz w:val="16"/>
            </w:rPr>
          </w:rPrChange>
        </w:rPr>
        <w:t>Knowledge</w:t>
      </w:r>
      <w:r w:rsidRPr="00814BC9">
        <w:rPr>
          <w:spacing w:val="22"/>
          <w:w w:val="115"/>
          <w:sz w:val="16"/>
          <w:lang w:val="en-GB"/>
          <w:rPrChange w:id="8861" w:author="Christian PIEDALLU" w:date="2023-02-06T09:53:00Z">
            <w:rPr>
              <w:spacing w:val="22"/>
              <w:w w:val="115"/>
              <w:sz w:val="16"/>
            </w:rPr>
          </w:rPrChange>
        </w:rPr>
        <w:t xml:space="preserve"> </w:t>
      </w:r>
      <w:r w:rsidRPr="00814BC9">
        <w:rPr>
          <w:w w:val="115"/>
          <w:sz w:val="16"/>
          <w:lang w:val="en-GB"/>
          <w:rPrChange w:id="8862" w:author="Christian PIEDALLU" w:date="2023-02-06T09:53:00Z">
            <w:rPr>
              <w:w w:val="115"/>
              <w:sz w:val="16"/>
            </w:rPr>
          </w:rPrChange>
        </w:rPr>
        <w:t>and</w:t>
      </w:r>
    </w:p>
    <w:p w14:paraId="2B60F3A6" w14:textId="77777777" w:rsidR="00B177F5" w:rsidRPr="00814BC9" w:rsidRDefault="00B553DB">
      <w:pPr>
        <w:tabs>
          <w:tab w:val="left" w:pos="720"/>
        </w:tabs>
        <w:spacing w:line="189" w:lineRule="exact"/>
        <w:ind w:left="163"/>
        <w:rPr>
          <w:sz w:val="16"/>
          <w:lang w:val="en-GB"/>
          <w:rPrChange w:id="8863" w:author="Christian PIEDALLU" w:date="2023-02-06T09:53:00Z">
            <w:rPr>
              <w:sz w:val="16"/>
            </w:rPr>
          </w:rPrChange>
        </w:rPr>
      </w:pPr>
      <w:bookmarkStart w:id="8864" w:name="_bookmark30"/>
      <w:bookmarkEnd w:id="8864"/>
      <w:r w:rsidRPr="00814BC9">
        <w:rPr>
          <w:rFonts w:ascii="Trebuchet MS" w:hAnsi="Trebuchet MS"/>
          <w:w w:val="115"/>
          <w:sz w:val="10"/>
          <w:lang w:val="en-GB"/>
          <w:rPrChange w:id="8865" w:author="Christian PIEDALLU" w:date="2023-02-06T09:53:00Z">
            <w:rPr>
              <w:rFonts w:ascii="Trebuchet MS" w:hAnsi="Trebuchet MS"/>
              <w:w w:val="115"/>
              <w:sz w:val="10"/>
            </w:rPr>
          </w:rPrChange>
        </w:rPr>
        <w:t>375</w:t>
      </w:r>
      <w:r w:rsidRPr="00814BC9">
        <w:rPr>
          <w:rFonts w:ascii="Trebuchet MS" w:hAnsi="Trebuchet MS"/>
          <w:w w:val="115"/>
          <w:sz w:val="10"/>
          <w:lang w:val="en-GB"/>
          <w:rPrChange w:id="8866" w:author="Christian PIEDALLU" w:date="2023-02-06T09:53:00Z">
            <w:rPr>
              <w:rFonts w:ascii="Trebuchet MS" w:hAnsi="Trebuchet MS"/>
              <w:w w:val="115"/>
              <w:sz w:val="10"/>
            </w:rPr>
          </w:rPrChange>
        </w:rPr>
        <w:tab/>
      </w:r>
      <w:r w:rsidRPr="00814BC9">
        <w:rPr>
          <w:spacing w:val="-1"/>
          <w:w w:val="115"/>
          <w:sz w:val="16"/>
          <w:lang w:val="en-GB"/>
          <w:rPrChange w:id="8867" w:author="Christian PIEDALLU" w:date="2023-02-06T09:53:00Z">
            <w:rPr>
              <w:spacing w:val="-1"/>
              <w:w w:val="115"/>
              <w:sz w:val="16"/>
            </w:rPr>
          </w:rPrChange>
        </w:rPr>
        <w:t>Ways</w:t>
      </w:r>
      <w:r w:rsidRPr="00814BC9">
        <w:rPr>
          <w:spacing w:val="-5"/>
          <w:w w:val="115"/>
          <w:sz w:val="16"/>
          <w:lang w:val="en-GB"/>
          <w:rPrChange w:id="8868" w:author="Christian PIEDALLU" w:date="2023-02-06T09:53:00Z">
            <w:rPr>
              <w:spacing w:val="-5"/>
              <w:w w:val="115"/>
              <w:sz w:val="16"/>
            </w:rPr>
          </w:rPrChange>
        </w:rPr>
        <w:t xml:space="preserve"> </w:t>
      </w:r>
      <w:r w:rsidRPr="00814BC9">
        <w:rPr>
          <w:spacing w:val="-1"/>
          <w:w w:val="115"/>
          <w:sz w:val="16"/>
          <w:lang w:val="en-GB"/>
          <w:rPrChange w:id="8869" w:author="Christian PIEDALLU" w:date="2023-02-06T09:53:00Z">
            <w:rPr>
              <w:spacing w:val="-1"/>
              <w:w w:val="115"/>
              <w:sz w:val="16"/>
            </w:rPr>
          </w:rPrChange>
        </w:rPr>
        <w:t>Forward</w:t>
      </w:r>
      <w:r w:rsidRPr="00814BC9">
        <w:rPr>
          <w:spacing w:val="-4"/>
          <w:w w:val="115"/>
          <w:sz w:val="16"/>
          <w:lang w:val="en-GB"/>
          <w:rPrChange w:id="8870" w:author="Christian PIEDALLU" w:date="2023-02-06T09:53:00Z">
            <w:rPr>
              <w:spacing w:val="-4"/>
              <w:w w:val="115"/>
              <w:sz w:val="16"/>
            </w:rPr>
          </w:rPrChange>
        </w:rPr>
        <w:t xml:space="preserve"> </w:t>
      </w:r>
      <w:r w:rsidRPr="00814BC9">
        <w:rPr>
          <w:w w:val="115"/>
          <w:sz w:val="16"/>
          <w:lang w:val="en-GB"/>
          <w:rPrChange w:id="8871" w:author="Christian PIEDALLU" w:date="2023-02-06T09:53:00Z">
            <w:rPr>
              <w:w w:val="115"/>
              <w:sz w:val="16"/>
            </w:rPr>
          </w:rPrChange>
        </w:rPr>
        <w:t>for</w:t>
      </w:r>
      <w:r w:rsidRPr="00814BC9">
        <w:rPr>
          <w:spacing w:val="-4"/>
          <w:w w:val="115"/>
          <w:sz w:val="16"/>
          <w:lang w:val="en-GB"/>
          <w:rPrChange w:id="8872" w:author="Christian PIEDALLU" w:date="2023-02-06T09:53:00Z">
            <w:rPr>
              <w:spacing w:val="-4"/>
              <w:w w:val="115"/>
              <w:sz w:val="16"/>
            </w:rPr>
          </w:rPrChange>
        </w:rPr>
        <w:t xml:space="preserve"> </w:t>
      </w:r>
      <w:r w:rsidRPr="00814BC9">
        <w:rPr>
          <w:w w:val="115"/>
          <w:sz w:val="16"/>
          <w:lang w:val="en-GB"/>
          <w:rPrChange w:id="8873" w:author="Christian PIEDALLU" w:date="2023-02-06T09:53:00Z">
            <w:rPr>
              <w:w w:val="115"/>
              <w:sz w:val="16"/>
            </w:rPr>
          </w:rPrChange>
        </w:rPr>
        <w:t>Management.</w:t>
      </w:r>
      <w:r w:rsidRPr="00814BC9">
        <w:rPr>
          <w:spacing w:val="7"/>
          <w:w w:val="115"/>
          <w:sz w:val="16"/>
          <w:lang w:val="en-GB"/>
          <w:rPrChange w:id="8874" w:author="Christian PIEDALLU" w:date="2023-02-06T09:53:00Z">
            <w:rPr>
              <w:spacing w:val="7"/>
              <w:w w:val="115"/>
              <w:sz w:val="16"/>
            </w:rPr>
          </w:rPrChange>
        </w:rPr>
        <w:t xml:space="preserve"> </w:t>
      </w:r>
      <w:r w:rsidRPr="00814BC9">
        <w:rPr>
          <w:i/>
          <w:w w:val="115"/>
          <w:sz w:val="16"/>
          <w:lang w:val="en-GB"/>
          <w:rPrChange w:id="8875" w:author="Christian PIEDALLU" w:date="2023-02-06T09:53:00Z">
            <w:rPr>
              <w:i/>
              <w:w w:val="115"/>
              <w:sz w:val="16"/>
            </w:rPr>
          </w:rPrChange>
        </w:rPr>
        <w:t>Current</w:t>
      </w:r>
      <w:r w:rsidRPr="00814BC9">
        <w:rPr>
          <w:i/>
          <w:spacing w:val="-1"/>
          <w:w w:val="115"/>
          <w:sz w:val="16"/>
          <w:lang w:val="en-GB"/>
          <w:rPrChange w:id="8876" w:author="Christian PIEDALLU" w:date="2023-02-06T09:53:00Z">
            <w:rPr>
              <w:i/>
              <w:spacing w:val="-1"/>
              <w:w w:val="115"/>
              <w:sz w:val="16"/>
            </w:rPr>
          </w:rPrChange>
        </w:rPr>
        <w:t xml:space="preserve"> </w:t>
      </w:r>
      <w:r w:rsidRPr="00814BC9">
        <w:rPr>
          <w:i/>
          <w:w w:val="115"/>
          <w:sz w:val="16"/>
          <w:lang w:val="en-GB"/>
          <w:rPrChange w:id="8877" w:author="Christian PIEDALLU" w:date="2023-02-06T09:53:00Z">
            <w:rPr>
              <w:i/>
              <w:w w:val="115"/>
              <w:sz w:val="16"/>
            </w:rPr>
          </w:rPrChange>
        </w:rPr>
        <w:t>Forestry</w:t>
      </w:r>
      <w:r w:rsidRPr="00814BC9">
        <w:rPr>
          <w:i/>
          <w:spacing w:val="-1"/>
          <w:w w:val="115"/>
          <w:sz w:val="16"/>
          <w:lang w:val="en-GB"/>
          <w:rPrChange w:id="8878" w:author="Christian PIEDALLU" w:date="2023-02-06T09:53:00Z">
            <w:rPr>
              <w:i/>
              <w:spacing w:val="-1"/>
              <w:w w:val="115"/>
              <w:sz w:val="16"/>
            </w:rPr>
          </w:rPrChange>
        </w:rPr>
        <w:t xml:space="preserve"> </w:t>
      </w:r>
      <w:r w:rsidRPr="00814BC9">
        <w:rPr>
          <w:i/>
          <w:w w:val="115"/>
          <w:sz w:val="16"/>
          <w:lang w:val="en-GB"/>
          <w:rPrChange w:id="8879" w:author="Christian PIEDALLU" w:date="2023-02-06T09:53:00Z">
            <w:rPr>
              <w:i/>
              <w:w w:val="115"/>
              <w:sz w:val="16"/>
            </w:rPr>
          </w:rPrChange>
        </w:rPr>
        <w:t>Reports</w:t>
      </w:r>
      <w:r w:rsidRPr="00814BC9">
        <w:rPr>
          <w:w w:val="115"/>
          <w:sz w:val="16"/>
          <w:lang w:val="en-GB"/>
          <w:rPrChange w:id="8880" w:author="Christian PIEDALLU" w:date="2023-02-06T09:53:00Z">
            <w:rPr>
              <w:w w:val="115"/>
              <w:sz w:val="16"/>
            </w:rPr>
          </w:rPrChange>
        </w:rPr>
        <w:t>,</w:t>
      </w:r>
      <w:r w:rsidRPr="00814BC9">
        <w:rPr>
          <w:spacing w:val="-5"/>
          <w:w w:val="115"/>
          <w:sz w:val="16"/>
          <w:lang w:val="en-GB"/>
          <w:rPrChange w:id="8881" w:author="Christian PIEDALLU" w:date="2023-02-06T09:53:00Z">
            <w:rPr>
              <w:spacing w:val="-5"/>
              <w:w w:val="115"/>
              <w:sz w:val="16"/>
            </w:rPr>
          </w:rPrChange>
        </w:rPr>
        <w:t xml:space="preserve"> </w:t>
      </w:r>
      <w:r w:rsidRPr="00814BC9">
        <w:rPr>
          <w:w w:val="115"/>
          <w:sz w:val="16"/>
          <w:lang w:val="en-GB"/>
          <w:rPrChange w:id="8882" w:author="Christian PIEDALLU" w:date="2023-02-06T09:53:00Z">
            <w:rPr>
              <w:w w:val="115"/>
              <w:sz w:val="16"/>
            </w:rPr>
          </w:rPrChange>
        </w:rPr>
        <w:t>7(3):138–165.</w:t>
      </w:r>
    </w:p>
    <w:p w14:paraId="416FE32C" w14:textId="77777777" w:rsidR="00B177F5" w:rsidRPr="00814BC9" w:rsidRDefault="00B553DB">
      <w:pPr>
        <w:spacing w:line="189" w:lineRule="exact"/>
        <w:ind w:left="163"/>
        <w:rPr>
          <w:sz w:val="16"/>
          <w:lang w:val="en-GB"/>
          <w:rPrChange w:id="8883" w:author="Christian PIEDALLU" w:date="2023-02-06T09:53:00Z">
            <w:rPr>
              <w:sz w:val="16"/>
            </w:rPr>
          </w:rPrChange>
        </w:rPr>
      </w:pPr>
      <w:bookmarkStart w:id="8884" w:name="_bookmark31"/>
      <w:bookmarkEnd w:id="8884"/>
      <w:r w:rsidRPr="00814BC9">
        <w:rPr>
          <w:rFonts w:ascii="Trebuchet MS" w:hAnsi="Trebuchet MS"/>
          <w:sz w:val="10"/>
          <w:lang w:val="en-GB"/>
          <w:rPrChange w:id="8885" w:author="Christian PIEDALLU" w:date="2023-02-06T09:53:00Z">
            <w:rPr>
              <w:rFonts w:ascii="Trebuchet MS" w:hAnsi="Trebuchet MS"/>
              <w:sz w:val="10"/>
            </w:rPr>
          </w:rPrChange>
        </w:rPr>
        <w:t xml:space="preserve">376      </w:t>
      </w:r>
      <w:r w:rsidRPr="00814BC9">
        <w:rPr>
          <w:rFonts w:ascii="Trebuchet MS" w:hAnsi="Trebuchet MS"/>
          <w:spacing w:val="-12"/>
          <w:sz w:val="10"/>
          <w:lang w:val="en-GB"/>
          <w:rPrChange w:id="8886" w:author="Christian PIEDALLU" w:date="2023-02-06T09:53:00Z">
            <w:rPr>
              <w:rFonts w:ascii="Trebuchet MS" w:hAnsi="Trebuchet MS"/>
              <w:spacing w:val="-12"/>
              <w:sz w:val="10"/>
            </w:rPr>
          </w:rPrChange>
        </w:rPr>
        <w:t xml:space="preserve"> </w:t>
      </w:r>
      <w:r w:rsidRPr="00814BC9">
        <w:rPr>
          <w:w w:val="119"/>
          <w:sz w:val="16"/>
          <w:lang w:val="en-GB"/>
          <w:rPrChange w:id="8887" w:author="Christian PIEDALLU" w:date="2023-02-06T09:53:00Z">
            <w:rPr>
              <w:w w:val="119"/>
              <w:sz w:val="16"/>
            </w:rPr>
          </w:rPrChange>
        </w:rPr>
        <w:t>Institut</w:t>
      </w:r>
      <w:r w:rsidRPr="00814BC9">
        <w:rPr>
          <w:sz w:val="16"/>
          <w:lang w:val="en-GB"/>
          <w:rPrChange w:id="8888" w:author="Christian PIEDALLU" w:date="2023-02-06T09:53:00Z">
            <w:rPr>
              <w:sz w:val="16"/>
            </w:rPr>
          </w:rPrChange>
        </w:rPr>
        <w:t xml:space="preserve"> </w:t>
      </w:r>
      <w:r w:rsidRPr="00814BC9">
        <w:rPr>
          <w:spacing w:val="-16"/>
          <w:sz w:val="16"/>
          <w:lang w:val="en-GB"/>
          <w:rPrChange w:id="8889" w:author="Christian PIEDALLU" w:date="2023-02-06T09:53:00Z">
            <w:rPr>
              <w:spacing w:val="-16"/>
              <w:sz w:val="16"/>
            </w:rPr>
          </w:rPrChange>
        </w:rPr>
        <w:t xml:space="preserve"> </w:t>
      </w:r>
      <w:r w:rsidRPr="00814BC9">
        <w:rPr>
          <w:w w:val="114"/>
          <w:sz w:val="16"/>
          <w:lang w:val="en-GB"/>
          <w:rPrChange w:id="8890" w:author="Christian PIEDALLU" w:date="2023-02-06T09:53:00Z">
            <w:rPr>
              <w:w w:val="114"/>
              <w:sz w:val="16"/>
            </w:rPr>
          </w:rPrChange>
        </w:rPr>
        <w:t>National</w:t>
      </w:r>
      <w:r w:rsidRPr="00814BC9">
        <w:rPr>
          <w:sz w:val="16"/>
          <w:lang w:val="en-GB"/>
          <w:rPrChange w:id="8891" w:author="Christian PIEDALLU" w:date="2023-02-06T09:53:00Z">
            <w:rPr>
              <w:sz w:val="16"/>
            </w:rPr>
          </w:rPrChange>
        </w:rPr>
        <w:t xml:space="preserve"> </w:t>
      </w:r>
      <w:r w:rsidRPr="00814BC9">
        <w:rPr>
          <w:spacing w:val="-16"/>
          <w:sz w:val="16"/>
          <w:lang w:val="en-GB"/>
          <w:rPrChange w:id="8892" w:author="Christian PIEDALLU" w:date="2023-02-06T09:53:00Z">
            <w:rPr>
              <w:spacing w:val="-16"/>
              <w:sz w:val="16"/>
            </w:rPr>
          </w:rPrChange>
        </w:rPr>
        <w:t xml:space="preserve"> </w:t>
      </w:r>
      <w:r w:rsidRPr="00814BC9">
        <w:rPr>
          <w:w w:val="103"/>
          <w:sz w:val="16"/>
          <w:lang w:val="en-GB"/>
          <w:rPrChange w:id="8893" w:author="Christian PIEDALLU" w:date="2023-02-06T09:53:00Z">
            <w:rPr>
              <w:w w:val="103"/>
              <w:sz w:val="16"/>
            </w:rPr>
          </w:rPrChange>
        </w:rPr>
        <w:t>de</w:t>
      </w:r>
      <w:r w:rsidRPr="00814BC9">
        <w:rPr>
          <w:sz w:val="16"/>
          <w:lang w:val="en-GB"/>
          <w:rPrChange w:id="8894" w:author="Christian PIEDALLU" w:date="2023-02-06T09:53:00Z">
            <w:rPr>
              <w:sz w:val="16"/>
            </w:rPr>
          </w:rPrChange>
        </w:rPr>
        <w:t xml:space="preserve"> </w:t>
      </w:r>
      <w:r w:rsidRPr="00814BC9">
        <w:rPr>
          <w:spacing w:val="-16"/>
          <w:sz w:val="16"/>
          <w:lang w:val="en-GB"/>
          <w:rPrChange w:id="8895" w:author="Christian PIEDALLU" w:date="2023-02-06T09:53:00Z">
            <w:rPr>
              <w:spacing w:val="-16"/>
              <w:sz w:val="16"/>
            </w:rPr>
          </w:rPrChange>
        </w:rPr>
        <w:t xml:space="preserve"> </w:t>
      </w:r>
      <w:r w:rsidRPr="00814BC9">
        <w:rPr>
          <w:w w:val="113"/>
          <w:sz w:val="16"/>
          <w:lang w:val="en-GB"/>
          <w:rPrChange w:id="8896" w:author="Christian PIEDALLU" w:date="2023-02-06T09:53:00Z">
            <w:rPr>
              <w:w w:val="113"/>
              <w:sz w:val="16"/>
            </w:rPr>
          </w:rPrChange>
        </w:rPr>
        <w:t>l’Information</w:t>
      </w:r>
      <w:r w:rsidRPr="00814BC9">
        <w:rPr>
          <w:sz w:val="16"/>
          <w:lang w:val="en-GB"/>
          <w:rPrChange w:id="8897" w:author="Christian PIEDALLU" w:date="2023-02-06T09:53:00Z">
            <w:rPr>
              <w:sz w:val="16"/>
            </w:rPr>
          </w:rPrChange>
        </w:rPr>
        <w:t xml:space="preserve"> </w:t>
      </w:r>
      <w:r w:rsidRPr="00814BC9">
        <w:rPr>
          <w:spacing w:val="-16"/>
          <w:sz w:val="16"/>
          <w:lang w:val="en-GB"/>
          <w:rPrChange w:id="8898" w:author="Christian PIEDALLU" w:date="2023-02-06T09:53:00Z">
            <w:rPr>
              <w:spacing w:val="-16"/>
              <w:sz w:val="16"/>
            </w:rPr>
          </w:rPrChange>
        </w:rPr>
        <w:t xml:space="preserve"> </w:t>
      </w:r>
      <w:r w:rsidRPr="00814BC9">
        <w:rPr>
          <w:spacing w:val="-5"/>
          <w:w w:val="131"/>
          <w:sz w:val="16"/>
          <w:lang w:val="en-GB"/>
          <w:rPrChange w:id="8899" w:author="Christian PIEDALLU" w:date="2023-02-06T09:53:00Z">
            <w:rPr>
              <w:spacing w:val="-5"/>
              <w:w w:val="131"/>
              <w:sz w:val="16"/>
            </w:rPr>
          </w:rPrChange>
        </w:rPr>
        <w:t>G</w:t>
      </w:r>
      <w:r w:rsidRPr="00814BC9">
        <w:rPr>
          <w:spacing w:val="-80"/>
          <w:w w:val="181"/>
          <w:sz w:val="16"/>
          <w:lang w:val="en-GB"/>
          <w:rPrChange w:id="8900" w:author="Christian PIEDALLU" w:date="2023-02-06T09:53:00Z">
            <w:rPr>
              <w:spacing w:val="-80"/>
              <w:w w:val="181"/>
              <w:sz w:val="16"/>
            </w:rPr>
          </w:rPrChange>
        </w:rPr>
        <w:t>´</w:t>
      </w:r>
      <w:r w:rsidRPr="00814BC9">
        <w:rPr>
          <w:w w:val="107"/>
          <w:sz w:val="16"/>
          <w:lang w:val="en-GB"/>
          <w:rPrChange w:id="8901" w:author="Christian PIEDALLU" w:date="2023-02-06T09:53:00Z">
            <w:rPr>
              <w:w w:val="107"/>
              <w:sz w:val="16"/>
            </w:rPr>
          </w:rPrChange>
        </w:rPr>
        <w:t>eographique</w:t>
      </w:r>
      <w:r w:rsidRPr="00814BC9">
        <w:rPr>
          <w:sz w:val="16"/>
          <w:lang w:val="en-GB"/>
          <w:rPrChange w:id="8902" w:author="Christian PIEDALLU" w:date="2023-02-06T09:53:00Z">
            <w:rPr>
              <w:sz w:val="16"/>
            </w:rPr>
          </w:rPrChange>
        </w:rPr>
        <w:t xml:space="preserve"> </w:t>
      </w:r>
      <w:r w:rsidRPr="00814BC9">
        <w:rPr>
          <w:spacing w:val="-16"/>
          <w:sz w:val="16"/>
          <w:lang w:val="en-GB"/>
          <w:rPrChange w:id="8903" w:author="Christian PIEDALLU" w:date="2023-02-06T09:53:00Z">
            <w:rPr>
              <w:spacing w:val="-16"/>
              <w:sz w:val="16"/>
            </w:rPr>
          </w:rPrChange>
        </w:rPr>
        <w:t xml:space="preserve"> </w:t>
      </w:r>
      <w:r w:rsidRPr="00814BC9">
        <w:rPr>
          <w:w w:val="105"/>
          <w:sz w:val="16"/>
          <w:lang w:val="en-GB"/>
          <w:rPrChange w:id="8904" w:author="Christian PIEDALLU" w:date="2023-02-06T09:53:00Z">
            <w:rPr>
              <w:w w:val="105"/>
              <w:sz w:val="16"/>
            </w:rPr>
          </w:rPrChange>
        </w:rPr>
        <w:t>et</w:t>
      </w:r>
      <w:r w:rsidRPr="00814BC9">
        <w:rPr>
          <w:sz w:val="16"/>
          <w:lang w:val="en-GB"/>
          <w:rPrChange w:id="8905" w:author="Christian PIEDALLU" w:date="2023-02-06T09:53:00Z">
            <w:rPr>
              <w:sz w:val="16"/>
            </w:rPr>
          </w:rPrChange>
        </w:rPr>
        <w:t xml:space="preserve"> </w:t>
      </w:r>
      <w:r w:rsidRPr="00814BC9">
        <w:rPr>
          <w:spacing w:val="-16"/>
          <w:sz w:val="16"/>
          <w:lang w:val="en-GB"/>
          <w:rPrChange w:id="8906" w:author="Christian PIEDALLU" w:date="2023-02-06T09:53:00Z">
            <w:rPr>
              <w:spacing w:val="-16"/>
              <w:sz w:val="16"/>
            </w:rPr>
          </w:rPrChange>
        </w:rPr>
        <w:t xml:space="preserve"> </w:t>
      </w:r>
      <w:r w:rsidRPr="00814BC9">
        <w:rPr>
          <w:spacing w:val="-15"/>
          <w:w w:val="150"/>
          <w:sz w:val="16"/>
          <w:lang w:val="en-GB"/>
          <w:rPrChange w:id="8907" w:author="Christian PIEDALLU" w:date="2023-02-06T09:53:00Z">
            <w:rPr>
              <w:spacing w:val="-15"/>
              <w:w w:val="150"/>
              <w:sz w:val="16"/>
            </w:rPr>
          </w:rPrChange>
        </w:rPr>
        <w:t>F</w:t>
      </w:r>
      <w:r w:rsidRPr="00814BC9">
        <w:rPr>
          <w:w w:val="108"/>
          <w:sz w:val="16"/>
          <w:lang w:val="en-GB"/>
          <w:rPrChange w:id="8908" w:author="Christian PIEDALLU" w:date="2023-02-06T09:53:00Z">
            <w:rPr>
              <w:w w:val="108"/>
              <w:sz w:val="16"/>
            </w:rPr>
          </w:rPrChange>
        </w:rPr>
        <w:t>orest</w:t>
      </w:r>
      <w:r w:rsidRPr="00814BC9">
        <w:rPr>
          <w:spacing w:val="-5"/>
          <w:w w:val="108"/>
          <w:sz w:val="16"/>
          <w:lang w:val="en-GB"/>
          <w:rPrChange w:id="8909" w:author="Christian PIEDALLU" w:date="2023-02-06T09:53:00Z">
            <w:rPr>
              <w:spacing w:val="-5"/>
              <w:w w:val="108"/>
              <w:sz w:val="16"/>
            </w:rPr>
          </w:rPrChange>
        </w:rPr>
        <w:t>i</w:t>
      </w:r>
      <w:r w:rsidRPr="00814BC9">
        <w:rPr>
          <w:spacing w:val="-80"/>
          <w:w w:val="181"/>
          <w:sz w:val="16"/>
          <w:lang w:val="en-GB"/>
          <w:rPrChange w:id="8910" w:author="Christian PIEDALLU" w:date="2023-02-06T09:53:00Z">
            <w:rPr>
              <w:spacing w:val="-80"/>
              <w:w w:val="181"/>
              <w:sz w:val="16"/>
            </w:rPr>
          </w:rPrChange>
        </w:rPr>
        <w:t>`</w:t>
      </w:r>
      <w:r w:rsidRPr="00814BC9">
        <w:rPr>
          <w:w w:val="103"/>
          <w:sz w:val="16"/>
          <w:lang w:val="en-GB"/>
          <w:rPrChange w:id="8911" w:author="Christian PIEDALLU" w:date="2023-02-06T09:53:00Z">
            <w:rPr>
              <w:w w:val="103"/>
              <w:sz w:val="16"/>
            </w:rPr>
          </w:rPrChange>
        </w:rPr>
        <w:t>ere,</w:t>
      </w:r>
      <w:r w:rsidRPr="00814BC9">
        <w:rPr>
          <w:sz w:val="16"/>
          <w:lang w:val="en-GB"/>
          <w:rPrChange w:id="8912" w:author="Christian PIEDALLU" w:date="2023-02-06T09:53:00Z">
            <w:rPr>
              <w:sz w:val="16"/>
            </w:rPr>
          </w:rPrChange>
        </w:rPr>
        <w:t xml:space="preserve"> </w:t>
      </w:r>
      <w:r w:rsidRPr="00814BC9">
        <w:rPr>
          <w:spacing w:val="-16"/>
          <w:sz w:val="16"/>
          <w:lang w:val="en-GB"/>
          <w:rPrChange w:id="8913" w:author="Christian PIEDALLU" w:date="2023-02-06T09:53:00Z">
            <w:rPr>
              <w:spacing w:val="-16"/>
              <w:sz w:val="16"/>
            </w:rPr>
          </w:rPrChange>
        </w:rPr>
        <w:t xml:space="preserve"> </w:t>
      </w:r>
      <w:r w:rsidRPr="00814BC9">
        <w:rPr>
          <w:w w:val="105"/>
          <w:sz w:val="16"/>
          <w:lang w:val="en-GB"/>
          <w:rPrChange w:id="8914" w:author="Christian PIEDALLU" w:date="2023-02-06T09:53:00Z">
            <w:rPr>
              <w:w w:val="105"/>
              <w:sz w:val="16"/>
            </w:rPr>
          </w:rPrChange>
        </w:rPr>
        <w:t>2018.</w:t>
      </w:r>
      <w:r w:rsidRPr="00814BC9">
        <w:rPr>
          <w:sz w:val="16"/>
          <w:lang w:val="en-GB"/>
          <w:rPrChange w:id="8915" w:author="Christian PIEDALLU" w:date="2023-02-06T09:53:00Z">
            <w:rPr>
              <w:sz w:val="16"/>
            </w:rPr>
          </w:rPrChange>
        </w:rPr>
        <w:t xml:space="preserve"> </w:t>
      </w:r>
      <w:r w:rsidRPr="00814BC9">
        <w:rPr>
          <w:spacing w:val="2"/>
          <w:sz w:val="16"/>
          <w:lang w:val="en-GB"/>
          <w:rPrChange w:id="8916" w:author="Christian PIEDALLU" w:date="2023-02-06T09:53:00Z">
            <w:rPr>
              <w:spacing w:val="2"/>
              <w:sz w:val="16"/>
            </w:rPr>
          </w:rPrChange>
        </w:rPr>
        <w:t xml:space="preserve"> </w:t>
      </w:r>
      <w:r w:rsidRPr="00814BC9">
        <w:rPr>
          <w:w w:val="134"/>
          <w:sz w:val="16"/>
          <w:lang w:val="en-GB"/>
          <w:rPrChange w:id="8917" w:author="Christian PIEDALLU" w:date="2023-02-06T09:53:00Z">
            <w:rPr>
              <w:w w:val="134"/>
              <w:sz w:val="16"/>
            </w:rPr>
          </w:rPrChange>
        </w:rPr>
        <w:t>BD</w:t>
      </w:r>
      <w:r w:rsidRPr="00814BC9">
        <w:rPr>
          <w:sz w:val="16"/>
          <w:lang w:val="en-GB"/>
          <w:rPrChange w:id="8918" w:author="Christian PIEDALLU" w:date="2023-02-06T09:53:00Z">
            <w:rPr>
              <w:sz w:val="16"/>
            </w:rPr>
          </w:rPrChange>
        </w:rPr>
        <w:t xml:space="preserve"> </w:t>
      </w:r>
      <w:r w:rsidRPr="00814BC9">
        <w:rPr>
          <w:spacing w:val="-16"/>
          <w:sz w:val="16"/>
          <w:lang w:val="en-GB"/>
          <w:rPrChange w:id="8919" w:author="Christian PIEDALLU" w:date="2023-02-06T09:53:00Z">
            <w:rPr>
              <w:spacing w:val="-16"/>
              <w:sz w:val="16"/>
            </w:rPr>
          </w:rPrChange>
        </w:rPr>
        <w:t xml:space="preserve"> </w:t>
      </w:r>
      <w:r w:rsidRPr="00814BC9">
        <w:rPr>
          <w:spacing w:val="-15"/>
          <w:w w:val="150"/>
          <w:sz w:val="16"/>
          <w:lang w:val="en-GB"/>
          <w:rPrChange w:id="8920" w:author="Christian PIEDALLU" w:date="2023-02-06T09:53:00Z">
            <w:rPr>
              <w:spacing w:val="-15"/>
              <w:w w:val="150"/>
              <w:sz w:val="16"/>
            </w:rPr>
          </w:rPrChange>
        </w:rPr>
        <w:t>F</w:t>
      </w:r>
      <w:r w:rsidRPr="00814BC9">
        <w:rPr>
          <w:w w:val="107"/>
          <w:sz w:val="16"/>
          <w:lang w:val="en-GB"/>
          <w:rPrChange w:id="8921" w:author="Christian PIEDALLU" w:date="2023-02-06T09:53:00Z">
            <w:rPr>
              <w:w w:val="107"/>
              <w:sz w:val="16"/>
            </w:rPr>
          </w:rPrChange>
        </w:rPr>
        <w:t>o</w:t>
      </w:r>
      <w:r w:rsidRPr="00814BC9">
        <w:rPr>
          <w:spacing w:val="-5"/>
          <w:w w:val="107"/>
          <w:sz w:val="16"/>
          <w:lang w:val="en-GB"/>
          <w:rPrChange w:id="8922" w:author="Christian PIEDALLU" w:date="2023-02-06T09:53:00Z">
            <w:rPr>
              <w:spacing w:val="-5"/>
              <w:w w:val="107"/>
              <w:sz w:val="16"/>
            </w:rPr>
          </w:rPrChange>
        </w:rPr>
        <w:t>r</w:t>
      </w:r>
      <w:r w:rsidRPr="00814BC9">
        <w:rPr>
          <w:spacing w:val="-80"/>
          <w:w w:val="133"/>
          <w:sz w:val="16"/>
          <w:lang w:val="en-GB"/>
          <w:rPrChange w:id="8923" w:author="Christian PIEDALLU" w:date="2023-02-06T09:53:00Z">
            <w:rPr>
              <w:spacing w:val="-80"/>
              <w:w w:val="133"/>
              <w:sz w:val="16"/>
            </w:rPr>
          </w:rPrChange>
        </w:rPr>
        <w:t>ˆ</w:t>
      </w:r>
      <w:r w:rsidRPr="00814BC9">
        <w:rPr>
          <w:w w:val="105"/>
          <w:sz w:val="16"/>
          <w:lang w:val="en-GB"/>
          <w:rPrChange w:id="8924" w:author="Christian PIEDALLU" w:date="2023-02-06T09:53:00Z">
            <w:rPr>
              <w:w w:val="105"/>
              <w:sz w:val="16"/>
            </w:rPr>
          </w:rPrChange>
        </w:rPr>
        <w:t>et</w:t>
      </w:r>
      <w:r w:rsidRPr="00814BC9">
        <w:rPr>
          <w:sz w:val="16"/>
          <w:lang w:val="en-GB"/>
          <w:rPrChange w:id="8925" w:author="Christian PIEDALLU" w:date="2023-02-06T09:53:00Z">
            <w:rPr>
              <w:sz w:val="16"/>
            </w:rPr>
          </w:rPrChange>
        </w:rPr>
        <w:t xml:space="preserve"> </w:t>
      </w:r>
      <w:r w:rsidRPr="00814BC9">
        <w:rPr>
          <w:spacing w:val="-16"/>
          <w:sz w:val="16"/>
          <w:lang w:val="en-GB"/>
          <w:rPrChange w:id="8926" w:author="Christian PIEDALLU" w:date="2023-02-06T09:53:00Z">
            <w:rPr>
              <w:spacing w:val="-16"/>
              <w:sz w:val="16"/>
            </w:rPr>
          </w:rPrChange>
        </w:rPr>
        <w:t xml:space="preserve"> </w:t>
      </w:r>
      <w:r w:rsidRPr="00814BC9">
        <w:rPr>
          <w:w w:val="115"/>
          <w:sz w:val="16"/>
          <w:lang w:val="en-GB"/>
          <w:rPrChange w:id="8927" w:author="Christian PIEDALLU" w:date="2023-02-06T09:53:00Z">
            <w:rPr>
              <w:w w:val="115"/>
              <w:sz w:val="16"/>
            </w:rPr>
          </w:rPrChange>
        </w:rPr>
        <w:t>-</w:t>
      </w:r>
      <w:r w:rsidRPr="00814BC9">
        <w:rPr>
          <w:sz w:val="16"/>
          <w:lang w:val="en-GB"/>
          <w:rPrChange w:id="8928" w:author="Christian PIEDALLU" w:date="2023-02-06T09:53:00Z">
            <w:rPr>
              <w:sz w:val="16"/>
            </w:rPr>
          </w:rPrChange>
        </w:rPr>
        <w:t xml:space="preserve"> </w:t>
      </w:r>
      <w:r w:rsidRPr="00814BC9">
        <w:rPr>
          <w:spacing w:val="-16"/>
          <w:sz w:val="16"/>
          <w:lang w:val="en-GB"/>
          <w:rPrChange w:id="8929" w:author="Christian PIEDALLU" w:date="2023-02-06T09:53:00Z">
            <w:rPr>
              <w:spacing w:val="-16"/>
              <w:sz w:val="16"/>
            </w:rPr>
          </w:rPrChange>
        </w:rPr>
        <w:t xml:space="preserve"> </w:t>
      </w:r>
      <w:r w:rsidRPr="00814BC9">
        <w:rPr>
          <w:spacing w:val="-5"/>
          <w:w w:val="123"/>
          <w:sz w:val="16"/>
          <w:lang w:val="en-GB"/>
          <w:rPrChange w:id="8930" w:author="Christian PIEDALLU" w:date="2023-02-06T09:53:00Z">
            <w:rPr>
              <w:spacing w:val="-5"/>
              <w:w w:val="123"/>
              <w:sz w:val="16"/>
            </w:rPr>
          </w:rPrChange>
        </w:rPr>
        <w:t>v</w:t>
      </w:r>
      <w:r w:rsidRPr="00814BC9">
        <w:rPr>
          <w:w w:val="107"/>
          <w:sz w:val="16"/>
          <w:lang w:val="en-GB"/>
          <w:rPrChange w:id="8931" w:author="Christian PIEDALLU" w:date="2023-02-06T09:53:00Z">
            <w:rPr>
              <w:w w:val="107"/>
              <w:sz w:val="16"/>
            </w:rPr>
          </w:rPrChange>
        </w:rPr>
        <w:t>ersion</w:t>
      </w:r>
      <w:r w:rsidRPr="00814BC9">
        <w:rPr>
          <w:sz w:val="16"/>
          <w:lang w:val="en-GB"/>
          <w:rPrChange w:id="8932" w:author="Christian PIEDALLU" w:date="2023-02-06T09:53:00Z">
            <w:rPr>
              <w:sz w:val="16"/>
            </w:rPr>
          </w:rPrChange>
        </w:rPr>
        <w:t xml:space="preserve"> </w:t>
      </w:r>
      <w:r w:rsidRPr="00814BC9">
        <w:rPr>
          <w:spacing w:val="-16"/>
          <w:sz w:val="16"/>
          <w:lang w:val="en-GB"/>
          <w:rPrChange w:id="8933" w:author="Christian PIEDALLU" w:date="2023-02-06T09:53:00Z">
            <w:rPr>
              <w:spacing w:val="-16"/>
              <w:sz w:val="16"/>
            </w:rPr>
          </w:rPrChange>
        </w:rPr>
        <w:t xml:space="preserve"> </w:t>
      </w:r>
      <w:r w:rsidRPr="00814BC9">
        <w:rPr>
          <w:w w:val="108"/>
          <w:sz w:val="16"/>
          <w:lang w:val="en-GB"/>
          <w:rPrChange w:id="8934" w:author="Christian PIEDALLU" w:date="2023-02-06T09:53:00Z">
            <w:rPr>
              <w:w w:val="108"/>
              <w:sz w:val="16"/>
            </w:rPr>
          </w:rPrChange>
        </w:rPr>
        <w:t>2.0.</w:t>
      </w:r>
    </w:p>
    <w:p w14:paraId="7C6AEDD7" w14:textId="77777777" w:rsidR="00B177F5" w:rsidRPr="00814BC9" w:rsidRDefault="00B553DB">
      <w:pPr>
        <w:spacing w:line="189" w:lineRule="exact"/>
        <w:ind w:left="163"/>
        <w:rPr>
          <w:sz w:val="16"/>
          <w:lang w:val="en-GB"/>
          <w:rPrChange w:id="8935" w:author="Christian PIEDALLU" w:date="2023-02-06T09:53:00Z">
            <w:rPr>
              <w:sz w:val="16"/>
            </w:rPr>
          </w:rPrChange>
        </w:rPr>
      </w:pPr>
      <w:r w:rsidRPr="00814BC9">
        <w:rPr>
          <w:rFonts w:ascii="Trebuchet MS" w:hAnsi="Trebuchet MS"/>
          <w:sz w:val="10"/>
          <w:lang w:val="en-GB"/>
          <w:rPrChange w:id="8936" w:author="Christian PIEDALLU" w:date="2023-02-06T09:53:00Z">
            <w:rPr>
              <w:rFonts w:ascii="Trebuchet MS" w:hAnsi="Trebuchet MS"/>
              <w:sz w:val="10"/>
            </w:rPr>
          </w:rPrChange>
        </w:rPr>
        <w:t xml:space="preserve">377      </w:t>
      </w:r>
      <w:r w:rsidRPr="00814BC9">
        <w:rPr>
          <w:rFonts w:ascii="Trebuchet MS" w:hAnsi="Trebuchet MS"/>
          <w:spacing w:val="-12"/>
          <w:sz w:val="10"/>
          <w:lang w:val="en-GB"/>
          <w:rPrChange w:id="8937" w:author="Christian PIEDALLU" w:date="2023-02-06T09:53:00Z">
            <w:rPr>
              <w:rFonts w:ascii="Trebuchet MS" w:hAnsi="Trebuchet MS"/>
              <w:spacing w:val="-12"/>
              <w:sz w:val="10"/>
            </w:rPr>
          </w:rPrChange>
        </w:rPr>
        <w:t xml:space="preserve"> </w:t>
      </w:r>
      <w:r w:rsidRPr="00814BC9">
        <w:rPr>
          <w:w w:val="124"/>
          <w:sz w:val="16"/>
          <w:lang w:val="en-GB"/>
          <w:rPrChange w:id="8938" w:author="Christian PIEDALLU" w:date="2023-02-06T09:53:00Z">
            <w:rPr>
              <w:w w:val="124"/>
              <w:sz w:val="16"/>
            </w:rPr>
          </w:rPrChange>
        </w:rPr>
        <w:t>I</w:t>
      </w:r>
      <w:r w:rsidRPr="00814BC9">
        <w:rPr>
          <w:spacing w:val="-5"/>
          <w:w w:val="124"/>
          <w:sz w:val="16"/>
          <w:lang w:val="en-GB"/>
          <w:rPrChange w:id="8939" w:author="Christian PIEDALLU" w:date="2023-02-06T09:53:00Z">
            <w:rPr>
              <w:spacing w:val="-5"/>
              <w:w w:val="124"/>
              <w:sz w:val="16"/>
            </w:rPr>
          </w:rPrChange>
        </w:rPr>
        <w:t>n</w:t>
      </w:r>
      <w:r w:rsidRPr="00814BC9">
        <w:rPr>
          <w:spacing w:val="-5"/>
          <w:w w:val="123"/>
          <w:sz w:val="16"/>
          <w:lang w:val="en-GB"/>
          <w:rPrChange w:id="8940" w:author="Christian PIEDALLU" w:date="2023-02-06T09:53:00Z">
            <w:rPr>
              <w:spacing w:val="-5"/>
              <w:w w:val="123"/>
              <w:sz w:val="16"/>
            </w:rPr>
          </w:rPrChange>
        </w:rPr>
        <w:t>v</w:t>
      </w:r>
      <w:r w:rsidRPr="00814BC9">
        <w:rPr>
          <w:w w:val="103"/>
          <w:sz w:val="16"/>
          <w:lang w:val="en-GB"/>
          <w:rPrChange w:id="8941" w:author="Christian PIEDALLU" w:date="2023-02-06T09:53:00Z">
            <w:rPr>
              <w:w w:val="103"/>
              <w:sz w:val="16"/>
            </w:rPr>
          </w:rPrChange>
        </w:rPr>
        <w:t>e</w:t>
      </w:r>
      <w:r w:rsidRPr="00814BC9">
        <w:rPr>
          <w:spacing w:val="-5"/>
          <w:w w:val="103"/>
          <w:sz w:val="16"/>
          <w:lang w:val="en-GB"/>
          <w:rPrChange w:id="8942" w:author="Christian PIEDALLU" w:date="2023-02-06T09:53:00Z">
            <w:rPr>
              <w:spacing w:val="-5"/>
              <w:w w:val="103"/>
              <w:sz w:val="16"/>
            </w:rPr>
          </w:rPrChange>
        </w:rPr>
        <w:t>n</w:t>
      </w:r>
      <w:r w:rsidRPr="00814BC9">
        <w:rPr>
          <w:w w:val="112"/>
          <w:sz w:val="16"/>
          <w:lang w:val="en-GB"/>
          <w:rPrChange w:id="8943" w:author="Christian PIEDALLU" w:date="2023-02-06T09:53:00Z">
            <w:rPr>
              <w:w w:val="112"/>
              <w:sz w:val="16"/>
            </w:rPr>
          </w:rPrChange>
        </w:rPr>
        <w:t>taire</w:t>
      </w:r>
      <w:r w:rsidRPr="00814BC9">
        <w:rPr>
          <w:sz w:val="16"/>
          <w:lang w:val="en-GB"/>
          <w:rPrChange w:id="8944" w:author="Christian PIEDALLU" w:date="2023-02-06T09:53:00Z">
            <w:rPr>
              <w:sz w:val="16"/>
            </w:rPr>
          </w:rPrChange>
        </w:rPr>
        <w:t xml:space="preserve"> </w:t>
      </w:r>
      <w:r w:rsidRPr="00814BC9">
        <w:rPr>
          <w:spacing w:val="-10"/>
          <w:sz w:val="16"/>
          <w:lang w:val="en-GB"/>
          <w:rPrChange w:id="8945" w:author="Christian PIEDALLU" w:date="2023-02-06T09:53:00Z">
            <w:rPr>
              <w:spacing w:val="-10"/>
              <w:sz w:val="16"/>
            </w:rPr>
          </w:rPrChange>
        </w:rPr>
        <w:t xml:space="preserve"> </w:t>
      </w:r>
      <w:r w:rsidRPr="00814BC9">
        <w:rPr>
          <w:w w:val="107"/>
          <w:sz w:val="16"/>
          <w:lang w:val="en-GB"/>
          <w:rPrChange w:id="8946" w:author="Christian PIEDALLU" w:date="2023-02-06T09:53:00Z">
            <w:rPr>
              <w:w w:val="107"/>
              <w:sz w:val="16"/>
            </w:rPr>
          </w:rPrChange>
        </w:rPr>
        <w:t>forestier</w:t>
      </w:r>
      <w:r w:rsidRPr="00814BC9">
        <w:rPr>
          <w:sz w:val="16"/>
          <w:lang w:val="en-GB"/>
          <w:rPrChange w:id="8947" w:author="Christian PIEDALLU" w:date="2023-02-06T09:53:00Z">
            <w:rPr>
              <w:sz w:val="16"/>
            </w:rPr>
          </w:rPrChange>
        </w:rPr>
        <w:t xml:space="preserve"> </w:t>
      </w:r>
      <w:r w:rsidRPr="00814BC9">
        <w:rPr>
          <w:spacing w:val="-10"/>
          <w:sz w:val="16"/>
          <w:lang w:val="en-GB"/>
          <w:rPrChange w:id="8948" w:author="Christian PIEDALLU" w:date="2023-02-06T09:53:00Z">
            <w:rPr>
              <w:spacing w:val="-10"/>
              <w:sz w:val="16"/>
            </w:rPr>
          </w:rPrChange>
        </w:rPr>
        <w:t xml:space="preserve"> </w:t>
      </w:r>
      <w:r w:rsidRPr="00814BC9">
        <w:rPr>
          <w:w w:val="112"/>
          <w:sz w:val="16"/>
          <w:lang w:val="en-GB"/>
          <w:rPrChange w:id="8949" w:author="Christian PIEDALLU" w:date="2023-02-06T09:53:00Z">
            <w:rPr>
              <w:w w:val="112"/>
              <w:sz w:val="16"/>
            </w:rPr>
          </w:rPrChange>
        </w:rPr>
        <w:t>national</w:t>
      </w:r>
      <w:r w:rsidRPr="00814BC9">
        <w:rPr>
          <w:sz w:val="16"/>
          <w:lang w:val="en-GB"/>
          <w:rPrChange w:id="8950" w:author="Christian PIEDALLU" w:date="2023-02-06T09:53:00Z">
            <w:rPr>
              <w:sz w:val="16"/>
            </w:rPr>
          </w:rPrChange>
        </w:rPr>
        <w:t xml:space="preserve"> </w:t>
      </w:r>
      <w:r w:rsidRPr="00814BC9">
        <w:rPr>
          <w:spacing w:val="-10"/>
          <w:sz w:val="16"/>
          <w:lang w:val="en-GB"/>
          <w:rPrChange w:id="8951" w:author="Christian PIEDALLU" w:date="2023-02-06T09:53:00Z">
            <w:rPr>
              <w:spacing w:val="-10"/>
              <w:sz w:val="16"/>
            </w:rPr>
          </w:rPrChange>
        </w:rPr>
        <w:t xml:space="preserve"> </w:t>
      </w:r>
      <w:r w:rsidRPr="00814BC9">
        <w:rPr>
          <w:w w:val="111"/>
          <w:sz w:val="16"/>
          <w:lang w:val="en-GB"/>
          <w:rPrChange w:id="8952" w:author="Christian PIEDALLU" w:date="2023-02-06T09:53:00Z">
            <w:rPr>
              <w:w w:val="111"/>
              <w:sz w:val="16"/>
            </w:rPr>
          </w:rPrChange>
        </w:rPr>
        <w:t>fran</w:t>
      </w:r>
      <w:r w:rsidRPr="00814BC9">
        <w:rPr>
          <w:spacing w:val="-76"/>
          <w:w w:val="153"/>
          <w:sz w:val="16"/>
          <w:lang w:val="en-GB"/>
          <w:rPrChange w:id="8953" w:author="Christian PIEDALLU" w:date="2023-02-06T09:53:00Z">
            <w:rPr>
              <w:spacing w:val="-76"/>
              <w:w w:val="153"/>
              <w:sz w:val="16"/>
            </w:rPr>
          </w:rPrChange>
        </w:rPr>
        <w:t>¸</w:t>
      </w:r>
      <w:r w:rsidRPr="00814BC9">
        <w:rPr>
          <w:w w:val="113"/>
          <w:sz w:val="16"/>
          <w:lang w:val="en-GB"/>
          <w:rPrChange w:id="8954" w:author="Christian PIEDALLU" w:date="2023-02-06T09:53:00Z">
            <w:rPr>
              <w:w w:val="113"/>
              <w:sz w:val="16"/>
            </w:rPr>
          </w:rPrChange>
        </w:rPr>
        <w:t>cais,</w:t>
      </w:r>
      <w:r w:rsidRPr="00814BC9">
        <w:rPr>
          <w:sz w:val="16"/>
          <w:lang w:val="en-GB"/>
          <w:rPrChange w:id="8955" w:author="Christian PIEDALLU" w:date="2023-02-06T09:53:00Z">
            <w:rPr>
              <w:sz w:val="16"/>
            </w:rPr>
          </w:rPrChange>
        </w:rPr>
        <w:t xml:space="preserve"> </w:t>
      </w:r>
      <w:r w:rsidRPr="00814BC9">
        <w:rPr>
          <w:spacing w:val="-8"/>
          <w:sz w:val="16"/>
          <w:lang w:val="en-GB"/>
          <w:rPrChange w:id="8956" w:author="Christian PIEDALLU" w:date="2023-02-06T09:53:00Z">
            <w:rPr>
              <w:spacing w:val="-8"/>
              <w:sz w:val="16"/>
            </w:rPr>
          </w:rPrChange>
        </w:rPr>
        <w:t xml:space="preserve"> </w:t>
      </w:r>
      <w:r w:rsidRPr="00814BC9">
        <w:rPr>
          <w:w w:val="105"/>
          <w:sz w:val="16"/>
          <w:lang w:val="en-GB"/>
          <w:rPrChange w:id="8957" w:author="Christian PIEDALLU" w:date="2023-02-06T09:53:00Z">
            <w:rPr>
              <w:w w:val="105"/>
              <w:sz w:val="16"/>
            </w:rPr>
          </w:rPrChange>
        </w:rPr>
        <w:t>2022.</w:t>
      </w:r>
      <w:r w:rsidRPr="00814BC9">
        <w:rPr>
          <w:sz w:val="16"/>
          <w:lang w:val="en-GB"/>
          <w:rPrChange w:id="8958" w:author="Christian PIEDALLU" w:date="2023-02-06T09:53:00Z">
            <w:rPr>
              <w:sz w:val="16"/>
            </w:rPr>
          </w:rPrChange>
        </w:rPr>
        <w:t xml:space="preserve">  </w:t>
      </w:r>
      <w:r w:rsidRPr="00814BC9">
        <w:rPr>
          <w:spacing w:val="-14"/>
          <w:sz w:val="16"/>
          <w:lang w:val="en-GB"/>
          <w:rPrChange w:id="8959" w:author="Christian PIEDALLU" w:date="2023-02-06T09:53:00Z">
            <w:rPr>
              <w:spacing w:val="-14"/>
              <w:sz w:val="16"/>
            </w:rPr>
          </w:rPrChange>
        </w:rPr>
        <w:t xml:space="preserve"> </w:t>
      </w:r>
      <w:r w:rsidRPr="00814BC9">
        <w:rPr>
          <w:w w:val="114"/>
          <w:sz w:val="16"/>
          <w:lang w:val="en-GB"/>
          <w:rPrChange w:id="8960" w:author="Christian PIEDALLU" w:date="2023-02-06T09:53:00Z">
            <w:rPr>
              <w:w w:val="114"/>
              <w:sz w:val="16"/>
            </w:rPr>
          </w:rPrChange>
        </w:rPr>
        <w:t>Don</w:t>
      </w:r>
      <w:r w:rsidRPr="00814BC9">
        <w:rPr>
          <w:spacing w:val="-5"/>
          <w:w w:val="114"/>
          <w:sz w:val="16"/>
          <w:lang w:val="en-GB"/>
          <w:rPrChange w:id="8961" w:author="Christian PIEDALLU" w:date="2023-02-06T09:53:00Z">
            <w:rPr>
              <w:spacing w:val="-5"/>
              <w:w w:val="114"/>
              <w:sz w:val="16"/>
            </w:rPr>
          </w:rPrChange>
        </w:rPr>
        <w:t>n</w:t>
      </w:r>
      <w:r w:rsidRPr="00814BC9">
        <w:rPr>
          <w:spacing w:val="-80"/>
          <w:w w:val="181"/>
          <w:sz w:val="16"/>
          <w:lang w:val="en-GB"/>
          <w:rPrChange w:id="8962" w:author="Christian PIEDALLU" w:date="2023-02-06T09:53:00Z">
            <w:rPr>
              <w:spacing w:val="-80"/>
              <w:w w:val="181"/>
              <w:sz w:val="16"/>
            </w:rPr>
          </w:rPrChange>
        </w:rPr>
        <w:t>´</w:t>
      </w:r>
      <w:r w:rsidRPr="00814BC9">
        <w:rPr>
          <w:w w:val="97"/>
          <w:sz w:val="16"/>
          <w:lang w:val="en-GB"/>
          <w:rPrChange w:id="8963" w:author="Christian PIEDALLU" w:date="2023-02-06T09:53:00Z">
            <w:rPr>
              <w:w w:val="97"/>
              <w:sz w:val="16"/>
            </w:rPr>
          </w:rPrChange>
        </w:rPr>
        <w:t>ees</w:t>
      </w:r>
      <w:r w:rsidRPr="00814BC9">
        <w:rPr>
          <w:sz w:val="16"/>
          <w:lang w:val="en-GB"/>
          <w:rPrChange w:id="8964" w:author="Christian PIEDALLU" w:date="2023-02-06T09:53:00Z">
            <w:rPr>
              <w:sz w:val="16"/>
            </w:rPr>
          </w:rPrChange>
        </w:rPr>
        <w:t xml:space="preserve"> </w:t>
      </w:r>
      <w:r w:rsidRPr="00814BC9">
        <w:rPr>
          <w:spacing w:val="-10"/>
          <w:sz w:val="16"/>
          <w:lang w:val="en-GB"/>
          <w:rPrChange w:id="8965" w:author="Christian PIEDALLU" w:date="2023-02-06T09:53:00Z">
            <w:rPr>
              <w:spacing w:val="-10"/>
              <w:sz w:val="16"/>
            </w:rPr>
          </w:rPrChange>
        </w:rPr>
        <w:t xml:space="preserve"> </w:t>
      </w:r>
      <w:r w:rsidRPr="00814BC9">
        <w:rPr>
          <w:w w:val="110"/>
          <w:sz w:val="16"/>
          <w:lang w:val="en-GB"/>
          <w:rPrChange w:id="8966" w:author="Christian PIEDALLU" w:date="2023-02-06T09:53:00Z">
            <w:rPr>
              <w:w w:val="110"/>
              <w:sz w:val="16"/>
            </w:rPr>
          </w:rPrChange>
        </w:rPr>
        <w:t>brutes,</w:t>
      </w:r>
      <w:r w:rsidRPr="00814BC9">
        <w:rPr>
          <w:sz w:val="16"/>
          <w:lang w:val="en-GB"/>
          <w:rPrChange w:id="8967" w:author="Christian PIEDALLU" w:date="2023-02-06T09:53:00Z">
            <w:rPr>
              <w:sz w:val="16"/>
            </w:rPr>
          </w:rPrChange>
        </w:rPr>
        <w:t xml:space="preserve"> </w:t>
      </w:r>
      <w:r w:rsidRPr="00814BC9">
        <w:rPr>
          <w:spacing w:val="-8"/>
          <w:sz w:val="16"/>
          <w:lang w:val="en-GB"/>
          <w:rPrChange w:id="8968" w:author="Christian PIEDALLU" w:date="2023-02-06T09:53:00Z">
            <w:rPr>
              <w:spacing w:val="-8"/>
              <w:sz w:val="16"/>
            </w:rPr>
          </w:rPrChange>
        </w:rPr>
        <w:t xml:space="preserve"> </w:t>
      </w:r>
      <w:r w:rsidRPr="00814BC9">
        <w:rPr>
          <w:w w:val="112"/>
          <w:sz w:val="16"/>
          <w:lang w:val="en-GB"/>
          <w:rPrChange w:id="8969" w:author="Christian PIEDALLU" w:date="2023-02-06T09:53:00Z">
            <w:rPr>
              <w:w w:val="112"/>
              <w:sz w:val="16"/>
            </w:rPr>
          </w:rPrChange>
        </w:rPr>
        <w:t>Campagnes</w:t>
      </w:r>
      <w:r w:rsidRPr="00814BC9">
        <w:rPr>
          <w:sz w:val="16"/>
          <w:lang w:val="en-GB"/>
          <w:rPrChange w:id="8970" w:author="Christian PIEDALLU" w:date="2023-02-06T09:53:00Z">
            <w:rPr>
              <w:sz w:val="16"/>
            </w:rPr>
          </w:rPrChange>
        </w:rPr>
        <w:t xml:space="preserve"> </w:t>
      </w:r>
      <w:r w:rsidRPr="00814BC9">
        <w:rPr>
          <w:spacing w:val="-10"/>
          <w:sz w:val="16"/>
          <w:lang w:val="en-GB"/>
          <w:rPrChange w:id="8971" w:author="Christian PIEDALLU" w:date="2023-02-06T09:53:00Z">
            <w:rPr>
              <w:spacing w:val="-10"/>
              <w:sz w:val="16"/>
            </w:rPr>
          </w:rPrChange>
        </w:rPr>
        <w:t xml:space="preserve"> </w:t>
      </w:r>
      <w:r w:rsidRPr="00814BC9">
        <w:rPr>
          <w:w w:val="111"/>
          <w:sz w:val="16"/>
          <w:lang w:val="en-GB"/>
          <w:rPrChange w:id="8972" w:author="Christian PIEDALLU" w:date="2023-02-06T09:53:00Z">
            <w:rPr>
              <w:w w:val="111"/>
              <w:sz w:val="16"/>
            </w:rPr>
          </w:rPrChange>
        </w:rPr>
        <w:t>an</w:t>
      </w:r>
      <w:r w:rsidRPr="00814BC9">
        <w:rPr>
          <w:spacing w:val="-5"/>
          <w:w w:val="111"/>
          <w:sz w:val="16"/>
          <w:lang w:val="en-GB"/>
          <w:rPrChange w:id="8973" w:author="Christian PIEDALLU" w:date="2023-02-06T09:53:00Z">
            <w:rPr>
              <w:spacing w:val="-5"/>
              <w:w w:val="111"/>
              <w:sz w:val="16"/>
            </w:rPr>
          </w:rPrChange>
        </w:rPr>
        <w:t>n</w:t>
      </w:r>
      <w:r w:rsidRPr="00814BC9">
        <w:rPr>
          <w:w w:val="106"/>
          <w:sz w:val="16"/>
          <w:lang w:val="en-GB"/>
          <w:rPrChange w:id="8974" w:author="Christian PIEDALLU" w:date="2023-02-06T09:53:00Z">
            <w:rPr>
              <w:w w:val="106"/>
              <w:sz w:val="16"/>
            </w:rPr>
          </w:rPrChange>
        </w:rPr>
        <w:t>uelles</w:t>
      </w:r>
      <w:r w:rsidRPr="00814BC9">
        <w:rPr>
          <w:sz w:val="16"/>
          <w:lang w:val="en-GB"/>
          <w:rPrChange w:id="8975" w:author="Christian PIEDALLU" w:date="2023-02-06T09:53:00Z">
            <w:rPr>
              <w:sz w:val="16"/>
            </w:rPr>
          </w:rPrChange>
        </w:rPr>
        <w:t xml:space="preserve"> </w:t>
      </w:r>
      <w:r w:rsidRPr="00814BC9">
        <w:rPr>
          <w:spacing w:val="-10"/>
          <w:sz w:val="16"/>
          <w:lang w:val="en-GB"/>
          <w:rPrChange w:id="8976" w:author="Christian PIEDALLU" w:date="2023-02-06T09:53:00Z">
            <w:rPr>
              <w:spacing w:val="-10"/>
              <w:sz w:val="16"/>
            </w:rPr>
          </w:rPrChange>
        </w:rPr>
        <w:t xml:space="preserve"> </w:t>
      </w:r>
      <w:r w:rsidRPr="00814BC9">
        <w:rPr>
          <w:w w:val="104"/>
          <w:sz w:val="16"/>
          <w:lang w:val="en-GB"/>
          <w:rPrChange w:id="8977" w:author="Christian PIEDALLU" w:date="2023-02-06T09:53:00Z">
            <w:rPr>
              <w:w w:val="104"/>
              <w:sz w:val="16"/>
            </w:rPr>
          </w:rPrChange>
        </w:rPr>
        <w:t>2</w:t>
      </w:r>
      <w:r w:rsidRPr="00814BC9">
        <w:rPr>
          <w:spacing w:val="-1"/>
          <w:w w:val="104"/>
          <w:sz w:val="16"/>
          <w:lang w:val="en-GB"/>
          <w:rPrChange w:id="8978" w:author="Christian PIEDALLU" w:date="2023-02-06T09:53:00Z">
            <w:rPr>
              <w:spacing w:val="-1"/>
              <w:w w:val="104"/>
              <w:sz w:val="16"/>
            </w:rPr>
          </w:rPrChange>
        </w:rPr>
        <w:t>0</w:t>
      </w:r>
      <w:r w:rsidRPr="00814BC9">
        <w:rPr>
          <w:w w:val="104"/>
          <w:sz w:val="16"/>
          <w:lang w:val="en-GB"/>
          <w:rPrChange w:id="8979" w:author="Christian PIEDALLU" w:date="2023-02-06T09:53:00Z">
            <w:rPr>
              <w:w w:val="104"/>
              <w:sz w:val="16"/>
            </w:rPr>
          </w:rPrChange>
        </w:rPr>
        <w:t>05</w:t>
      </w:r>
      <w:r w:rsidRPr="00814BC9">
        <w:rPr>
          <w:sz w:val="16"/>
          <w:lang w:val="en-GB"/>
          <w:rPrChange w:id="8980" w:author="Christian PIEDALLU" w:date="2023-02-06T09:53:00Z">
            <w:rPr>
              <w:sz w:val="16"/>
            </w:rPr>
          </w:rPrChange>
        </w:rPr>
        <w:t xml:space="preserve"> </w:t>
      </w:r>
      <w:r w:rsidRPr="00814BC9">
        <w:rPr>
          <w:spacing w:val="-10"/>
          <w:sz w:val="16"/>
          <w:lang w:val="en-GB"/>
          <w:rPrChange w:id="8981" w:author="Christian PIEDALLU" w:date="2023-02-06T09:53:00Z">
            <w:rPr>
              <w:spacing w:val="-10"/>
              <w:sz w:val="16"/>
            </w:rPr>
          </w:rPrChange>
        </w:rPr>
        <w:t xml:space="preserve"> </w:t>
      </w:r>
      <w:r w:rsidRPr="00814BC9">
        <w:rPr>
          <w:w w:val="105"/>
          <w:sz w:val="16"/>
          <w:lang w:val="en-GB"/>
          <w:rPrChange w:id="8982" w:author="Christian PIEDALLU" w:date="2023-02-06T09:53:00Z">
            <w:rPr>
              <w:w w:val="105"/>
              <w:sz w:val="16"/>
            </w:rPr>
          </w:rPrChange>
        </w:rPr>
        <w:t>et</w:t>
      </w:r>
      <w:r w:rsidRPr="00814BC9">
        <w:rPr>
          <w:sz w:val="16"/>
          <w:lang w:val="en-GB"/>
          <w:rPrChange w:id="8983" w:author="Christian PIEDALLU" w:date="2023-02-06T09:53:00Z">
            <w:rPr>
              <w:sz w:val="16"/>
            </w:rPr>
          </w:rPrChange>
        </w:rPr>
        <w:t xml:space="preserve"> </w:t>
      </w:r>
      <w:r w:rsidRPr="00814BC9">
        <w:rPr>
          <w:spacing w:val="-10"/>
          <w:sz w:val="16"/>
          <w:lang w:val="en-GB"/>
          <w:rPrChange w:id="8984" w:author="Christian PIEDALLU" w:date="2023-02-06T09:53:00Z">
            <w:rPr>
              <w:spacing w:val="-10"/>
              <w:sz w:val="16"/>
            </w:rPr>
          </w:rPrChange>
        </w:rPr>
        <w:t xml:space="preserve"> </w:t>
      </w:r>
      <w:r w:rsidRPr="00814BC9">
        <w:rPr>
          <w:w w:val="116"/>
          <w:sz w:val="16"/>
          <w:lang w:val="en-GB"/>
          <w:rPrChange w:id="8985" w:author="Christian PIEDALLU" w:date="2023-02-06T09:53:00Z">
            <w:rPr>
              <w:w w:val="116"/>
              <w:sz w:val="16"/>
            </w:rPr>
          </w:rPrChange>
        </w:rPr>
        <w:t>sui</w:t>
      </w:r>
      <w:r w:rsidRPr="00814BC9">
        <w:rPr>
          <w:spacing w:val="-10"/>
          <w:w w:val="116"/>
          <w:sz w:val="16"/>
          <w:lang w:val="en-GB"/>
          <w:rPrChange w:id="8986" w:author="Christian PIEDALLU" w:date="2023-02-06T09:53:00Z">
            <w:rPr>
              <w:spacing w:val="-10"/>
              <w:w w:val="116"/>
              <w:sz w:val="16"/>
            </w:rPr>
          </w:rPrChange>
        </w:rPr>
        <w:t>v</w:t>
      </w:r>
      <w:r w:rsidRPr="00814BC9">
        <w:rPr>
          <w:w w:val="111"/>
          <w:sz w:val="16"/>
          <w:lang w:val="en-GB"/>
          <w:rPrChange w:id="8987" w:author="Christian PIEDALLU" w:date="2023-02-06T09:53:00Z">
            <w:rPr>
              <w:w w:val="111"/>
              <w:sz w:val="16"/>
            </w:rPr>
          </w:rPrChange>
        </w:rPr>
        <w:t>a</w:t>
      </w:r>
      <w:r w:rsidRPr="00814BC9">
        <w:rPr>
          <w:spacing w:val="-5"/>
          <w:w w:val="111"/>
          <w:sz w:val="16"/>
          <w:lang w:val="en-GB"/>
          <w:rPrChange w:id="8988" w:author="Christian PIEDALLU" w:date="2023-02-06T09:53:00Z">
            <w:rPr>
              <w:spacing w:val="-5"/>
              <w:w w:val="111"/>
              <w:sz w:val="16"/>
            </w:rPr>
          </w:rPrChange>
        </w:rPr>
        <w:t>n</w:t>
      </w:r>
      <w:r w:rsidRPr="00814BC9">
        <w:rPr>
          <w:w w:val="107"/>
          <w:sz w:val="16"/>
          <w:lang w:val="en-GB"/>
          <w:rPrChange w:id="8989" w:author="Christian PIEDALLU" w:date="2023-02-06T09:53:00Z">
            <w:rPr>
              <w:w w:val="107"/>
              <w:sz w:val="16"/>
            </w:rPr>
          </w:rPrChange>
        </w:rPr>
        <w:t>tes.</w:t>
      </w:r>
      <w:r w:rsidRPr="00814BC9">
        <w:rPr>
          <w:sz w:val="16"/>
          <w:lang w:val="en-GB"/>
          <w:rPrChange w:id="8990" w:author="Christian PIEDALLU" w:date="2023-02-06T09:53:00Z">
            <w:rPr>
              <w:sz w:val="16"/>
            </w:rPr>
          </w:rPrChange>
        </w:rPr>
        <w:t xml:space="preserve">  </w:t>
      </w:r>
      <w:r w:rsidRPr="00814BC9">
        <w:rPr>
          <w:spacing w:val="-14"/>
          <w:sz w:val="16"/>
          <w:lang w:val="en-GB"/>
          <w:rPrChange w:id="8991" w:author="Christian PIEDALLU" w:date="2023-02-06T09:53:00Z">
            <w:rPr>
              <w:spacing w:val="-14"/>
              <w:sz w:val="16"/>
            </w:rPr>
          </w:rPrChange>
        </w:rPr>
        <w:t xml:space="preserve"> </w:t>
      </w:r>
      <w:r w:rsidRPr="00814BC9">
        <w:rPr>
          <w:w w:val="138"/>
          <w:sz w:val="16"/>
          <w:lang w:val="en-GB"/>
          <w:rPrChange w:id="8992" w:author="Christian PIEDALLU" w:date="2023-02-06T09:53:00Z">
            <w:rPr>
              <w:w w:val="138"/>
              <w:sz w:val="16"/>
            </w:rPr>
          </w:rPrChange>
        </w:rPr>
        <w:t>URL</w:t>
      </w:r>
      <w:r w:rsidRPr="00814BC9">
        <w:rPr>
          <w:sz w:val="16"/>
          <w:lang w:val="en-GB"/>
          <w:rPrChange w:id="8993" w:author="Christian PIEDALLU" w:date="2023-02-06T09:53:00Z">
            <w:rPr>
              <w:sz w:val="16"/>
            </w:rPr>
          </w:rPrChange>
        </w:rPr>
        <w:t xml:space="preserve"> </w:t>
      </w:r>
      <w:r w:rsidRPr="00814BC9">
        <w:rPr>
          <w:spacing w:val="-11"/>
          <w:sz w:val="16"/>
          <w:lang w:val="en-GB"/>
          <w:rPrChange w:id="8994" w:author="Christian PIEDALLU" w:date="2023-02-06T09:53:00Z">
            <w:rPr>
              <w:spacing w:val="-11"/>
              <w:sz w:val="16"/>
            </w:rPr>
          </w:rPrChange>
        </w:rPr>
        <w:t xml:space="preserve"> </w:t>
      </w:r>
      <w:r w:rsidR="00F312A1" w:rsidRPr="00814BC9">
        <w:rPr>
          <w:lang w:val="en-GB"/>
          <w:rPrChange w:id="8995" w:author="Christian PIEDALLU" w:date="2023-02-06T09:53:00Z">
            <w:rPr/>
          </w:rPrChange>
        </w:rPr>
        <w:fldChar w:fldCharType="begin"/>
      </w:r>
      <w:r w:rsidR="00F312A1" w:rsidRPr="00814BC9">
        <w:rPr>
          <w:lang w:val="en-GB"/>
          <w:rPrChange w:id="8996" w:author="Christian PIEDALLU" w:date="2023-02-06T09:53:00Z">
            <w:rPr/>
          </w:rPrChange>
        </w:rPr>
        <w:instrText xml:space="preserve"> HYPERLINK "https://inventaire-forestier.ign.fr/dataIFN/" \h </w:instrText>
      </w:r>
      <w:r w:rsidR="00F312A1" w:rsidRPr="00814BC9">
        <w:rPr>
          <w:lang w:val="en-GB"/>
          <w:rPrChange w:id="8997" w:author="Christian PIEDALLU" w:date="2023-02-06T09:53:00Z">
            <w:rPr>
              <w:w w:val="133"/>
              <w:sz w:val="16"/>
            </w:rPr>
          </w:rPrChange>
        </w:rPr>
        <w:fldChar w:fldCharType="separate"/>
      </w:r>
      <w:r w:rsidRPr="00814BC9">
        <w:rPr>
          <w:w w:val="133"/>
          <w:sz w:val="16"/>
          <w:lang w:val="en-GB"/>
          <w:rPrChange w:id="8998" w:author="Christian PIEDALLU" w:date="2023-02-06T09:53:00Z">
            <w:rPr>
              <w:w w:val="133"/>
              <w:sz w:val="16"/>
            </w:rPr>
          </w:rPrChange>
        </w:rPr>
        <w:t>https:</w:t>
      </w:r>
      <w:r w:rsidR="00F312A1" w:rsidRPr="00814BC9">
        <w:rPr>
          <w:w w:val="133"/>
          <w:sz w:val="16"/>
          <w:lang w:val="en-GB"/>
          <w:rPrChange w:id="8999" w:author="Christian PIEDALLU" w:date="2023-02-06T09:53:00Z">
            <w:rPr>
              <w:w w:val="133"/>
              <w:sz w:val="16"/>
            </w:rPr>
          </w:rPrChange>
        </w:rPr>
        <w:fldChar w:fldCharType="end"/>
      </w:r>
    </w:p>
    <w:p w14:paraId="2D334FA9" w14:textId="77777777" w:rsidR="00B177F5" w:rsidRPr="00814BC9" w:rsidRDefault="00B553DB">
      <w:pPr>
        <w:tabs>
          <w:tab w:val="left" w:pos="720"/>
        </w:tabs>
        <w:spacing w:line="189" w:lineRule="exact"/>
        <w:ind w:left="163"/>
        <w:rPr>
          <w:sz w:val="16"/>
          <w:lang w:val="en-GB"/>
          <w:rPrChange w:id="9000" w:author="Christian PIEDALLU" w:date="2023-02-06T09:53:00Z">
            <w:rPr>
              <w:sz w:val="16"/>
            </w:rPr>
          </w:rPrChange>
        </w:rPr>
      </w:pPr>
      <w:bookmarkStart w:id="9001" w:name="_bookmark32"/>
      <w:bookmarkEnd w:id="9001"/>
      <w:r w:rsidRPr="00814BC9">
        <w:rPr>
          <w:rFonts w:ascii="Trebuchet MS"/>
          <w:w w:val="120"/>
          <w:sz w:val="10"/>
          <w:lang w:val="en-GB"/>
          <w:rPrChange w:id="9002" w:author="Christian PIEDALLU" w:date="2023-02-06T09:53:00Z">
            <w:rPr>
              <w:rFonts w:ascii="Trebuchet MS"/>
              <w:w w:val="120"/>
              <w:sz w:val="10"/>
            </w:rPr>
          </w:rPrChange>
        </w:rPr>
        <w:t>378</w:t>
      </w:r>
      <w:r w:rsidRPr="00814BC9">
        <w:rPr>
          <w:rFonts w:ascii="Trebuchet MS"/>
          <w:w w:val="120"/>
          <w:sz w:val="10"/>
          <w:lang w:val="en-GB"/>
          <w:rPrChange w:id="9003" w:author="Christian PIEDALLU" w:date="2023-02-06T09:53:00Z">
            <w:rPr>
              <w:rFonts w:ascii="Trebuchet MS"/>
              <w:w w:val="120"/>
              <w:sz w:val="10"/>
            </w:rPr>
          </w:rPrChange>
        </w:rPr>
        <w:tab/>
      </w:r>
      <w:r w:rsidR="00F312A1" w:rsidRPr="00814BC9">
        <w:rPr>
          <w:lang w:val="en-GB"/>
          <w:rPrChange w:id="9004" w:author="Christian PIEDALLU" w:date="2023-02-06T09:53:00Z">
            <w:rPr/>
          </w:rPrChange>
        </w:rPr>
        <w:fldChar w:fldCharType="begin"/>
      </w:r>
      <w:r w:rsidR="00F312A1" w:rsidRPr="00814BC9">
        <w:rPr>
          <w:lang w:val="en-GB"/>
          <w:rPrChange w:id="9005" w:author="Christian PIEDALLU" w:date="2023-02-06T09:53:00Z">
            <w:rPr/>
          </w:rPrChange>
        </w:rPr>
        <w:instrText xml:space="preserve"> HYPERLINK "https://inventaire-forestier.ign.fr/dataIFN/" \h </w:instrText>
      </w:r>
      <w:r w:rsidR="00F312A1" w:rsidRPr="00814BC9">
        <w:rPr>
          <w:lang w:val="en-GB"/>
          <w:rPrChange w:id="9006" w:author="Christian PIEDALLU" w:date="2023-02-06T09:53:00Z">
            <w:rPr>
              <w:w w:val="120"/>
              <w:sz w:val="16"/>
            </w:rPr>
          </w:rPrChange>
        </w:rPr>
        <w:fldChar w:fldCharType="separate"/>
      </w:r>
      <w:r w:rsidRPr="00814BC9">
        <w:rPr>
          <w:w w:val="120"/>
          <w:sz w:val="16"/>
          <w:lang w:val="en-GB"/>
          <w:rPrChange w:id="9007" w:author="Christian PIEDALLU" w:date="2023-02-06T09:53:00Z">
            <w:rPr>
              <w:w w:val="120"/>
              <w:sz w:val="16"/>
            </w:rPr>
          </w:rPrChange>
        </w:rPr>
        <w:t>//inventaire-forestier.ign.fr/dataIFN/</w:t>
      </w:r>
      <w:r w:rsidR="00F312A1" w:rsidRPr="00814BC9">
        <w:rPr>
          <w:w w:val="120"/>
          <w:sz w:val="16"/>
          <w:lang w:val="en-GB"/>
          <w:rPrChange w:id="9008" w:author="Christian PIEDALLU" w:date="2023-02-06T09:53:00Z">
            <w:rPr>
              <w:w w:val="120"/>
              <w:sz w:val="16"/>
            </w:rPr>
          </w:rPrChange>
        </w:rPr>
        <w:fldChar w:fldCharType="end"/>
      </w:r>
      <w:r w:rsidRPr="00814BC9">
        <w:rPr>
          <w:w w:val="120"/>
          <w:sz w:val="16"/>
          <w:lang w:val="en-GB"/>
          <w:rPrChange w:id="9009" w:author="Christian PIEDALLU" w:date="2023-02-06T09:53:00Z">
            <w:rPr>
              <w:w w:val="120"/>
              <w:sz w:val="16"/>
            </w:rPr>
          </w:rPrChange>
        </w:rPr>
        <w:t>.</w:t>
      </w:r>
    </w:p>
    <w:p w14:paraId="2483D84B" w14:textId="77777777" w:rsidR="00B177F5" w:rsidRPr="00814BC9" w:rsidRDefault="00B553DB">
      <w:pPr>
        <w:spacing w:line="189" w:lineRule="exact"/>
        <w:ind w:left="163"/>
        <w:rPr>
          <w:sz w:val="16"/>
          <w:lang w:val="en-GB"/>
          <w:rPrChange w:id="9010" w:author="Christian PIEDALLU" w:date="2023-02-06T09:53:00Z">
            <w:rPr>
              <w:sz w:val="16"/>
            </w:rPr>
          </w:rPrChange>
        </w:rPr>
      </w:pPr>
      <w:r w:rsidRPr="00814BC9">
        <w:rPr>
          <w:rFonts w:ascii="Trebuchet MS"/>
          <w:sz w:val="10"/>
          <w:lang w:val="en-GB"/>
          <w:rPrChange w:id="9011" w:author="Christian PIEDALLU" w:date="2023-02-06T09:53:00Z">
            <w:rPr>
              <w:rFonts w:ascii="Trebuchet MS"/>
              <w:sz w:val="10"/>
            </w:rPr>
          </w:rPrChange>
        </w:rPr>
        <w:t xml:space="preserve">379     </w:t>
      </w:r>
      <w:r w:rsidRPr="00814BC9">
        <w:rPr>
          <w:rFonts w:ascii="Trebuchet MS"/>
          <w:spacing w:val="19"/>
          <w:sz w:val="10"/>
          <w:lang w:val="en-GB"/>
          <w:rPrChange w:id="9012" w:author="Christian PIEDALLU" w:date="2023-02-06T09:53:00Z">
            <w:rPr>
              <w:rFonts w:ascii="Trebuchet MS"/>
              <w:spacing w:val="19"/>
              <w:sz w:val="10"/>
            </w:rPr>
          </w:rPrChange>
        </w:rPr>
        <w:t xml:space="preserve"> </w:t>
      </w:r>
      <w:r w:rsidRPr="00814BC9">
        <w:rPr>
          <w:w w:val="115"/>
          <w:sz w:val="16"/>
          <w:lang w:val="en-GB"/>
          <w:rPrChange w:id="9013" w:author="Christian PIEDALLU" w:date="2023-02-06T09:53:00Z">
            <w:rPr>
              <w:w w:val="115"/>
              <w:sz w:val="16"/>
            </w:rPr>
          </w:rPrChange>
        </w:rPr>
        <w:t>Jactel,</w:t>
      </w:r>
      <w:r w:rsidRPr="00814BC9">
        <w:rPr>
          <w:spacing w:val="15"/>
          <w:w w:val="115"/>
          <w:sz w:val="16"/>
          <w:lang w:val="en-GB"/>
          <w:rPrChange w:id="9014" w:author="Christian PIEDALLU" w:date="2023-02-06T09:53:00Z">
            <w:rPr>
              <w:spacing w:val="15"/>
              <w:w w:val="115"/>
              <w:sz w:val="16"/>
            </w:rPr>
          </w:rPrChange>
        </w:rPr>
        <w:t xml:space="preserve"> </w:t>
      </w:r>
      <w:r w:rsidRPr="00814BC9">
        <w:rPr>
          <w:w w:val="115"/>
          <w:sz w:val="16"/>
          <w:lang w:val="en-GB"/>
          <w:rPrChange w:id="9015" w:author="Christian PIEDALLU" w:date="2023-02-06T09:53:00Z">
            <w:rPr>
              <w:w w:val="115"/>
              <w:sz w:val="16"/>
            </w:rPr>
          </w:rPrChange>
        </w:rPr>
        <w:t>H.,</w:t>
      </w:r>
      <w:r w:rsidRPr="00814BC9">
        <w:rPr>
          <w:spacing w:val="14"/>
          <w:w w:val="115"/>
          <w:sz w:val="16"/>
          <w:lang w:val="en-GB"/>
          <w:rPrChange w:id="9016" w:author="Christian PIEDALLU" w:date="2023-02-06T09:53:00Z">
            <w:rPr>
              <w:spacing w:val="14"/>
              <w:w w:val="115"/>
              <w:sz w:val="16"/>
            </w:rPr>
          </w:rPrChange>
        </w:rPr>
        <w:t xml:space="preserve"> </w:t>
      </w:r>
      <w:r w:rsidRPr="00814BC9">
        <w:rPr>
          <w:w w:val="115"/>
          <w:sz w:val="16"/>
          <w:lang w:val="en-GB"/>
          <w:rPrChange w:id="9017" w:author="Christian PIEDALLU" w:date="2023-02-06T09:53:00Z">
            <w:rPr>
              <w:w w:val="115"/>
              <w:sz w:val="16"/>
            </w:rPr>
          </w:rPrChange>
        </w:rPr>
        <w:t>Moreira,</w:t>
      </w:r>
      <w:r w:rsidRPr="00814BC9">
        <w:rPr>
          <w:spacing w:val="15"/>
          <w:w w:val="115"/>
          <w:sz w:val="16"/>
          <w:lang w:val="en-GB"/>
          <w:rPrChange w:id="9018" w:author="Christian PIEDALLU" w:date="2023-02-06T09:53:00Z">
            <w:rPr>
              <w:spacing w:val="15"/>
              <w:w w:val="115"/>
              <w:sz w:val="16"/>
            </w:rPr>
          </w:rPrChange>
        </w:rPr>
        <w:t xml:space="preserve"> </w:t>
      </w:r>
      <w:r w:rsidRPr="00814BC9">
        <w:rPr>
          <w:w w:val="115"/>
          <w:sz w:val="16"/>
          <w:lang w:val="en-GB"/>
          <w:rPrChange w:id="9019" w:author="Christian PIEDALLU" w:date="2023-02-06T09:53:00Z">
            <w:rPr>
              <w:w w:val="115"/>
              <w:sz w:val="16"/>
            </w:rPr>
          </w:rPrChange>
        </w:rPr>
        <w:t>X.,</w:t>
      </w:r>
      <w:r w:rsidRPr="00814BC9">
        <w:rPr>
          <w:spacing w:val="14"/>
          <w:w w:val="115"/>
          <w:sz w:val="16"/>
          <w:lang w:val="en-GB"/>
          <w:rPrChange w:id="9020" w:author="Christian PIEDALLU" w:date="2023-02-06T09:53:00Z">
            <w:rPr>
              <w:spacing w:val="14"/>
              <w:w w:val="115"/>
              <w:sz w:val="16"/>
            </w:rPr>
          </w:rPrChange>
        </w:rPr>
        <w:t xml:space="preserve"> </w:t>
      </w:r>
      <w:r w:rsidRPr="00814BC9">
        <w:rPr>
          <w:w w:val="115"/>
          <w:sz w:val="16"/>
          <w:lang w:val="en-GB"/>
          <w:rPrChange w:id="9021" w:author="Christian PIEDALLU" w:date="2023-02-06T09:53:00Z">
            <w:rPr>
              <w:w w:val="115"/>
              <w:sz w:val="16"/>
            </w:rPr>
          </w:rPrChange>
        </w:rPr>
        <w:t>and</w:t>
      </w:r>
      <w:r w:rsidRPr="00814BC9">
        <w:rPr>
          <w:spacing w:val="13"/>
          <w:w w:val="115"/>
          <w:sz w:val="16"/>
          <w:lang w:val="en-GB"/>
          <w:rPrChange w:id="9022" w:author="Christian PIEDALLU" w:date="2023-02-06T09:53:00Z">
            <w:rPr>
              <w:spacing w:val="13"/>
              <w:w w:val="115"/>
              <w:sz w:val="16"/>
            </w:rPr>
          </w:rPrChange>
        </w:rPr>
        <w:t xml:space="preserve"> </w:t>
      </w:r>
      <w:r w:rsidRPr="00814BC9">
        <w:rPr>
          <w:w w:val="115"/>
          <w:sz w:val="16"/>
          <w:lang w:val="en-GB"/>
          <w:rPrChange w:id="9023" w:author="Christian PIEDALLU" w:date="2023-02-06T09:53:00Z">
            <w:rPr>
              <w:w w:val="115"/>
              <w:sz w:val="16"/>
            </w:rPr>
          </w:rPrChange>
        </w:rPr>
        <w:t>Castagneyrol,</w:t>
      </w:r>
      <w:r w:rsidRPr="00814BC9">
        <w:rPr>
          <w:spacing w:val="15"/>
          <w:w w:val="115"/>
          <w:sz w:val="16"/>
          <w:lang w:val="en-GB"/>
          <w:rPrChange w:id="9024" w:author="Christian PIEDALLU" w:date="2023-02-06T09:53:00Z">
            <w:rPr>
              <w:spacing w:val="15"/>
              <w:w w:val="115"/>
              <w:sz w:val="16"/>
            </w:rPr>
          </w:rPrChange>
        </w:rPr>
        <w:t xml:space="preserve"> </w:t>
      </w:r>
      <w:r w:rsidRPr="00814BC9">
        <w:rPr>
          <w:w w:val="115"/>
          <w:sz w:val="16"/>
          <w:lang w:val="en-GB"/>
          <w:rPrChange w:id="9025" w:author="Christian PIEDALLU" w:date="2023-02-06T09:53:00Z">
            <w:rPr>
              <w:w w:val="115"/>
              <w:sz w:val="16"/>
            </w:rPr>
          </w:rPrChange>
        </w:rPr>
        <w:t>B.,</w:t>
      </w:r>
      <w:r w:rsidRPr="00814BC9">
        <w:rPr>
          <w:spacing w:val="14"/>
          <w:w w:val="115"/>
          <w:sz w:val="16"/>
          <w:lang w:val="en-GB"/>
          <w:rPrChange w:id="9026" w:author="Christian PIEDALLU" w:date="2023-02-06T09:53:00Z">
            <w:rPr>
              <w:spacing w:val="14"/>
              <w:w w:val="115"/>
              <w:sz w:val="16"/>
            </w:rPr>
          </w:rPrChange>
        </w:rPr>
        <w:t xml:space="preserve"> </w:t>
      </w:r>
      <w:r w:rsidRPr="00814BC9">
        <w:rPr>
          <w:w w:val="115"/>
          <w:sz w:val="16"/>
          <w:lang w:val="en-GB"/>
          <w:rPrChange w:id="9027" w:author="Christian PIEDALLU" w:date="2023-02-06T09:53:00Z">
            <w:rPr>
              <w:w w:val="115"/>
              <w:sz w:val="16"/>
            </w:rPr>
          </w:rPrChange>
        </w:rPr>
        <w:t>2021.  Tree</w:t>
      </w:r>
      <w:r w:rsidRPr="00814BC9">
        <w:rPr>
          <w:spacing w:val="13"/>
          <w:w w:val="115"/>
          <w:sz w:val="16"/>
          <w:lang w:val="en-GB"/>
          <w:rPrChange w:id="9028" w:author="Christian PIEDALLU" w:date="2023-02-06T09:53:00Z">
            <w:rPr>
              <w:spacing w:val="13"/>
              <w:w w:val="115"/>
              <w:sz w:val="16"/>
            </w:rPr>
          </w:rPrChange>
        </w:rPr>
        <w:t xml:space="preserve"> </w:t>
      </w:r>
      <w:r w:rsidRPr="00814BC9">
        <w:rPr>
          <w:w w:val="115"/>
          <w:sz w:val="16"/>
          <w:lang w:val="en-GB"/>
          <w:rPrChange w:id="9029" w:author="Christian PIEDALLU" w:date="2023-02-06T09:53:00Z">
            <w:rPr>
              <w:w w:val="115"/>
              <w:sz w:val="16"/>
            </w:rPr>
          </w:rPrChange>
        </w:rPr>
        <w:t>diversity</w:t>
      </w:r>
      <w:r w:rsidRPr="00814BC9">
        <w:rPr>
          <w:spacing w:val="12"/>
          <w:w w:val="115"/>
          <w:sz w:val="16"/>
          <w:lang w:val="en-GB"/>
          <w:rPrChange w:id="9030" w:author="Christian PIEDALLU" w:date="2023-02-06T09:53:00Z">
            <w:rPr>
              <w:spacing w:val="12"/>
              <w:w w:val="115"/>
              <w:sz w:val="16"/>
            </w:rPr>
          </w:rPrChange>
        </w:rPr>
        <w:t xml:space="preserve"> </w:t>
      </w:r>
      <w:r w:rsidRPr="00814BC9">
        <w:rPr>
          <w:w w:val="115"/>
          <w:sz w:val="16"/>
          <w:lang w:val="en-GB"/>
          <w:rPrChange w:id="9031" w:author="Christian PIEDALLU" w:date="2023-02-06T09:53:00Z">
            <w:rPr>
              <w:w w:val="115"/>
              <w:sz w:val="16"/>
            </w:rPr>
          </w:rPrChange>
        </w:rPr>
        <w:t>and</w:t>
      </w:r>
      <w:r w:rsidRPr="00814BC9">
        <w:rPr>
          <w:spacing w:val="13"/>
          <w:w w:val="115"/>
          <w:sz w:val="16"/>
          <w:lang w:val="en-GB"/>
          <w:rPrChange w:id="9032" w:author="Christian PIEDALLU" w:date="2023-02-06T09:53:00Z">
            <w:rPr>
              <w:spacing w:val="13"/>
              <w:w w:val="115"/>
              <w:sz w:val="16"/>
            </w:rPr>
          </w:rPrChange>
        </w:rPr>
        <w:t xml:space="preserve"> </w:t>
      </w:r>
      <w:r w:rsidRPr="00814BC9">
        <w:rPr>
          <w:w w:val="115"/>
          <w:sz w:val="16"/>
          <w:lang w:val="en-GB"/>
          <w:rPrChange w:id="9033" w:author="Christian PIEDALLU" w:date="2023-02-06T09:53:00Z">
            <w:rPr>
              <w:w w:val="115"/>
              <w:sz w:val="16"/>
            </w:rPr>
          </w:rPrChange>
        </w:rPr>
        <w:t>forest</w:t>
      </w:r>
      <w:r w:rsidRPr="00814BC9">
        <w:rPr>
          <w:spacing w:val="13"/>
          <w:w w:val="115"/>
          <w:sz w:val="16"/>
          <w:lang w:val="en-GB"/>
          <w:rPrChange w:id="9034" w:author="Christian PIEDALLU" w:date="2023-02-06T09:53:00Z">
            <w:rPr>
              <w:spacing w:val="13"/>
              <w:w w:val="115"/>
              <w:sz w:val="16"/>
            </w:rPr>
          </w:rPrChange>
        </w:rPr>
        <w:t xml:space="preserve"> </w:t>
      </w:r>
      <w:r w:rsidRPr="00814BC9">
        <w:rPr>
          <w:w w:val="115"/>
          <w:sz w:val="16"/>
          <w:lang w:val="en-GB"/>
          <w:rPrChange w:id="9035" w:author="Christian PIEDALLU" w:date="2023-02-06T09:53:00Z">
            <w:rPr>
              <w:w w:val="115"/>
              <w:sz w:val="16"/>
            </w:rPr>
          </w:rPrChange>
        </w:rPr>
        <w:t>resistance</w:t>
      </w:r>
      <w:r w:rsidRPr="00814BC9">
        <w:rPr>
          <w:spacing w:val="13"/>
          <w:w w:val="115"/>
          <w:sz w:val="16"/>
          <w:lang w:val="en-GB"/>
          <w:rPrChange w:id="9036" w:author="Christian PIEDALLU" w:date="2023-02-06T09:53:00Z">
            <w:rPr>
              <w:spacing w:val="13"/>
              <w:w w:val="115"/>
              <w:sz w:val="16"/>
            </w:rPr>
          </w:rPrChange>
        </w:rPr>
        <w:t xml:space="preserve"> </w:t>
      </w:r>
      <w:r w:rsidRPr="00814BC9">
        <w:rPr>
          <w:w w:val="115"/>
          <w:sz w:val="16"/>
          <w:lang w:val="en-GB"/>
          <w:rPrChange w:id="9037" w:author="Christian PIEDALLU" w:date="2023-02-06T09:53:00Z">
            <w:rPr>
              <w:w w:val="115"/>
              <w:sz w:val="16"/>
            </w:rPr>
          </w:rPrChange>
        </w:rPr>
        <w:t>to</w:t>
      </w:r>
      <w:r w:rsidRPr="00814BC9">
        <w:rPr>
          <w:spacing w:val="13"/>
          <w:w w:val="115"/>
          <w:sz w:val="16"/>
          <w:lang w:val="en-GB"/>
          <w:rPrChange w:id="9038" w:author="Christian PIEDALLU" w:date="2023-02-06T09:53:00Z">
            <w:rPr>
              <w:spacing w:val="13"/>
              <w:w w:val="115"/>
              <w:sz w:val="16"/>
            </w:rPr>
          </w:rPrChange>
        </w:rPr>
        <w:t xml:space="preserve"> </w:t>
      </w:r>
      <w:r w:rsidRPr="00814BC9">
        <w:rPr>
          <w:w w:val="115"/>
          <w:sz w:val="16"/>
          <w:lang w:val="en-GB"/>
          <w:rPrChange w:id="9039" w:author="Christian PIEDALLU" w:date="2023-02-06T09:53:00Z">
            <w:rPr>
              <w:w w:val="115"/>
              <w:sz w:val="16"/>
            </w:rPr>
          </w:rPrChange>
        </w:rPr>
        <w:t>insect</w:t>
      </w:r>
      <w:r w:rsidRPr="00814BC9">
        <w:rPr>
          <w:spacing w:val="13"/>
          <w:w w:val="115"/>
          <w:sz w:val="16"/>
          <w:lang w:val="en-GB"/>
          <w:rPrChange w:id="9040" w:author="Christian PIEDALLU" w:date="2023-02-06T09:53:00Z">
            <w:rPr>
              <w:spacing w:val="13"/>
              <w:w w:val="115"/>
              <w:sz w:val="16"/>
            </w:rPr>
          </w:rPrChange>
        </w:rPr>
        <w:t xml:space="preserve"> </w:t>
      </w:r>
      <w:r w:rsidRPr="00814BC9">
        <w:rPr>
          <w:w w:val="115"/>
          <w:sz w:val="16"/>
          <w:lang w:val="en-GB"/>
          <w:rPrChange w:id="9041" w:author="Christian PIEDALLU" w:date="2023-02-06T09:53:00Z">
            <w:rPr>
              <w:w w:val="115"/>
              <w:sz w:val="16"/>
            </w:rPr>
          </w:rPrChange>
        </w:rPr>
        <w:t>pests:</w:t>
      </w:r>
      <w:r w:rsidRPr="00814BC9">
        <w:rPr>
          <w:spacing w:val="35"/>
          <w:w w:val="115"/>
          <w:sz w:val="16"/>
          <w:lang w:val="en-GB"/>
          <w:rPrChange w:id="9042" w:author="Christian PIEDALLU" w:date="2023-02-06T09:53:00Z">
            <w:rPr>
              <w:spacing w:val="35"/>
              <w:w w:val="115"/>
              <w:sz w:val="16"/>
            </w:rPr>
          </w:rPrChange>
        </w:rPr>
        <w:t xml:space="preserve"> </w:t>
      </w:r>
      <w:r w:rsidRPr="00814BC9">
        <w:rPr>
          <w:w w:val="115"/>
          <w:sz w:val="16"/>
          <w:lang w:val="en-GB"/>
          <w:rPrChange w:id="9043" w:author="Christian PIEDALLU" w:date="2023-02-06T09:53:00Z">
            <w:rPr>
              <w:w w:val="115"/>
              <w:sz w:val="16"/>
            </w:rPr>
          </w:rPrChange>
        </w:rPr>
        <w:t>Patterns,</w:t>
      </w:r>
    </w:p>
    <w:p w14:paraId="710D7D2D" w14:textId="77777777" w:rsidR="00B177F5" w:rsidRPr="00814BC9" w:rsidRDefault="00B553DB">
      <w:pPr>
        <w:tabs>
          <w:tab w:val="left" w:pos="720"/>
        </w:tabs>
        <w:spacing w:line="189" w:lineRule="exact"/>
        <w:ind w:left="163"/>
        <w:rPr>
          <w:sz w:val="16"/>
          <w:lang w:val="en-GB"/>
          <w:rPrChange w:id="9044" w:author="Christian PIEDALLU" w:date="2023-02-06T09:53:00Z">
            <w:rPr>
              <w:sz w:val="16"/>
            </w:rPr>
          </w:rPrChange>
        </w:rPr>
      </w:pPr>
      <w:bookmarkStart w:id="9045" w:name="_bookmark33"/>
      <w:bookmarkEnd w:id="9045"/>
      <w:r w:rsidRPr="00814BC9">
        <w:rPr>
          <w:rFonts w:ascii="Trebuchet MS" w:hAnsi="Trebuchet MS"/>
          <w:w w:val="110"/>
          <w:sz w:val="10"/>
          <w:lang w:val="en-GB"/>
          <w:rPrChange w:id="9046" w:author="Christian PIEDALLU" w:date="2023-02-06T09:53:00Z">
            <w:rPr>
              <w:rFonts w:ascii="Trebuchet MS" w:hAnsi="Trebuchet MS"/>
              <w:w w:val="110"/>
              <w:sz w:val="10"/>
            </w:rPr>
          </w:rPrChange>
        </w:rPr>
        <w:t>380</w:t>
      </w:r>
      <w:r w:rsidRPr="00814BC9">
        <w:rPr>
          <w:rFonts w:ascii="Trebuchet MS" w:hAnsi="Trebuchet MS"/>
          <w:w w:val="110"/>
          <w:sz w:val="10"/>
          <w:lang w:val="en-GB"/>
          <w:rPrChange w:id="9047" w:author="Christian PIEDALLU" w:date="2023-02-06T09:53:00Z">
            <w:rPr>
              <w:rFonts w:ascii="Trebuchet MS" w:hAnsi="Trebuchet MS"/>
              <w:w w:val="110"/>
              <w:sz w:val="10"/>
            </w:rPr>
          </w:rPrChange>
        </w:rPr>
        <w:tab/>
      </w:r>
      <w:r w:rsidRPr="00814BC9">
        <w:rPr>
          <w:w w:val="110"/>
          <w:sz w:val="16"/>
          <w:lang w:val="en-GB"/>
          <w:rPrChange w:id="9048" w:author="Christian PIEDALLU" w:date="2023-02-06T09:53:00Z">
            <w:rPr>
              <w:w w:val="110"/>
              <w:sz w:val="16"/>
            </w:rPr>
          </w:rPrChange>
        </w:rPr>
        <w:t>mechanisms,</w:t>
      </w:r>
      <w:r w:rsidRPr="00814BC9">
        <w:rPr>
          <w:spacing w:val="20"/>
          <w:w w:val="110"/>
          <w:sz w:val="16"/>
          <w:lang w:val="en-GB"/>
          <w:rPrChange w:id="9049" w:author="Christian PIEDALLU" w:date="2023-02-06T09:53:00Z">
            <w:rPr>
              <w:spacing w:val="20"/>
              <w:w w:val="110"/>
              <w:sz w:val="16"/>
            </w:rPr>
          </w:rPrChange>
        </w:rPr>
        <w:t xml:space="preserve"> </w:t>
      </w:r>
      <w:r w:rsidRPr="00814BC9">
        <w:rPr>
          <w:w w:val="110"/>
          <w:sz w:val="16"/>
          <w:lang w:val="en-GB"/>
          <w:rPrChange w:id="9050" w:author="Christian PIEDALLU" w:date="2023-02-06T09:53:00Z">
            <w:rPr>
              <w:w w:val="110"/>
              <w:sz w:val="16"/>
            </w:rPr>
          </w:rPrChange>
        </w:rPr>
        <w:t>and</w:t>
      </w:r>
      <w:r w:rsidRPr="00814BC9">
        <w:rPr>
          <w:spacing w:val="20"/>
          <w:w w:val="110"/>
          <w:sz w:val="16"/>
          <w:lang w:val="en-GB"/>
          <w:rPrChange w:id="9051" w:author="Christian PIEDALLU" w:date="2023-02-06T09:53:00Z">
            <w:rPr>
              <w:spacing w:val="20"/>
              <w:w w:val="110"/>
              <w:sz w:val="16"/>
            </w:rPr>
          </w:rPrChange>
        </w:rPr>
        <w:t xml:space="preserve"> </w:t>
      </w:r>
      <w:r w:rsidRPr="00814BC9">
        <w:rPr>
          <w:w w:val="110"/>
          <w:sz w:val="16"/>
          <w:lang w:val="en-GB"/>
          <w:rPrChange w:id="9052" w:author="Christian PIEDALLU" w:date="2023-02-06T09:53:00Z">
            <w:rPr>
              <w:w w:val="110"/>
              <w:sz w:val="16"/>
            </w:rPr>
          </w:rPrChange>
        </w:rPr>
        <w:t xml:space="preserve">prospects.  </w:t>
      </w:r>
      <w:r w:rsidRPr="00814BC9">
        <w:rPr>
          <w:i/>
          <w:w w:val="110"/>
          <w:sz w:val="16"/>
          <w:lang w:val="en-GB"/>
          <w:rPrChange w:id="9053" w:author="Christian PIEDALLU" w:date="2023-02-06T09:53:00Z">
            <w:rPr>
              <w:i/>
              <w:w w:val="110"/>
              <w:sz w:val="16"/>
            </w:rPr>
          </w:rPrChange>
        </w:rPr>
        <w:t>Annual</w:t>
      </w:r>
      <w:r w:rsidRPr="00814BC9">
        <w:rPr>
          <w:i/>
          <w:spacing w:val="25"/>
          <w:w w:val="110"/>
          <w:sz w:val="16"/>
          <w:lang w:val="en-GB"/>
          <w:rPrChange w:id="9054" w:author="Christian PIEDALLU" w:date="2023-02-06T09:53:00Z">
            <w:rPr>
              <w:i/>
              <w:spacing w:val="25"/>
              <w:w w:val="110"/>
              <w:sz w:val="16"/>
            </w:rPr>
          </w:rPrChange>
        </w:rPr>
        <w:t xml:space="preserve"> </w:t>
      </w:r>
      <w:r w:rsidRPr="00814BC9">
        <w:rPr>
          <w:i/>
          <w:w w:val="110"/>
          <w:sz w:val="16"/>
          <w:lang w:val="en-GB"/>
          <w:rPrChange w:id="9055" w:author="Christian PIEDALLU" w:date="2023-02-06T09:53:00Z">
            <w:rPr>
              <w:i/>
              <w:w w:val="110"/>
              <w:sz w:val="16"/>
            </w:rPr>
          </w:rPrChange>
        </w:rPr>
        <w:t>Review</w:t>
      </w:r>
      <w:r w:rsidRPr="00814BC9">
        <w:rPr>
          <w:i/>
          <w:spacing w:val="26"/>
          <w:w w:val="110"/>
          <w:sz w:val="16"/>
          <w:lang w:val="en-GB"/>
          <w:rPrChange w:id="9056" w:author="Christian PIEDALLU" w:date="2023-02-06T09:53:00Z">
            <w:rPr>
              <w:i/>
              <w:spacing w:val="26"/>
              <w:w w:val="110"/>
              <w:sz w:val="16"/>
            </w:rPr>
          </w:rPrChange>
        </w:rPr>
        <w:t xml:space="preserve"> </w:t>
      </w:r>
      <w:r w:rsidRPr="00814BC9">
        <w:rPr>
          <w:i/>
          <w:w w:val="110"/>
          <w:sz w:val="16"/>
          <w:lang w:val="en-GB"/>
          <w:rPrChange w:id="9057" w:author="Christian PIEDALLU" w:date="2023-02-06T09:53:00Z">
            <w:rPr>
              <w:i/>
              <w:w w:val="110"/>
              <w:sz w:val="16"/>
            </w:rPr>
          </w:rPrChange>
        </w:rPr>
        <w:t>of</w:t>
      </w:r>
      <w:r w:rsidRPr="00814BC9">
        <w:rPr>
          <w:i/>
          <w:spacing w:val="25"/>
          <w:w w:val="110"/>
          <w:sz w:val="16"/>
          <w:lang w:val="en-GB"/>
          <w:rPrChange w:id="9058" w:author="Christian PIEDALLU" w:date="2023-02-06T09:53:00Z">
            <w:rPr>
              <w:i/>
              <w:spacing w:val="25"/>
              <w:w w:val="110"/>
              <w:sz w:val="16"/>
            </w:rPr>
          </w:rPrChange>
        </w:rPr>
        <w:t xml:space="preserve"> </w:t>
      </w:r>
      <w:r w:rsidRPr="00814BC9">
        <w:rPr>
          <w:i/>
          <w:w w:val="110"/>
          <w:sz w:val="16"/>
          <w:lang w:val="en-GB"/>
          <w:rPrChange w:id="9059" w:author="Christian PIEDALLU" w:date="2023-02-06T09:53:00Z">
            <w:rPr>
              <w:i/>
              <w:w w:val="110"/>
              <w:sz w:val="16"/>
            </w:rPr>
          </w:rPrChange>
        </w:rPr>
        <w:t>Entomology</w:t>
      </w:r>
      <w:r w:rsidRPr="00814BC9">
        <w:rPr>
          <w:w w:val="110"/>
          <w:sz w:val="16"/>
          <w:lang w:val="en-GB"/>
          <w:rPrChange w:id="9060" w:author="Christian PIEDALLU" w:date="2023-02-06T09:53:00Z">
            <w:rPr>
              <w:w w:val="110"/>
              <w:sz w:val="16"/>
            </w:rPr>
          </w:rPrChange>
        </w:rPr>
        <w:t>,</w:t>
      </w:r>
      <w:r w:rsidRPr="00814BC9">
        <w:rPr>
          <w:spacing w:val="20"/>
          <w:w w:val="110"/>
          <w:sz w:val="16"/>
          <w:lang w:val="en-GB"/>
          <w:rPrChange w:id="9061" w:author="Christian PIEDALLU" w:date="2023-02-06T09:53:00Z">
            <w:rPr>
              <w:spacing w:val="20"/>
              <w:w w:val="110"/>
              <w:sz w:val="16"/>
            </w:rPr>
          </w:rPrChange>
        </w:rPr>
        <w:t xml:space="preserve"> </w:t>
      </w:r>
      <w:r w:rsidRPr="00814BC9">
        <w:rPr>
          <w:w w:val="110"/>
          <w:sz w:val="16"/>
          <w:lang w:val="en-GB"/>
          <w:rPrChange w:id="9062" w:author="Christian PIEDALLU" w:date="2023-02-06T09:53:00Z">
            <w:rPr>
              <w:w w:val="110"/>
              <w:sz w:val="16"/>
            </w:rPr>
          </w:rPrChange>
        </w:rPr>
        <w:t>66(1):277–296.</w:t>
      </w:r>
    </w:p>
    <w:p w14:paraId="2D880F93" w14:textId="77777777" w:rsidR="00B177F5" w:rsidRPr="00814BC9" w:rsidRDefault="00B553DB">
      <w:pPr>
        <w:spacing w:line="189" w:lineRule="exact"/>
        <w:ind w:left="163"/>
        <w:rPr>
          <w:sz w:val="16"/>
          <w:lang w:val="en-GB"/>
          <w:rPrChange w:id="9063" w:author="Christian PIEDALLU" w:date="2023-02-06T09:53:00Z">
            <w:rPr>
              <w:sz w:val="16"/>
            </w:rPr>
          </w:rPrChange>
        </w:rPr>
      </w:pPr>
      <w:r w:rsidRPr="00814BC9">
        <w:rPr>
          <w:rFonts w:ascii="Trebuchet MS" w:hAnsi="Trebuchet MS"/>
          <w:sz w:val="10"/>
          <w:lang w:val="en-GB"/>
          <w:rPrChange w:id="9064" w:author="Christian PIEDALLU" w:date="2023-02-06T09:53:00Z">
            <w:rPr>
              <w:rFonts w:ascii="Trebuchet MS" w:hAnsi="Trebuchet MS"/>
              <w:sz w:val="10"/>
            </w:rPr>
          </w:rPrChange>
        </w:rPr>
        <w:t xml:space="preserve">381      </w:t>
      </w:r>
      <w:r w:rsidRPr="00814BC9">
        <w:rPr>
          <w:rFonts w:ascii="Trebuchet MS" w:hAnsi="Trebuchet MS"/>
          <w:spacing w:val="-12"/>
          <w:sz w:val="10"/>
          <w:lang w:val="en-GB"/>
          <w:rPrChange w:id="9065" w:author="Christian PIEDALLU" w:date="2023-02-06T09:53:00Z">
            <w:rPr>
              <w:rFonts w:ascii="Trebuchet MS" w:hAnsi="Trebuchet MS"/>
              <w:spacing w:val="-12"/>
              <w:sz w:val="10"/>
            </w:rPr>
          </w:rPrChange>
        </w:rPr>
        <w:t xml:space="preserve"> </w:t>
      </w:r>
      <w:r w:rsidRPr="00814BC9">
        <w:rPr>
          <w:w w:val="124"/>
          <w:sz w:val="16"/>
          <w:lang w:val="en-GB"/>
          <w:rPrChange w:id="9066" w:author="Christian PIEDALLU" w:date="2023-02-06T09:53:00Z">
            <w:rPr>
              <w:w w:val="124"/>
              <w:sz w:val="16"/>
            </w:rPr>
          </w:rPrChange>
        </w:rPr>
        <w:t>Jak</w:t>
      </w:r>
      <w:r w:rsidRPr="00814BC9">
        <w:rPr>
          <w:spacing w:val="-9"/>
          <w:w w:val="124"/>
          <w:sz w:val="16"/>
          <w:lang w:val="en-GB"/>
          <w:rPrChange w:id="9067" w:author="Christian PIEDALLU" w:date="2023-02-06T09:53:00Z">
            <w:rPr>
              <w:spacing w:val="-9"/>
              <w:w w:val="124"/>
              <w:sz w:val="16"/>
            </w:rPr>
          </w:rPrChange>
        </w:rPr>
        <w:t>u</w:t>
      </w:r>
      <w:r w:rsidRPr="00814BC9">
        <w:rPr>
          <w:spacing w:val="-76"/>
          <w:w w:val="133"/>
          <w:sz w:val="16"/>
          <w:lang w:val="en-GB"/>
          <w:rPrChange w:id="9068" w:author="Christian PIEDALLU" w:date="2023-02-06T09:53:00Z">
            <w:rPr>
              <w:spacing w:val="-76"/>
              <w:w w:val="133"/>
              <w:sz w:val="16"/>
            </w:rPr>
          </w:rPrChange>
        </w:rPr>
        <w:t>ˇ</w:t>
      </w:r>
      <w:r w:rsidRPr="00814BC9">
        <w:rPr>
          <w:w w:val="111"/>
          <w:sz w:val="16"/>
          <w:lang w:val="en-GB"/>
          <w:rPrChange w:id="9069" w:author="Christian PIEDALLU" w:date="2023-02-06T09:53:00Z">
            <w:rPr>
              <w:w w:val="111"/>
              <w:sz w:val="16"/>
            </w:rPr>
          </w:rPrChange>
        </w:rPr>
        <w:t>s,</w:t>
      </w:r>
      <w:r w:rsidRPr="00814BC9">
        <w:rPr>
          <w:sz w:val="16"/>
          <w:lang w:val="en-GB"/>
          <w:rPrChange w:id="9070" w:author="Christian PIEDALLU" w:date="2023-02-06T09:53:00Z">
            <w:rPr>
              <w:sz w:val="16"/>
            </w:rPr>
          </w:rPrChange>
        </w:rPr>
        <w:t xml:space="preserve"> </w:t>
      </w:r>
      <w:r w:rsidRPr="00814BC9">
        <w:rPr>
          <w:spacing w:val="-16"/>
          <w:sz w:val="16"/>
          <w:lang w:val="en-GB"/>
          <w:rPrChange w:id="9071" w:author="Christian PIEDALLU" w:date="2023-02-06T09:53:00Z">
            <w:rPr>
              <w:spacing w:val="-16"/>
              <w:sz w:val="16"/>
            </w:rPr>
          </w:rPrChange>
        </w:rPr>
        <w:t xml:space="preserve"> </w:t>
      </w:r>
      <w:r w:rsidRPr="00814BC9">
        <w:rPr>
          <w:w w:val="130"/>
          <w:sz w:val="16"/>
          <w:lang w:val="en-GB"/>
          <w:rPrChange w:id="9072" w:author="Christian PIEDALLU" w:date="2023-02-06T09:53:00Z">
            <w:rPr>
              <w:w w:val="130"/>
              <w:sz w:val="16"/>
            </w:rPr>
          </w:rPrChange>
        </w:rPr>
        <w:t>R.,</w:t>
      </w:r>
      <w:r w:rsidRPr="00814BC9">
        <w:rPr>
          <w:sz w:val="16"/>
          <w:lang w:val="en-GB"/>
          <w:rPrChange w:id="9073" w:author="Christian PIEDALLU" w:date="2023-02-06T09:53:00Z">
            <w:rPr>
              <w:sz w:val="16"/>
            </w:rPr>
          </w:rPrChange>
        </w:rPr>
        <w:t xml:space="preserve"> </w:t>
      </w:r>
      <w:r w:rsidRPr="00814BC9">
        <w:rPr>
          <w:spacing w:val="-16"/>
          <w:sz w:val="16"/>
          <w:lang w:val="en-GB"/>
          <w:rPrChange w:id="9074" w:author="Christian PIEDALLU" w:date="2023-02-06T09:53:00Z">
            <w:rPr>
              <w:spacing w:val="-16"/>
              <w:sz w:val="16"/>
            </w:rPr>
          </w:rPrChange>
        </w:rPr>
        <w:t xml:space="preserve"> </w:t>
      </w:r>
      <w:r w:rsidRPr="00814BC9">
        <w:rPr>
          <w:w w:val="105"/>
          <w:sz w:val="16"/>
          <w:lang w:val="en-GB"/>
          <w:rPrChange w:id="9075" w:author="Christian PIEDALLU" w:date="2023-02-06T09:53:00Z">
            <w:rPr>
              <w:w w:val="105"/>
              <w:sz w:val="16"/>
            </w:rPr>
          </w:rPrChange>
        </w:rPr>
        <w:t>1995.</w:t>
      </w:r>
      <w:r w:rsidRPr="00814BC9">
        <w:rPr>
          <w:sz w:val="16"/>
          <w:lang w:val="en-GB"/>
          <w:rPrChange w:id="9076" w:author="Christian PIEDALLU" w:date="2023-02-06T09:53:00Z">
            <w:rPr>
              <w:sz w:val="16"/>
            </w:rPr>
          </w:rPrChange>
        </w:rPr>
        <w:t xml:space="preserve"> </w:t>
      </w:r>
      <w:r w:rsidRPr="00814BC9">
        <w:rPr>
          <w:spacing w:val="3"/>
          <w:sz w:val="16"/>
          <w:lang w:val="en-GB"/>
          <w:rPrChange w:id="9077" w:author="Christian PIEDALLU" w:date="2023-02-06T09:53:00Z">
            <w:rPr>
              <w:spacing w:val="3"/>
              <w:sz w:val="16"/>
            </w:rPr>
          </w:rPrChange>
        </w:rPr>
        <w:t xml:space="preserve"> </w:t>
      </w:r>
      <w:r w:rsidRPr="00814BC9">
        <w:rPr>
          <w:w w:val="123"/>
          <w:sz w:val="16"/>
          <w:lang w:val="en-GB"/>
          <w:rPrChange w:id="9078" w:author="Christian PIEDALLU" w:date="2023-02-06T09:53:00Z">
            <w:rPr>
              <w:w w:val="123"/>
              <w:sz w:val="16"/>
            </w:rPr>
          </w:rPrChange>
        </w:rPr>
        <w:t>Bark</w:t>
      </w:r>
      <w:r w:rsidRPr="00814BC9">
        <w:rPr>
          <w:sz w:val="16"/>
          <w:lang w:val="en-GB"/>
          <w:rPrChange w:id="9079" w:author="Christian PIEDALLU" w:date="2023-02-06T09:53:00Z">
            <w:rPr>
              <w:sz w:val="16"/>
            </w:rPr>
          </w:rPrChange>
        </w:rPr>
        <w:t xml:space="preserve"> </w:t>
      </w:r>
      <w:r w:rsidRPr="00814BC9">
        <w:rPr>
          <w:spacing w:val="-16"/>
          <w:sz w:val="16"/>
          <w:lang w:val="en-GB"/>
          <w:rPrChange w:id="9080" w:author="Christian PIEDALLU" w:date="2023-02-06T09:53:00Z">
            <w:rPr>
              <w:spacing w:val="-16"/>
              <w:sz w:val="16"/>
            </w:rPr>
          </w:rPrChange>
        </w:rPr>
        <w:t xml:space="preserve"> </w:t>
      </w:r>
      <w:r w:rsidRPr="00814BC9">
        <w:rPr>
          <w:spacing w:val="4"/>
          <w:w w:val="111"/>
          <w:sz w:val="16"/>
          <w:lang w:val="en-GB"/>
          <w:rPrChange w:id="9081" w:author="Christian PIEDALLU" w:date="2023-02-06T09:53:00Z">
            <w:rPr>
              <w:spacing w:val="4"/>
              <w:w w:val="111"/>
              <w:sz w:val="16"/>
            </w:rPr>
          </w:rPrChange>
        </w:rPr>
        <w:t>b</w:t>
      </w:r>
      <w:r w:rsidRPr="00814BC9">
        <w:rPr>
          <w:w w:val="102"/>
          <w:sz w:val="16"/>
          <w:lang w:val="en-GB"/>
          <w:rPrChange w:id="9082" w:author="Christian PIEDALLU" w:date="2023-02-06T09:53:00Z">
            <w:rPr>
              <w:w w:val="102"/>
              <w:sz w:val="16"/>
            </w:rPr>
          </w:rPrChange>
        </w:rPr>
        <w:t>eetle</w:t>
      </w:r>
      <w:r w:rsidRPr="00814BC9">
        <w:rPr>
          <w:sz w:val="16"/>
          <w:lang w:val="en-GB"/>
          <w:rPrChange w:id="9083" w:author="Christian PIEDALLU" w:date="2023-02-06T09:53:00Z">
            <w:rPr>
              <w:sz w:val="16"/>
            </w:rPr>
          </w:rPrChange>
        </w:rPr>
        <w:t xml:space="preserve"> </w:t>
      </w:r>
      <w:r w:rsidRPr="00814BC9">
        <w:rPr>
          <w:spacing w:val="-16"/>
          <w:sz w:val="16"/>
          <w:lang w:val="en-GB"/>
          <w:rPrChange w:id="9084" w:author="Christian PIEDALLU" w:date="2023-02-06T09:53:00Z">
            <w:rPr>
              <w:spacing w:val="-16"/>
              <w:sz w:val="16"/>
            </w:rPr>
          </w:rPrChange>
        </w:rPr>
        <w:t xml:space="preserve"> </w:t>
      </w:r>
      <w:r w:rsidRPr="00814BC9">
        <w:rPr>
          <w:w w:val="115"/>
          <w:sz w:val="16"/>
          <w:lang w:val="en-GB"/>
          <w:rPrChange w:id="9085" w:author="Christian PIEDALLU" w:date="2023-02-06T09:53:00Z">
            <w:rPr>
              <w:w w:val="115"/>
              <w:sz w:val="16"/>
            </w:rPr>
          </w:rPrChange>
        </w:rPr>
        <w:t>(col.,</w:t>
      </w:r>
      <w:r w:rsidRPr="00814BC9">
        <w:rPr>
          <w:sz w:val="16"/>
          <w:lang w:val="en-GB"/>
          <w:rPrChange w:id="9086" w:author="Christian PIEDALLU" w:date="2023-02-06T09:53:00Z">
            <w:rPr>
              <w:sz w:val="16"/>
            </w:rPr>
          </w:rPrChange>
        </w:rPr>
        <w:t xml:space="preserve"> </w:t>
      </w:r>
      <w:r w:rsidRPr="00814BC9">
        <w:rPr>
          <w:spacing w:val="-16"/>
          <w:sz w:val="16"/>
          <w:lang w:val="en-GB"/>
          <w:rPrChange w:id="9087" w:author="Christian PIEDALLU" w:date="2023-02-06T09:53:00Z">
            <w:rPr>
              <w:spacing w:val="-16"/>
              <w:sz w:val="16"/>
            </w:rPr>
          </w:rPrChange>
        </w:rPr>
        <w:t xml:space="preserve"> </w:t>
      </w:r>
      <w:r w:rsidRPr="00814BC9">
        <w:rPr>
          <w:w w:val="113"/>
          <w:sz w:val="16"/>
          <w:lang w:val="en-GB"/>
          <w:rPrChange w:id="9088" w:author="Christian PIEDALLU" w:date="2023-02-06T09:53:00Z">
            <w:rPr>
              <w:w w:val="113"/>
              <w:sz w:val="16"/>
            </w:rPr>
          </w:rPrChange>
        </w:rPr>
        <w:t>scolytidae)</w:t>
      </w:r>
      <w:r w:rsidRPr="00814BC9">
        <w:rPr>
          <w:sz w:val="16"/>
          <w:lang w:val="en-GB"/>
          <w:rPrChange w:id="9089" w:author="Christian PIEDALLU" w:date="2023-02-06T09:53:00Z">
            <w:rPr>
              <w:sz w:val="16"/>
            </w:rPr>
          </w:rPrChange>
        </w:rPr>
        <w:t xml:space="preserve"> </w:t>
      </w:r>
      <w:r w:rsidRPr="00814BC9">
        <w:rPr>
          <w:spacing w:val="-16"/>
          <w:sz w:val="16"/>
          <w:lang w:val="en-GB"/>
          <w:rPrChange w:id="9090" w:author="Christian PIEDALLU" w:date="2023-02-06T09:53:00Z">
            <w:rPr>
              <w:spacing w:val="-16"/>
              <w:sz w:val="16"/>
            </w:rPr>
          </w:rPrChange>
        </w:rPr>
        <w:t xml:space="preserve"> </w:t>
      </w:r>
      <w:r w:rsidRPr="00814BC9">
        <w:rPr>
          <w:w w:val="108"/>
          <w:sz w:val="16"/>
          <w:lang w:val="en-GB"/>
          <w:rPrChange w:id="9091" w:author="Christian PIEDALLU" w:date="2023-02-06T09:53:00Z">
            <w:rPr>
              <w:w w:val="108"/>
              <w:sz w:val="16"/>
            </w:rPr>
          </w:rPrChange>
        </w:rPr>
        <w:t>com</w:t>
      </w:r>
      <w:r w:rsidRPr="00814BC9">
        <w:rPr>
          <w:spacing w:val="-5"/>
          <w:w w:val="108"/>
          <w:sz w:val="16"/>
          <w:lang w:val="en-GB"/>
          <w:rPrChange w:id="9092" w:author="Christian PIEDALLU" w:date="2023-02-06T09:53:00Z">
            <w:rPr>
              <w:spacing w:val="-5"/>
              <w:w w:val="108"/>
              <w:sz w:val="16"/>
            </w:rPr>
          </w:rPrChange>
        </w:rPr>
        <w:t>m</w:t>
      </w:r>
      <w:r w:rsidRPr="00814BC9">
        <w:rPr>
          <w:w w:val="112"/>
          <w:sz w:val="16"/>
          <w:lang w:val="en-GB"/>
          <w:rPrChange w:id="9093" w:author="Christian PIEDALLU" w:date="2023-02-06T09:53:00Z">
            <w:rPr>
              <w:w w:val="112"/>
              <w:sz w:val="16"/>
            </w:rPr>
          </w:rPrChange>
        </w:rPr>
        <w:t>unities</w:t>
      </w:r>
      <w:r w:rsidRPr="00814BC9">
        <w:rPr>
          <w:sz w:val="16"/>
          <w:lang w:val="en-GB"/>
          <w:rPrChange w:id="9094" w:author="Christian PIEDALLU" w:date="2023-02-06T09:53:00Z">
            <w:rPr>
              <w:sz w:val="16"/>
            </w:rPr>
          </w:rPrChange>
        </w:rPr>
        <w:t xml:space="preserve"> </w:t>
      </w:r>
      <w:r w:rsidRPr="00814BC9">
        <w:rPr>
          <w:spacing w:val="-16"/>
          <w:sz w:val="16"/>
          <w:lang w:val="en-GB"/>
          <w:rPrChange w:id="9095" w:author="Christian PIEDALLU" w:date="2023-02-06T09:53:00Z">
            <w:rPr>
              <w:spacing w:val="-16"/>
              <w:sz w:val="16"/>
            </w:rPr>
          </w:rPrChange>
        </w:rPr>
        <w:t xml:space="preserve"> </w:t>
      </w:r>
      <w:r w:rsidRPr="00814BC9">
        <w:rPr>
          <w:w w:val="111"/>
          <w:sz w:val="16"/>
          <w:lang w:val="en-GB"/>
          <w:rPrChange w:id="9096" w:author="Christian PIEDALLU" w:date="2023-02-06T09:53:00Z">
            <w:rPr>
              <w:w w:val="111"/>
              <w:sz w:val="16"/>
            </w:rPr>
          </w:rPrChange>
        </w:rPr>
        <w:t>and</w:t>
      </w:r>
      <w:r w:rsidRPr="00814BC9">
        <w:rPr>
          <w:sz w:val="16"/>
          <w:lang w:val="en-GB"/>
          <w:rPrChange w:id="9097" w:author="Christian PIEDALLU" w:date="2023-02-06T09:53:00Z">
            <w:rPr>
              <w:sz w:val="16"/>
            </w:rPr>
          </w:rPrChange>
        </w:rPr>
        <w:t xml:space="preserve"> </w:t>
      </w:r>
      <w:r w:rsidRPr="00814BC9">
        <w:rPr>
          <w:spacing w:val="-16"/>
          <w:sz w:val="16"/>
          <w:lang w:val="en-GB"/>
          <w:rPrChange w:id="9098" w:author="Christian PIEDALLU" w:date="2023-02-06T09:53:00Z">
            <w:rPr>
              <w:spacing w:val="-16"/>
              <w:sz w:val="16"/>
            </w:rPr>
          </w:rPrChange>
        </w:rPr>
        <w:t xml:space="preserve"> </w:t>
      </w:r>
      <w:r w:rsidRPr="00814BC9">
        <w:rPr>
          <w:w w:val="109"/>
          <w:sz w:val="16"/>
          <w:lang w:val="en-GB"/>
          <w:rPrChange w:id="9099" w:author="Christian PIEDALLU" w:date="2023-02-06T09:53:00Z">
            <w:rPr>
              <w:w w:val="109"/>
              <w:sz w:val="16"/>
            </w:rPr>
          </w:rPrChange>
        </w:rPr>
        <w:t>host</w:t>
      </w:r>
      <w:r w:rsidRPr="00814BC9">
        <w:rPr>
          <w:sz w:val="16"/>
          <w:lang w:val="en-GB"/>
          <w:rPrChange w:id="9100" w:author="Christian PIEDALLU" w:date="2023-02-06T09:53:00Z">
            <w:rPr>
              <w:sz w:val="16"/>
            </w:rPr>
          </w:rPrChange>
        </w:rPr>
        <w:t xml:space="preserve"> </w:t>
      </w:r>
      <w:r w:rsidRPr="00814BC9">
        <w:rPr>
          <w:spacing w:val="-16"/>
          <w:sz w:val="16"/>
          <w:lang w:val="en-GB"/>
          <w:rPrChange w:id="9101" w:author="Christian PIEDALLU" w:date="2023-02-06T09:53:00Z">
            <w:rPr>
              <w:spacing w:val="-16"/>
              <w:sz w:val="16"/>
            </w:rPr>
          </w:rPrChange>
        </w:rPr>
        <w:t xml:space="preserve"> </w:t>
      </w:r>
      <w:r w:rsidRPr="00814BC9">
        <w:rPr>
          <w:w w:val="111"/>
          <w:sz w:val="16"/>
          <w:lang w:val="en-GB"/>
          <w:rPrChange w:id="9102" w:author="Christian PIEDALLU" w:date="2023-02-06T09:53:00Z">
            <w:rPr>
              <w:w w:val="111"/>
              <w:sz w:val="16"/>
            </w:rPr>
          </w:rPrChange>
        </w:rPr>
        <w:t>and</w:t>
      </w:r>
      <w:r w:rsidRPr="00814BC9">
        <w:rPr>
          <w:sz w:val="16"/>
          <w:lang w:val="en-GB"/>
          <w:rPrChange w:id="9103" w:author="Christian PIEDALLU" w:date="2023-02-06T09:53:00Z">
            <w:rPr>
              <w:sz w:val="16"/>
            </w:rPr>
          </w:rPrChange>
        </w:rPr>
        <w:t xml:space="preserve"> </w:t>
      </w:r>
      <w:r w:rsidRPr="00814BC9">
        <w:rPr>
          <w:spacing w:val="-16"/>
          <w:sz w:val="16"/>
          <w:lang w:val="en-GB"/>
          <w:rPrChange w:id="9104" w:author="Christian PIEDALLU" w:date="2023-02-06T09:53:00Z">
            <w:rPr>
              <w:spacing w:val="-16"/>
              <w:sz w:val="16"/>
            </w:rPr>
          </w:rPrChange>
        </w:rPr>
        <w:t xml:space="preserve"> </w:t>
      </w:r>
      <w:r w:rsidRPr="00814BC9">
        <w:rPr>
          <w:w w:val="109"/>
          <w:sz w:val="16"/>
          <w:lang w:val="en-GB"/>
          <w:rPrChange w:id="9105" w:author="Christian PIEDALLU" w:date="2023-02-06T09:53:00Z">
            <w:rPr>
              <w:w w:val="109"/>
              <w:sz w:val="16"/>
            </w:rPr>
          </w:rPrChange>
        </w:rPr>
        <w:t>site</w:t>
      </w:r>
      <w:r w:rsidRPr="00814BC9">
        <w:rPr>
          <w:sz w:val="16"/>
          <w:lang w:val="en-GB"/>
          <w:rPrChange w:id="9106" w:author="Christian PIEDALLU" w:date="2023-02-06T09:53:00Z">
            <w:rPr>
              <w:sz w:val="16"/>
            </w:rPr>
          </w:rPrChange>
        </w:rPr>
        <w:t xml:space="preserve"> </w:t>
      </w:r>
      <w:r w:rsidRPr="00814BC9">
        <w:rPr>
          <w:spacing w:val="-16"/>
          <w:sz w:val="16"/>
          <w:lang w:val="en-GB"/>
          <w:rPrChange w:id="9107" w:author="Christian PIEDALLU" w:date="2023-02-06T09:53:00Z">
            <w:rPr>
              <w:spacing w:val="-16"/>
              <w:sz w:val="16"/>
            </w:rPr>
          </w:rPrChange>
        </w:rPr>
        <w:t xml:space="preserve"> </w:t>
      </w:r>
      <w:r w:rsidRPr="00814BC9">
        <w:rPr>
          <w:w w:val="110"/>
          <w:sz w:val="16"/>
          <w:lang w:val="en-GB"/>
          <w:rPrChange w:id="9108" w:author="Christian PIEDALLU" w:date="2023-02-06T09:53:00Z">
            <w:rPr>
              <w:w w:val="110"/>
              <w:sz w:val="16"/>
            </w:rPr>
          </w:rPrChange>
        </w:rPr>
        <w:t>factors</w:t>
      </w:r>
      <w:r w:rsidRPr="00814BC9">
        <w:rPr>
          <w:sz w:val="16"/>
          <w:lang w:val="en-GB"/>
          <w:rPrChange w:id="9109" w:author="Christian PIEDALLU" w:date="2023-02-06T09:53:00Z">
            <w:rPr>
              <w:sz w:val="16"/>
            </w:rPr>
          </w:rPrChange>
        </w:rPr>
        <w:t xml:space="preserve"> </w:t>
      </w:r>
      <w:r w:rsidRPr="00814BC9">
        <w:rPr>
          <w:spacing w:val="-16"/>
          <w:sz w:val="16"/>
          <w:lang w:val="en-GB"/>
          <w:rPrChange w:id="9110" w:author="Christian PIEDALLU" w:date="2023-02-06T09:53:00Z">
            <w:rPr>
              <w:spacing w:val="-16"/>
              <w:sz w:val="16"/>
            </w:rPr>
          </w:rPrChange>
        </w:rPr>
        <w:t xml:space="preserve"> </w:t>
      </w:r>
      <w:r w:rsidRPr="00814BC9">
        <w:rPr>
          <w:w w:val="106"/>
          <w:sz w:val="16"/>
          <w:lang w:val="en-GB"/>
          <w:rPrChange w:id="9111" w:author="Christian PIEDALLU" w:date="2023-02-06T09:53:00Z">
            <w:rPr>
              <w:w w:val="106"/>
              <w:sz w:val="16"/>
            </w:rPr>
          </w:rPrChange>
        </w:rPr>
        <w:t>on</w:t>
      </w:r>
      <w:r w:rsidRPr="00814BC9">
        <w:rPr>
          <w:sz w:val="16"/>
          <w:lang w:val="en-GB"/>
          <w:rPrChange w:id="9112" w:author="Christian PIEDALLU" w:date="2023-02-06T09:53:00Z">
            <w:rPr>
              <w:sz w:val="16"/>
            </w:rPr>
          </w:rPrChange>
        </w:rPr>
        <w:t xml:space="preserve"> </w:t>
      </w:r>
      <w:r w:rsidRPr="00814BC9">
        <w:rPr>
          <w:spacing w:val="-16"/>
          <w:sz w:val="16"/>
          <w:lang w:val="en-GB"/>
          <w:rPrChange w:id="9113" w:author="Christian PIEDALLU" w:date="2023-02-06T09:53:00Z">
            <w:rPr>
              <w:spacing w:val="-16"/>
              <w:sz w:val="16"/>
            </w:rPr>
          </w:rPrChange>
        </w:rPr>
        <w:t xml:space="preserve"> </w:t>
      </w:r>
      <w:r w:rsidRPr="00814BC9">
        <w:rPr>
          <w:w w:val="105"/>
          <w:sz w:val="16"/>
          <w:lang w:val="en-GB"/>
          <w:rPrChange w:id="9114" w:author="Christian PIEDALLU" w:date="2023-02-06T09:53:00Z">
            <w:rPr>
              <w:w w:val="105"/>
              <w:sz w:val="16"/>
            </w:rPr>
          </w:rPrChange>
        </w:rPr>
        <w:t>tree</w:t>
      </w:r>
      <w:r w:rsidRPr="00814BC9">
        <w:rPr>
          <w:sz w:val="16"/>
          <w:lang w:val="en-GB"/>
          <w:rPrChange w:id="9115" w:author="Christian PIEDALLU" w:date="2023-02-06T09:53:00Z">
            <w:rPr>
              <w:sz w:val="16"/>
            </w:rPr>
          </w:rPrChange>
        </w:rPr>
        <w:t xml:space="preserve"> </w:t>
      </w:r>
      <w:r w:rsidRPr="00814BC9">
        <w:rPr>
          <w:spacing w:val="-16"/>
          <w:sz w:val="16"/>
          <w:lang w:val="en-GB"/>
          <w:rPrChange w:id="9116" w:author="Christian PIEDALLU" w:date="2023-02-06T09:53:00Z">
            <w:rPr>
              <w:spacing w:val="-16"/>
              <w:sz w:val="16"/>
            </w:rPr>
          </w:rPrChange>
        </w:rPr>
        <w:t xml:space="preserve"> </w:t>
      </w:r>
      <w:r w:rsidRPr="00814BC9">
        <w:rPr>
          <w:w w:val="112"/>
          <w:sz w:val="16"/>
          <w:lang w:val="en-GB"/>
          <w:rPrChange w:id="9117" w:author="Christian PIEDALLU" w:date="2023-02-06T09:53:00Z">
            <w:rPr>
              <w:w w:val="112"/>
              <w:sz w:val="16"/>
            </w:rPr>
          </w:rPrChange>
        </w:rPr>
        <w:t>le</w:t>
      </w:r>
      <w:r w:rsidRPr="00814BC9">
        <w:rPr>
          <w:spacing w:val="-5"/>
          <w:w w:val="112"/>
          <w:sz w:val="16"/>
          <w:lang w:val="en-GB"/>
          <w:rPrChange w:id="9118" w:author="Christian PIEDALLU" w:date="2023-02-06T09:53:00Z">
            <w:rPr>
              <w:spacing w:val="-5"/>
              <w:w w:val="112"/>
              <w:sz w:val="16"/>
            </w:rPr>
          </w:rPrChange>
        </w:rPr>
        <w:t>v</w:t>
      </w:r>
      <w:r w:rsidRPr="00814BC9">
        <w:rPr>
          <w:w w:val="105"/>
          <w:sz w:val="16"/>
          <w:lang w:val="en-GB"/>
          <w:rPrChange w:id="9119" w:author="Christian PIEDALLU" w:date="2023-02-06T09:53:00Z">
            <w:rPr>
              <w:w w:val="105"/>
              <w:sz w:val="16"/>
            </w:rPr>
          </w:rPrChange>
        </w:rPr>
        <w:t>el</w:t>
      </w:r>
      <w:r w:rsidRPr="00814BC9">
        <w:rPr>
          <w:sz w:val="16"/>
          <w:lang w:val="en-GB"/>
          <w:rPrChange w:id="9120" w:author="Christian PIEDALLU" w:date="2023-02-06T09:53:00Z">
            <w:rPr>
              <w:sz w:val="16"/>
            </w:rPr>
          </w:rPrChange>
        </w:rPr>
        <w:t xml:space="preserve"> </w:t>
      </w:r>
      <w:r w:rsidRPr="00814BC9">
        <w:rPr>
          <w:spacing w:val="-16"/>
          <w:sz w:val="16"/>
          <w:lang w:val="en-GB"/>
          <w:rPrChange w:id="9121" w:author="Christian PIEDALLU" w:date="2023-02-06T09:53:00Z">
            <w:rPr>
              <w:spacing w:val="-16"/>
              <w:sz w:val="16"/>
            </w:rPr>
          </w:rPrChange>
        </w:rPr>
        <w:t xml:space="preserve"> </w:t>
      </w:r>
      <w:r w:rsidRPr="00814BC9">
        <w:rPr>
          <w:w w:val="128"/>
          <w:sz w:val="16"/>
          <w:lang w:val="en-GB"/>
          <w:rPrChange w:id="9122" w:author="Christian PIEDALLU" w:date="2023-02-06T09:53:00Z">
            <w:rPr>
              <w:w w:val="128"/>
              <w:sz w:val="16"/>
            </w:rPr>
          </w:rPrChange>
        </w:rPr>
        <w:t>i</w:t>
      </w:r>
      <w:r w:rsidRPr="00814BC9">
        <w:rPr>
          <w:w w:val="111"/>
          <w:sz w:val="16"/>
          <w:lang w:val="en-GB"/>
          <w:rPrChange w:id="9123" w:author="Christian PIEDALLU" w:date="2023-02-06T09:53:00Z">
            <w:rPr>
              <w:w w:val="111"/>
              <w:sz w:val="16"/>
            </w:rPr>
          </w:rPrChange>
        </w:rPr>
        <w:t>n</w:t>
      </w:r>
      <w:r w:rsidRPr="00814BC9">
        <w:rPr>
          <w:sz w:val="16"/>
          <w:lang w:val="en-GB"/>
          <w:rPrChange w:id="9124" w:author="Christian PIEDALLU" w:date="2023-02-06T09:53:00Z">
            <w:rPr>
              <w:sz w:val="16"/>
            </w:rPr>
          </w:rPrChange>
        </w:rPr>
        <w:t xml:space="preserve"> </w:t>
      </w:r>
      <w:r w:rsidRPr="00814BC9">
        <w:rPr>
          <w:spacing w:val="-16"/>
          <w:sz w:val="16"/>
          <w:lang w:val="en-GB"/>
          <w:rPrChange w:id="9125" w:author="Christian PIEDALLU" w:date="2023-02-06T09:53:00Z">
            <w:rPr>
              <w:spacing w:val="-16"/>
              <w:sz w:val="16"/>
            </w:rPr>
          </w:rPrChange>
        </w:rPr>
        <w:t xml:space="preserve"> </w:t>
      </w:r>
      <w:r w:rsidRPr="00814BC9">
        <w:rPr>
          <w:w w:val="108"/>
          <w:sz w:val="16"/>
          <w:lang w:val="en-GB"/>
          <w:rPrChange w:id="9126" w:author="Christian PIEDALLU" w:date="2023-02-06T09:53:00Z">
            <w:rPr>
              <w:w w:val="108"/>
              <w:sz w:val="16"/>
            </w:rPr>
          </w:rPrChange>
        </w:rPr>
        <w:t>nor</w:t>
      </w:r>
      <w:r w:rsidRPr="00814BC9">
        <w:rPr>
          <w:spacing w:val="-5"/>
          <w:w w:val="108"/>
          <w:sz w:val="16"/>
          <w:lang w:val="en-GB"/>
          <w:rPrChange w:id="9127" w:author="Christian PIEDALLU" w:date="2023-02-06T09:53:00Z">
            <w:rPr>
              <w:spacing w:val="-5"/>
              <w:w w:val="108"/>
              <w:sz w:val="16"/>
            </w:rPr>
          </w:rPrChange>
        </w:rPr>
        <w:t>w</w:t>
      </w:r>
      <w:r w:rsidRPr="00814BC9">
        <w:rPr>
          <w:spacing w:val="-5"/>
          <w:w w:val="110"/>
          <w:sz w:val="16"/>
          <w:lang w:val="en-GB"/>
          <w:rPrChange w:id="9128" w:author="Christian PIEDALLU" w:date="2023-02-06T09:53:00Z">
            <w:rPr>
              <w:spacing w:val="-5"/>
              <w:w w:val="110"/>
              <w:sz w:val="16"/>
            </w:rPr>
          </w:rPrChange>
        </w:rPr>
        <w:t>a</w:t>
      </w:r>
      <w:r w:rsidRPr="00814BC9">
        <w:rPr>
          <w:w w:val="123"/>
          <w:sz w:val="16"/>
          <w:lang w:val="en-GB"/>
          <w:rPrChange w:id="9129" w:author="Christian PIEDALLU" w:date="2023-02-06T09:53:00Z">
            <w:rPr>
              <w:w w:val="123"/>
              <w:sz w:val="16"/>
            </w:rPr>
          </w:rPrChange>
        </w:rPr>
        <w:t>y</w:t>
      </w:r>
      <w:r w:rsidRPr="00814BC9">
        <w:rPr>
          <w:sz w:val="16"/>
          <w:lang w:val="en-GB"/>
          <w:rPrChange w:id="9130" w:author="Christian PIEDALLU" w:date="2023-02-06T09:53:00Z">
            <w:rPr>
              <w:sz w:val="16"/>
            </w:rPr>
          </w:rPrChange>
        </w:rPr>
        <w:t xml:space="preserve"> </w:t>
      </w:r>
      <w:r w:rsidRPr="00814BC9">
        <w:rPr>
          <w:spacing w:val="-16"/>
          <w:sz w:val="16"/>
          <w:lang w:val="en-GB"/>
          <w:rPrChange w:id="9131" w:author="Christian PIEDALLU" w:date="2023-02-06T09:53:00Z">
            <w:rPr>
              <w:spacing w:val="-16"/>
              <w:sz w:val="16"/>
            </w:rPr>
          </w:rPrChange>
        </w:rPr>
        <w:t xml:space="preserve"> </w:t>
      </w:r>
      <w:r w:rsidRPr="00814BC9">
        <w:rPr>
          <w:w w:val="108"/>
          <w:sz w:val="16"/>
          <w:lang w:val="en-GB"/>
          <w:rPrChange w:id="9132" w:author="Christian PIEDALLU" w:date="2023-02-06T09:53:00Z">
            <w:rPr>
              <w:w w:val="108"/>
              <w:sz w:val="16"/>
            </w:rPr>
          </w:rPrChange>
        </w:rPr>
        <w:t>spruce</w:t>
      </w:r>
    </w:p>
    <w:p w14:paraId="57CA475A" w14:textId="77777777" w:rsidR="00B177F5" w:rsidRPr="00814BC9" w:rsidRDefault="00B553DB">
      <w:pPr>
        <w:tabs>
          <w:tab w:val="left" w:pos="720"/>
        </w:tabs>
        <w:spacing w:line="189" w:lineRule="exact"/>
        <w:ind w:left="163"/>
        <w:rPr>
          <w:sz w:val="16"/>
          <w:lang w:val="en-GB"/>
          <w:rPrChange w:id="9133" w:author="Christian PIEDALLU" w:date="2023-02-06T09:53:00Z">
            <w:rPr>
              <w:sz w:val="16"/>
            </w:rPr>
          </w:rPrChange>
        </w:rPr>
      </w:pPr>
      <w:bookmarkStart w:id="9134" w:name="_bookmark34"/>
      <w:bookmarkEnd w:id="9134"/>
      <w:r w:rsidRPr="00814BC9">
        <w:rPr>
          <w:rFonts w:ascii="Trebuchet MS" w:hAnsi="Trebuchet MS"/>
          <w:w w:val="115"/>
          <w:sz w:val="10"/>
          <w:lang w:val="en-GB"/>
          <w:rPrChange w:id="9135" w:author="Christian PIEDALLU" w:date="2023-02-06T09:53:00Z">
            <w:rPr>
              <w:rFonts w:ascii="Trebuchet MS" w:hAnsi="Trebuchet MS"/>
              <w:w w:val="115"/>
              <w:sz w:val="10"/>
            </w:rPr>
          </w:rPrChange>
        </w:rPr>
        <w:t>382</w:t>
      </w:r>
      <w:r w:rsidRPr="00814BC9">
        <w:rPr>
          <w:rFonts w:ascii="Trebuchet MS" w:hAnsi="Trebuchet MS"/>
          <w:w w:val="115"/>
          <w:sz w:val="10"/>
          <w:lang w:val="en-GB"/>
          <w:rPrChange w:id="9136" w:author="Christian PIEDALLU" w:date="2023-02-06T09:53:00Z">
            <w:rPr>
              <w:rFonts w:ascii="Trebuchet MS" w:hAnsi="Trebuchet MS"/>
              <w:w w:val="115"/>
              <w:sz w:val="10"/>
            </w:rPr>
          </w:rPrChange>
        </w:rPr>
        <w:tab/>
      </w:r>
      <w:r w:rsidRPr="00814BC9">
        <w:rPr>
          <w:spacing w:val="-1"/>
          <w:w w:val="115"/>
          <w:sz w:val="16"/>
          <w:lang w:val="en-GB"/>
          <w:rPrChange w:id="9137" w:author="Christian PIEDALLU" w:date="2023-02-06T09:53:00Z">
            <w:rPr>
              <w:spacing w:val="-1"/>
              <w:w w:val="115"/>
              <w:sz w:val="16"/>
            </w:rPr>
          </w:rPrChange>
        </w:rPr>
        <w:t>primeval</w:t>
      </w:r>
      <w:r w:rsidRPr="00814BC9">
        <w:rPr>
          <w:spacing w:val="-5"/>
          <w:w w:val="115"/>
          <w:sz w:val="16"/>
          <w:lang w:val="en-GB"/>
          <w:rPrChange w:id="9138" w:author="Christian PIEDALLU" w:date="2023-02-06T09:53:00Z">
            <w:rPr>
              <w:spacing w:val="-5"/>
              <w:w w:val="115"/>
              <w:sz w:val="16"/>
            </w:rPr>
          </w:rPrChange>
        </w:rPr>
        <w:t xml:space="preserve"> </w:t>
      </w:r>
      <w:r w:rsidRPr="00814BC9">
        <w:rPr>
          <w:spacing w:val="-1"/>
          <w:w w:val="115"/>
          <w:sz w:val="16"/>
          <w:lang w:val="en-GB"/>
          <w:rPrChange w:id="9139" w:author="Christian PIEDALLU" w:date="2023-02-06T09:53:00Z">
            <w:rPr>
              <w:spacing w:val="-1"/>
              <w:w w:val="115"/>
              <w:sz w:val="16"/>
            </w:rPr>
          </w:rPrChange>
        </w:rPr>
        <w:t>natural</w:t>
      </w:r>
      <w:r w:rsidRPr="00814BC9">
        <w:rPr>
          <w:spacing w:val="-4"/>
          <w:w w:val="115"/>
          <w:sz w:val="16"/>
          <w:lang w:val="en-GB"/>
          <w:rPrChange w:id="9140" w:author="Christian PIEDALLU" w:date="2023-02-06T09:53:00Z">
            <w:rPr>
              <w:spacing w:val="-4"/>
              <w:w w:val="115"/>
              <w:sz w:val="16"/>
            </w:rPr>
          </w:rPrChange>
        </w:rPr>
        <w:t xml:space="preserve"> </w:t>
      </w:r>
      <w:r w:rsidRPr="00814BC9">
        <w:rPr>
          <w:w w:val="115"/>
          <w:sz w:val="16"/>
          <w:lang w:val="en-GB"/>
          <w:rPrChange w:id="9141" w:author="Christian PIEDALLU" w:date="2023-02-06T09:53:00Z">
            <w:rPr>
              <w:w w:val="115"/>
              <w:sz w:val="16"/>
            </w:rPr>
          </w:rPrChange>
        </w:rPr>
        <w:t>forest.</w:t>
      </w:r>
      <w:r w:rsidRPr="00814BC9">
        <w:rPr>
          <w:spacing w:val="8"/>
          <w:w w:val="115"/>
          <w:sz w:val="16"/>
          <w:lang w:val="en-GB"/>
          <w:rPrChange w:id="9142" w:author="Christian PIEDALLU" w:date="2023-02-06T09:53:00Z">
            <w:rPr>
              <w:spacing w:val="8"/>
              <w:w w:val="115"/>
              <w:sz w:val="16"/>
            </w:rPr>
          </w:rPrChange>
        </w:rPr>
        <w:t xml:space="preserve"> </w:t>
      </w:r>
      <w:r w:rsidRPr="00814BC9">
        <w:rPr>
          <w:i/>
          <w:w w:val="115"/>
          <w:sz w:val="16"/>
          <w:lang w:val="en-GB"/>
          <w:rPrChange w:id="9143" w:author="Christian PIEDALLU" w:date="2023-02-06T09:53:00Z">
            <w:rPr>
              <w:i/>
              <w:w w:val="115"/>
              <w:sz w:val="16"/>
            </w:rPr>
          </w:rPrChange>
        </w:rPr>
        <w:t>Journal</w:t>
      </w:r>
      <w:r w:rsidRPr="00814BC9">
        <w:rPr>
          <w:i/>
          <w:spacing w:val="-1"/>
          <w:w w:val="115"/>
          <w:sz w:val="16"/>
          <w:lang w:val="en-GB"/>
          <w:rPrChange w:id="9144" w:author="Christian PIEDALLU" w:date="2023-02-06T09:53:00Z">
            <w:rPr>
              <w:i/>
              <w:spacing w:val="-1"/>
              <w:w w:val="115"/>
              <w:sz w:val="16"/>
            </w:rPr>
          </w:rPrChange>
        </w:rPr>
        <w:t xml:space="preserve"> </w:t>
      </w:r>
      <w:r w:rsidRPr="00814BC9">
        <w:rPr>
          <w:i/>
          <w:w w:val="115"/>
          <w:sz w:val="16"/>
          <w:lang w:val="en-GB"/>
          <w:rPrChange w:id="9145" w:author="Christian PIEDALLU" w:date="2023-02-06T09:53:00Z">
            <w:rPr>
              <w:i/>
              <w:w w:val="115"/>
              <w:sz w:val="16"/>
            </w:rPr>
          </w:rPrChange>
        </w:rPr>
        <w:t>of</w:t>
      </w:r>
      <w:r w:rsidRPr="00814BC9">
        <w:rPr>
          <w:i/>
          <w:spacing w:val="-2"/>
          <w:w w:val="115"/>
          <w:sz w:val="16"/>
          <w:lang w:val="en-GB"/>
          <w:rPrChange w:id="9146" w:author="Christian PIEDALLU" w:date="2023-02-06T09:53:00Z">
            <w:rPr>
              <w:i/>
              <w:spacing w:val="-2"/>
              <w:w w:val="115"/>
              <w:sz w:val="16"/>
            </w:rPr>
          </w:rPrChange>
        </w:rPr>
        <w:t xml:space="preserve"> </w:t>
      </w:r>
      <w:r w:rsidRPr="00814BC9">
        <w:rPr>
          <w:i/>
          <w:w w:val="115"/>
          <w:sz w:val="16"/>
          <w:lang w:val="en-GB"/>
          <w:rPrChange w:id="9147" w:author="Christian PIEDALLU" w:date="2023-02-06T09:53:00Z">
            <w:rPr>
              <w:i/>
              <w:w w:val="115"/>
              <w:sz w:val="16"/>
            </w:rPr>
          </w:rPrChange>
        </w:rPr>
        <w:t>Applied</w:t>
      </w:r>
      <w:r w:rsidRPr="00814BC9">
        <w:rPr>
          <w:i/>
          <w:spacing w:val="-1"/>
          <w:w w:val="115"/>
          <w:sz w:val="16"/>
          <w:lang w:val="en-GB"/>
          <w:rPrChange w:id="9148" w:author="Christian PIEDALLU" w:date="2023-02-06T09:53:00Z">
            <w:rPr>
              <w:i/>
              <w:spacing w:val="-1"/>
              <w:w w:val="115"/>
              <w:sz w:val="16"/>
            </w:rPr>
          </w:rPrChange>
        </w:rPr>
        <w:t xml:space="preserve"> </w:t>
      </w:r>
      <w:r w:rsidRPr="00814BC9">
        <w:rPr>
          <w:i/>
          <w:w w:val="115"/>
          <w:sz w:val="16"/>
          <w:lang w:val="en-GB"/>
          <w:rPrChange w:id="9149" w:author="Christian PIEDALLU" w:date="2023-02-06T09:53:00Z">
            <w:rPr>
              <w:i/>
              <w:w w:val="115"/>
              <w:sz w:val="16"/>
            </w:rPr>
          </w:rPrChange>
        </w:rPr>
        <w:t>Entomology</w:t>
      </w:r>
      <w:r w:rsidRPr="00814BC9">
        <w:rPr>
          <w:w w:val="115"/>
          <w:sz w:val="16"/>
          <w:lang w:val="en-GB"/>
          <w:rPrChange w:id="9150" w:author="Christian PIEDALLU" w:date="2023-02-06T09:53:00Z">
            <w:rPr>
              <w:w w:val="115"/>
              <w:sz w:val="16"/>
            </w:rPr>
          </w:rPrChange>
        </w:rPr>
        <w:t>,</w:t>
      </w:r>
      <w:r w:rsidRPr="00814BC9">
        <w:rPr>
          <w:spacing w:val="-4"/>
          <w:w w:val="115"/>
          <w:sz w:val="16"/>
          <w:lang w:val="en-GB"/>
          <w:rPrChange w:id="9151" w:author="Christian PIEDALLU" w:date="2023-02-06T09:53:00Z">
            <w:rPr>
              <w:spacing w:val="-4"/>
              <w:w w:val="115"/>
              <w:sz w:val="16"/>
            </w:rPr>
          </w:rPrChange>
        </w:rPr>
        <w:t xml:space="preserve"> </w:t>
      </w:r>
      <w:r w:rsidRPr="00814BC9">
        <w:rPr>
          <w:w w:val="115"/>
          <w:sz w:val="16"/>
          <w:lang w:val="en-GB"/>
          <w:rPrChange w:id="9152" w:author="Christian PIEDALLU" w:date="2023-02-06T09:53:00Z">
            <w:rPr>
              <w:w w:val="115"/>
              <w:sz w:val="16"/>
            </w:rPr>
          </w:rPrChange>
        </w:rPr>
        <w:t>119(1-5):643–651.</w:t>
      </w:r>
    </w:p>
    <w:p w14:paraId="06203671" w14:textId="77777777" w:rsidR="00B177F5" w:rsidRPr="00814BC9" w:rsidRDefault="00B553DB">
      <w:pPr>
        <w:spacing w:line="189" w:lineRule="exact"/>
        <w:ind w:left="163"/>
        <w:rPr>
          <w:sz w:val="16"/>
          <w:lang w:val="en-GB"/>
          <w:rPrChange w:id="9153" w:author="Christian PIEDALLU" w:date="2023-02-06T09:53:00Z">
            <w:rPr>
              <w:sz w:val="16"/>
            </w:rPr>
          </w:rPrChange>
        </w:rPr>
      </w:pPr>
      <w:r w:rsidRPr="00814BC9">
        <w:rPr>
          <w:rFonts w:ascii="Trebuchet MS" w:hAnsi="Trebuchet MS"/>
          <w:sz w:val="10"/>
          <w:lang w:val="en-GB"/>
          <w:rPrChange w:id="9154" w:author="Christian PIEDALLU" w:date="2023-02-06T09:53:00Z">
            <w:rPr>
              <w:rFonts w:ascii="Trebuchet MS" w:hAnsi="Trebuchet MS"/>
              <w:sz w:val="10"/>
            </w:rPr>
          </w:rPrChange>
        </w:rPr>
        <w:t xml:space="preserve">383      </w:t>
      </w:r>
      <w:r w:rsidRPr="00814BC9">
        <w:rPr>
          <w:rFonts w:ascii="Trebuchet MS" w:hAnsi="Trebuchet MS"/>
          <w:spacing w:val="-12"/>
          <w:sz w:val="10"/>
          <w:lang w:val="en-GB"/>
          <w:rPrChange w:id="9155" w:author="Christian PIEDALLU" w:date="2023-02-06T09:53:00Z">
            <w:rPr>
              <w:rFonts w:ascii="Trebuchet MS" w:hAnsi="Trebuchet MS"/>
              <w:spacing w:val="-12"/>
              <w:sz w:val="10"/>
            </w:rPr>
          </w:rPrChange>
        </w:rPr>
        <w:t xml:space="preserve"> </w:t>
      </w:r>
      <w:r w:rsidRPr="00814BC9">
        <w:rPr>
          <w:w w:val="170"/>
          <w:sz w:val="16"/>
          <w:lang w:val="en-GB"/>
          <w:rPrChange w:id="9156" w:author="Christian PIEDALLU" w:date="2023-02-06T09:53:00Z">
            <w:rPr>
              <w:w w:val="170"/>
              <w:sz w:val="16"/>
            </w:rPr>
          </w:rPrChange>
        </w:rPr>
        <w:t>J</w:t>
      </w:r>
      <w:r w:rsidRPr="00814BC9">
        <w:rPr>
          <w:spacing w:val="-85"/>
          <w:w w:val="134"/>
          <w:sz w:val="16"/>
          <w:lang w:val="en-GB"/>
          <w:rPrChange w:id="9157" w:author="Christian PIEDALLU" w:date="2023-02-06T09:53:00Z">
            <w:rPr>
              <w:spacing w:val="-85"/>
              <w:w w:val="134"/>
              <w:sz w:val="16"/>
            </w:rPr>
          </w:rPrChange>
        </w:rPr>
        <w:t>¨</w:t>
      </w:r>
      <w:r w:rsidRPr="00814BC9">
        <w:rPr>
          <w:w w:val="107"/>
          <w:sz w:val="16"/>
          <w:lang w:val="en-GB"/>
          <w:rPrChange w:id="9158" w:author="Christian PIEDALLU" w:date="2023-02-06T09:53:00Z">
            <w:rPr>
              <w:w w:val="107"/>
              <w:sz w:val="16"/>
            </w:rPr>
          </w:rPrChange>
        </w:rPr>
        <w:t>onsson,</w:t>
      </w:r>
      <w:r w:rsidRPr="00814BC9">
        <w:rPr>
          <w:sz w:val="16"/>
          <w:lang w:val="en-GB"/>
          <w:rPrChange w:id="9159" w:author="Christian PIEDALLU" w:date="2023-02-06T09:53:00Z">
            <w:rPr>
              <w:sz w:val="16"/>
            </w:rPr>
          </w:rPrChange>
        </w:rPr>
        <w:t xml:space="preserve"> </w:t>
      </w:r>
      <w:r w:rsidRPr="00814BC9">
        <w:rPr>
          <w:spacing w:val="-5"/>
          <w:sz w:val="16"/>
          <w:lang w:val="en-GB"/>
          <w:rPrChange w:id="9160" w:author="Christian PIEDALLU" w:date="2023-02-06T09:53:00Z">
            <w:rPr>
              <w:spacing w:val="-5"/>
              <w:sz w:val="16"/>
            </w:rPr>
          </w:rPrChange>
        </w:rPr>
        <w:t xml:space="preserve"> </w:t>
      </w:r>
      <w:r w:rsidRPr="00814BC9">
        <w:rPr>
          <w:w w:val="130"/>
          <w:sz w:val="16"/>
          <w:lang w:val="en-GB"/>
          <w:rPrChange w:id="9161" w:author="Christian PIEDALLU" w:date="2023-02-06T09:53:00Z">
            <w:rPr>
              <w:w w:val="130"/>
              <w:sz w:val="16"/>
            </w:rPr>
          </w:rPrChange>
        </w:rPr>
        <w:t>A.</w:t>
      </w:r>
      <w:r w:rsidRPr="00814BC9">
        <w:rPr>
          <w:sz w:val="16"/>
          <w:lang w:val="en-GB"/>
          <w:rPrChange w:id="9162" w:author="Christian PIEDALLU" w:date="2023-02-06T09:53:00Z">
            <w:rPr>
              <w:sz w:val="16"/>
            </w:rPr>
          </w:rPrChange>
        </w:rPr>
        <w:t xml:space="preserve"> </w:t>
      </w:r>
      <w:r w:rsidRPr="00814BC9">
        <w:rPr>
          <w:spacing w:val="-7"/>
          <w:sz w:val="16"/>
          <w:lang w:val="en-GB"/>
          <w:rPrChange w:id="9163" w:author="Christian PIEDALLU" w:date="2023-02-06T09:53:00Z">
            <w:rPr>
              <w:spacing w:val="-7"/>
              <w:sz w:val="16"/>
            </w:rPr>
          </w:rPrChange>
        </w:rPr>
        <w:t xml:space="preserve"> </w:t>
      </w:r>
      <w:r w:rsidRPr="00814BC9">
        <w:rPr>
          <w:w w:val="114"/>
          <w:sz w:val="16"/>
          <w:lang w:val="en-GB"/>
          <w:rPrChange w:id="9164" w:author="Christian PIEDALLU" w:date="2023-02-06T09:53:00Z">
            <w:rPr>
              <w:w w:val="114"/>
              <w:sz w:val="16"/>
            </w:rPr>
          </w:rPrChange>
        </w:rPr>
        <w:t>M.,</w:t>
      </w:r>
      <w:r w:rsidRPr="00814BC9">
        <w:rPr>
          <w:sz w:val="16"/>
          <w:lang w:val="en-GB"/>
          <w:rPrChange w:id="9165" w:author="Christian PIEDALLU" w:date="2023-02-06T09:53:00Z">
            <w:rPr>
              <w:sz w:val="16"/>
            </w:rPr>
          </w:rPrChange>
        </w:rPr>
        <w:t xml:space="preserve"> </w:t>
      </w:r>
      <w:r w:rsidRPr="00814BC9">
        <w:rPr>
          <w:spacing w:val="-5"/>
          <w:sz w:val="16"/>
          <w:lang w:val="en-GB"/>
          <w:rPrChange w:id="9166" w:author="Christian PIEDALLU" w:date="2023-02-06T09:53:00Z">
            <w:rPr>
              <w:spacing w:val="-5"/>
              <w:sz w:val="16"/>
            </w:rPr>
          </w:rPrChange>
        </w:rPr>
        <w:t xml:space="preserve"> </w:t>
      </w:r>
      <w:r w:rsidRPr="00814BC9">
        <w:rPr>
          <w:w w:val="120"/>
          <w:sz w:val="16"/>
          <w:lang w:val="en-GB"/>
          <w:rPrChange w:id="9167" w:author="Christian PIEDALLU" w:date="2023-02-06T09:53:00Z">
            <w:rPr>
              <w:w w:val="120"/>
              <w:sz w:val="16"/>
            </w:rPr>
          </w:rPrChange>
        </w:rPr>
        <w:t>Ap</w:t>
      </w:r>
      <w:r w:rsidRPr="00814BC9">
        <w:rPr>
          <w:spacing w:val="4"/>
          <w:w w:val="120"/>
          <w:sz w:val="16"/>
          <w:lang w:val="en-GB"/>
          <w:rPrChange w:id="9168" w:author="Christian PIEDALLU" w:date="2023-02-06T09:53:00Z">
            <w:rPr>
              <w:spacing w:val="4"/>
              <w:w w:val="120"/>
              <w:sz w:val="16"/>
            </w:rPr>
          </w:rPrChange>
        </w:rPr>
        <w:t>p</w:t>
      </w:r>
      <w:r w:rsidRPr="00814BC9">
        <w:rPr>
          <w:w w:val="107"/>
          <w:sz w:val="16"/>
          <w:lang w:val="en-GB"/>
          <w:rPrChange w:id="9169" w:author="Christian PIEDALLU" w:date="2023-02-06T09:53:00Z">
            <w:rPr>
              <w:w w:val="107"/>
              <w:sz w:val="16"/>
            </w:rPr>
          </w:rPrChange>
        </w:rPr>
        <w:t>el</w:t>
      </w:r>
      <w:r w:rsidRPr="00814BC9">
        <w:rPr>
          <w:spacing w:val="4"/>
          <w:w w:val="107"/>
          <w:sz w:val="16"/>
          <w:lang w:val="en-GB"/>
          <w:rPrChange w:id="9170" w:author="Christian PIEDALLU" w:date="2023-02-06T09:53:00Z">
            <w:rPr>
              <w:spacing w:val="4"/>
              <w:w w:val="107"/>
              <w:sz w:val="16"/>
            </w:rPr>
          </w:rPrChange>
        </w:rPr>
        <w:t>b</w:t>
      </w:r>
      <w:r w:rsidRPr="00814BC9">
        <w:rPr>
          <w:w w:val="108"/>
          <w:sz w:val="16"/>
          <w:lang w:val="en-GB"/>
          <w:rPrChange w:id="9171" w:author="Christian PIEDALLU" w:date="2023-02-06T09:53:00Z">
            <w:rPr>
              <w:w w:val="108"/>
              <w:sz w:val="16"/>
            </w:rPr>
          </w:rPrChange>
        </w:rPr>
        <w:t>erg,</w:t>
      </w:r>
      <w:r w:rsidRPr="00814BC9">
        <w:rPr>
          <w:sz w:val="16"/>
          <w:lang w:val="en-GB"/>
          <w:rPrChange w:id="9172" w:author="Christian PIEDALLU" w:date="2023-02-06T09:53:00Z">
            <w:rPr>
              <w:sz w:val="16"/>
            </w:rPr>
          </w:rPrChange>
        </w:rPr>
        <w:t xml:space="preserve"> </w:t>
      </w:r>
      <w:r w:rsidRPr="00814BC9">
        <w:rPr>
          <w:spacing w:val="-5"/>
          <w:sz w:val="16"/>
          <w:lang w:val="en-GB"/>
          <w:rPrChange w:id="9173" w:author="Christian PIEDALLU" w:date="2023-02-06T09:53:00Z">
            <w:rPr>
              <w:spacing w:val="-5"/>
              <w:sz w:val="16"/>
            </w:rPr>
          </w:rPrChange>
        </w:rPr>
        <w:t xml:space="preserve"> </w:t>
      </w:r>
      <w:r w:rsidRPr="00814BC9">
        <w:rPr>
          <w:w w:val="125"/>
          <w:sz w:val="16"/>
          <w:lang w:val="en-GB"/>
          <w:rPrChange w:id="9174" w:author="Christian PIEDALLU" w:date="2023-02-06T09:53:00Z">
            <w:rPr>
              <w:w w:val="125"/>
              <w:sz w:val="16"/>
            </w:rPr>
          </w:rPrChange>
        </w:rPr>
        <w:t>G.,</w:t>
      </w:r>
      <w:r w:rsidRPr="00814BC9">
        <w:rPr>
          <w:sz w:val="16"/>
          <w:lang w:val="en-GB"/>
          <w:rPrChange w:id="9175" w:author="Christian PIEDALLU" w:date="2023-02-06T09:53:00Z">
            <w:rPr>
              <w:sz w:val="16"/>
            </w:rPr>
          </w:rPrChange>
        </w:rPr>
        <w:t xml:space="preserve"> </w:t>
      </w:r>
      <w:r w:rsidRPr="00814BC9">
        <w:rPr>
          <w:spacing w:val="-5"/>
          <w:sz w:val="16"/>
          <w:lang w:val="en-GB"/>
          <w:rPrChange w:id="9176" w:author="Christian PIEDALLU" w:date="2023-02-06T09:53:00Z">
            <w:rPr>
              <w:spacing w:val="-5"/>
              <w:sz w:val="16"/>
            </w:rPr>
          </w:rPrChange>
        </w:rPr>
        <w:t xml:space="preserve"> </w:t>
      </w:r>
      <w:r w:rsidRPr="00814BC9">
        <w:rPr>
          <w:w w:val="116"/>
          <w:sz w:val="16"/>
          <w:lang w:val="en-GB"/>
          <w:rPrChange w:id="9177" w:author="Christian PIEDALLU" w:date="2023-02-06T09:53:00Z">
            <w:rPr>
              <w:w w:val="116"/>
              <w:sz w:val="16"/>
            </w:rPr>
          </w:rPrChange>
        </w:rPr>
        <w:t>Harding,</w:t>
      </w:r>
      <w:r w:rsidRPr="00814BC9">
        <w:rPr>
          <w:sz w:val="16"/>
          <w:lang w:val="en-GB"/>
          <w:rPrChange w:id="9178" w:author="Christian PIEDALLU" w:date="2023-02-06T09:53:00Z">
            <w:rPr>
              <w:sz w:val="16"/>
            </w:rPr>
          </w:rPrChange>
        </w:rPr>
        <w:t xml:space="preserve"> </w:t>
      </w:r>
      <w:r w:rsidRPr="00814BC9">
        <w:rPr>
          <w:spacing w:val="-5"/>
          <w:sz w:val="16"/>
          <w:lang w:val="en-GB"/>
          <w:rPrChange w:id="9179" w:author="Christian PIEDALLU" w:date="2023-02-06T09:53:00Z">
            <w:rPr>
              <w:spacing w:val="-5"/>
              <w:sz w:val="16"/>
            </w:rPr>
          </w:rPrChange>
        </w:rPr>
        <w:t xml:space="preserve"> </w:t>
      </w:r>
      <w:r w:rsidRPr="00814BC9">
        <w:rPr>
          <w:w w:val="123"/>
          <w:sz w:val="16"/>
          <w:lang w:val="en-GB"/>
          <w:rPrChange w:id="9180" w:author="Christian PIEDALLU" w:date="2023-02-06T09:53:00Z">
            <w:rPr>
              <w:w w:val="123"/>
              <w:sz w:val="16"/>
            </w:rPr>
          </w:rPrChange>
        </w:rPr>
        <w:t>S.</w:t>
      </w:r>
      <w:r w:rsidRPr="00814BC9">
        <w:rPr>
          <w:w w:val="117"/>
          <w:sz w:val="16"/>
          <w:lang w:val="en-GB"/>
          <w:rPrChange w:id="9181" w:author="Christian PIEDALLU" w:date="2023-02-06T09:53:00Z">
            <w:rPr>
              <w:w w:val="117"/>
              <w:sz w:val="16"/>
            </w:rPr>
          </w:rPrChange>
        </w:rPr>
        <w:t>,</w:t>
      </w:r>
      <w:r w:rsidRPr="00814BC9">
        <w:rPr>
          <w:sz w:val="16"/>
          <w:lang w:val="en-GB"/>
          <w:rPrChange w:id="9182" w:author="Christian PIEDALLU" w:date="2023-02-06T09:53:00Z">
            <w:rPr>
              <w:sz w:val="16"/>
            </w:rPr>
          </w:rPrChange>
        </w:rPr>
        <w:t xml:space="preserve"> </w:t>
      </w:r>
      <w:r w:rsidRPr="00814BC9">
        <w:rPr>
          <w:spacing w:val="-5"/>
          <w:sz w:val="16"/>
          <w:lang w:val="en-GB"/>
          <w:rPrChange w:id="9183" w:author="Christian PIEDALLU" w:date="2023-02-06T09:53:00Z">
            <w:rPr>
              <w:spacing w:val="-5"/>
              <w:sz w:val="16"/>
            </w:rPr>
          </w:rPrChange>
        </w:rPr>
        <w:t xml:space="preserve"> </w:t>
      </w:r>
      <w:r w:rsidRPr="00814BC9">
        <w:rPr>
          <w:w w:val="111"/>
          <w:sz w:val="16"/>
          <w:lang w:val="en-GB"/>
          <w:rPrChange w:id="9184" w:author="Christian PIEDALLU" w:date="2023-02-06T09:53:00Z">
            <w:rPr>
              <w:w w:val="111"/>
              <w:sz w:val="16"/>
            </w:rPr>
          </w:rPrChange>
        </w:rPr>
        <w:t>and</w:t>
      </w:r>
      <w:r w:rsidRPr="00814BC9">
        <w:rPr>
          <w:sz w:val="16"/>
          <w:lang w:val="en-GB"/>
          <w:rPrChange w:id="9185" w:author="Christian PIEDALLU" w:date="2023-02-06T09:53:00Z">
            <w:rPr>
              <w:sz w:val="16"/>
            </w:rPr>
          </w:rPrChange>
        </w:rPr>
        <w:t xml:space="preserve"> </w:t>
      </w:r>
      <w:r w:rsidRPr="00814BC9">
        <w:rPr>
          <w:spacing w:val="-7"/>
          <w:sz w:val="16"/>
          <w:lang w:val="en-GB"/>
          <w:rPrChange w:id="9186" w:author="Christian PIEDALLU" w:date="2023-02-06T09:53:00Z">
            <w:rPr>
              <w:spacing w:val="-7"/>
              <w:sz w:val="16"/>
            </w:rPr>
          </w:rPrChange>
        </w:rPr>
        <w:t xml:space="preserve"> </w:t>
      </w:r>
      <w:r w:rsidRPr="00814BC9">
        <w:rPr>
          <w:w w:val="137"/>
          <w:sz w:val="16"/>
          <w:lang w:val="en-GB"/>
          <w:rPrChange w:id="9187" w:author="Christian PIEDALLU" w:date="2023-02-06T09:53:00Z">
            <w:rPr>
              <w:w w:val="137"/>
              <w:sz w:val="16"/>
            </w:rPr>
          </w:rPrChange>
        </w:rPr>
        <w:t>B</w:t>
      </w:r>
      <w:r w:rsidRPr="00814BC9">
        <w:rPr>
          <w:spacing w:val="-85"/>
          <w:w w:val="133"/>
          <w:sz w:val="16"/>
          <w:lang w:val="en-GB"/>
          <w:rPrChange w:id="9188" w:author="Christian PIEDALLU" w:date="2023-02-06T09:53:00Z">
            <w:rPr>
              <w:spacing w:val="-85"/>
              <w:w w:val="133"/>
              <w:sz w:val="16"/>
            </w:rPr>
          </w:rPrChange>
        </w:rPr>
        <w:t>ˆ</w:t>
      </w:r>
      <w:r w:rsidRPr="00814BC9">
        <w:rPr>
          <w:w w:val="115"/>
          <w:sz w:val="16"/>
          <w:lang w:val="en-GB"/>
          <w:rPrChange w:id="9189" w:author="Christian PIEDALLU" w:date="2023-02-06T09:53:00Z">
            <w:rPr>
              <w:w w:val="115"/>
              <w:sz w:val="16"/>
            </w:rPr>
          </w:rPrChange>
        </w:rPr>
        <w:t>arring,</w:t>
      </w:r>
      <w:r w:rsidRPr="00814BC9">
        <w:rPr>
          <w:sz w:val="16"/>
          <w:lang w:val="en-GB"/>
          <w:rPrChange w:id="9190" w:author="Christian PIEDALLU" w:date="2023-02-06T09:53:00Z">
            <w:rPr>
              <w:sz w:val="16"/>
            </w:rPr>
          </w:rPrChange>
        </w:rPr>
        <w:t xml:space="preserve"> </w:t>
      </w:r>
      <w:r w:rsidRPr="00814BC9">
        <w:rPr>
          <w:spacing w:val="-5"/>
          <w:sz w:val="16"/>
          <w:lang w:val="en-GB"/>
          <w:rPrChange w:id="9191" w:author="Christian PIEDALLU" w:date="2023-02-06T09:53:00Z">
            <w:rPr>
              <w:spacing w:val="-5"/>
              <w:sz w:val="16"/>
            </w:rPr>
          </w:rPrChange>
        </w:rPr>
        <w:t xml:space="preserve"> </w:t>
      </w:r>
      <w:r w:rsidRPr="00814BC9">
        <w:rPr>
          <w:w w:val="135"/>
          <w:sz w:val="16"/>
          <w:lang w:val="en-GB"/>
          <w:rPrChange w:id="9192" w:author="Christian PIEDALLU" w:date="2023-02-06T09:53:00Z">
            <w:rPr>
              <w:w w:val="135"/>
              <w:sz w:val="16"/>
            </w:rPr>
          </w:rPrChange>
        </w:rPr>
        <w:t>L.,</w:t>
      </w:r>
      <w:r w:rsidRPr="00814BC9">
        <w:rPr>
          <w:sz w:val="16"/>
          <w:lang w:val="en-GB"/>
          <w:rPrChange w:id="9193" w:author="Christian PIEDALLU" w:date="2023-02-06T09:53:00Z">
            <w:rPr>
              <w:sz w:val="16"/>
            </w:rPr>
          </w:rPrChange>
        </w:rPr>
        <w:t xml:space="preserve"> </w:t>
      </w:r>
      <w:r w:rsidRPr="00814BC9">
        <w:rPr>
          <w:spacing w:val="-5"/>
          <w:sz w:val="16"/>
          <w:lang w:val="en-GB"/>
          <w:rPrChange w:id="9194" w:author="Christian PIEDALLU" w:date="2023-02-06T09:53:00Z">
            <w:rPr>
              <w:spacing w:val="-5"/>
              <w:sz w:val="16"/>
            </w:rPr>
          </w:rPrChange>
        </w:rPr>
        <w:t xml:space="preserve"> </w:t>
      </w:r>
      <w:r w:rsidRPr="00814BC9">
        <w:rPr>
          <w:w w:val="105"/>
          <w:sz w:val="16"/>
          <w:lang w:val="en-GB"/>
          <w:rPrChange w:id="9195" w:author="Christian PIEDALLU" w:date="2023-02-06T09:53:00Z">
            <w:rPr>
              <w:w w:val="105"/>
              <w:sz w:val="16"/>
            </w:rPr>
          </w:rPrChange>
        </w:rPr>
        <w:t>2009.</w:t>
      </w:r>
      <w:r w:rsidRPr="00814BC9">
        <w:rPr>
          <w:sz w:val="16"/>
          <w:lang w:val="en-GB"/>
          <w:rPrChange w:id="9196" w:author="Christian PIEDALLU" w:date="2023-02-06T09:53:00Z">
            <w:rPr>
              <w:sz w:val="16"/>
            </w:rPr>
          </w:rPrChange>
        </w:rPr>
        <w:t xml:space="preserve">  </w:t>
      </w:r>
      <w:r w:rsidRPr="00814BC9">
        <w:rPr>
          <w:spacing w:val="-7"/>
          <w:sz w:val="16"/>
          <w:lang w:val="en-GB"/>
          <w:rPrChange w:id="9197" w:author="Christian PIEDALLU" w:date="2023-02-06T09:53:00Z">
            <w:rPr>
              <w:spacing w:val="-7"/>
              <w:sz w:val="16"/>
            </w:rPr>
          </w:rPrChange>
        </w:rPr>
        <w:t xml:space="preserve"> </w:t>
      </w:r>
      <w:r w:rsidRPr="00814BC9">
        <w:rPr>
          <w:w w:val="112"/>
          <w:sz w:val="16"/>
          <w:lang w:val="en-GB"/>
          <w:rPrChange w:id="9198" w:author="Christian PIEDALLU" w:date="2023-02-06T09:53:00Z">
            <w:rPr>
              <w:w w:val="112"/>
              <w:sz w:val="16"/>
            </w:rPr>
          </w:rPrChange>
        </w:rPr>
        <w:t>Spatio-tem</w:t>
      </w:r>
      <w:r w:rsidRPr="00814BC9">
        <w:rPr>
          <w:spacing w:val="4"/>
          <w:w w:val="112"/>
          <w:sz w:val="16"/>
          <w:lang w:val="en-GB"/>
          <w:rPrChange w:id="9199" w:author="Christian PIEDALLU" w:date="2023-02-06T09:53:00Z">
            <w:rPr>
              <w:spacing w:val="4"/>
              <w:w w:val="112"/>
              <w:sz w:val="16"/>
            </w:rPr>
          </w:rPrChange>
        </w:rPr>
        <w:t>p</w:t>
      </w:r>
      <w:r w:rsidRPr="00814BC9">
        <w:rPr>
          <w:w w:val="111"/>
          <w:sz w:val="16"/>
          <w:lang w:val="en-GB"/>
          <w:rPrChange w:id="9200" w:author="Christian PIEDALLU" w:date="2023-02-06T09:53:00Z">
            <w:rPr>
              <w:w w:val="111"/>
              <w:sz w:val="16"/>
            </w:rPr>
          </w:rPrChange>
        </w:rPr>
        <w:t>oral</w:t>
      </w:r>
      <w:r w:rsidRPr="00814BC9">
        <w:rPr>
          <w:sz w:val="16"/>
          <w:lang w:val="en-GB"/>
          <w:rPrChange w:id="9201" w:author="Christian PIEDALLU" w:date="2023-02-06T09:53:00Z">
            <w:rPr>
              <w:sz w:val="16"/>
            </w:rPr>
          </w:rPrChange>
        </w:rPr>
        <w:t xml:space="preserve"> </w:t>
      </w:r>
      <w:r w:rsidRPr="00814BC9">
        <w:rPr>
          <w:spacing w:val="-7"/>
          <w:sz w:val="16"/>
          <w:lang w:val="en-GB"/>
          <w:rPrChange w:id="9202" w:author="Christian PIEDALLU" w:date="2023-02-06T09:53:00Z">
            <w:rPr>
              <w:spacing w:val="-7"/>
              <w:sz w:val="16"/>
            </w:rPr>
          </w:rPrChange>
        </w:rPr>
        <w:t xml:space="preserve"> </w:t>
      </w:r>
      <w:r w:rsidRPr="00814BC9">
        <w:rPr>
          <w:w w:val="113"/>
          <w:sz w:val="16"/>
          <w:lang w:val="en-GB"/>
          <w:rPrChange w:id="9203" w:author="Christian PIEDALLU" w:date="2023-02-06T09:53:00Z">
            <w:rPr>
              <w:w w:val="113"/>
              <w:sz w:val="16"/>
            </w:rPr>
          </w:rPrChange>
        </w:rPr>
        <w:t>impact</w:t>
      </w:r>
      <w:r w:rsidRPr="00814BC9">
        <w:rPr>
          <w:sz w:val="16"/>
          <w:lang w:val="en-GB"/>
          <w:rPrChange w:id="9204" w:author="Christian PIEDALLU" w:date="2023-02-06T09:53:00Z">
            <w:rPr>
              <w:sz w:val="16"/>
            </w:rPr>
          </w:rPrChange>
        </w:rPr>
        <w:t xml:space="preserve"> </w:t>
      </w:r>
      <w:r w:rsidRPr="00814BC9">
        <w:rPr>
          <w:spacing w:val="-7"/>
          <w:sz w:val="16"/>
          <w:lang w:val="en-GB"/>
          <w:rPrChange w:id="9205" w:author="Christian PIEDALLU" w:date="2023-02-06T09:53:00Z">
            <w:rPr>
              <w:spacing w:val="-7"/>
              <w:sz w:val="16"/>
            </w:rPr>
          </w:rPrChange>
        </w:rPr>
        <w:t xml:space="preserve"> </w:t>
      </w:r>
      <w:r w:rsidRPr="00814BC9">
        <w:rPr>
          <w:w w:val="102"/>
          <w:sz w:val="16"/>
          <w:lang w:val="en-GB"/>
          <w:rPrChange w:id="9206" w:author="Christian PIEDALLU" w:date="2023-02-06T09:53:00Z">
            <w:rPr>
              <w:w w:val="102"/>
              <w:sz w:val="16"/>
            </w:rPr>
          </w:rPrChange>
        </w:rPr>
        <w:t>of</w:t>
      </w:r>
      <w:r w:rsidRPr="00814BC9">
        <w:rPr>
          <w:sz w:val="16"/>
          <w:lang w:val="en-GB"/>
          <w:rPrChange w:id="9207" w:author="Christian PIEDALLU" w:date="2023-02-06T09:53:00Z">
            <w:rPr>
              <w:sz w:val="16"/>
            </w:rPr>
          </w:rPrChange>
        </w:rPr>
        <w:t xml:space="preserve"> </w:t>
      </w:r>
      <w:r w:rsidRPr="00814BC9">
        <w:rPr>
          <w:spacing w:val="-7"/>
          <w:sz w:val="16"/>
          <w:lang w:val="en-GB"/>
          <w:rPrChange w:id="9208" w:author="Christian PIEDALLU" w:date="2023-02-06T09:53:00Z">
            <w:rPr>
              <w:spacing w:val="-7"/>
              <w:sz w:val="16"/>
            </w:rPr>
          </w:rPrChange>
        </w:rPr>
        <w:t xml:space="preserve"> </w:t>
      </w:r>
      <w:r w:rsidRPr="00814BC9">
        <w:rPr>
          <w:w w:val="111"/>
          <w:sz w:val="16"/>
          <w:lang w:val="en-GB"/>
          <w:rPrChange w:id="9209" w:author="Christian PIEDALLU" w:date="2023-02-06T09:53:00Z">
            <w:rPr>
              <w:w w:val="111"/>
              <w:sz w:val="16"/>
            </w:rPr>
          </w:rPrChange>
        </w:rPr>
        <w:t>climate</w:t>
      </w:r>
      <w:r w:rsidRPr="00814BC9">
        <w:rPr>
          <w:sz w:val="16"/>
          <w:lang w:val="en-GB"/>
          <w:rPrChange w:id="9210" w:author="Christian PIEDALLU" w:date="2023-02-06T09:53:00Z">
            <w:rPr>
              <w:sz w:val="16"/>
            </w:rPr>
          </w:rPrChange>
        </w:rPr>
        <w:t xml:space="preserve"> </w:t>
      </w:r>
      <w:r w:rsidRPr="00814BC9">
        <w:rPr>
          <w:spacing w:val="-7"/>
          <w:sz w:val="16"/>
          <w:lang w:val="en-GB"/>
          <w:rPrChange w:id="9211" w:author="Christian PIEDALLU" w:date="2023-02-06T09:53:00Z">
            <w:rPr>
              <w:spacing w:val="-7"/>
              <w:sz w:val="16"/>
            </w:rPr>
          </w:rPrChange>
        </w:rPr>
        <w:t xml:space="preserve"> </w:t>
      </w:r>
      <w:r w:rsidRPr="00814BC9">
        <w:rPr>
          <w:spacing w:val="-5"/>
          <w:w w:val="111"/>
          <w:sz w:val="16"/>
          <w:lang w:val="en-GB"/>
          <w:rPrChange w:id="9212" w:author="Christian PIEDALLU" w:date="2023-02-06T09:53:00Z">
            <w:rPr>
              <w:spacing w:val="-5"/>
              <w:w w:val="111"/>
              <w:sz w:val="16"/>
            </w:rPr>
          </w:rPrChange>
        </w:rPr>
        <w:t>c</w:t>
      </w:r>
      <w:r w:rsidRPr="00814BC9">
        <w:rPr>
          <w:w w:val="108"/>
          <w:sz w:val="16"/>
          <w:lang w:val="en-GB"/>
          <w:rPrChange w:id="9213" w:author="Christian PIEDALLU" w:date="2023-02-06T09:53:00Z">
            <w:rPr>
              <w:w w:val="108"/>
              <w:sz w:val="16"/>
            </w:rPr>
          </w:rPrChange>
        </w:rPr>
        <w:t>hange</w:t>
      </w:r>
      <w:r w:rsidRPr="00814BC9">
        <w:rPr>
          <w:sz w:val="16"/>
          <w:lang w:val="en-GB"/>
          <w:rPrChange w:id="9214" w:author="Christian PIEDALLU" w:date="2023-02-06T09:53:00Z">
            <w:rPr>
              <w:sz w:val="16"/>
            </w:rPr>
          </w:rPrChange>
        </w:rPr>
        <w:t xml:space="preserve"> </w:t>
      </w:r>
      <w:r w:rsidRPr="00814BC9">
        <w:rPr>
          <w:spacing w:val="-7"/>
          <w:sz w:val="16"/>
          <w:lang w:val="en-GB"/>
          <w:rPrChange w:id="9215" w:author="Christian PIEDALLU" w:date="2023-02-06T09:53:00Z">
            <w:rPr>
              <w:spacing w:val="-7"/>
              <w:sz w:val="16"/>
            </w:rPr>
          </w:rPrChange>
        </w:rPr>
        <w:t xml:space="preserve"> </w:t>
      </w:r>
      <w:r w:rsidRPr="00814BC9">
        <w:rPr>
          <w:w w:val="106"/>
          <w:sz w:val="16"/>
          <w:lang w:val="en-GB"/>
          <w:rPrChange w:id="9216" w:author="Christian PIEDALLU" w:date="2023-02-06T09:53:00Z">
            <w:rPr>
              <w:w w:val="106"/>
              <w:sz w:val="16"/>
            </w:rPr>
          </w:rPrChange>
        </w:rPr>
        <w:t>on</w:t>
      </w:r>
    </w:p>
    <w:p w14:paraId="1CD5525D" w14:textId="77777777" w:rsidR="00B177F5" w:rsidRPr="00814BC9" w:rsidRDefault="00B553DB">
      <w:pPr>
        <w:tabs>
          <w:tab w:val="left" w:pos="720"/>
        </w:tabs>
        <w:spacing w:line="189" w:lineRule="exact"/>
        <w:ind w:left="163"/>
        <w:rPr>
          <w:sz w:val="16"/>
          <w:lang w:val="en-GB"/>
          <w:rPrChange w:id="9217" w:author="Christian PIEDALLU" w:date="2023-02-06T09:53:00Z">
            <w:rPr>
              <w:sz w:val="16"/>
            </w:rPr>
          </w:rPrChange>
        </w:rPr>
      </w:pPr>
      <w:bookmarkStart w:id="9218" w:name="_bookmark35"/>
      <w:bookmarkEnd w:id="9218"/>
      <w:r w:rsidRPr="00814BC9">
        <w:rPr>
          <w:rFonts w:ascii="Trebuchet MS" w:hAnsi="Trebuchet MS"/>
          <w:w w:val="110"/>
          <w:sz w:val="10"/>
          <w:lang w:val="en-GB"/>
          <w:rPrChange w:id="9219" w:author="Christian PIEDALLU" w:date="2023-02-06T09:53:00Z">
            <w:rPr>
              <w:rFonts w:ascii="Trebuchet MS" w:hAnsi="Trebuchet MS"/>
              <w:w w:val="110"/>
              <w:sz w:val="10"/>
            </w:rPr>
          </w:rPrChange>
        </w:rPr>
        <w:t>384</w:t>
      </w:r>
      <w:r w:rsidRPr="00814BC9">
        <w:rPr>
          <w:rFonts w:ascii="Trebuchet MS" w:hAnsi="Trebuchet MS"/>
          <w:w w:val="110"/>
          <w:sz w:val="10"/>
          <w:lang w:val="en-GB"/>
          <w:rPrChange w:id="9220" w:author="Christian PIEDALLU" w:date="2023-02-06T09:53:00Z">
            <w:rPr>
              <w:rFonts w:ascii="Trebuchet MS" w:hAnsi="Trebuchet MS"/>
              <w:w w:val="110"/>
              <w:sz w:val="10"/>
            </w:rPr>
          </w:rPrChange>
        </w:rPr>
        <w:tab/>
      </w:r>
      <w:r w:rsidRPr="00814BC9">
        <w:rPr>
          <w:w w:val="110"/>
          <w:sz w:val="16"/>
          <w:lang w:val="en-GB"/>
          <w:rPrChange w:id="9221" w:author="Christian PIEDALLU" w:date="2023-02-06T09:53:00Z">
            <w:rPr>
              <w:w w:val="110"/>
              <w:sz w:val="16"/>
            </w:rPr>
          </w:rPrChange>
        </w:rPr>
        <w:t>the</w:t>
      </w:r>
      <w:r w:rsidRPr="00814BC9">
        <w:rPr>
          <w:spacing w:val="22"/>
          <w:w w:val="110"/>
          <w:sz w:val="16"/>
          <w:lang w:val="en-GB"/>
          <w:rPrChange w:id="9222" w:author="Christian PIEDALLU" w:date="2023-02-06T09:53:00Z">
            <w:rPr>
              <w:spacing w:val="22"/>
              <w:w w:val="110"/>
              <w:sz w:val="16"/>
            </w:rPr>
          </w:rPrChange>
        </w:rPr>
        <w:t xml:space="preserve"> </w:t>
      </w:r>
      <w:r w:rsidRPr="00814BC9">
        <w:rPr>
          <w:w w:val="110"/>
          <w:sz w:val="16"/>
          <w:lang w:val="en-GB"/>
          <w:rPrChange w:id="9223" w:author="Christian PIEDALLU" w:date="2023-02-06T09:53:00Z">
            <w:rPr>
              <w:w w:val="110"/>
              <w:sz w:val="16"/>
            </w:rPr>
          </w:rPrChange>
        </w:rPr>
        <w:t>activity</w:t>
      </w:r>
      <w:r w:rsidRPr="00814BC9">
        <w:rPr>
          <w:spacing w:val="22"/>
          <w:w w:val="110"/>
          <w:sz w:val="16"/>
          <w:lang w:val="en-GB"/>
          <w:rPrChange w:id="9224" w:author="Christian PIEDALLU" w:date="2023-02-06T09:53:00Z">
            <w:rPr>
              <w:spacing w:val="22"/>
              <w:w w:val="110"/>
              <w:sz w:val="16"/>
            </w:rPr>
          </w:rPrChange>
        </w:rPr>
        <w:t xml:space="preserve"> </w:t>
      </w:r>
      <w:r w:rsidRPr="00814BC9">
        <w:rPr>
          <w:w w:val="110"/>
          <w:sz w:val="16"/>
          <w:lang w:val="en-GB"/>
          <w:rPrChange w:id="9225" w:author="Christian PIEDALLU" w:date="2023-02-06T09:53:00Z">
            <w:rPr>
              <w:w w:val="110"/>
              <w:sz w:val="16"/>
            </w:rPr>
          </w:rPrChange>
        </w:rPr>
        <w:t>and</w:t>
      </w:r>
      <w:r w:rsidRPr="00814BC9">
        <w:rPr>
          <w:spacing w:val="23"/>
          <w:w w:val="110"/>
          <w:sz w:val="16"/>
          <w:lang w:val="en-GB"/>
          <w:rPrChange w:id="9226" w:author="Christian PIEDALLU" w:date="2023-02-06T09:53:00Z">
            <w:rPr>
              <w:spacing w:val="23"/>
              <w:w w:val="110"/>
              <w:sz w:val="16"/>
            </w:rPr>
          </w:rPrChange>
        </w:rPr>
        <w:t xml:space="preserve"> </w:t>
      </w:r>
      <w:r w:rsidRPr="00814BC9">
        <w:rPr>
          <w:w w:val="110"/>
          <w:sz w:val="16"/>
          <w:lang w:val="en-GB"/>
          <w:rPrChange w:id="9227" w:author="Christian PIEDALLU" w:date="2023-02-06T09:53:00Z">
            <w:rPr>
              <w:w w:val="110"/>
              <w:sz w:val="16"/>
            </w:rPr>
          </w:rPrChange>
        </w:rPr>
        <w:t>voltinism</w:t>
      </w:r>
      <w:r w:rsidRPr="00814BC9">
        <w:rPr>
          <w:spacing w:val="22"/>
          <w:w w:val="110"/>
          <w:sz w:val="16"/>
          <w:lang w:val="en-GB"/>
          <w:rPrChange w:id="9228" w:author="Christian PIEDALLU" w:date="2023-02-06T09:53:00Z">
            <w:rPr>
              <w:spacing w:val="22"/>
              <w:w w:val="110"/>
              <w:sz w:val="16"/>
            </w:rPr>
          </w:rPrChange>
        </w:rPr>
        <w:t xml:space="preserve"> </w:t>
      </w:r>
      <w:r w:rsidRPr="00814BC9">
        <w:rPr>
          <w:w w:val="110"/>
          <w:sz w:val="16"/>
          <w:lang w:val="en-GB"/>
          <w:rPrChange w:id="9229" w:author="Christian PIEDALLU" w:date="2023-02-06T09:53:00Z">
            <w:rPr>
              <w:w w:val="110"/>
              <w:sz w:val="16"/>
            </w:rPr>
          </w:rPrChange>
        </w:rPr>
        <w:t>of</w:t>
      </w:r>
      <w:r w:rsidRPr="00814BC9">
        <w:rPr>
          <w:spacing w:val="23"/>
          <w:w w:val="110"/>
          <w:sz w:val="16"/>
          <w:lang w:val="en-GB"/>
          <w:rPrChange w:id="9230" w:author="Christian PIEDALLU" w:date="2023-02-06T09:53:00Z">
            <w:rPr>
              <w:spacing w:val="23"/>
              <w:w w:val="110"/>
              <w:sz w:val="16"/>
            </w:rPr>
          </w:rPrChange>
        </w:rPr>
        <w:t xml:space="preserve"> </w:t>
      </w:r>
      <w:r w:rsidRPr="00814BC9">
        <w:rPr>
          <w:w w:val="110"/>
          <w:sz w:val="16"/>
          <w:lang w:val="en-GB"/>
          <w:rPrChange w:id="9231" w:author="Christian PIEDALLU" w:date="2023-02-06T09:53:00Z">
            <w:rPr>
              <w:w w:val="110"/>
              <w:sz w:val="16"/>
            </w:rPr>
          </w:rPrChange>
        </w:rPr>
        <w:t>the</w:t>
      </w:r>
      <w:r w:rsidRPr="00814BC9">
        <w:rPr>
          <w:spacing w:val="22"/>
          <w:w w:val="110"/>
          <w:sz w:val="16"/>
          <w:lang w:val="en-GB"/>
          <w:rPrChange w:id="9232" w:author="Christian PIEDALLU" w:date="2023-02-06T09:53:00Z">
            <w:rPr>
              <w:spacing w:val="22"/>
              <w:w w:val="110"/>
              <w:sz w:val="16"/>
            </w:rPr>
          </w:rPrChange>
        </w:rPr>
        <w:t xml:space="preserve"> </w:t>
      </w:r>
      <w:r w:rsidRPr="00814BC9">
        <w:rPr>
          <w:w w:val="110"/>
          <w:sz w:val="16"/>
          <w:lang w:val="en-GB"/>
          <w:rPrChange w:id="9233" w:author="Christian PIEDALLU" w:date="2023-02-06T09:53:00Z">
            <w:rPr>
              <w:w w:val="110"/>
              <w:sz w:val="16"/>
            </w:rPr>
          </w:rPrChange>
        </w:rPr>
        <w:t>spruce</w:t>
      </w:r>
      <w:r w:rsidRPr="00814BC9">
        <w:rPr>
          <w:spacing w:val="23"/>
          <w:w w:val="110"/>
          <w:sz w:val="16"/>
          <w:lang w:val="en-GB"/>
          <w:rPrChange w:id="9234" w:author="Christian PIEDALLU" w:date="2023-02-06T09:53:00Z">
            <w:rPr>
              <w:spacing w:val="23"/>
              <w:w w:val="110"/>
              <w:sz w:val="16"/>
            </w:rPr>
          </w:rPrChange>
        </w:rPr>
        <w:t xml:space="preserve"> </w:t>
      </w:r>
      <w:r w:rsidRPr="00814BC9">
        <w:rPr>
          <w:w w:val="110"/>
          <w:sz w:val="16"/>
          <w:lang w:val="en-GB"/>
          <w:rPrChange w:id="9235" w:author="Christian PIEDALLU" w:date="2023-02-06T09:53:00Z">
            <w:rPr>
              <w:w w:val="110"/>
              <w:sz w:val="16"/>
            </w:rPr>
          </w:rPrChange>
        </w:rPr>
        <w:t>bark</w:t>
      </w:r>
      <w:r w:rsidRPr="00814BC9">
        <w:rPr>
          <w:spacing w:val="22"/>
          <w:w w:val="110"/>
          <w:sz w:val="16"/>
          <w:lang w:val="en-GB"/>
          <w:rPrChange w:id="9236" w:author="Christian PIEDALLU" w:date="2023-02-06T09:53:00Z">
            <w:rPr>
              <w:spacing w:val="22"/>
              <w:w w:val="110"/>
              <w:sz w:val="16"/>
            </w:rPr>
          </w:rPrChange>
        </w:rPr>
        <w:t xml:space="preserve"> </w:t>
      </w:r>
      <w:r w:rsidRPr="00814BC9">
        <w:rPr>
          <w:w w:val="110"/>
          <w:sz w:val="16"/>
          <w:lang w:val="en-GB"/>
          <w:rPrChange w:id="9237" w:author="Christian PIEDALLU" w:date="2023-02-06T09:53:00Z">
            <w:rPr>
              <w:w w:val="110"/>
              <w:sz w:val="16"/>
            </w:rPr>
          </w:rPrChange>
        </w:rPr>
        <w:t>beetle,</w:t>
      </w:r>
      <w:r w:rsidRPr="00814BC9">
        <w:rPr>
          <w:spacing w:val="23"/>
          <w:w w:val="110"/>
          <w:sz w:val="16"/>
          <w:lang w:val="en-GB"/>
          <w:rPrChange w:id="9238" w:author="Christian PIEDALLU" w:date="2023-02-06T09:53:00Z">
            <w:rPr>
              <w:spacing w:val="23"/>
              <w:w w:val="110"/>
              <w:sz w:val="16"/>
            </w:rPr>
          </w:rPrChange>
        </w:rPr>
        <w:t xml:space="preserve"> </w:t>
      </w:r>
      <w:r w:rsidRPr="00814BC9">
        <w:rPr>
          <w:w w:val="110"/>
          <w:sz w:val="16"/>
          <w:lang w:val="en-GB"/>
          <w:rPrChange w:id="9239" w:author="Christian PIEDALLU" w:date="2023-02-06T09:53:00Z">
            <w:rPr>
              <w:w w:val="110"/>
              <w:sz w:val="16"/>
            </w:rPr>
          </w:rPrChange>
        </w:rPr>
        <w:t>ips</w:t>
      </w:r>
      <w:r w:rsidRPr="00814BC9">
        <w:rPr>
          <w:spacing w:val="22"/>
          <w:w w:val="110"/>
          <w:sz w:val="16"/>
          <w:lang w:val="en-GB"/>
          <w:rPrChange w:id="9240" w:author="Christian PIEDALLU" w:date="2023-02-06T09:53:00Z">
            <w:rPr>
              <w:spacing w:val="22"/>
              <w:w w:val="110"/>
              <w:sz w:val="16"/>
            </w:rPr>
          </w:rPrChange>
        </w:rPr>
        <w:t xml:space="preserve"> </w:t>
      </w:r>
      <w:r w:rsidRPr="00814BC9">
        <w:rPr>
          <w:w w:val="110"/>
          <w:sz w:val="16"/>
          <w:lang w:val="en-GB"/>
          <w:rPrChange w:id="9241" w:author="Christian PIEDALLU" w:date="2023-02-06T09:53:00Z">
            <w:rPr>
              <w:w w:val="110"/>
              <w:sz w:val="16"/>
            </w:rPr>
          </w:rPrChange>
        </w:rPr>
        <w:t xml:space="preserve">typographus. </w:t>
      </w:r>
      <w:r w:rsidRPr="00814BC9">
        <w:rPr>
          <w:spacing w:val="3"/>
          <w:w w:val="110"/>
          <w:sz w:val="16"/>
          <w:lang w:val="en-GB"/>
          <w:rPrChange w:id="9242" w:author="Christian PIEDALLU" w:date="2023-02-06T09:53:00Z">
            <w:rPr>
              <w:spacing w:val="3"/>
              <w:w w:val="110"/>
              <w:sz w:val="16"/>
            </w:rPr>
          </w:rPrChange>
        </w:rPr>
        <w:t xml:space="preserve"> </w:t>
      </w:r>
      <w:r w:rsidRPr="00814BC9">
        <w:rPr>
          <w:i/>
          <w:w w:val="110"/>
          <w:sz w:val="16"/>
          <w:lang w:val="en-GB"/>
          <w:rPrChange w:id="9243" w:author="Christian PIEDALLU" w:date="2023-02-06T09:53:00Z">
            <w:rPr>
              <w:i/>
              <w:w w:val="110"/>
              <w:sz w:val="16"/>
            </w:rPr>
          </w:rPrChange>
        </w:rPr>
        <w:t>Global</w:t>
      </w:r>
      <w:r w:rsidRPr="00814BC9">
        <w:rPr>
          <w:i/>
          <w:spacing w:val="27"/>
          <w:w w:val="110"/>
          <w:sz w:val="16"/>
          <w:lang w:val="en-GB"/>
          <w:rPrChange w:id="9244" w:author="Christian PIEDALLU" w:date="2023-02-06T09:53:00Z">
            <w:rPr>
              <w:i/>
              <w:spacing w:val="27"/>
              <w:w w:val="110"/>
              <w:sz w:val="16"/>
            </w:rPr>
          </w:rPrChange>
        </w:rPr>
        <w:t xml:space="preserve"> </w:t>
      </w:r>
      <w:r w:rsidRPr="00814BC9">
        <w:rPr>
          <w:i/>
          <w:w w:val="110"/>
          <w:sz w:val="16"/>
          <w:lang w:val="en-GB"/>
          <w:rPrChange w:id="9245" w:author="Christian PIEDALLU" w:date="2023-02-06T09:53:00Z">
            <w:rPr>
              <w:i/>
              <w:w w:val="110"/>
              <w:sz w:val="16"/>
            </w:rPr>
          </w:rPrChange>
        </w:rPr>
        <w:t>Change</w:t>
      </w:r>
      <w:r w:rsidRPr="00814BC9">
        <w:rPr>
          <w:i/>
          <w:spacing w:val="27"/>
          <w:w w:val="110"/>
          <w:sz w:val="16"/>
          <w:lang w:val="en-GB"/>
          <w:rPrChange w:id="9246" w:author="Christian PIEDALLU" w:date="2023-02-06T09:53:00Z">
            <w:rPr>
              <w:i/>
              <w:spacing w:val="27"/>
              <w:w w:val="110"/>
              <w:sz w:val="16"/>
            </w:rPr>
          </w:rPrChange>
        </w:rPr>
        <w:t xml:space="preserve"> </w:t>
      </w:r>
      <w:r w:rsidRPr="00814BC9">
        <w:rPr>
          <w:i/>
          <w:w w:val="110"/>
          <w:sz w:val="16"/>
          <w:lang w:val="en-GB"/>
          <w:rPrChange w:id="9247" w:author="Christian PIEDALLU" w:date="2023-02-06T09:53:00Z">
            <w:rPr>
              <w:i/>
              <w:w w:val="110"/>
              <w:sz w:val="16"/>
            </w:rPr>
          </w:rPrChange>
        </w:rPr>
        <w:t>Biology</w:t>
      </w:r>
      <w:r w:rsidRPr="00814BC9">
        <w:rPr>
          <w:w w:val="110"/>
          <w:sz w:val="16"/>
          <w:lang w:val="en-GB"/>
          <w:rPrChange w:id="9248" w:author="Christian PIEDALLU" w:date="2023-02-06T09:53:00Z">
            <w:rPr>
              <w:w w:val="110"/>
              <w:sz w:val="16"/>
            </w:rPr>
          </w:rPrChange>
        </w:rPr>
        <w:t>,</w:t>
      </w:r>
      <w:r w:rsidRPr="00814BC9">
        <w:rPr>
          <w:spacing w:val="22"/>
          <w:w w:val="110"/>
          <w:sz w:val="16"/>
          <w:lang w:val="en-GB"/>
          <w:rPrChange w:id="9249" w:author="Christian PIEDALLU" w:date="2023-02-06T09:53:00Z">
            <w:rPr>
              <w:spacing w:val="22"/>
              <w:w w:val="110"/>
              <w:sz w:val="16"/>
            </w:rPr>
          </w:rPrChange>
        </w:rPr>
        <w:t xml:space="preserve"> </w:t>
      </w:r>
      <w:r w:rsidRPr="00814BC9">
        <w:rPr>
          <w:w w:val="110"/>
          <w:sz w:val="16"/>
          <w:lang w:val="en-GB"/>
          <w:rPrChange w:id="9250" w:author="Christian PIEDALLU" w:date="2023-02-06T09:53:00Z">
            <w:rPr>
              <w:w w:val="110"/>
              <w:sz w:val="16"/>
            </w:rPr>
          </w:rPrChange>
        </w:rPr>
        <w:t>15(2):486–499.</w:t>
      </w:r>
    </w:p>
    <w:p w14:paraId="3EC56DF0" w14:textId="77777777" w:rsidR="00B177F5" w:rsidRPr="00814BC9" w:rsidRDefault="00B553DB">
      <w:pPr>
        <w:spacing w:line="189" w:lineRule="exact"/>
        <w:ind w:left="163"/>
        <w:rPr>
          <w:sz w:val="16"/>
          <w:lang w:val="en-GB"/>
          <w:rPrChange w:id="9251" w:author="Christian PIEDALLU" w:date="2023-02-06T09:53:00Z">
            <w:rPr>
              <w:sz w:val="16"/>
            </w:rPr>
          </w:rPrChange>
        </w:rPr>
      </w:pPr>
      <w:r w:rsidRPr="00814BC9">
        <w:rPr>
          <w:rFonts w:ascii="Trebuchet MS"/>
          <w:sz w:val="10"/>
          <w:lang w:val="en-GB"/>
          <w:rPrChange w:id="9252" w:author="Christian PIEDALLU" w:date="2023-02-06T09:53:00Z">
            <w:rPr>
              <w:rFonts w:ascii="Trebuchet MS"/>
              <w:sz w:val="10"/>
            </w:rPr>
          </w:rPrChange>
        </w:rPr>
        <w:t xml:space="preserve">385     </w:t>
      </w:r>
      <w:r w:rsidRPr="00814BC9">
        <w:rPr>
          <w:rFonts w:ascii="Trebuchet MS"/>
          <w:spacing w:val="19"/>
          <w:sz w:val="10"/>
          <w:lang w:val="en-GB"/>
          <w:rPrChange w:id="9253" w:author="Christian PIEDALLU" w:date="2023-02-06T09:53:00Z">
            <w:rPr>
              <w:rFonts w:ascii="Trebuchet MS"/>
              <w:spacing w:val="19"/>
              <w:sz w:val="10"/>
            </w:rPr>
          </w:rPrChange>
        </w:rPr>
        <w:t xml:space="preserve"> </w:t>
      </w:r>
      <w:r w:rsidRPr="00814BC9">
        <w:rPr>
          <w:w w:val="115"/>
          <w:sz w:val="16"/>
          <w:lang w:val="en-GB"/>
          <w:rPrChange w:id="9254" w:author="Christian PIEDALLU" w:date="2023-02-06T09:53:00Z">
            <w:rPr>
              <w:w w:val="115"/>
              <w:sz w:val="16"/>
            </w:rPr>
          </w:rPrChange>
        </w:rPr>
        <w:t xml:space="preserve">Kautz, </w:t>
      </w:r>
      <w:r w:rsidRPr="00814BC9">
        <w:rPr>
          <w:spacing w:val="1"/>
          <w:w w:val="115"/>
          <w:sz w:val="16"/>
          <w:lang w:val="en-GB"/>
          <w:rPrChange w:id="9255" w:author="Christian PIEDALLU" w:date="2023-02-06T09:53:00Z">
            <w:rPr>
              <w:spacing w:val="1"/>
              <w:w w:val="115"/>
              <w:sz w:val="16"/>
            </w:rPr>
          </w:rPrChange>
        </w:rPr>
        <w:t xml:space="preserve"> </w:t>
      </w:r>
      <w:r w:rsidRPr="00814BC9">
        <w:rPr>
          <w:w w:val="115"/>
          <w:sz w:val="16"/>
          <w:lang w:val="en-GB"/>
          <w:rPrChange w:id="9256" w:author="Christian PIEDALLU" w:date="2023-02-06T09:53:00Z">
            <w:rPr>
              <w:w w:val="115"/>
              <w:sz w:val="16"/>
            </w:rPr>
          </w:rPrChange>
        </w:rPr>
        <w:t xml:space="preserve">M.,  Schopf, </w:t>
      </w:r>
      <w:r w:rsidRPr="00814BC9">
        <w:rPr>
          <w:spacing w:val="1"/>
          <w:w w:val="115"/>
          <w:sz w:val="16"/>
          <w:lang w:val="en-GB"/>
          <w:rPrChange w:id="9257" w:author="Christian PIEDALLU" w:date="2023-02-06T09:53:00Z">
            <w:rPr>
              <w:spacing w:val="1"/>
              <w:w w:val="115"/>
              <w:sz w:val="16"/>
            </w:rPr>
          </w:rPrChange>
        </w:rPr>
        <w:t xml:space="preserve"> </w:t>
      </w:r>
      <w:r w:rsidRPr="00814BC9">
        <w:rPr>
          <w:w w:val="115"/>
          <w:sz w:val="16"/>
          <w:lang w:val="en-GB"/>
          <w:rPrChange w:id="9258" w:author="Christian PIEDALLU" w:date="2023-02-06T09:53:00Z">
            <w:rPr>
              <w:w w:val="115"/>
              <w:sz w:val="16"/>
            </w:rPr>
          </w:rPrChange>
        </w:rPr>
        <w:t>R.,  and</w:t>
      </w:r>
      <w:r w:rsidRPr="00814BC9">
        <w:rPr>
          <w:spacing w:val="36"/>
          <w:w w:val="115"/>
          <w:sz w:val="16"/>
          <w:lang w:val="en-GB"/>
          <w:rPrChange w:id="9259" w:author="Christian PIEDALLU" w:date="2023-02-06T09:53:00Z">
            <w:rPr>
              <w:spacing w:val="36"/>
              <w:w w:val="115"/>
              <w:sz w:val="16"/>
            </w:rPr>
          </w:rPrChange>
        </w:rPr>
        <w:t xml:space="preserve"> </w:t>
      </w:r>
      <w:r w:rsidRPr="00814BC9">
        <w:rPr>
          <w:w w:val="115"/>
          <w:sz w:val="16"/>
          <w:lang w:val="en-GB"/>
          <w:rPrChange w:id="9260" w:author="Christian PIEDALLU" w:date="2023-02-06T09:53:00Z">
            <w:rPr>
              <w:w w:val="115"/>
              <w:sz w:val="16"/>
            </w:rPr>
          </w:rPrChange>
        </w:rPr>
        <w:t xml:space="preserve">Imron, </w:t>
      </w:r>
      <w:r w:rsidRPr="00814BC9">
        <w:rPr>
          <w:spacing w:val="1"/>
          <w:w w:val="115"/>
          <w:sz w:val="16"/>
          <w:lang w:val="en-GB"/>
          <w:rPrChange w:id="9261" w:author="Christian PIEDALLU" w:date="2023-02-06T09:53:00Z">
            <w:rPr>
              <w:spacing w:val="1"/>
              <w:w w:val="115"/>
              <w:sz w:val="16"/>
            </w:rPr>
          </w:rPrChange>
        </w:rPr>
        <w:t xml:space="preserve"> </w:t>
      </w:r>
      <w:r w:rsidRPr="00814BC9">
        <w:rPr>
          <w:w w:val="115"/>
          <w:sz w:val="16"/>
          <w:lang w:val="en-GB"/>
          <w:rPrChange w:id="9262" w:author="Christian PIEDALLU" w:date="2023-02-06T09:53:00Z">
            <w:rPr>
              <w:w w:val="115"/>
              <w:sz w:val="16"/>
            </w:rPr>
          </w:rPrChange>
        </w:rPr>
        <w:t>M.</w:t>
      </w:r>
      <w:r w:rsidRPr="00814BC9">
        <w:rPr>
          <w:spacing w:val="36"/>
          <w:w w:val="115"/>
          <w:sz w:val="16"/>
          <w:lang w:val="en-GB"/>
          <w:rPrChange w:id="9263" w:author="Christian PIEDALLU" w:date="2023-02-06T09:53:00Z">
            <w:rPr>
              <w:spacing w:val="36"/>
              <w:w w:val="115"/>
              <w:sz w:val="16"/>
            </w:rPr>
          </w:rPrChange>
        </w:rPr>
        <w:t xml:space="preserve"> </w:t>
      </w:r>
      <w:r w:rsidRPr="00814BC9">
        <w:rPr>
          <w:w w:val="115"/>
          <w:sz w:val="16"/>
          <w:lang w:val="en-GB"/>
          <w:rPrChange w:id="9264" w:author="Christian PIEDALLU" w:date="2023-02-06T09:53:00Z">
            <w:rPr>
              <w:w w:val="115"/>
              <w:sz w:val="16"/>
            </w:rPr>
          </w:rPrChange>
        </w:rPr>
        <w:t xml:space="preserve">A., </w:t>
      </w:r>
      <w:r w:rsidRPr="00814BC9">
        <w:rPr>
          <w:spacing w:val="1"/>
          <w:w w:val="115"/>
          <w:sz w:val="16"/>
          <w:lang w:val="en-GB"/>
          <w:rPrChange w:id="9265" w:author="Christian PIEDALLU" w:date="2023-02-06T09:53:00Z">
            <w:rPr>
              <w:spacing w:val="1"/>
              <w:w w:val="115"/>
              <w:sz w:val="16"/>
            </w:rPr>
          </w:rPrChange>
        </w:rPr>
        <w:t xml:space="preserve"> </w:t>
      </w:r>
      <w:r w:rsidRPr="00814BC9">
        <w:rPr>
          <w:w w:val="115"/>
          <w:sz w:val="16"/>
          <w:lang w:val="en-GB"/>
          <w:rPrChange w:id="9266" w:author="Christian PIEDALLU" w:date="2023-02-06T09:53:00Z">
            <w:rPr>
              <w:w w:val="115"/>
              <w:sz w:val="16"/>
            </w:rPr>
          </w:rPrChange>
        </w:rPr>
        <w:t>February</w:t>
      </w:r>
      <w:r w:rsidRPr="00814BC9">
        <w:rPr>
          <w:spacing w:val="36"/>
          <w:w w:val="115"/>
          <w:sz w:val="16"/>
          <w:lang w:val="en-GB"/>
          <w:rPrChange w:id="9267" w:author="Christian PIEDALLU" w:date="2023-02-06T09:53:00Z">
            <w:rPr>
              <w:spacing w:val="36"/>
              <w:w w:val="115"/>
              <w:sz w:val="16"/>
            </w:rPr>
          </w:rPrChange>
        </w:rPr>
        <w:t xml:space="preserve"> </w:t>
      </w:r>
      <w:r w:rsidRPr="00814BC9">
        <w:rPr>
          <w:w w:val="115"/>
          <w:sz w:val="16"/>
          <w:lang w:val="en-GB"/>
          <w:rPrChange w:id="9268" w:author="Christian PIEDALLU" w:date="2023-02-06T09:53:00Z">
            <w:rPr>
              <w:w w:val="115"/>
              <w:sz w:val="16"/>
            </w:rPr>
          </w:rPrChange>
        </w:rPr>
        <w:t xml:space="preserve">2014.  </w:t>
      </w:r>
      <w:r w:rsidRPr="00814BC9">
        <w:rPr>
          <w:spacing w:val="16"/>
          <w:w w:val="115"/>
          <w:sz w:val="16"/>
          <w:lang w:val="en-GB"/>
          <w:rPrChange w:id="9269" w:author="Christian PIEDALLU" w:date="2023-02-06T09:53:00Z">
            <w:rPr>
              <w:spacing w:val="16"/>
              <w:w w:val="115"/>
              <w:sz w:val="16"/>
            </w:rPr>
          </w:rPrChange>
        </w:rPr>
        <w:t xml:space="preserve"> </w:t>
      </w:r>
      <w:r w:rsidRPr="00814BC9">
        <w:rPr>
          <w:w w:val="115"/>
          <w:sz w:val="16"/>
          <w:lang w:val="en-GB"/>
          <w:rPrChange w:id="9270" w:author="Christian PIEDALLU" w:date="2023-02-06T09:53:00Z">
            <w:rPr>
              <w:w w:val="115"/>
              <w:sz w:val="16"/>
            </w:rPr>
          </w:rPrChange>
        </w:rPr>
        <w:t>Individual</w:t>
      </w:r>
      <w:r w:rsidRPr="00814BC9">
        <w:rPr>
          <w:spacing w:val="36"/>
          <w:w w:val="115"/>
          <w:sz w:val="16"/>
          <w:lang w:val="en-GB"/>
          <w:rPrChange w:id="9271" w:author="Christian PIEDALLU" w:date="2023-02-06T09:53:00Z">
            <w:rPr>
              <w:spacing w:val="36"/>
              <w:w w:val="115"/>
              <w:sz w:val="16"/>
            </w:rPr>
          </w:rPrChange>
        </w:rPr>
        <w:t xml:space="preserve"> </w:t>
      </w:r>
      <w:r w:rsidRPr="00814BC9">
        <w:rPr>
          <w:w w:val="115"/>
          <w:sz w:val="16"/>
          <w:lang w:val="en-GB"/>
          <w:rPrChange w:id="9272" w:author="Christian PIEDALLU" w:date="2023-02-06T09:53:00Z">
            <w:rPr>
              <w:w w:val="115"/>
              <w:sz w:val="16"/>
            </w:rPr>
          </w:rPrChange>
        </w:rPr>
        <w:t>traits</w:t>
      </w:r>
      <w:r w:rsidRPr="00814BC9">
        <w:rPr>
          <w:spacing w:val="36"/>
          <w:w w:val="115"/>
          <w:sz w:val="16"/>
          <w:lang w:val="en-GB"/>
          <w:rPrChange w:id="9273" w:author="Christian PIEDALLU" w:date="2023-02-06T09:53:00Z">
            <w:rPr>
              <w:spacing w:val="36"/>
              <w:w w:val="115"/>
              <w:sz w:val="16"/>
            </w:rPr>
          </w:rPrChange>
        </w:rPr>
        <w:t xml:space="preserve"> </w:t>
      </w:r>
      <w:r w:rsidRPr="00814BC9">
        <w:rPr>
          <w:w w:val="115"/>
          <w:sz w:val="16"/>
          <w:lang w:val="en-GB"/>
          <w:rPrChange w:id="9274" w:author="Christian PIEDALLU" w:date="2023-02-06T09:53:00Z">
            <w:rPr>
              <w:w w:val="115"/>
              <w:sz w:val="16"/>
            </w:rPr>
          </w:rPrChange>
        </w:rPr>
        <w:t>as</w:t>
      </w:r>
      <w:r w:rsidRPr="00814BC9">
        <w:rPr>
          <w:spacing w:val="37"/>
          <w:w w:val="115"/>
          <w:sz w:val="16"/>
          <w:lang w:val="en-GB"/>
          <w:rPrChange w:id="9275" w:author="Christian PIEDALLU" w:date="2023-02-06T09:53:00Z">
            <w:rPr>
              <w:spacing w:val="37"/>
              <w:w w:val="115"/>
              <w:sz w:val="16"/>
            </w:rPr>
          </w:rPrChange>
        </w:rPr>
        <w:t xml:space="preserve"> </w:t>
      </w:r>
      <w:r w:rsidRPr="00814BC9">
        <w:rPr>
          <w:w w:val="115"/>
          <w:sz w:val="16"/>
          <w:lang w:val="en-GB"/>
          <w:rPrChange w:id="9276" w:author="Christian PIEDALLU" w:date="2023-02-06T09:53:00Z">
            <w:rPr>
              <w:w w:val="115"/>
              <w:sz w:val="16"/>
            </w:rPr>
          </w:rPrChange>
        </w:rPr>
        <w:t>drivers</w:t>
      </w:r>
      <w:r w:rsidRPr="00814BC9">
        <w:rPr>
          <w:spacing w:val="36"/>
          <w:w w:val="115"/>
          <w:sz w:val="16"/>
          <w:lang w:val="en-GB"/>
          <w:rPrChange w:id="9277" w:author="Christian PIEDALLU" w:date="2023-02-06T09:53:00Z">
            <w:rPr>
              <w:spacing w:val="36"/>
              <w:w w:val="115"/>
              <w:sz w:val="16"/>
            </w:rPr>
          </w:rPrChange>
        </w:rPr>
        <w:t xml:space="preserve"> </w:t>
      </w:r>
      <w:r w:rsidRPr="00814BC9">
        <w:rPr>
          <w:w w:val="115"/>
          <w:sz w:val="16"/>
          <w:lang w:val="en-GB"/>
          <w:rPrChange w:id="9278" w:author="Christian PIEDALLU" w:date="2023-02-06T09:53:00Z">
            <w:rPr>
              <w:w w:val="115"/>
              <w:sz w:val="16"/>
            </w:rPr>
          </w:rPrChange>
        </w:rPr>
        <w:t>of</w:t>
      </w:r>
      <w:r w:rsidRPr="00814BC9">
        <w:rPr>
          <w:spacing w:val="36"/>
          <w:w w:val="115"/>
          <w:sz w:val="16"/>
          <w:lang w:val="en-GB"/>
          <w:rPrChange w:id="9279" w:author="Christian PIEDALLU" w:date="2023-02-06T09:53:00Z">
            <w:rPr>
              <w:spacing w:val="36"/>
              <w:w w:val="115"/>
              <w:sz w:val="16"/>
            </w:rPr>
          </w:rPrChange>
        </w:rPr>
        <w:t xml:space="preserve"> </w:t>
      </w:r>
      <w:r w:rsidRPr="00814BC9">
        <w:rPr>
          <w:w w:val="115"/>
          <w:sz w:val="16"/>
          <w:lang w:val="en-GB"/>
          <w:rPrChange w:id="9280" w:author="Christian PIEDALLU" w:date="2023-02-06T09:53:00Z">
            <w:rPr>
              <w:w w:val="115"/>
              <w:sz w:val="16"/>
            </w:rPr>
          </w:rPrChange>
        </w:rPr>
        <w:t>spatial</w:t>
      </w:r>
      <w:r w:rsidRPr="00814BC9">
        <w:rPr>
          <w:spacing w:val="36"/>
          <w:w w:val="115"/>
          <w:sz w:val="16"/>
          <w:lang w:val="en-GB"/>
          <w:rPrChange w:id="9281" w:author="Christian PIEDALLU" w:date="2023-02-06T09:53:00Z">
            <w:rPr>
              <w:spacing w:val="36"/>
              <w:w w:val="115"/>
              <w:sz w:val="16"/>
            </w:rPr>
          </w:rPrChange>
        </w:rPr>
        <w:t xml:space="preserve"> </w:t>
      </w:r>
      <w:r w:rsidRPr="00814BC9">
        <w:rPr>
          <w:w w:val="115"/>
          <w:sz w:val="16"/>
          <w:lang w:val="en-GB"/>
          <w:rPrChange w:id="9282" w:author="Christian PIEDALLU" w:date="2023-02-06T09:53:00Z">
            <w:rPr>
              <w:w w:val="115"/>
              <w:sz w:val="16"/>
            </w:rPr>
          </w:rPrChange>
        </w:rPr>
        <w:t>dispersal</w:t>
      </w:r>
      <w:r w:rsidRPr="00814BC9">
        <w:rPr>
          <w:spacing w:val="36"/>
          <w:w w:val="115"/>
          <w:sz w:val="16"/>
          <w:lang w:val="en-GB"/>
          <w:rPrChange w:id="9283" w:author="Christian PIEDALLU" w:date="2023-02-06T09:53:00Z">
            <w:rPr>
              <w:spacing w:val="36"/>
              <w:w w:val="115"/>
              <w:sz w:val="16"/>
            </w:rPr>
          </w:rPrChange>
        </w:rPr>
        <w:t xml:space="preserve"> </w:t>
      </w:r>
      <w:r w:rsidRPr="00814BC9">
        <w:rPr>
          <w:w w:val="115"/>
          <w:sz w:val="16"/>
          <w:lang w:val="en-GB"/>
          <w:rPrChange w:id="9284" w:author="Christian PIEDALLU" w:date="2023-02-06T09:53:00Z">
            <w:rPr>
              <w:w w:val="115"/>
              <w:sz w:val="16"/>
            </w:rPr>
          </w:rPrChange>
        </w:rPr>
        <w:t>and</w:t>
      </w:r>
    </w:p>
    <w:p w14:paraId="371753D9" w14:textId="77777777" w:rsidR="00B177F5" w:rsidRPr="00814BC9" w:rsidRDefault="00B553DB">
      <w:pPr>
        <w:tabs>
          <w:tab w:val="left" w:pos="720"/>
        </w:tabs>
        <w:spacing w:line="189" w:lineRule="exact"/>
        <w:ind w:left="163"/>
        <w:rPr>
          <w:sz w:val="16"/>
          <w:lang w:val="en-GB"/>
          <w:rPrChange w:id="9285" w:author="Christian PIEDALLU" w:date="2023-02-06T09:53:00Z">
            <w:rPr>
              <w:sz w:val="16"/>
            </w:rPr>
          </w:rPrChange>
        </w:rPr>
      </w:pPr>
      <w:bookmarkStart w:id="9286" w:name="_bookmark36"/>
      <w:bookmarkEnd w:id="9286"/>
      <w:r w:rsidRPr="00814BC9">
        <w:rPr>
          <w:rFonts w:ascii="Trebuchet MS" w:hAnsi="Trebuchet MS"/>
          <w:w w:val="110"/>
          <w:sz w:val="10"/>
          <w:lang w:val="en-GB"/>
          <w:rPrChange w:id="9287" w:author="Christian PIEDALLU" w:date="2023-02-06T09:53:00Z">
            <w:rPr>
              <w:rFonts w:ascii="Trebuchet MS" w:hAnsi="Trebuchet MS"/>
              <w:w w:val="110"/>
              <w:sz w:val="10"/>
            </w:rPr>
          </w:rPrChange>
        </w:rPr>
        <w:t>386</w:t>
      </w:r>
      <w:r w:rsidRPr="00814BC9">
        <w:rPr>
          <w:rFonts w:ascii="Trebuchet MS" w:hAnsi="Trebuchet MS"/>
          <w:w w:val="110"/>
          <w:sz w:val="10"/>
          <w:lang w:val="en-GB"/>
          <w:rPrChange w:id="9288" w:author="Christian PIEDALLU" w:date="2023-02-06T09:53:00Z">
            <w:rPr>
              <w:rFonts w:ascii="Trebuchet MS" w:hAnsi="Trebuchet MS"/>
              <w:w w:val="110"/>
              <w:sz w:val="10"/>
            </w:rPr>
          </w:rPrChange>
        </w:rPr>
        <w:tab/>
      </w:r>
      <w:r w:rsidRPr="00814BC9">
        <w:rPr>
          <w:w w:val="110"/>
          <w:sz w:val="16"/>
          <w:lang w:val="en-GB"/>
          <w:rPrChange w:id="9289" w:author="Christian PIEDALLU" w:date="2023-02-06T09:53:00Z">
            <w:rPr>
              <w:w w:val="110"/>
              <w:sz w:val="16"/>
            </w:rPr>
          </w:rPrChange>
        </w:rPr>
        <w:t>infestation</w:t>
      </w:r>
      <w:r w:rsidRPr="00814BC9">
        <w:rPr>
          <w:spacing w:val="15"/>
          <w:w w:val="110"/>
          <w:sz w:val="16"/>
          <w:lang w:val="en-GB"/>
          <w:rPrChange w:id="9290" w:author="Christian PIEDALLU" w:date="2023-02-06T09:53:00Z">
            <w:rPr>
              <w:spacing w:val="15"/>
              <w:w w:val="110"/>
              <w:sz w:val="16"/>
            </w:rPr>
          </w:rPrChange>
        </w:rPr>
        <w:t xml:space="preserve"> </w:t>
      </w:r>
      <w:r w:rsidRPr="00814BC9">
        <w:rPr>
          <w:w w:val="110"/>
          <w:sz w:val="16"/>
          <w:lang w:val="en-GB"/>
          <w:rPrChange w:id="9291" w:author="Christian PIEDALLU" w:date="2023-02-06T09:53:00Z">
            <w:rPr>
              <w:w w:val="110"/>
              <w:sz w:val="16"/>
            </w:rPr>
          </w:rPrChange>
        </w:rPr>
        <w:t>patterns</w:t>
      </w:r>
      <w:r w:rsidRPr="00814BC9">
        <w:rPr>
          <w:spacing w:val="16"/>
          <w:w w:val="110"/>
          <w:sz w:val="16"/>
          <w:lang w:val="en-GB"/>
          <w:rPrChange w:id="9292" w:author="Christian PIEDALLU" w:date="2023-02-06T09:53:00Z">
            <w:rPr>
              <w:spacing w:val="16"/>
              <w:w w:val="110"/>
              <w:sz w:val="16"/>
            </w:rPr>
          </w:rPrChange>
        </w:rPr>
        <w:t xml:space="preserve"> </w:t>
      </w:r>
      <w:r w:rsidRPr="00814BC9">
        <w:rPr>
          <w:w w:val="110"/>
          <w:sz w:val="16"/>
          <w:lang w:val="en-GB"/>
          <w:rPrChange w:id="9293" w:author="Christian PIEDALLU" w:date="2023-02-06T09:53:00Z">
            <w:rPr>
              <w:w w:val="110"/>
              <w:sz w:val="16"/>
            </w:rPr>
          </w:rPrChange>
        </w:rPr>
        <w:t>in</w:t>
      </w:r>
      <w:r w:rsidRPr="00814BC9">
        <w:rPr>
          <w:spacing w:val="15"/>
          <w:w w:val="110"/>
          <w:sz w:val="16"/>
          <w:lang w:val="en-GB"/>
          <w:rPrChange w:id="9294" w:author="Christian PIEDALLU" w:date="2023-02-06T09:53:00Z">
            <w:rPr>
              <w:spacing w:val="15"/>
              <w:w w:val="110"/>
              <w:sz w:val="16"/>
            </w:rPr>
          </w:rPrChange>
        </w:rPr>
        <w:t xml:space="preserve"> </w:t>
      </w:r>
      <w:r w:rsidRPr="00814BC9">
        <w:rPr>
          <w:w w:val="110"/>
          <w:sz w:val="16"/>
          <w:lang w:val="en-GB"/>
          <w:rPrChange w:id="9295" w:author="Christian PIEDALLU" w:date="2023-02-06T09:53:00Z">
            <w:rPr>
              <w:w w:val="110"/>
              <w:sz w:val="16"/>
            </w:rPr>
          </w:rPrChange>
        </w:rPr>
        <w:t>a</w:t>
      </w:r>
      <w:r w:rsidRPr="00814BC9">
        <w:rPr>
          <w:spacing w:val="16"/>
          <w:w w:val="110"/>
          <w:sz w:val="16"/>
          <w:lang w:val="en-GB"/>
          <w:rPrChange w:id="9296" w:author="Christian PIEDALLU" w:date="2023-02-06T09:53:00Z">
            <w:rPr>
              <w:spacing w:val="16"/>
              <w:w w:val="110"/>
              <w:sz w:val="16"/>
            </w:rPr>
          </w:rPrChange>
        </w:rPr>
        <w:t xml:space="preserve"> </w:t>
      </w:r>
      <w:r w:rsidRPr="00814BC9">
        <w:rPr>
          <w:w w:val="110"/>
          <w:sz w:val="16"/>
          <w:lang w:val="en-GB"/>
          <w:rPrChange w:id="9297" w:author="Christian PIEDALLU" w:date="2023-02-06T09:53:00Z">
            <w:rPr>
              <w:w w:val="110"/>
              <w:sz w:val="16"/>
            </w:rPr>
          </w:rPrChange>
        </w:rPr>
        <w:t>host–bark</w:t>
      </w:r>
      <w:r w:rsidRPr="00814BC9">
        <w:rPr>
          <w:spacing w:val="16"/>
          <w:w w:val="110"/>
          <w:sz w:val="16"/>
          <w:lang w:val="en-GB"/>
          <w:rPrChange w:id="9298" w:author="Christian PIEDALLU" w:date="2023-02-06T09:53:00Z">
            <w:rPr>
              <w:spacing w:val="16"/>
              <w:w w:val="110"/>
              <w:sz w:val="16"/>
            </w:rPr>
          </w:rPrChange>
        </w:rPr>
        <w:t xml:space="preserve"> </w:t>
      </w:r>
      <w:r w:rsidRPr="00814BC9">
        <w:rPr>
          <w:w w:val="110"/>
          <w:sz w:val="16"/>
          <w:lang w:val="en-GB"/>
          <w:rPrChange w:id="9299" w:author="Christian PIEDALLU" w:date="2023-02-06T09:53:00Z">
            <w:rPr>
              <w:w w:val="110"/>
              <w:sz w:val="16"/>
            </w:rPr>
          </w:rPrChange>
        </w:rPr>
        <w:t>beetle</w:t>
      </w:r>
      <w:r w:rsidRPr="00814BC9">
        <w:rPr>
          <w:spacing w:val="15"/>
          <w:w w:val="110"/>
          <w:sz w:val="16"/>
          <w:lang w:val="en-GB"/>
          <w:rPrChange w:id="9300" w:author="Christian PIEDALLU" w:date="2023-02-06T09:53:00Z">
            <w:rPr>
              <w:spacing w:val="15"/>
              <w:w w:val="110"/>
              <w:sz w:val="16"/>
            </w:rPr>
          </w:rPrChange>
        </w:rPr>
        <w:t xml:space="preserve"> </w:t>
      </w:r>
      <w:r w:rsidRPr="00814BC9">
        <w:rPr>
          <w:w w:val="110"/>
          <w:sz w:val="16"/>
          <w:lang w:val="en-GB"/>
          <w:rPrChange w:id="9301" w:author="Christian PIEDALLU" w:date="2023-02-06T09:53:00Z">
            <w:rPr>
              <w:w w:val="110"/>
              <w:sz w:val="16"/>
            </w:rPr>
          </w:rPrChange>
        </w:rPr>
        <w:t>system.</w:t>
      </w:r>
      <w:r w:rsidRPr="00814BC9">
        <w:rPr>
          <w:spacing w:val="35"/>
          <w:w w:val="110"/>
          <w:sz w:val="16"/>
          <w:lang w:val="en-GB"/>
          <w:rPrChange w:id="9302" w:author="Christian PIEDALLU" w:date="2023-02-06T09:53:00Z">
            <w:rPr>
              <w:spacing w:val="35"/>
              <w:w w:val="110"/>
              <w:sz w:val="16"/>
            </w:rPr>
          </w:rPrChange>
        </w:rPr>
        <w:t xml:space="preserve"> </w:t>
      </w:r>
      <w:r w:rsidRPr="00814BC9">
        <w:rPr>
          <w:i/>
          <w:w w:val="110"/>
          <w:sz w:val="16"/>
          <w:lang w:val="en-GB"/>
          <w:rPrChange w:id="9303" w:author="Christian PIEDALLU" w:date="2023-02-06T09:53:00Z">
            <w:rPr>
              <w:i/>
              <w:w w:val="110"/>
              <w:sz w:val="16"/>
            </w:rPr>
          </w:rPrChange>
        </w:rPr>
        <w:t>Ecological</w:t>
      </w:r>
      <w:r w:rsidRPr="00814BC9">
        <w:rPr>
          <w:i/>
          <w:spacing w:val="19"/>
          <w:w w:val="110"/>
          <w:sz w:val="16"/>
          <w:lang w:val="en-GB"/>
          <w:rPrChange w:id="9304" w:author="Christian PIEDALLU" w:date="2023-02-06T09:53:00Z">
            <w:rPr>
              <w:i/>
              <w:spacing w:val="19"/>
              <w:w w:val="110"/>
              <w:sz w:val="16"/>
            </w:rPr>
          </w:rPrChange>
        </w:rPr>
        <w:t xml:space="preserve"> </w:t>
      </w:r>
      <w:r w:rsidRPr="00814BC9">
        <w:rPr>
          <w:i/>
          <w:w w:val="110"/>
          <w:sz w:val="16"/>
          <w:lang w:val="en-GB"/>
          <w:rPrChange w:id="9305" w:author="Christian PIEDALLU" w:date="2023-02-06T09:53:00Z">
            <w:rPr>
              <w:i/>
              <w:w w:val="110"/>
              <w:sz w:val="16"/>
            </w:rPr>
          </w:rPrChange>
        </w:rPr>
        <w:t>Modelling</w:t>
      </w:r>
      <w:r w:rsidRPr="00814BC9">
        <w:rPr>
          <w:w w:val="110"/>
          <w:sz w:val="16"/>
          <w:lang w:val="en-GB"/>
          <w:rPrChange w:id="9306" w:author="Christian PIEDALLU" w:date="2023-02-06T09:53:00Z">
            <w:rPr>
              <w:w w:val="110"/>
              <w:sz w:val="16"/>
            </w:rPr>
          </w:rPrChange>
        </w:rPr>
        <w:t>,</w:t>
      </w:r>
      <w:r w:rsidRPr="00814BC9">
        <w:rPr>
          <w:spacing w:val="16"/>
          <w:w w:val="110"/>
          <w:sz w:val="16"/>
          <w:lang w:val="en-GB"/>
          <w:rPrChange w:id="9307" w:author="Christian PIEDALLU" w:date="2023-02-06T09:53:00Z">
            <w:rPr>
              <w:spacing w:val="16"/>
              <w:w w:val="110"/>
              <w:sz w:val="16"/>
            </w:rPr>
          </w:rPrChange>
        </w:rPr>
        <w:t xml:space="preserve"> </w:t>
      </w:r>
      <w:r w:rsidRPr="00814BC9">
        <w:rPr>
          <w:w w:val="110"/>
          <w:sz w:val="16"/>
          <w:lang w:val="en-GB"/>
          <w:rPrChange w:id="9308" w:author="Christian PIEDALLU" w:date="2023-02-06T09:53:00Z">
            <w:rPr>
              <w:w w:val="110"/>
              <w:sz w:val="16"/>
            </w:rPr>
          </w:rPrChange>
        </w:rPr>
        <w:t>273:264–276.</w:t>
      </w:r>
    </w:p>
    <w:p w14:paraId="14F88680" w14:textId="77777777" w:rsidR="00B177F5" w:rsidRPr="00814BC9" w:rsidRDefault="00B553DB">
      <w:pPr>
        <w:spacing w:line="189" w:lineRule="exact"/>
        <w:ind w:left="163"/>
        <w:rPr>
          <w:i/>
          <w:sz w:val="16"/>
          <w:lang w:val="en-GB"/>
          <w:rPrChange w:id="9309" w:author="Christian PIEDALLU" w:date="2023-02-06T09:53:00Z">
            <w:rPr>
              <w:i/>
              <w:sz w:val="16"/>
            </w:rPr>
          </w:rPrChange>
        </w:rPr>
      </w:pPr>
      <w:r w:rsidRPr="00814BC9">
        <w:rPr>
          <w:rFonts w:ascii="Trebuchet MS"/>
          <w:sz w:val="10"/>
          <w:lang w:val="en-GB"/>
          <w:rPrChange w:id="9310" w:author="Christian PIEDALLU" w:date="2023-02-06T09:53:00Z">
            <w:rPr>
              <w:rFonts w:ascii="Trebuchet MS"/>
              <w:sz w:val="10"/>
            </w:rPr>
          </w:rPrChange>
        </w:rPr>
        <w:t xml:space="preserve">387     </w:t>
      </w:r>
      <w:r w:rsidRPr="00814BC9">
        <w:rPr>
          <w:rFonts w:ascii="Trebuchet MS"/>
          <w:spacing w:val="19"/>
          <w:sz w:val="10"/>
          <w:lang w:val="en-GB"/>
          <w:rPrChange w:id="9311" w:author="Christian PIEDALLU" w:date="2023-02-06T09:53:00Z">
            <w:rPr>
              <w:rFonts w:ascii="Trebuchet MS"/>
              <w:spacing w:val="19"/>
              <w:sz w:val="10"/>
            </w:rPr>
          </w:rPrChange>
        </w:rPr>
        <w:t xml:space="preserve"> </w:t>
      </w:r>
      <w:r w:rsidRPr="00814BC9">
        <w:rPr>
          <w:w w:val="115"/>
          <w:sz w:val="16"/>
          <w:lang w:val="en-GB"/>
          <w:rPrChange w:id="9312" w:author="Christian PIEDALLU" w:date="2023-02-06T09:53:00Z">
            <w:rPr>
              <w:w w:val="115"/>
              <w:sz w:val="16"/>
            </w:rPr>
          </w:rPrChange>
        </w:rPr>
        <w:t>Kuhn,</w:t>
      </w:r>
      <w:r w:rsidRPr="00814BC9">
        <w:rPr>
          <w:spacing w:val="4"/>
          <w:w w:val="115"/>
          <w:sz w:val="16"/>
          <w:lang w:val="en-GB"/>
          <w:rPrChange w:id="9313" w:author="Christian PIEDALLU" w:date="2023-02-06T09:53:00Z">
            <w:rPr>
              <w:spacing w:val="4"/>
              <w:w w:val="115"/>
              <w:sz w:val="16"/>
            </w:rPr>
          </w:rPrChange>
        </w:rPr>
        <w:t xml:space="preserve"> </w:t>
      </w:r>
      <w:r w:rsidRPr="00814BC9">
        <w:rPr>
          <w:w w:val="115"/>
          <w:sz w:val="16"/>
          <w:lang w:val="en-GB"/>
          <w:rPrChange w:id="9314" w:author="Christian PIEDALLU" w:date="2023-02-06T09:53:00Z">
            <w:rPr>
              <w:w w:val="115"/>
              <w:sz w:val="16"/>
            </w:rPr>
          </w:rPrChange>
        </w:rPr>
        <w:t>A.,</w:t>
      </w:r>
      <w:r w:rsidRPr="00814BC9">
        <w:rPr>
          <w:spacing w:val="4"/>
          <w:w w:val="115"/>
          <w:sz w:val="16"/>
          <w:lang w:val="en-GB"/>
          <w:rPrChange w:id="9315" w:author="Christian PIEDALLU" w:date="2023-02-06T09:53:00Z">
            <w:rPr>
              <w:spacing w:val="4"/>
              <w:w w:val="115"/>
              <w:sz w:val="16"/>
            </w:rPr>
          </w:rPrChange>
        </w:rPr>
        <w:t xml:space="preserve"> </w:t>
      </w:r>
      <w:r w:rsidRPr="00814BC9">
        <w:rPr>
          <w:w w:val="115"/>
          <w:sz w:val="16"/>
          <w:lang w:val="en-GB"/>
          <w:rPrChange w:id="9316" w:author="Christian PIEDALLU" w:date="2023-02-06T09:53:00Z">
            <w:rPr>
              <w:w w:val="115"/>
              <w:sz w:val="16"/>
            </w:rPr>
          </w:rPrChange>
        </w:rPr>
        <w:t>Hautier,</w:t>
      </w:r>
      <w:r w:rsidRPr="00814BC9">
        <w:rPr>
          <w:spacing w:val="4"/>
          <w:w w:val="115"/>
          <w:sz w:val="16"/>
          <w:lang w:val="en-GB"/>
          <w:rPrChange w:id="9317" w:author="Christian PIEDALLU" w:date="2023-02-06T09:53:00Z">
            <w:rPr>
              <w:spacing w:val="4"/>
              <w:w w:val="115"/>
              <w:sz w:val="16"/>
            </w:rPr>
          </w:rPrChange>
        </w:rPr>
        <w:t xml:space="preserve"> </w:t>
      </w:r>
      <w:r w:rsidRPr="00814BC9">
        <w:rPr>
          <w:w w:val="115"/>
          <w:sz w:val="16"/>
          <w:lang w:val="en-GB"/>
          <w:rPrChange w:id="9318" w:author="Christian PIEDALLU" w:date="2023-02-06T09:53:00Z">
            <w:rPr>
              <w:w w:val="115"/>
              <w:sz w:val="16"/>
            </w:rPr>
          </w:rPrChange>
        </w:rPr>
        <w:t>L.,</w:t>
      </w:r>
      <w:r w:rsidRPr="00814BC9">
        <w:rPr>
          <w:spacing w:val="4"/>
          <w:w w:val="115"/>
          <w:sz w:val="16"/>
          <w:lang w:val="en-GB"/>
          <w:rPrChange w:id="9319" w:author="Christian PIEDALLU" w:date="2023-02-06T09:53:00Z">
            <w:rPr>
              <w:spacing w:val="4"/>
              <w:w w:val="115"/>
              <w:sz w:val="16"/>
            </w:rPr>
          </w:rPrChange>
        </w:rPr>
        <w:t xml:space="preserve"> </w:t>
      </w:r>
      <w:r w:rsidRPr="00814BC9">
        <w:rPr>
          <w:w w:val="115"/>
          <w:sz w:val="16"/>
          <w:lang w:val="en-GB"/>
          <w:rPrChange w:id="9320" w:author="Christian PIEDALLU" w:date="2023-02-06T09:53:00Z">
            <w:rPr>
              <w:w w:val="115"/>
              <w:sz w:val="16"/>
            </w:rPr>
          </w:rPrChange>
        </w:rPr>
        <w:t>and</w:t>
      </w:r>
      <w:r w:rsidRPr="00814BC9">
        <w:rPr>
          <w:spacing w:val="4"/>
          <w:w w:val="115"/>
          <w:sz w:val="16"/>
          <w:lang w:val="en-GB"/>
          <w:rPrChange w:id="9321" w:author="Christian PIEDALLU" w:date="2023-02-06T09:53:00Z">
            <w:rPr>
              <w:spacing w:val="4"/>
              <w:w w:val="115"/>
              <w:sz w:val="16"/>
            </w:rPr>
          </w:rPrChange>
        </w:rPr>
        <w:t xml:space="preserve"> </w:t>
      </w:r>
      <w:r w:rsidRPr="00814BC9">
        <w:rPr>
          <w:w w:val="115"/>
          <w:sz w:val="16"/>
          <w:lang w:val="en-GB"/>
          <w:rPrChange w:id="9322" w:author="Christian PIEDALLU" w:date="2023-02-06T09:53:00Z">
            <w:rPr>
              <w:w w:val="115"/>
              <w:sz w:val="16"/>
            </w:rPr>
          </w:rPrChange>
        </w:rPr>
        <w:t>San</w:t>
      </w:r>
      <w:r w:rsidRPr="00814BC9">
        <w:rPr>
          <w:spacing w:val="3"/>
          <w:w w:val="115"/>
          <w:sz w:val="16"/>
          <w:lang w:val="en-GB"/>
          <w:rPrChange w:id="9323" w:author="Christian PIEDALLU" w:date="2023-02-06T09:53:00Z">
            <w:rPr>
              <w:spacing w:val="3"/>
              <w:w w:val="115"/>
              <w:sz w:val="16"/>
            </w:rPr>
          </w:rPrChange>
        </w:rPr>
        <w:t xml:space="preserve"> </w:t>
      </w:r>
      <w:r w:rsidRPr="00814BC9">
        <w:rPr>
          <w:w w:val="115"/>
          <w:sz w:val="16"/>
          <w:lang w:val="en-GB"/>
          <w:rPrChange w:id="9324" w:author="Christian PIEDALLU" w:date="2023-02-06T09:53:00Z">
            <w:rPr>
              <w:w w:val="115"/>
              <w:sz w:val="16"/>
            </w:rPr>
          </w:rPrChange>
        </w:rPr>
        <w:t>Martin,</w:t>
      </w:r>
      <w:r w:rsidRPr="00814BC9">
        <w:rPr>
          <w:spacing w:val="4"/>
          <w:w w:val="115"/>
          <w:sz w:val="16"/>
          <w:lang w:val="en-GB"/>
          <w:rPrChange w:id="9325" w:author="Christian PIEDALLU" w:date="2023-02-06T09:53:00Z">
            <w:rPr>
              <w:spacing w:val="4"/>
              <w:w w:val="115"/>
              <w:sz w:val="16"/>
            </w:rPr>
          </w:rPrChange>
        </w:rPr>
        <w:t xml:space="preserve"> </w:t>
      </w:r>
      <w:r w:rsidRPr="00814BC9">
        <w:rPr>
          <w:w w:val="115"/>
          <w:sz w:val="16"/>
          <w:lang w:val="en-GB"/>
          <w:rPrChange w:id="9326" w:author="Christian PIEDALLU" w:date="2023-02-06T09:53:00Z">
            <w:rPr>
              <w:w w:val="115"/>
              <w:sz w:val="16"/>
            </w:rPr>
          </w:rPrChange>
        </w:rPr>
        <w:t>G.,</w:t>
      </w:r>
      <w:r w:rsidRPr="00814BC9">
        <w:rPr>
          <w:spacing w:val="4"/>
          <w:w w:val="115"/>
          <w:sz w:val="16"/>
          <w:lang w:val="en-GB"/>
          <w:rPrChange w:id="9327" w:author="Christian PIEDALLU" w:date="2023-02-06T09:53:00Z">
            <w:rPr>
              <w:spacing w:val="4"/>
              <w:w w:val="115"/>
              <w:sz w:val="16"/>
            </w:rPr>
          </w:rPrChange>
        </w:rPr>
        <w:t xml:space="preserve"> </w:t>
      </w:r>
      <w:r w:rsidRPr="00814BC9">
        <w:rPr>
          <w:w w:val="115"/>
          <w:sz w:val="16"/>
          <w:lang w:val="en-GB"/>
          <w:rPrChange w:id="9328" w:author="Christian PIEDALLU" w:date="2023-02-06T09:53:00Z">
            <w:rPr>
              <w:w w:val="115"/>
              <w:sz w:val="16"/>
            </w:rPr>
          </w:rPrChange>
        </w:rPr>
        <w:t>September</w:t>
      </w:r>
      <w:r w:rsidRPr="00814BC9">
        <w:rPr>
          <w:spacing w:val="3"/>
          <w:w w:val="115"/>
          <w:sz w:val="16"/>
          <w:lang w:val="en-GB"/>
          <w:rPrChange w:id="9329" w:author="Christian PIEDALLU" w:date="2023-02-06T09:53:00Z">
            <w:rPr>
              <w:spacing w:val="3"/>
              <w:w w:val="115"/>
              <w:sz w:val="16"/>
            </w:rPr>
          </w:rPrChange>
        </w:rPr>
        <w:t xml:space="preserve"> </w:t>
      </w:r>
      <w:r w:rsidRPr="00814BC9">
        <w:rPr>
          <w:w w:val="115"/>
          <w:sz w:val="16"/>
          <w:lang w:val="en-GB"/>
          <w:rPrChange w:id="9330" w:author="Christian PIEDALLU" w:date="2023-02-06T09:53:00Z">
            <w:rPr>
              <w:w w:val="115"/>
              <w:sz w:val="16"/>
            </w:rPr>
          </w:rPrChange>
        </w:rPr>
        <w:t>2022.</w:t>
      </w:r>
      <w:r w:rsidRPr="00814BC9">
        <w:rPr>
          <w:spacing w:val="18"/>
          <w:w w:val="115"/>
          <w:sz w:val="16"/>
          <w:lang w:val="en-GB"/>
          <w:rPrChange w:id="9331" w:author="Christian PIEDALLU" w:date="2023-02-06T09:53:00Z">
            <w:rPr>
              <w:spacing w:val="18"/>
              <w:w w:val="115"/>
              <w:sz w:val="16"/>
            </w:rPr>
          </w:rPrChange>
        </w:rPr>
        <w:t xml:space="preserve"> </w:t>
      </w:r>
      <w:r w:rsidRPr="00814BC9">
        <w:rPr>
          <w:w w:val="115"/>
          <w:sz w:val="16"/>
          <w:lang w:val="en-GB"/>
          <w:rPrChange w:id="9332" w:author="Christian PIEDALLU" w:date="2023-02-06T09:53:00Z">
            <w:rPr>
              <w:w w:val="115"/>
              <w:sz w:val="16"/>
            </w:rPr>
          </w:rPrChange>
        </w:rPr>
        <w:t>Do</w:t>
      </w:r>
      <w:r w:rsidRPr="00814BC9">
        <w:rPr>
          <w:spacing w:val="4"/>
          <w:w w:val="115"/>
          <w:sz w:val="16"/>
          <w:lang w:val="en-GB"/>
          <w:rPrChange w:id="9333" w:author="Christian PIEDALLU" w:date="2023-02-06T09:53:00Z">
            <w:rPr>
              <w:spacing w:val="4"/>
              <w:w w:val="115"/>
              <w:sz w:val="16"/>
            </w:rPr>
          </w:rPrChange>
        </w:rPr>
        <w:t xml:space="preserve"> </w:t>
      </w:r>
      <w:r w:rsidRPr="00814BC9">
        <w:rPr>
          <w:w w:val="115"/>
          <w:sz w:val="16"/>
          <w:lang w:val="en-GB"/>
          <w:rPrChange w:id="9334" w:author="Christian PIEDALLU" w:date="2023-02-06T09:53:00Z">
            <w:rPr>
              <w:w w:val="115"/>
              <w:sz w:val="16"/>
            </w:rPr>
          </w:rPrChange>
        </w:rPr>
        <w:t>pheromone</w:t>
      </w:r>
      <w:r w:rsidRPr="00814BC9">
        <w:rPr>
          <w:spacing w:val="3"/>
          <w:w w:val="115"/>
          <w:sz w:val="16"/>
          <w:lang w:val="en-GB"/>
          <w:rPrChange w:id="9335" w:author="Christian PIEDALLU" w:date="2023-02-06T09:53:00Z">
            <w:rPr>
              <w:spacing w:val="3"/>
              <w:w w:val="115"/>
              <w:sz w:val="16"/>
            </w:rPr>
          </w:rPrChange>
        </w:rPr>
        <w:t xml:space="preserve"> </w:t>
      </w:r>
      <w:r w:rsidRPr="00814BC9">
        <w:rPr>
          <w:w w:val="115"/>
          <w:sz w:val="16"/>
          <w:lang w:val="en-GB"/>
          <w:rPrChange w:id="9336" w:author="Christian PIEDALLU" w:date="2023-02-06T09:53:00Z">
            <w:rPr>
              <w:w w:val="115"/>
              <w:sz w:val="16"/>
            </w:rPr>
          </w:rPrChange>
        </w:rPr>
        <w:t>traps</w:t>
      </w:r>
      <w:r w:rsidRPr="00814BC9">
        <w:rPr>
          <w:spacing w:val="4"/>
          <w:w w:val="115"/>
          <w:sz w:val="16"/>
          <w:lang w:val="en-GB"/>
          <w:rPrChange w:id="9337" w:author="Christian PIEDALLU" w:date="2023-02-06T09:53:00Z">
            <w:rPr>
              <w:spacing w:val="4"/>
              <w:w w:val="115"/>
              <w:sz w:val="16"/>
            </w:rPr>
          </w:rPrChange>
        </w:rPr>
        <w:t xml:space="preserve"> </w:t>
      </w:r>
      <w:r w:rsidRPr="00814BC9">
        <w:rPr>
          <w:w w:val="115"/>
          <w:sz w:val="16"/>
          <w:lang w:val="en-GB"/>
          <w:rPrChange w:id="9338" w:author="Christian PIEDALLU" w:date="2023-02-06T09:53:00Z">
            <w:rPr>
              <w:w w:val="115"/>
              <w:sz w:val="16"/>
            </w:rPr>
          </w:rPrChange>
        </w:rPr>
        <w:t>help</w:t>
      </w:r>
      <w:r w:rsidRPr="00814BC9">
        <w:rPr>
          <w:spacing w:val="4"/>
          <w:w w:val="115"/>
          <w:sz w:val="16"/>
          <w:lang w:val="en-GB"/>
          <w:rPrChange w:id="9339" w:author="Christian PIEDALLU" w:date="2023-02-06T09:53:00Z">
            <w:rPr>
              <w:spacing w:val="4"/>
              <w:w w:val="115"/>
              <w:sz w:val="16"/>
            </w:rPr>
          </w:rPrChange>
        </w:rPr>
        <w:t xml:space="preserve"> </w:t>
      </w:r>
      <w:r w:rsidRPr="00814BC9">
        <w:rPr>
          <w:w w:val="115"/>
          <w:sz w:val="16"/>
          <w:lang w:val="en-GB"/>
          <w:rPrChange w:id="9340" w:author="Christian PIEDALLU" w:date="2023-02-06T09:53:00Z">
            <w:rPr>
              <w:w w:val="115"/>
              <w:sz w:val="16"/>
            </w:rPr>
          </w:rPrChange>
        </w:rPr>
        <w:t>to</w:t>
      </w:r>
      <w:r w:rsidRPr="00814BC9">
        <w:rPr>
          <w:spacing w:val="4"/>
          <w:w w:val="115"/>
          <w:sz w:val="16"/>
          <w:lang w:val="en-GB"/>
          <w:rPrChange w:id="9341" w:author="Christian PIEDALLU" w:date="2023-02-06T09:53:00Z">
            <w:rPr>
              <w:spacing w:val="4"/>
              <w:w w:val="115"/>
              <w:sz w:val="16"/>
            </w:rPr>
          </w:rPrChange>
        </w:rPr>
        <w:t xml:space="preserve"> </w:t>
      </w:r>
      <w:r w:rsidRPr="00814BC9">
        <w:rPr>
          <w:w w:val="115"/>
          <w:sz w:val="16"/>
          <w:lang w:val="en-GB"/>
          <w:rPrChange w:id="9342" w:author="Christian PIEDALLU" w:date="2023-02-06T09:53:00Z">
            <w:rPr>
              <w:w w:val="115"/>
              <w:sz w:val="16"/>
            </w:rPr>
          </w:rPrChange>
        </w:rPr>
        <w:t>reduce</w:t>
      </w:r>
      <w:r w:rsidRPr="00814BC9">
        <w:rPr>
          <w:spacing w:val="3"/>
          <w:w w:val="115"/>
          <w:sz w:val="16"/>
          <w:lang w:val="en-GB"/>
          <w:rPrChange w:id="9343" w:author="Christian PIEDALLU" w:date="2023-02-06T09:53:00Z">
            <w:rPr>
              <w:spacing w:val="3"/>
              <w:w w:val="115"/>
              <w:sz w:val="16"/>
            </w:rPr>
          </w:rPrChange>
        </w:rPr>
        <w:t xml:space="preserve"> </w:t>
      </w:r>
      <w:r w:rsidRPr="00814BC9">
        <w:rPr>
          <w:w w:val="115"/>
          <w:sz w:val="16"/>
          <w:lang w:val="en-GB"/>
          <w:rPrChange w:id="9344" w:author="Christian PIEDALLU" w:date="2023-02-06T09:53:00Z">
            <w:rPr>
              <w:w w:val="115"/>
              <w:sz w:val="16"/>
            </w:rPr>
          </w:rPrChange>
        </w:rPr>
        <w:t>new</w:t>
      </w:r>
      <w:r w:rsidRPr="00814BC9">
        <w:rPr>
          <w:spacing w:val="4"/>
          <w:w w:val="115"/>
          <w:sz w:val="16"/>
          <w:lang w:val="en-GB"/>
          <w:rPrChange w:id="9345" w:author="Christian PIEDALLU" w:date="2023-02-06T09:53:00Z">
            <w:rPr>
              <w:spacing w:val="4"/>
              <w:w w:val="115"/>
              <w:sz w:val="16"/>
            </w:rPr>
          </w:rPrChange>
        </w:rPr>
        <w:t xml:space="preserve"> </w:t>
      </w:r>
      <w:r w:rsidRPr="00814BC9">
        <w:rPr>
          <w:w w:val="115"/>
          <w:sz w:val="16"/>
          <w:lang w:val="en-GB"/>
          <w:rPrChange w:id="9346" w:author="Christian PIEDALLU" w:date="2023-02-06T09:53:00Z">
            <w:rPr>
              <w:w w:val="115"/>
              <w:sz w:val="16"/>
            </w:rPr>
          </w:rPrChange>
        </w:rPr>
        <w:t>attacks</w:t>
      </w:r>
      <w:r w:rsidRPr="00814BC9">
        <w:rPr>
          <w:spacing w:val="4"/>
          <w:w w:val="115"/>
          <w:sz w:val="16"/>
          <w:lang w:val="en-GB"/>
          <w:rPrChange w:id="9347" w:author="Christian PIEDALLU" w:date="2023-02-06T09:53:00Z">
            <w:rPr>
              <w:spacing w:val="4"/>
              <w:w w:val="115"/>
              <w:sz w:val="16"/>
            </w:rPr>
          </w:rPrChange>
        </w:rPr>
        <w:t xml:space="preserve"> </w:t>
      </w:r>
      <w:r w:rsidRPr="00814BC9">
        <w:rPr>
          <w:w w:val="115"/>
          <w:sz w:val="16"/>
          <w:lang w:val="en-GB"/>
          <w:rPrChange w:id="9348" w:author="Christian PIEDALLU" w:date="2023-02-06T09:53:00Z">
            <w:rPr>
              <w:w w:val="115"/>
              <w:sz w:val="16"/>
            </w:rPr>
          </w:rPrChange>
        </w:rPr>
        <w:t>of</w:t>
      </w:r>
      <w:r w:rsidRPr="00814BC9">
        <w:rPr>
          <w:spacing w:val="2"/>
          <w:w w:val="115"/>
          <w:sz w:val="16"/>
          <w:lang w:val="en-GB"/>
          <w:rPrChange w:id="9349" w:author="Christian PIEDALLU" w:date="2023-02-06T09:53:00Z">
            <w:rPr>
              <w:spacing w:val="2"/>
              <w:w w:val="115"/>
              <w:sz w:val="16"/>
            </w:rPr>
          </w:rPrChange>
        </w:rPr>
        <w:t xml:space="preserve"> </w:t>
      </w:r>
      <w:r w:rsidRPr="00814BC9">
        <w:rPr>
          <w:i/>
          <w:w w:val="115"/>
          <w:sz w:val="16"/>
          <w:lang w:val="en-GB"/>
          <w:rPrChange w:id="9350" w:author="Christian PIEDALLU" w:date="2023-02-06T09:53:00Z">
            <w:rPr>
              <w:i/>
              <w:w w:val="115"/>
              <w:sz w:val="16"/>
            </w:rPr>
          </w:rPrChange>
        </w:rPr>
        <w:t>Ips</w:t>
      </w:r>
    </w:p>
    <w:p w14:paraId="1D4C87BC" w14:textId="77777777" w:rsidR="00B177F5" w:rsidRPr="00814BC9" w:rsidRDefault="00B553DB">
      <w:pPr>
        <w:tabs>
          <w:tab w:val="left" w:pos="720"/>
        </w:tabs>
        <w:spacing w:line="189" w:lineRule="exact"/>
        <w:ind w:left="163"/>
        <w:rPr>
          <w:sz w:val="16"/>
          <w:lang w:val="en-GB"/>
          <w:rPrChange w:id="9351" w:author="Christian PIEDALLU" w:date="2023-02-06T09:53:00Z">
            <w:rPr>
              <w:sz w:val="16"/>
            </w:rPr>
          </w:rPrChange>
        </w:rPr>
      </w:pPr>
      <w:bookmarkStart w:id="9352" w:name="_bookmark37"/>
      <w:bookmarkEnd w:id="9352"/>
      <w:r w:rsidRPr="00814BC9">
        <w:rPr>
          <w:rFonts w:ascii="Trebuchet MS"/>
          <w:w w:val="110"/>
          <w:sz w:val="10"/>
          <w:lang w:val="en-GB"/>
          <w:rPrChange w:id="9353" w:author="Christian PIEDALLU" w:date="2023-02-06T09:53:00Z">
            <w:rPr>
              <w:rFonts w:ascii="Trebuchet MS"/>
              <w:w w:val="110"/>
              <w:sz w:val="10"/>
            </w:rPr>
          </w:rPrChange>
        </w:rPr>
        <w:t>388</w:t>
      </w:r>
      <w:r w:rsidRPr="00814BC9">
        <w:rPr>
          <w:rFonts w:ascii="Trebuchet MS"/>
          <w:w w:val="110"/>
          <w:sz w:val="10"/>
          <w:lang w:val="en-GB"/>
          <w:rPrChange w:id="9354" w:author="Christian PIEDALLU" w:date="2023-02-06T09:53:00Z">
            <w:rPr>
              <w:rFonts w:ascii="Trebuchet MS"/>
              <w:w w:val="110"/>
              <w:sz w:val="10"/>
            </w:rPr>
          </w:rPrChange>
        </w:rPr>
        <w:tab/>
      </w:r>
      <w:r w:rsidRPr="00814BC9">
        <w:rPr>
          <w:i/>
          <w:w w:val="110"/>
          <w:sz w:val="16"/>
          <w:lang w:val="en-GB"/>
          <w:rPrChange w:id="9355" w:author="Christian PIEDALLU" w:date="2023-02-06T09:53:00Z">
            <w:rPr>
              <w:i/>
              <w:w w:val="110"/>
              <w:sz w:val="16"/>
            </w:rPr>
          </w:rPrChange>
        </w:rPr>
        <w:t>typographus</w:t>
      </w:r>
      <w:r w:rsidRPr="00814BC9">
        <w:rPr>
          <w:i/>
          <w:spacing w:val="30"/>
          <w:w w:val="110"/>
          <w:sz w:val="16"/>
          <w:lang w:val="en-GB"/>
          <w:rPrChange w:id="9356" w:author="Christian PIEDALLU" w:date="2023-02-06T09:53:00Z">
            <w:rPr>
              <w:i/>
              <w:spacing w:val="30"/>
              <w:w w:val="110"/>
              <w:sz w:val="16"/>
            </w:rPr>
          </w:rPrChange>
        </w:rPr>
        <w:t xml:space="preserve"> </w:t>
      </w:r>
      <w:r w:rsidRPr="00814BC9">
        <w:rPr>
          <w:w w:val="110"/>
          <w:sz w:val="16"/>
          <w:lang w:val="en-GB"/>
          <w:rPrChange w:id="9357" w:author="Christian PIEDALLU" w:date="2023-02-06T09:53:00Z">
            <w:rPr>
              <w:w w:val="110"/>
              <w:sz w:val="16"/>
            </w:rPr>
          </w:rPrChange>
        </w:rPr>
        <w:t>at</w:t>
      </w:r>
      <w:r w:rsidRPr="00814BC9">
        <w:rPr>
          <w:spacing w:val="17"/>
          <w:w w:val="110"/>
          <w:sz w:val="16"/>
          <w:lang w:val="en-GB"/>
          <w:rPrChange w:id="9358" w:author="Christian PIEDALLU" w:date="2023-02-06T09:53:00Z">
            <w:rPr>
              <w:spacing w:val="17"/>
              <w:w w:val="110"/>
              <w:sz w:val="16"/>
            </w:rPr>
          </w:rPrChange>
        </w:rPr>
        <w:t xml:space="preserve"> </w:t>
      </w:r>
      <w:r w:rsidRPr="00814BC9">
        <w:rPr>
          <w:w w:val="110"/>
          <w:sz w:val="16"/>
          <w:lang w:val="en-GB"/>
          <w:rPrChange w:id="9359" w:author="Christian PIEDALLU" w:date="2023-02-06T09:53:00Z">
            <w:rPr>
              <w:w w:val="110"/>
              <w:sz w:val="16"/>
            </w:rPr>
          </w:rPrChange>
        </w:rPr>
        <w:t>the</w:t>
      </w:r>
      <w:r w:rsidRPr="00814BC9">
        <w:rPr>
          <w:spacing w:val="18"/>
          <w:w w:val="110"/>
          <w:sz w:val="16"/>
          <w:lang w:val="en-GB"/>
          <w:rPrChange w:id="9360" w:author="Christian PIEDALLU" w:date="2023-02-06T09:53:00Z">
            <w:rPr>
              <w:spacing w:val="18"/>
              <w:w w:val="110"/>
              <w:sz w:val="16"/>
            </w:rPr>
          </w:rPrChange>
        </w:rPr>
        <w:t xml:space="preserve"> </w:t>
      </w:r>
      <w:r w:rsidRPr="00814BC9">
        <w:rPr>
          <w:w w:val="110"/>
          <w:sz w:val="16"/>
          <w:lang w:val="en-GB"/>
          <w:rPrChange w:id="9361" w:author="Christian PIEDALLU" w:date="2023-02-06T09:53:00Z">
            <w:rPr>
              <w:w w:val="110"/>
              <w:sz w:val="16"/>
            </w:rPr>
          </w:rPrChange>
        </w:rPr>
        <w:t>local</w:t>
      </w:r>
      <w:r w:rsidRPr="00814BC9">
        <w:rPr>
          <w:spacing w:val="18"/>
          <w:w w:val="110"/>
          <w:sz w:val="16"/>
          <w:lang w:val="en-GB"/>
          <w:rPrChange w:id="9362" w:author="Christian PIEDALLU" w:date="2023-02-06T09:53:00Z">
            <w:rPr>
              <w:spacing w:val="18"/>
              <w:w w:val="110"/>
              <w:sz w:val="16"/>
            </w:rPr>
          </w:rPrChange>
        </w:rPr>
        <w:t xml:space="preserve"> </w:t>
      </w:r>
      <w:r w:rsidRPr="00814BC9">
        <w:rPr>
          <w:w w:val="110"/>
          <w:sz w:val="16"/>
          <w:lang w:val="en-GB"/>
          <w:rPrChange w:id="9363" w:author="Christian PIEDALLU" w:date="2023-02-06T09:53:00Z">
            <w:rPr>
              <w:w w:val="110"/>
              <w:sz w:val="16"/>
            </w:rPr>
          </w:rPrChange>
        </w:rPr>
        <w:t>scale</w:t>
      </w:r>
      <w:r w:rsidRPr="00814BC9">
        <w:rPr>
          <w:spacing w:val="18"/>
          <w:w w:val="110"/>
          <w:sz w:val="16"/>
          <w:lang w:val="en-GB"/>
          <w:rPrChange w:id="9364" w:author="Christian PIEDALLU" w:date="2023-02-06T09:53:00Z">
            <w:rPr>
              <w:spacing w:val="18"/>
              <w:w w:val="110"/>
              <w:sz w:val="16"/>
            </w:rPr>
          </w:rPrChange>
        </w:rPr>
        <w:t xml:space="preserve"> </w:t>
      </w:r>
      <w:r w:rsidRPr="00814BC9">
        <w:rPr>
          <w:w w:val="110"/>
          <w:sz w:val="16"/>
          <w:lang w:val="en-GB"/>
          <w:rPrChange w:id="9365" w:author="Christian PIEDALLU" w:date="2023-02-06T09:53:00Z">
            <w:rPr>
              <w:w w:val="110"/>
              <w:sz w:val="16"/>
            </w:rPr>
          </w:rPrChange>
        </w:rPr>
        <w:t>after</w:t>
      </w:r>
      <w:r w:rsidRPr="00814BC9">
        <w:rPr>
          <w:spacing w:val="18"/>
          <w:w w:val="110"/>
          <w:sz w:val="16"/>
          <w:lang w:val="en-GB"/>
          <w:rPrChange w:id="9366" w:author="Christian PIEDALLU" w:date="2023-02-06T09:53:00Z">
            <w:rPr>
              <w:spacing w:val="18"/>
              <w:w w:val="110"/>
              <w:sz w:val="16"/>
            </w:rPr>
          </w:rPrChange>
        </w:rPr>
        <w:t xml:space="preserve"> </w:t>
      </w:r>
      <w:r w:rsidRPr="00814BC9">
        <w:rPr>
          <w:w w:val="110"/>
          <w:sz w:val="16"/>
          <w:lang w:val="en-GB"/>
          <w:rPrChange w:id="9367" w:author="Christian PIEDALLU" w:date="2023-02-06T09:53:00Z">
            <w:rPr>
              <w:w w:val="110"/>
              <w:sz w:val="16"/>
            </w:rPr>
          </w:rPrChange>
        </w:rPr>
        <w:t>a</w:t>
      </w:r>
      <w:r w:rsidRPr="00814BC9">
        <w:rPr>
          <w:spacing w:val="18"/>
          <w:w w:val="110"/>
          <w:sz w:val="16"/>
          <w:lang w:val="en-GB"/>
          <w:rPrChange w:id="9368" w:author="Christian PIEDALLU" w:date="2023-02-06T09:53:00Z">
            <w:rPr>
              <w:spacing w:val="18"/>
              <w:w w:val="110"/>
              <w:sz w:val="16"/>
            </w:rPr>
          </w:rPrChange>
        </w:rPr>
        <w:t xml:space="preserve"> </w:t>
      </w:r>
      <w:r w:rsidRPr="00814BC9">
        <w:rPr>
          <w:w w:val="110"/>
          <w:sz w:val="16"/>
          <w:lang w:val="en-GB"/>
          <w:rPrChange w:id="9369" w:author="Christian PIEDALLU" w:date="2023-02-06T09:53:00Z">
            <w:rPr>
              <w:w w:val="110"/>
              <w:sz w:val="16"/>
            </w:rPr>
          </w:rPrChange>
        </w:rPr>
        <w:t>sanitary</w:t>
      </w:r>
      <w:r w:rsidRPr="00814BC9">
        <w:rPr>
          <w:spacing w:val="18"/>
          <w:w w:val="110"/>
          <w:sz w:val="16"/>
          <w:lang w:val="en-GB"/>
          <w:rPrChange w:id="9370" w:author="Christian PIEDALLU" w:date="2023-02-06T09:53:00Z">
            <w:rPr>
              <w:spacing w:val="18"/>
              <w:w w:val="110"/>
              <w:sz w:val="16"/>
            </w:rPr>
          </w:rPrChange>
        </w:rPr>
        <w:t xml:space="preserve"> </w:t>
      </w:r>
      <w:r w:rsidRPr="00814BC9">
        <w:rPr>
          <w:w w:val="110"/>
          <w:sz w:val="16"/>
          <w:lang w:val="en-GB"/>
          <w:rPrChange w:id="9371" w:author="Christian PIEDALLU" w:date="2023-02-06T09:53:00Z">
            <w:rPr>
              <w:w w:val="110"/>
              <w:sz w:val="16"/>
            </w:rPr>
          </w:rPrChange>
        </w:rPr>
        <w:t xml:space="preserve">cut? </w:t>
      </w:r>
      <w:r w:rsidRPr="00814BC9">
        <w:rPr>
          <w:spacing w:val="16"/>
          <w:w w:val="110"/>
          <w:sz w:val="16"/>
          <w:lang w:val="en-GB"/>
          <w:rPrChange w:id="9372" w:author="Christian PIEDALLU" w:date="2023-02-06T09:53:00Z">
            <w:rPr>
              <w:spacing w:val="16"/>
              <w:w w:val="110"/>
              <w:sz w:val="16"/>
            </w:rPr>
          </w:rPrChange>
        </w:rPr>
        <w:t xml:space="preserve"> </w:t>
      </w:r>
      <w:r w:rsidRPr="00814BC9">
        <w:rPr>
          <w:i/>
          <w:w w:val="110"/>
          <w:sz w:val="16"/>
          <w:lang w:val="en-GB"/>
          <w:rPrChange w:id="9373" w:author="Christian PIEDALLU" w:date="2023-02-06T09:53:00Z">
            <w:rPr>
              <w:i/>
              <w:w w:val="110"/>
              <w:sz w:val="16"/>
            </w:rPr>
          </w:rPrChange>
        </w:rPr>
        <w:t>PeerJ</w:t>
      </w:r>
      <w:r w:rsidRPr="00814BC9">
        <w:rPr>
          <w:w w:val="110"/>
          <w:sz w:val="16"/>
          <w:lang w:val="en-GB"/>
          <w:rPrChange w:id="9374" w:author="Christian PIEDALLU" w:date="2023-02-06T09:53:00Z">
            <w:rPr>
              <w:w w:val="110"/>
              <w:sz w:val="16"/>
            </w:rPr>
          </w:rPrChange>
        </w:rPr>
        <w:t>,</w:t>
      </w:r>
      <w:r w:rsidRPr="00814BC9">
        <w:rPr>
          <w:spacing w:val="17"/>
          <w:w w:val="110"/>
          <w:sz w:val="16"/>
          <w:lang w:val="en-GB"/>
          <w:rPrChange w:id="9375" w:author="Christian PIEDALLU" w:date="2023-02-06T09:53:00Z">
            <w:rPr>
              <w:spacing w:val="17"/>
              <w:w w:val="110"/>
              <w:sz w:val="16"/>
            </w:rPr>
          </w:rPrChange>
        </w:rPr>
        <w:t xml:space="preserve"> </w:t>
      </w:r>
      <w:r w:rsidRPr="00814BC9">
        <w:rPr>
          <w:w w:val="110"/>
          <w:sz w:val="16"/>
          <w:lang w:val="en-GB"/>
          <w:rPrChange w:id="9376" w:author="Christian PIEDALLU" w:date="2023-02-06T09:53:00Z">
            <w:rPr>
              <w:w w:val="110"/>
              <w:sz w:val="16"/>
            </w:rPr>
          </w:rPrChange>
        </w:rPr>
        <w:t>10:e14093.</w:t>
      </w:r>
    </w:p>
    <w:p w14:paraId="1C0009B8" w14:textId="77777777" w:rsidR="00B177F5" w:rsidRPr="00814BC9" w:rsidRDefault="00B553DB">
      <w:pPr>
        <w:spacing w:line="189" w:lineRule="exact"/>
        <w:ind w:left="163"/>
        <w:rPr>
          <w:i/>
          <w:sz w:val="16"/>
          <w:lang w:val="en-GB"/>
          <w:rPrChange w:id="9377" w:author="Christian PIEDALLU" w:date="2023-02-06T09:53:00Z">
            <w:rPr>
              <w:i/>
              <w:sz w:val="16"/>
            </w:rPr>
          </w:rPrChange>
        </w:rPr>
      </w:pPr>
      <w:r w:rsidRPr="00814BC9">
        <w:rPr>
          <w:rFonts w:ascii="Trebuchet MS" w:hAnsi="Trebuchet MS"/>
          <w:sz w:val="10"/>
          <w:lang w:val="en-GB"/>
          <w:rPrChange w:id="9378" w:author="Christian PIEDALLU" w:date="2023-02-06T09:53:00Z">
            <w:rPr>
              <w:rFonts w:ascii="Trebuchet MS" w:hAnsi="Trebuchet MS"/>
              <w:sz w:val="10"/>
            </w:rPr>
          </w:rPrChange>
        </w:rPr>
        <w:t xml:space="preserve">389      </w:t>
      </w:r>
      <w:r w:rsidRPr="00814BC9">
        <w:rPr>
          <w:rFonts w:ascii="Trebuchet MS" w:hAnsi="Trebuchet MS"/>
          <w:spacing w:val="-12"/>
          <w:sz w:val="10"/>
          <w:lang w:val="en-GB"/>
          <w:rPrChange w:id="9379" w:author="Christian PIEDALLU" w:date="2023-02-06T09:53:00Z">
            <w:rPr>
              <w:rFonts w:ascii="Trebuchet MS" w:hAnsi="Trebuchet MS"/>
              <w:spacing w:val="-12"/>
              <w:sz w:val="10"/>
            </w:rPr>
          </w:rPrChange>
        </w:rPr>
        <w:t xml:space="preserve"> </w:t>
      </w:r>
      <w:r w:rsidRPr="00814BC9">
        <w:rPr>
          <w:w w:val="158"/>
          <w:sz w:val="16"/>
          <w:lang w:val="en-GB"/>
          <w:rPrChange w:id="9380" w:author="Christian PIEDALLU" w:date="2023-02-06T09:53:00Z">
            <w:rPr>
              <w:w w:val="158"/>
              <w:sz w:val="16"/>
            </w:rPr>
          </w:rPrChange>
        </w:rPr>
        <w:t>K</w:t>
      </w:r>
      <w:r w:rsidRPr="00814BC9">
        <w:rPr>
          <w:spacing w:val="-85"/>
          <w:w w:val="134"/>
          <w:sz w:val="16"/>
          <w:lang w:val="en-GB"/>
          <w:rPrChange w:id="9381" w:author="Christian PIEDALLU" w:date="2023-02-06T09:53:00Z">
            <w:rPr>
              <w:spacing w:val="-85"/>
              <w:w w:val="134"/>
              <w:sz w:val="16"/>
            </w:rPr>
          </w:rPrChange>
        </w:rPr>
        <w:t>¨</w:t>
      </w:r>
      <w:r w:rsidRPr="00814BC9">
        <w:rPr>
          <w:w w:val="109"/>
          <w:sz w:val="16"/>
          <w:lang w:val="en-GB"/>
          <w:rPrChange w:id="9382" w:author="Christian PIEDALLU" w:date="2023-02-06T09:53:00Z">
            <w:rPr>
              <w:w w:val="109"/>
              <w:sz w:val="16"/>
            </w:rPr>
          </w:rPrChange>
        </w:rPr>
        <w:t>ostler,</w:t>
      </w:r>
      <w:r w:rsidRPr="00814BC9">
        <w:rPr>
          <w:sz w:val="16"/>
          <w:lang w:val="en-GB"/>
          <w:rPrChange w:id="9383" w:author="Christian PIEDALLU" w:date="2023-02-06T09:53:00Z">
            <w:rPr>
              <w:sz w:val="16"/>
            </w:rPr>
          </w:rPrChange>
        </w:rPr>
        <w:t xml:space="preserve"> </w:t>
      </w:r>
      <w:r w:rsidRPr="00814BC9">
        <w:rPr>
          <w:spacing w:val="5"/>
          <w:sz w:val="16"/>
          <w:lang w:val="en-GB"/>
          <w:rPrChange w:id="9384" w:author="Christian PIEDALLU" w:date="2023-02-06T09:53:00Z">
            <w:rPr>
              <w:spacing w:val="5"/>
              <w:sz w:val="16"/>
            </w:rPr>
          </w:rPrChange>
        </w:rPr>
        <w:t xml:space="preserve"> </w:t>
      </w:r>
      <w:r w:rsidRPr="00814BC9">
        <w:rPr>
          <w:w w:val="146"/>
          <w:sz w:val="16"/>
          <w:lang w:val="en-GB"/>
          <w:rPrChange w:id="9385" w:author="Christian PIEDALLU" w:date="2023-02-06T09:53:00Z">
            <w:rPr>
              <w:w w:val="146"/>
              <w:sz w:val="16"/>
            </w:rPr>
          </w:rPrChange>
        </w:rPr>
        <w:t>J.</w:t>
      </w:r>
      <w:r w:rsidRPr="00814BC9">
        <w:rPr>
          <w:sz w:val="16"/>
          <w:lang w:val="en-GB"/>
          <w:rPrChange w:id="9386" w:author="Christian PIEDALLU" w:date="2023-02-06T09:53:00Z">
            <w:rPr>
              <w:sz w:val="16"/>
            </w:rPr>
          </w:rPrChange>
        </w:rPr>
        <w:t xml:space="preserve"> </w:t>
      </w:r>
      <w:r w:rsidRPr="00814BC9">
        <w:rPr>
          <w:spacing w:val="1"/>
          <w:sz w:val="16"/>
          <w:lang w:val="en-GB"/>
          <w:rPrChange w:id="9387" w:author="Christian PIEDALLU" w:date="2023-02-06T09:53:00Z">
            <w:rPr>
              <w:spacing w:val="1"/>
              <w:sz w:val="16"/>
            </w:rPr>
          </w:rPrChange>
        </w:rPr>
        <w:t xml:space="preserve"> </w:t>
      </w:r>
      <w:r w:rsidRPr="00814BC9">
        <w:rPr>
          <w:w w:val="120"/>
          <w:sz w:val="16"/>
          <w:lang w:val="en-GB"/>
          <w:rPrChange w:id="9388" w:author="Christian PIEDALLU" w:date="2023-02-06T09:53:00Z">
            <w:rPr>
              <w:w w:val="120"/>
              <w:sz w:val="16"/>
            </w:rPr>
          </w:rPrChange>
        </w:rPr>
        <w:t>N.,</w:t>
      </w:r>
      <w:r w:rsidRPr="00814BC9">
        <w:rPr>
          <w:sz w:val="16"/>
          <w:lang w:val="en-GB"/>
          <w:rPrChange w:id="9389" w:author="Christian PIEDALLU" w:date="2023-02-06T09:53:00Z">
            <w:rPr>
              <w:sz w:val="16"/>
            </w:rPr>
          </w:rPrChange>
        </w:rPr>
        <w:t xml:space="preserve"> </w:t>
      </w:r>
      <w:r w:rsidRPr="00814BC9">
        <w:rPr>
          <w:spacing w:val="5"/>
          <w:sz w:val="16"/>
          <w:lang w:val="en-GB"/>
          <w:rPrChange w:id="9390" w:author="Christian PIEDALLU" w:date="2023-02-06T09:53:00Z">
            <w:rPr>
              <w:spacing w:val="5"/>
              <w:sz w:val="16"/>
            </w:rPr>
          </w:rPrChange>
        </w:rPr>
        <w:t xml:space="preserve"> </w:t>
      </w:r>
      <w:r w:rsidRPr="00814BC9">
        <w:rPr>
          <w:w w:val="130"/>
          <w:sz w:val="16"/>
          <w:lang w:val="en-GB"/>
          <w:rPrChange w:id="9391" w:author="Christian PIEDALLU" w:date="2023-02-06T09:53:00Z">
            <w:rPr>
              <w:w w:val="130"/>
              <w:sz w:val="16"/>
            </w:rPr>
          </w:rPrChange>
        </w:rPr>
        <w:t>Br</w:t>
      </w:r>
      <w:r w:rsidRPr="00814BC9">
        <w:rPr>
          <w:spacing w:val="-90"/>
          <w:w w:val="111"/>
          <w:sz w:val="16"/>
          <w:lang w:val="en-GB"/>
          <w:rPrChange w:id="9392" w:author="Christian PIEDALLU" w:date="2023-02-06T09:53:00Z">
            <w:rPr>
              <w:spacing w:val="-90"/>
              <w:w w:val="111"/>
              <w:sz w:val="16"/>
            </w:rPr>
          </w:rPrChange>
        </w:rPr>
        <w:t>u</w:t>
      </w:r>
      <w:r w:rsidRPr="00814BC9">
        <w:rPr>
          <w:spacing w:val="4"/>
          <w:w w:val="134"/>
          <w:sz w:val="16"/>
          <w:lang w:val="en-GB"/>
          <w:rPrChange w:id="9393" w:author="Christian PIEDALLU" w:date="2023-02-06T09:53:00Z">
            <w:rPr>
              <w:spacing w:val="4"/>
              <w:w w:val="134"/>
              <w:sz w:val="16"/>
            </w:rPr>
          </w:rPrChange>
        </w:rPr>
        <w:t>¨</w:t>
      </w:r>
      <w:r w:rsidRPr="00814BC9">
        <w:rPr>
          <w:spacing w:val="-5"/>
          <w:w w:val="111"/>
          <w:sz w:val="16"/>
          <w:lang w:val="en-GB"/>
          <w:rPrChange w:id="9394" w:author="Christian PIEDALLU" w:date="2023-02-06T09:53:00Z">
            <w:rPr>
              <w:spacing w:val="-5"/>
              <w:w w:val="111"/>
              <w:sz w:val="16"/>
            </w:rPr>
          </w:rPrChange>
        </w:rPr>
        <w:t>c</w:t>
      </w:r>
      <w:r w:rsidRPr="00814BC9">
        <w:rPr>
          <w:w w:val="111"/>
          <w:sz w:val="16"/>
          <w:lang w:val="en-GB"/>
          <w:rPrChange w:id="9395" w:author="Christian PIEDALLU" w:date="2023-02-06T09:53:00Z">
            <w:rPr>
              <w:w w:val="111"/>
              <w:sz w:val="16"/>
            </w:rPr>
          </w:rPrChange>
        </w:rPr>
        <w:t>kner,</w:t>
      </w:r>
      <w:r w:rsidRPr="00814BC9">
        <w:rPr>
          <w:sz w:val="16"/>
          <w:lang w:val="en-GB"/>
          <w:rPrChange w:id="9396" w:author="Christian PIEDALLU" w:date="2023-02-06T09:53:00Z">
            <w:rPr>
              <w:sz w:val="16"/>
            </w:rPr>
          </w:rPrChange>
        </w:rPr>
        <w:t xml:space="preserve"> </w:t>
      </w:r>
      <w:r w:rsidRPr="00814BC9">
        <w:rPr>
          <w:spacing w:val="5"/>
          <w:sz w:val="16"/>
          <w:lang w:val="en-GB"/>
          <w:rPrChange w:id="9397" w:author="Christian PIEDALLU" w:date="2023-02-06T09:53:00Z">
            <w:rPr>
              <w:spacing w:val="5"/>
              <w:sz w:val="16"/>
            </w:rPr>
          </w:rPrChange>
        </w:rPr>
        <w:t xml:space="preserve"> </w:t>
      </w:r>
      <w:r w:rsidRPr="00814BC9">
        <w:rPr>
          <w:w w:val="131"/>
          <w:sz w:val="16"/>
          <w:lang w:val="en-GB"/>
          <w:rPrChange w:id="9398" w:author="Christian PIEDALLU" w:date="2023-02-06T09:53:00Z">
            <w:rPr>
              <w:w w:val="131"/>
              <w:sz w:val="16"/>
            </w:rPr>
          </w:rPrChange>
        </w:rPr>
        <w:t>E.,</w:t>
      </w:r>
      <w:r w:rsidRPr="00814BC9">
        <w:rPr>
          <w:sz w:val="16"/>
          <w:lang w:val="en-GB"/>
          <w:rPrChange w:id="9399" w:author="Christian PIEDALLU" w:date="2023-02-06T09:53:00Z">
            <w:rPr>
              <w:sz w:val="16"/>
            </w:rPr>
          </w:rPrChange>
        </w:rPr>
        <w:t xml:space="preserve"> </w:t>
      </w:r>
      <w:r w:rsidRPr="00814BC9">
        <w:rPr>
          <w:spacing w:val="5"/>
          <w:sz w:val="16"/>
          <w:lang w:val="en-GB"/>
          <w:rPrChange w:id="9400" w:author="Christian PIEDALLU" w:date="2023-02-06T09:53:00Z">
            <w:rPr>
              <w:spacing w:val="5"/>
              <w:sz w:val="16"/>
            </w:rPr>
          </w:rPrChange>
        </w:rPr>
        <w:t xml:space="preserve"> </w:t>
      </w:r>
      <w:r w:rsidRPr="00814BC9">
        <w:rPr>
          <w:w w:val="111"/>
          <w:sz w:val="16"/>
          <w:lang w:val="en-GB"/>
          <w:rPrChange w:id="9401" w:author="Christian PIEDALLU" w:date="2023-02-06T09:53:00Z">
            <w:rPr>
              <w:w w:val="111"/>
              <w:sz w:val="16"/>
            </w:rPr>
          </w:rPrChange>
        </w:rPr>
        <w:t>and</w:t>
      </w:r>
      <w:r w:rsidRPr="00814BC9">
        <w:rPr>
          <w:sz w:val="16"/>
          <w:lang w:val="en-GB"/>
          <w:rPrChange w:id="9402" w:author="Christian PIEDALLU" w:date="2023-02-06T09:53:00Z">
            <w:rPr>
              <w:sz w:val="16"/>
            </w:rPr>
          </w:rPrChange>
        </w:rPr>
        <w:t xml:space="preserve"> </w:t>
      </w:r>
      <w:r w:rsidRPr="00814BC9">
        <w:rPr>
          <w:spacing w:val="1"/>
          <w:sz w:val="16"/>
          <w:lang w:val="en-GB"/>
          <w:rPrChange w:id="9403" w:author="Christian PIEDALLU" w:date="2023-02-06T09:53:00Z">
            <w:rPr>
              <w:spacing w:val="1"/>
              <w:sz w:val="16"/>
            </w:rPr>
          </w:rPrChange>
        </w:rPr>
        <w:t xml:space="preserve"> </w:t>
      </w:r>
      <w:r w:rsidRPr="00814BC9">
        <w:rPr>
          <w:w w:val="125"/>
          <w:sz w:val="16"/>
          <w:lang w:val="en-GB"/>
          <w:rPrChange w:id="9404" w:author="Christian PIEDALLU" w:date="2023-02-06T09:53:00Z">
            <w:rPr>
              <w:w w:val="125"/>
              <w:sz w:val="16"/>
            </w:rPr>
          </w:rPrChange>
        </w:rPr>
        <w:t>Bi</w:t>
      </w:r>
      <w:r w:rsidRPr="00814BC9">
        <w:rPr>
          <w:spacing w:val="4"/>
          <w:w w:val="125"/>
          <w:sz w:val="16"/>
          <w:lang w:val="en-GB"/>
          <w:rPrChange w:id="9405" w:author="Christian PIEDALLU" w:date="2023-02-06T09:53:00Z">
            <w:rPr>
              <w:spacing w:val="4"/>
              <w:w w:val="125"/>
              <w:sz w:val="16"/>
            </w:rPr>
          </w:rPrChange>
        </w:rPr>
        <w:t>b</w:t>
      </w:r>
      <w:r w:rsidRPr="00814BC9">
        <w:rPr>
          <w:w w:val="109"/>
          <w:sz w:val="16"/>
          <w:lang w:val="en-GB"/>
          <w:rPrChange w:id="9406" w:author="Christian PIEDALLU" w:date="2023-02-06T09:53:00Z">
            <w:rPr>
              <w:w w:val="109"/>
              <w:sz w:val="16"/>
            </w:rPr>
          </w:rPrChange>
        </w:rPr>
        <w:t>elriether,</w:t>
      </w:r>
      <w:r w:rsidRPr="00814BC9">
        <w:rPr>
          <w:sz w:val="16"/>
          <w:lang w:val="en-GB"/>
          <w:rPrChange w:id="9407" w:author="Christian PIEDALLU" w:date="2023-02-06T09:53:00Z">
            <w:rPr>
              <w:sz w:val="16"/>
            </w:rPr>
          </w:rPrChange>
        </w:rPr>
        <w:t xml:space="preserve"> </w:t>
      </w:r>
      <w:r w:rsidRPr="00814BC9">
        <w:rPr>
          <w:spacing w:val="5"/>
          <w:sz w:val="16"/>
          <w:lang w:val="en-GB"/>
          <w:rPrChange w:id="9408" w:author="Christian PIEDALLU" w:date="2023-02-06T09:53:00Z">
            <w:rPr>
              <w:spacing w:val="5"/>
              <w:sz w:val="16"/>
            </w:rPr>
          </w:rPrChange>
        </w:rPr>
        <w:t xml:space="preserve"> </w:t>
      </w:r>
      <w:r w:rsidRPr="00814BC9">
        <w:rPr>
          <w:w w:val="122"/>
          <w:sz w:val="16"/>
          <w:lang w:val="en-GB"/>
          <w:rPrChange w:id="9409" w:author="Christian PIEDALLU" w:date="2023-02-06T09:53:00Z">
            <w:rPr>
              <w:w w:val="122"/>
              <w:sz w:val="16"/>
            </w:rPr>
          </w:rPrChange>
        </w:rPr>
        <w:t>H.,</w:t>
      </w:r>
      <w:r w:rsidRPr="00814BC9">
        <w:rPr>
          <w:sz w:val="16"/>
          <w:lang w:val="en-GB"/>
          <w:rPrChange w:id="9410" w:author="Christian PIEDALLU" w:date="2023-02-06T09:53:00Z">
            <w:rPr>
              <w:sz w:val="16"/>
            </w:rPr>
          </w:rPrChange>
        </w:rPr>
        <w:t xml:space="preserve"> </w:t>
      </w:r>
      <w:r w:rsidRPr="00814BC9">
        <w:rPr>
          <w:spacing w:val="5"/>
          <w:sz w:val="16"/>
          <w:lang w:val="en-GB"/>
          <w:rPrChange w:id="9411" w:author="Christian PIEDALLU" w:date="2023-02-06T09:53:00Z">
            <w:rPr>
              <w:spacing w:val="5"/>
              <w:sz w:val="16"/>
            </w:rPr>
          </w:rPrChange>
        </w:rPr>
        <w:t xml:space="preserve"> </w:t>
      </w:r>
      <w:r w:rsidRPr="00814BC9">
        <w:rPr>
          <w:w w:val="105"/>
          <w:sz w:val="16"/>
          <w:lang w:val="en-GB"/>
          <w:rPrChange w:id="9412" w:author="Christian PIEDALLU" w:date="2023-02-06T09:53:00Z">
            <w:rPr>
              <w:w w:val="105"/>
              <w:sz w:val="16"/>
            </w:rPr>
          </w:rPrChange>
        </w:rPr>
        <w:t>1968.</w:t>
      </w:r>
      <w:r w:rsidRPr="00814BC9">
        <w:rPr>
          <w:sz w:val="16"/>
          <w:lang w:val="en-GB"/>
          <w:rPrChange w:id="9413" w:author="Christian PIEDALLU" w:date="2023-02-06T09:53:00Z">
            <w:rPr>
              <w:sz w:val="16"/>
            </w:rPr>
          </w:rPrChange>
        </w:rPr>
        <w:t xml:space="preserve">  </w:t>
      </w:r>
      <w:r w:rsidRPr="00814BC9">
        <w:rPr>
          <w:spacing w:val="17"/>
          <w:sz w:val="16"/>
          <w:lang w:val="en-GB"/>
          <w:rPrChange w:id="9414" w:author="Christian PIEDALLU" w:date="2023-02-06T09:53:00Z">
            <w:rPr>
              <w:spacing w:val="17"/>
              <w:sz w:val="16"/>
            </w:rPr>
          </w:rPrChange>
        </w:rPr>
        <w:t xml:space="preserve"> </w:t>
      </w:r>
      <w:r w:rsidRPr="00814BC9">
        <w:rPr>
          <w:w w:val="117"/>
          <w:sz w:val="16"/>
          <w:lang w:val="en-GB"/>
          <w:rPrChange w:id="9415" w:author="Christian PIEDALLU" w:date="2023-02-06T09:53:00Z">
            <w:rPr>
              <w:w w:val="117"/>
              <w:sz w:val="16"/>
            </w:rPr>
          </w:rPrChange>
        </w:rPr>
        <w:t>Die</w:t>
      </w:r>
      <w:r w:rsidRPr="00814BC9">
        <w:rPr>
          <w:sz w:val="16"/>
          <w:lang w:val="en-GB"/>
          <w:rPrChange w:id="9416" w:author="Christian PIEDALLU" w:date="2023-02-06T09:53:00Z">
            <w:rPr>
              <w:sz w:val="16"/>
            </w:rPr>
          </w:rPrChange>
        </w:rPr>
        <w:t xml:space="preserve"> </w:t>
      </w:r>
      <w:r w:rsidRPr="00814BC9">
        <w:rPr>
          <w:spacing w:val="1"/>
          <w:sz w:val="16"/>
          <w:lang w:val="en-GB"/>
          <w:rPrChange w:id="9417" w:author="Christian PIEDALLU" w:date="2023-02-06T09:53:00Z">
            <w:rPr>
              <w:spacing w:val="1"/>
              <w:sz w:val="16"/>
            </w:rPr>
          </w:rPrChange>
        </w:rPr>
        <w:t xml:space="preserve"> </w:t>
      </w:r>
      <w:r w:rsidRPr="00814BC9">
        <w:rPr>
          <w:w w:val="110"/>
          <w:sz w:val="16"/>
          <w:lang w:val="en-GB"/>
          <w:rPrChange w:id="9418" w:author="Christian PIEDALLU" w:date="2023-02-06T09:53:00Z">
            <w:rPr>
              <w:w w:val="110"/>
              <w:sz w:val="16"/>
            </w:rPr>
          </w:rPrChange>
        </w:rPr>
        <w:t>wurzeln</w:t>
      </w:r>
      <w:r w:rsidRPr="00814BC9">
        <w:rPr>
          <w:sz w:val="16"/>
          <w:lang w:val="en-GB"/>
          <w:rPrChange w:id="9419" w:author="Christian PIEDALLU" w:date="2023-02-06T09:53:00Z">
            <w:rPr>
              <w:sz w:val="16"/>
            </w:rPr>
          </w:rPrChange>
        </w:rPr>
        <w:t xml:space="preserve"> </w:t>
      </w:r>
      <w:r w:rsidRPr="00814BC9">
        <w:rPr>
          <w:spacing w:val="1"/>
          <w:sz w:val="16"/>
          <w:lang w:val="en-GB"/>
          <w:rPrChange w:id="9420" w:author="Christian PIEDALLU" w:date="2023-02-06T09:53:00Z">
            <w:rPr>
              <w:spacing w:val="1"/>
              <w:sz w:val="16"/>
            </w:rPr>
          </w:rPrChange>
        </w:rPr>
        <w:t xml:space="preserve"> </w:t>
      </w:r>
      <w:r w:rsidRPr="00814BC9">
        <w:rPr>
          <w:w w:val="107"/>
          <w:sz w:val="16"/>
          <w:lang w:val="en-GB"/>
          <w:rPrChange w:id="9421" w:author="Christian PIEDALLU" w:date="2023-02-06T09:53:00Z">
            <w:rPr>
              <w:w w:val="107"/>
              <w:sz w:val="16"/>
            </w:rPr>
          </w:rPrChange>
        </w:rPr>
        <w:t>der</w:t>
      </w:r>
      <w:r w:rsidRPr="00814BC9">
        <w:rPr>
          <w:sz w:val="16"/>
          <w:lang w:val="en-GB"/>
          <w:rPrChange w:id="9422" w:author="Christian PIEDALLU" w:date="2023-02-06T09:53:00Z">
            <w:rPr>
              <w:sz w:val="16"/>
            </w:rPr>
          </w:rPrChange>
        </w:rPr>
        <w:t xml:space="preserve"> </w:t>
      </w:r>
      <w:r w:rsidRPr="00814BC9">
        <w:rPr>
          <w:spacing w:val="1"/>
          <w:sz w:val="16"/>
          <w:lang w:val="en-GB"/>
          <w:rPrChange w:id="9423" w:author="Christian PIEDALLU" w:date="2023-02-06T09:53:00Z">
            <w:rPr>
              <w:spacing w:val="1"/>
              <w:sz w:val="16"/>
            </w:rPr>
          </w:rPrChange>
        </w:rPr>
        <w:t xml:space="preserve"> </w:t>
      </w:r>
      <w:r w:rsidRPr="00814BC9">
        <w:rPr>
          <w:spacing w:val="-5"/>
          <w:w w:val="106"/>
          <w:sz w:val="16"/>
          <w:lang w:val="en-GB"/>
          <w:rPrChange w:id="9424" w:author="Christian PIEDALLU" w:date="2023-02-06T09:53:00Z">
            <w:rPr>
              <w:spacing w:val="-5"/>
              <w:w w:val="106"/>
              <w:sz w:val="16"/>
            </w:rPr>
          </w:rPrChange>
        </w:rPr>
        <w:t>w</w:t>
      </w:r>
      <w:r w:rsidRPr="00814BC9">
        <w:rPr>
          <w:w w:val="113"/>
          <w:sz w:val="16"/>
          <w:lang w:val="en-GB"/>
          <w:rPrChange w:id="9425" w:author="Christian PIEDALLU" w:date="2023-02-06T09:53:00Z">
            <w:rPr>
              <w:w w:val="113"/>
              <w:sz w:val="16"/>
            </w:rPr>
          </w:rPrChange>
        </w:rPr>
        <w:t>aldb</w:t>
      </w:r>
      <w:r w:rsidRPr="00814BC9">
        <w:rPr>
          <w:spacing w:val="-85"/>
          <w:w w:val="134"/>
          <w:sz w:val="16"/>
          <w:lang w:val="en-GB"/>
          <w:rPrChange w:id="9426" w:author="Christian PIEDALLU" w:date="2023-02-06T09:53:00Z">
            <w:rPr>
              <w:spacing w:val="-85"/>
              <w:w w:val="134"/>
              <w:sz w:val="16"/>
            </w:rPr>
          </w:rPrChange>
        </w:rPr>
        <w:t>¨</w:t>
      </w:r>
      <w:r w:rsidRPr="00814BC9">
        <w:rPr>
          <w:w w:val="108"/>
          <w:sz w:val="16"/>
          <w:lang w:val="en-GB"/>
          <w:rPrChange w:id="9427" w:author="Christian PIEDALLU" w:date="2023-02-06T09:53:00Z">
            <w:rPr>
              <w:w w:val="108"/>
              <w:sz w:val="16"/>
            </w:rPr>
          </w:rPrChange>
        </w:rPr>
        <w:t>aume.</w:t>
      </w:r>
      <w:r w:rsidRPr="00814BC9">
        <w:rPr>
          <w:sz w:val="16"/>
          <w:lang w:val="en-GB"/>
          <w:rPrChange w:id="9428" w:author="Christian PIEDALLU" w:date="2023-02-06T09:53:00Z">
            <w:rPr>
              <w:sz w:val="16"/>
            </w:rPr>
          </w:rPrChange>
        </w:rPr>
        <w:t xml:space="preserve">  </w:t>
      </w:r>
      <w:r w:rsidRPr="00814BC9">
        <w:rPr>
          <w:spacing w:val="15"/>
          <w:sz w:val="16"/>
          <w:lang w:val="en-GB"/>
          <w:rPrChange w:id="9429" w:author="Christian PIEDALLU" w:date="2023-02-06T09:53:00Z">
            <w:rPr>
              <w:spacing w:val="15"/>
              <w:sz w:val="16"/>
            </w:rPr>
          </w:rPrChange>
        </w:rPr>
        <w:t xml:space="preserve"> </w:t>
      </w:r>
      <w:r w:rsidRPr="00814BC9">
        <w:rPr>
          <w:i/>
          <w:w w:val="117"/>
          <w:sz w:val="16"/>
          <w:lang w:val="en-GB"/>
          <w:rPrChange w:id="9430" w:author="Christian PIEDALLU" w:date="2023-02-06T09:53:00Z">
            <w:rPr>
              <w:i/>
              <w:w w:val="117"/>
              <w:sz w:val="16"/>
            </w:rPr>
          </w:rPrChange>
        </w:rPr>
        <w:t>Zeitschrift</w:t>
      </w:r>
      <w:r w:rsidRPr="00814BC9">
        <w:rPr>
          <w:i/>
          <w:sz w:val="16"/>
          <w:lang w:val="en-GB"/>
          <w:rPrChange w:id="9431" w:author="Christian PIEDALLU" w:date="2023-02-06T09:53:00Z">
            <w:rPr>
              <w:i/>
              <w:sz w:val="16"/>
            </w:rPr>
          </w:rPrChange>
        </w:rPr>
        <w:t xml:space="preserve"> </w:t>
      </w:r>
      <w:r w:rsidRPr="00814BC9">
        <w:rPr>
          <w:i/>
          <w:spacing w:val="4"/>
          <w:sz w:val="16"/>
          <w:lang w:val="en-GB"/>
          <w:rPrChange w:id="9432" w:author="Christian PIEDALLU" w:date="2023-02-06T09:53:00Z">
            <w:rPr>
              <w:i/>
              <w:spacing w:val="4"/>
              <w:sz w:val="16"/>
            </w:rPr>
          </w:rPrChange>
        </w:rPr>
        <w:t xml:space="preserve"> </w:t>
      </w:r>
      <w:r w:rsidRPr="00814BC9">
        <w:rPr>
          <w:i/>
          <w:w w:val="107"/>
          <w:sz w:val="16"/>
          <w:lang w:val="en-GB"/>
          <w:rPrChange w:id="9433" w:author="Christian PIEDALLU" w:date="2023-02-06T09:53:00Z">
            <w:rPr>
              <w:i/>
              <w:w w:val="107"/>
              <w:sz w:val="16"/>
            </w:rPr>
          </w:rPrChange>
        </w:rPr>
        <w:t>f</w:t>
      </w:r>
      <w:r w:rsidRPr="00814BC9">
        <w:rPr>
          <w:i/>
          <w:spacing w:val="-90"/>
          <w:w w:val="111"/>
          <w:sz w:val="16"/>
          <w:lang w:val="en-GB"/>
          <w:rPrChange w:id="9434" w:author="Christian PIEDALLU" w:date="2023-02-06T09:53:00Z">
            <w:rPr>
              <w:i/>
              <w:spacing w:val="-90"/>
              <w:w w:val="111"/>
              <w:sz w:val="16"/>
            </w:rPr>
          </w:rPrChange>
        </w:rPr>
        <w:t>u</w:t>
      </w:r>
      <w:r w:rsidRPr="00814BC9">
        <w:rPr>
          <w:i/>
          <w:spacing w:val="2"/>
          <w:w w:val="139"/>
          <w:sz w:val="16"/>
          <w:lang w:val="en-GB"/>
          <w:rPrChange w:id="9435" w:author="Christian PIEDALLU" w:date="2023-02-06T09:53:00Z">
            <w:rPr>
              <w:i/>
              <w:spacing w:val="2"/>
              <w:w w:val="139"/>
              <w:sz w:val="16"/>
            </w:rPr>
          </w:rPrChange>
        </w:rPr>
        <w:t>¨</w:t>
      </w:r>
      <w:r w:rsidRPr="00814BC9">
        <w:rPr>
          <w:i/>
          <w:w w:val="131"/>
          <w:sz w:val="16"/>
          <w:lang w:val="en-GB"/>
          <w:rPrChange w:id="9436" w:author="Christian PIEDALLU" w:date="2023-02-06T09:53:00Z">
            <w:rPr>
              <w:i/>
              <w:w w:val="131"/>
              <w:sz w:val="16"/>
            </w:rPr>
          </w:rPrChange>
        </w:rPr>
        <w:t>r</w:t>
      </w:r>
      <w:r w:rsidRPr="00814BC9">
        <w:rPr>
          <w:i/>
          <w:sz w:val="16"/>
          <w:lang w:val="en-GB"/>
          <w:rPrChange w:id="9437" w:author="Christian PIEDALLU" w:date="2023-02-06T09:53:00Z">
            <w:rPr>
              <w:i/>
              <w:sz w:val="16"/>
            </w:rPr>
          </w:rPrChange>
        </w:rPr>
        <w:t xml:space="preserve"> </w:t>
      </w:r>
      <w:r w:rsidRPr="00814BC9">
        <w:rPr>
          <w:i/>
          <w:spacing w:val="4"/>
          <w:sz w:val="16"/>
          <w:lang w:val="en-GB"/>
          <w:rPrChange w:id="9438" w:author="Christian PIEDALLU" w:date="2023-02-06T09:53:00Z">
            <w:rPr>
              <w:i/>
              <w:spacing w:val="4"/>
              <w:sz w:val="16"/>
            </w:rPr>
          </w:rPrChange>
        </w:rPr>
        <w:t xml:space="preserve"> </w:t>
      </w:r>
      <w:r w:rsidRPr="00814BC9">
        <w:rPr>
          <w:i/>
          <w:w w:val="140"/>
          <w:sz w:val="16"/>
          <w:lang w:val="en-GB"/>
          <w:rPrChange w:id="9439" w:author="Christian PIEDALLU" w:date="2023-02-06T09:53:00Z">
            <w:rPr>
              <w:i/>
              <w:w w:val="140"/>
              <w:sz w:val="16"/>
            </w:rPr>
          </w:rPrChange>
        </w:rPr>
        <w:t>P</w:t>
      </w:r>
      <w:r w:rsidRPr="00814BC9">
        <w:rPr>
          <w:i/>
          <w:w w:val="113"/>
          <w:sz w:val="16"/>
          <w:lang w:val="en-GB"/>
          <w:rPrChange w:id="9440" w:author="Christian PIEDALLU" w:date="2023-02-06T09:53:00Z">
            <w:rPr>
              <w:i/>
              <w:w w:val="113"/>
              <w:sz w:val="16"/>
            </w:rPr>
          </w:rPrChange>
        </w:rPr>
        <w:t>fla</w:t>
      </w:r>
      <w:r w:rsidRPr="00814BC9">
        <w:rPr>
          <w:i/>
          <w:spacing w:val="-1"/>
          <w:w w:val="113"/>
          <w:sz w:val="16"/>
          <w:lang w:val="en-GB"/>
          <w:rPrChange w:id="9441" w:author="Christian PIEDALLU" w:date="2023-02-06T09:53:00Z">
            <w:rPr>
              <w:i/>
              <w:spacing w:val="-1"/>
              <w:w w:val="113"/>
              <w:sz w:val="16"/>
            </w:rPr>
          </w:rPrChange>
        </w:rPr>
        <w:t>n</w:t>
      </w:r>
      <w:r w:rsidRPr="00814BC9">
        <w:rPr>
          <w:i/>
          <w:w w:val="112"/>
          <w:sz w:val="16"/>
          <w:lang w:val="en-GB"/>
          <w:rPrChange w:id="9442" w:author="Christian PIEDALLU" w:date="2023-02-06T09:53:00Z">
            <w:rPr>
              <w:i/>
              <w:w w:val="112"/>
              <w:sz w:val="16"/>
            </w:rPr>
          </w:rPrChange>
        </w:rPr>
        <w:t>zen-</w:t>
      </w:r>
    </w:p>
    <w:p w14:paraId="4881AA31" w14:textId="77777777" w:rsidR="00B177F5" w:rsidRPr="00814BC9" w:rsidRDefault="00B553DB">
      <w:pPr>
        <w:tabs>
          <w:tab w:val="left" w:pos="720"/>
        </w:tabs>
        <w:spacing w:line="189" w:lineRule="exact"/>
        <w:ind w:left="163"/>
        <w:rPr>
          <w:sz w:val="16"/>
          <w:lang w:val="en-GB"/>
          <w:rPrChange w:id="9443" w:author="Christian PIEDALLU" w:date="2023-02-06T09:53:00Z">
            <w:rPr>
              <w:sz w:val="16"/>
            </w:rPr>
          </w:rPrChange>
        </w:rPr>
      </w:pPr>
      <w:bookmarkStart w:id="9444" w:name="_bookmark38"/>
      <w:bookmarkEnd w:id="9444"/>
      <w:r w:rsidRPr="00814BC9">
        <w:rPr>
          <w:rFonts w:ascii="Trebuchet MS" w:hAnsi="Trebuchet MS"/>
          <w:sz w:val="10"/>
          <w:lang w:val="en-GB"/>
          <w:rPrChange w:id="9445" w:author="Christian PIEDALLU" w:date="2023-02-06T09:53:00Z">
            <w:rPr>
              <w:rFonts w:ascii="Trebuchet MS" w:hAnsi="Trebuchet MS"/>
              <w:sz w:val="10"/>
            </w:rPr>
          </w:rPrChange>
        </w:rPr>
        <w:t>390</w:t>
      </w:r>
      <w:r w:rsidRPr="00814BC9">
        <w:rPr>
          <w:rFonts w:ascii="Trebuchet MS" w:hAnsi="Trebuchet MS"/>
          <w:sz w:val="10"/>
          <w:lang w:val="en-GB"/>
          <w:rPrChange w:id="9446" w:author="Christian PIEDALLU" w:date="2023-02-06T09:53:00Z">
            <w:rPr>
              <w:rFonts w:ascii="Trebuchet MS" w:hAnsi="Trebuchet MS"/>
              <w:sz w:val="10"/>
            </w:rPr>
          </w:rPrChange>
        </w:rPr>
        <w:tab/>
      </w:r>
      <w:r w:rsidRPr="00814BC9">
        <w:rPr>
          <w:i/>
          <w:w w:val="115"/>
          <w:sz w:val="16"/>
          <w:lang w:val="en-GB"/>
          <w:rPrChange w:id="9447" w:author="Christian PIEDALLU" w:date="2023-02-06T09:53:00Z">
            <w:rPr>
              <w:i/>
              <w:w w:val="115"/>
              <w:sz w:val="16"/>
            </w:rPr>
          </w:rPrChange>
        </w:rPr>
        <w:t>ern</w:t>
      </w:r>
      <w:r w:rsidRPr="00814BC9">
        <w:rPr>
          <w:i/>
          <w:spacing w:val="-88"/>
          <w:w w:val="139"/>
          <w:sz w:val="16"/>
          <w:lang w:val="en-GB"/>
          <w:rPrChange w:id="9448" w:author="Christian PIEDALLU" w:date="2023-02-06T09:53:00Z">
            <w:rPr>
              <w:i/>
              <w:spacing w:val="-88"/>
              <w:w w:val="139"/>
              <w:sz w:val="16"/>
            </w:rPr>
          </w:rPrChange>
        </w:rPr>
        <w:t>¨</w:t>
      </w:r>
      <w:r w:rsidRPr="00814BC9">
        <w:rPr>
          <w:i/>
          <w:w w:val="110"/>
          <w:sz w:val="16"/>
          <w:lang w:val="en-GB"/>
          <w:rPrChange w:id="9449" w:author="Christian PIEDALLU" w:date="2023-02-06T09:53:00Z">
            <w:rPr>
              <w:i/>
              <w:w w:val="110"/>
              <w:sz w:val="16"/>
            </w:rPr>
          </w:rPrChange>
        </w:rPr>
        <w:t>ahrung</w:t>
      </w:r>
      <w:r w:rsidRPr="00814BC9">
        <w:rPr>
          <w:i/>
          <w:sz w:val="16"/>
          <w:lang w:val="en-GB"/>
          <w:rPrChange w:id="9450" w:author="Christian PIEDALLU" w:date="2023-02-06T09:53:00Z">
            <w:rPr>
              <w:i/>
              <w:sz w:val="16"/>
            </w:rPr>
          </w:rPrChange>
        </w:rPr>
        <w:t xml:space="preserve"> </w:t>
      </w:r>
      <w:r w:rsidRPr="00814BC9">
        <w:rPr>
          <w:i/>
          <w:spacing w:val="-12"/>
          <w:sz w:val="16"/>
          <w:lang w:val="en-GB"/>
          <w:rPrChange w:id="9451" w:author="Christian PIEDALLU" w:date="2023-02-06T09:53:00Z">
            <w:rPr>
              <w:i/>
              <w:spacing w:val="-12"/>
              <w:sz w:val="16"/>
            </w:rPr>
          </w:rPrChange>
        </w:rPr>
        <w:t xml:space="preserve"> </w:t>
      </w:r>
      <w:r w:rsidRPr="00814BC9">
        <w:rPr>
          <w:i/>
          <w:w w:val="111"/>
          <w:sz w:val="16"/>
          <w:lang w:val="en-GB"/>
          <w:rPrChange w:id="9452" w:author="Christian PIEDALLU" w:date="2023-02-06T09:53:00Z">
            <w:rPr>
              <w:i/>
              <w:w w:val="111"/>
              <w:sz w:val="16"/>
            </w:rPr>
          </w:rPrChange>
        </w:rPr>
        <w:t>und</w:t>
      </w:r>
      <w:r w:rsidRPr="00814BC9">
        <w:rPr>
          <w:i/>
          <w:sz w:val="16"/>
          <w:lang w:val="en-GB"/>
          <w:rPrChange w:id="9453" w:author="Christian PIEDALLU" w:date="2023-02-06T09:53:00Z">
            <w:rPr>
              <w:i/>
              <w:sz w:val="16"/>
            </w:rPr>
          </w:rPrChange>
        </w:rPr>
        <w:t xml:space="preserve"> </w:t>
      </w:r>
      <w:r w:rsidRPr="00814BC9">
        <w:rPr>
          <w:i/>
          <w:spacing w:val="-12"/>
          <w:sz w:val="16"/>
          <w:lang w:val="en-GB"/>
          <w:rPrChange w:id="9454" w:author="Christian PIEDALLU" w:date="2023-02-06T09:53:00Z">
            <w:rPr>
              <w:i/>
              <w:spacing w:val="-12"/>
              <w:sz w:val="16"/>
            </w:rPr>
          </w:rPrChange>
        </w:rPr>
        <w:t xml:space="preserve"> </w:t>
      </w:r>
      <w:r w:rsidRPr="00814BC9">
        <w:rPr>
          <w:i/>
          <w:w w:val="122"/>
          <w:sz w:val="16"/>
          <w:lang w:val="en-GB"/>
          <w:rPrChange w:id="9455" w:author="Christian PIEDALLU" w:date="2023-02-06T09:53:00Z">
            <w:rPr>
              <w:i/>
              <w:w w:val="122"/>
              <w:sz w:val="16"/>
            </w:rPr>
          </w:rPrChange>
        </w:rPr>
        <w:t>B</w:t>
      </w:r>
      <w:r w:rsidRPr="00814BC9">
        <w:rPr>
          <w:i/>
          <w:spacing w:val="-9"/>
          <w:w w:val="122"/>
          <w:sz w:val="16"/>
          <w:lang w:val="en-GB"/>
          <w:rPrChange w:id="9456" w:author="Christian PIEDALLU" w:date="2023-02-06T09:53:00Z">
            <w:rPr>
              <w:i/>
              <w:spacing w:val="-9"/>
              <w:w w:val="122"/>
              <w:sz w:val="16"/>
            </w:rPr>
          </w:rPrChange>
        </w:rPr>
        <w:t>o</w:t>
      </w:r>
      <w:r w:rsidRPr="00814BC9">
        <w:rPr>
          <w:i/>
          <w:w w:val="108"/>
          <w:sz w:val="16"/>
          <w:lang w:val="en-GB"/>
          <w:rPrChange w:id="9457" w:author="Christian PIEDALLU" w:date="2023-02-06T09:53:00Z">
            <w:rPr>
              <w:i/>
              <w:w w:val="108"/>
              <w:sz w:val="16"/>
            </w:rPr>
          </w:rPrChange>
        </w:rPr>
        <w:t>den</w:t>
      </w:r>
      <w:r w:rsidRPr="00814BC9">
        <w:rPr>
          <w:i/>
          <w:spacing w:val="-1"/>
          <w:w w:val="108"/>
          <w:sz w:val="16"/>
          <w:lang w:val="en-GB"/>
          <w:rPrChange w:id="9458" w:author="Christian PIEDALLU" w:date="2023-02-06T09:53:00Z">
            <w:rPr>
              <w:i/>
              <w:spacing w:val="-1"/>
              <w:w w:val="108"/>
              <w:sz w:val="16"/>
            </w:rPr>
          </w:rPrChange>
        </w:rPr>
        <w:t>k</w:t>
      </w:r>
      <w:r w:rsidRPr="00814BC9">
        <w:rPr>
          <w:i/>
          <w:w w:val="111"/>
          <w:sz w:val="16"/>
          <w:lang w:val="en-GB"/>
          <w:rPrChange w:id="9459" w:author="Christian PIEDALLU" w:date="2023-02-06T09:53:00Z">
            <w:rPr>
              <w:i/>
              <w:w w:val="111"/>
              <w:sz w:val="16"/>
            </w:rPr>
          </w:rPrChange>
        </w:rPr>
        <w:t>u</w:t>
      </w:r>
      <w:r w:rsidRPr="00814BC9">
        <w:rPr>
          <w:i/>
          <w:spacing w:val="-1"/>
          <w:w w:val="116"/>
          <w:sz w:val="16"/>
          <w:lang w:val="en-GB"/>
          <w:rPrChange w:id="9460" w:author="Christian PIEDALLU" w:date="2023-02-06T09:53:00Z">
            <w:rPr>
              <w:i/>
              <w:spacing w:val="-1"/>
              <w:w w:val="116"/>
              <w:sz w:val="16"/>
            </w:rPr>
          </w:rPrChange>
        </w:rPr>
        <w:t>n</w:t>
      </w:r>
      <w:r w:rsidRPr="00814BC9">
        <w:rPr>
          <w:i/>
          <w:w w:val="106"/>
          <w:sz w:val="16"/>
          <w:lang w:val="en-GB"/>
          <w:rPrChange w:id="9461" w:author="Christian PIEDALLU" w:date="2023-02-06T09:53:00Z">
            <w:rPr>
              <w:i/>
              <w:w w:val="106"/>
              <w:sz w:val="16"/>
            </w:rPr>
          </w:rPrChange>
        </w:rPr>
        <w:t>d</w:t>
      </w:r>
      <w:r w:rsidRPr="00814BC9">
        <w:rPr>
          <w:i/>
          <w:w w:val="102"/>
          <w:sz w:val="16"/>
          <w:lang w:val="en-GB"/>
          <w:rPrChange w:id="9462" w:author="Christian PIEDALLU" w:date="2023-02-06T09:53:00Z">
            <w:rPr>
              <w:i/>
              <w:w w:val="102"/>
              <w:sz w:val="16"/>
            </w:rPr>
          </w:rPrChange>
        </w:rPr>
        <w:t>e</w:t>
      </w:r>
      <w:r w:rsidRPr="00814BC9">
        <w:rPr>
          <w:w w:val="117"/>
          <w:sz w:val="16"/>
          <w:lang w:val="en-GB"/>
          <w:rPrChange w:id="9463" w:author="Christian PIEDALLU" w:date="2023-02-06T09:53:00Z">
            <w:rPr>
              <w:w w:val="117"/>
              <w:sz w:val="16"/>
            </w:rPr>
          </w:rPrChange>
        </w:rPr>
        <w:t>,</w:t>
      </w:r>
      <w:r w:rsidRPr="00814BC9">
        <w:rPr>
          <w:sz w:val="16"/>
          <w:lang w:val="en-GB"/>
          <w:rPrChange w:id="9464" w:author="Christian PIEDALLU" w:date="2023-02-06T09:53:00Z">
            <w:rPr>
              <w:sz w:val="16"/>
            </w:rPr>
          </w:rPrChange>
        </w:rPr>
        <w:t xml:space="preserve"> </w:t>
      </w:r>
      <w:r w:rsidRPr="00814BC9">
        <w:rPr>
          <w:spacing w:val="-16"/>
          <w:sz w:val="16"/>
          <w:lang w:val="en-GB"/>
          <w:rPrChange w:id="9465" w:author="Christian PIEDALLU" w:date="2023-02-06T09:53:00Z">
            <w:rPr>
              <w:spacing w:val="-16"/>
              <w:sz w:val="16"/>
            </w:rPr>
          </w:rPrChange>
        </w:rPr>
        <w:t xml:space="preserve"> </w:t>
      </w:r>
      <w:r w:rsidRPr="00814BC9">
        <w:rPr>
          <w:w w:val="106"/>
          <w:sz w:val="16"/>
          <w:lang w:val="en-GB"/>
          <w:rPrChange w:id="9466" w:author="Christian PIEDALLU" w:date="2023-02-06T09:53:00Z">
            <w:rPr>
              <w:w w:val="106"/>
              <w:sz w:val="16"/>
            </w:rPr>
          </w:rPrChange>
        </w:rPr>
        <w:t>120.</w:t>
      </w:r>
    </w:p>
    <w:p w14:paraId="316AE52E" w14:textId="77777777" w:rsidR="00B177F5" w:rsidRPr="00814BC9" w:rsidRDefault="00B553DB">
      <w:pPr>
        <w:spacing w:line="189" w:lineRule="exact"/>
        <w:ind w:left="163"/>
        <w:rPr>
          <w:sz w:val="16"/>
          <w:lang w:val="en-GB"/>
          <w:rPrChange w:id="9467" w:author="Christian PIEDALLU" w:date="2023-02-06T09:53:00Z">
            <w:rPr>
              <w:sz w:val="16"/>
            </w:rPr>
          </w:rPrChange>
        </w:rPr>
      </w:pPr>
      <w:r w:rsidRPr="00814BC9">
        <w:rPr>
          <w:rFonts w:ascii="Trebuchet MS" w:hAnsi="Trebuchet MS"/>
          <w:sz w:val="10"/>
          <w:lang w:val="en-GB"/>
          <w:rPrChange w:id="9468" w:author="Christian PIEDALLU" w:date="2023-02-06T09:53:00Z">
            <w:rPr>
              <w:rFonts w:ascii="Trebuchet MS" w:hAnsi="Trebuchet MS"/>
              <w:sz w:val="10"/>
            </w:rPr>
          </w:rPrChange>
        </w:rPr>
        <w:t xml:space="preserve">391      </w:t>
      </w:r>
      <w:r w:rsidRPr="00814BC9">
        <w:rPr>
          <w:rFonts w:ascii="Trebuchet MS" w:hAnsi="Trebuchet MS"/>
          <w:spacing w:val="-12"/>
          <w:sz w:val="10"/>
          <w:lang w:val="en-GB"/>
          <w:rPrChange w:id="9469" w:author="Christian PIEDALLU" w:date="2023-02-06T09:53:00Z">
            <w:rPr>
              <w:rFonts w:ascii="Trebuchet MS" w:hAnsi="Trebuchet MS"/>
              <w:spacing w:val="-12"/>
              <w:sz w:val="10"/>
            </w:rPr>
          </w:rPrChange>
        </w:rPr>
        <w:t xml:space="preserve"> </w:t>
      </w:r>
      <w:r w:rsidRPr="00814BC9">
        <w:rPr>
          <w:w w:val="111"/>
          <w:sz w:val="16"/>
          <w:lang w:val="en-GB"/>
          <w:rPrChange w:id="9470" w:author="Christian PIEDALLU" w:date="2023-02-06T09:53:00Z">
            <w:rPr>
              <w:w w:val="111"/>
              <w:sz w:val="16"/>
            </w:rPr>
          </w:rPrChange>
        </w:rPr>
        <w:t>Lejeune,</w:t>
      </w:r>
      <w:r w:rsidRPr="00814BC9">
        <w:rPr>
          <w:sz w:val="16"/>
          <w:lang w:val="en-GB"/>
          <w:rPrChange w:id="9471" w:author="Christian PIEDALLU" w:date="2023-02-06T09:53:00Z">
            <w:rPr>
              <w:sz w:val="16"/>
            </w:rPr>
          </w:rPrChange>
        </w:rPr>
        <w:t xml:space="preserve"> </w:t>
      </w:r>
      <w:r w:rsidRPr="00814BC9">
        <w:rPr>
          <w:spacing w:val="4"/>
          <w:sz w:val="16"/>
          <w:lang w:val="en-GB"/>
          <w:rPrChange w:id="9472" w:author="Christian PIEDALLU" w:date="2023-02-06T09:53:00Z">
            <w:rPr>
              <w:spacing w:val="4"/>
              <w:sz w:val="16"/>
            </w:rPr>
          </w:rPrChange>
        </w:rPr>
        <w:t xml:space="preserve"> </w:t>
      </w:r>
      <w:r w:rsidRPr="00814BC9">
        <w:rPr>
          <w:spacing w:val="-15"/>
          <w:w w:val="139"/>
          <w:sz w:val="16"/>
          <w:lang w:val="en-GB"/>
          <w:rPrChange w:id="9473" w:author="Christian PIEDALLU" w:date="2023-02-06T09:53:00Z">
            <w:rPr>
              <w:spacing w:val="-15"/>
              <w:w w:val="139"/>
              <w:sz w:val="16"/>
            </w:rPr>
          </w:rPrChange>
        </w:rPr>
        <w:t>P</w:t>
      </w:r>
      <w:r w:rsidRPr="00814BC9">
        <w:rPr>
          <w:w w:val="117"/>
          <w:sz w:val="16"/>
          <w:lang w:val="en-GB"/>
          <w:rPrChange w:id="9474" w:author="Christian PIEDALLU" w:date="2023-02-06T09:53:00Z">
            <w:rPr>
              <w:w w:val="117"/>
              <w:sz w:val="16"/>
            </w:rPr>
          </w:rPrChange>
        </w:rPr>
        <w:t>.,</w:t>
      </w:r>
      <w:r w:rsidRPr="00814BC9">
        <w:rPr>
          <w:sz w:val="16"/>
          <w:lang w:val="en-GB"/>
          <w:rPrChange w:id="9475" w:author="Christian PIEDALLU" w:date="2023-02-06T09:53:00Z">
            <w:rPr>
              <w:sz w:val="16"/>
            </w:rPr>
          </w:rPrChange>
        </w:rPr>
        <w:t xml:space="preserve"> </w:t>
      </w:r>
      <w:r w:rsidRPr="00814BC9">
        <w:rPr>
          <w:spacing w:val="4"/>
          <w:sz w:val="16"/>
          <w:lang w:val="en-GB"/>
          <w:rPrChange w:id="9476" w:author="Christian PIEDALLU" w:date="2023-02-06T09:53:00Z">
            <w:rPr>
              <w:spacing w:val="4"/>
              <w:sz w:val="16"/>
            </w:rPr>
          </w:rPrChange>
        </w:rPr>
        <w:t xml:space="preserve"> </w:t>
      </w:r>
      <w:r w:rsidRPr="00814BC9">
        <w:rPr>
          <w:w w:val="114"/>
          <w:sz w:val="16"/>
          <w:lang w:val="en-GB"/>
          <w:rPrChange w:id="9477" w:author="Christian PIEDALLU" w:date="2023-02-06T09:53:00Z">
            <w:rPr>
              <w:w w:val="114"/>
              <w:sz w:val="16"/>
            </w:rPr>
          </w:rPrChange>
        </w:rPr>
        <w:t>Mi</w:t>
      </w:r>
      <w:r w:rsidRPr="00814BC9">
        <w:rPr>
          <w:spacing w:val="-5"/>
          <w:w w:val="114"/>
          <w:sz w:val="16"/>
          <w:lang w:val="en-GB"/>
          <w:rPrChange w:id="9478" w:author="Christian PIEDALLU" w:date="2023-02-06T09:53:00Z">
            <w:rPr>
              <w:spacing w:val="-5"/>
              <w:w w:val="114"/>
              <w:sz w:val="16"/>
            </w:rPr>
          </w:rPrChange>
        </w:rPr>
        <w:t>c</w:t>
      </w:r>
      <w:r w:rsidRPr="00814BC9">
        <w:rPr>
          <w:w w:val="109"/>
          <w:sz w:val="16"/>
          <w:lang w:val="en-GB"/>
          <w:rPrChange w:id="9479" w:author="Christian PIEDALLU" w:date="2023-02-06T09:53:00Z">
            <w:rPr>
              <w:w w:val="109"/>
              <w:sz w:val="16"/>
            </w:rPr>
          </w:rPrChange>
        </w:rPr>
        <w:t>hez,</w:t>
      </w:r>
      <w:r w:rsidRPr="00814BC9">
        <w:rPr>
          <w:sz w:val="16"/>
          <w:lang w:val="en-GB"/>
          <w:rPrChange w:id="9480" w:author="Christian PIEDALLU" w:date="2023-02-06T09:53:00Z">
            <w:rPr>
              <w:sz w:val="16"/>
            </w:rPr>
          </w:rPrChange>
        </w:rPr>
        <w:t xml:space="preserve"> </w:t>
      </w:r>
      <w:r w:rsidRPr="00814BC9">
        <w:rPr>
          <w:spacing w:val="4"/>
          <w:sz w:val="16"/>
          <w:lang w:val="en-GB"/>
          <w:rPrChange w:id="9481" w:author="Christian PIEDALLU" w:date="2023-02-06T09:53:00Z">
            <w:rPr>
              <w:spacing w:val="4"/>
              <w:sz w:val="16"/>
            </w:rPr>
          </w:rPrChange>
        </w:rPr>
        <w:t xml:space="preserve"> </w:t>
      </w:r>
      <w:r w:rsidRPr="00814BC9">
        <w:rPr>
          <w:w w:val="127"/>
          <w:sz w:val="16"/>
          <w:lang w:val="en-GB"/>
          <w:rPrChange w:id="9482" w:author="Christian PIEDALLU" w:date="2023-02-06T09:53:00Z">
            <w:rPr>
              <w:w w:val="127"/>
              <w:sz w:val="16"/>
            </w:rPr>
          </w:rPrChange>
        </w:rPr>
        <w:t>A.,</w:t>
      </w:r>
      <w:r w:rsidRPr="00814BC9">
        <w:rPr>
          <w:sz w:val="16"/>
          <w:lang w:val="en-GB"/>
          <w:rPrChange w:id="9483" w:author="Christian PIEDALLU" w:date="2023-02-06T09:53:00Z">
            <w:rPr>
              <w:sz w:val="16"/>
            </w:rPr>
          </w:rPrChange>
        </w:rPr>
        <w:t xml:space="preserve"> </w:t>
      </w:r>
      <w:r w:rsidRPr="00814BC9">
        <w:rPr>
          <w:spacing w:val="4"/>
          <w:sz w:val="16"/>
          <w:lang w:val="en-GB"/>
          <w:rPrChange w:id="9484" w:author="Christian PIEDALLU" w:date="2023-02-06T09:53:00Z">
            <w:rPr>
              <w:spacing w:val="4"/>
              <w:sz w:val="16"/>
            </w:rPr>
          </w:rPrChange>
        </w:rPr>
        <w:t xml:space="preserve"> </w:t>
      </w:r>
      <w:r w:rsidRPr="00814BC9">
        <w:rPr>
          <w:spacing w:val="-5"/>
          <w:w w:val="139"/>
          <w:sz w:val="16"/>
          <w:lang w:val="en-GB"/>
          <w:rPrChange w:id="9485" w:author="Christian PIEDALLU" w:date="2023-02-06T09:53:00Z">
            <w:rPr>
              <w:spacing w:val="-5"/>
              <w:w w:val="139"/>
              <w:sz w:val="16"/>
            </w:rPr>
          </w:rPrChange>
        </w:rPr>
        <w:t>P</w:t>
      </w:r>
      <w:r w:rsidRPr="00814BC9">
        <w:rPr>
          <w:w w:val="94"/>
          <w:sz w:val="16"/>
          <w:lang w:val="en-GB"/>
          <w:rPrChange w:id="9486" w:author="Christian PIEDALLU" w:date="2023-02-06T09:53:00Z">
            <w:rPr>
              <w:w w:val="94"/>
              <w:sz w:val="16"/>
            </w:rPr>
          </w:rPrChange>
        </w:rPr>
        <w:t>e</w:t>
      </w:r>
      <w:r w:rsidRPr="00814BC9">
        <w:rPr>
          <w:spacing w:val="-1"/>
          <w:w w:val="118"/>
          <w:sz w:val="16"/>
          <w:lang w:val="en-GB"/>
          <w:rPrChange w:id="9487" w:author="Christian PIEDALLU" w:date="2023-02-06T09:53:00Z">
            <w:rPr>
              <w:spacing w:val="-1"/>
              <w:w w:val="118"/>
              <w:sz w:val="16"/>
            </w:rPr>
          </w:rPrChange>
        </w:rPr>
        <w:t>r</w:t>
      </w:r>
      <w:r w:rsidRPr="00814BC9">
        <w:rPr>
          <w:w w:val="128"/>
          <w:sz w:val="16"/>
          <w:lang w:val="en-GB"/>
          <w:rPrChange w:id="9488" w:author="Christian PIEDALLU" w:date="2023-02-06T09:53:00Z">
            <w:rPr>
              <w:w w:val="128"/>
              <w:sz w:val="16"/>
            </w:rPr>
          </w:rPrChange>
        </w:rPr>
        <w:t>i</w:t>
      </w:r>
      <w:r w:rsidRPr="00814BC9">
        <w:rPr>
          <w:w w:val="113"/>
          <w:sz w:val="16"/>
          <w:lang w:val="en-GB"/>
          <w:rPrChange w:id="9489" w:author="Christian PIEDALLU" w:date="2023-02-06T09:53:00Z">
            <w:rPr>
              <w:w w:val="113"/>
              <w:sz w:val="16"/>
            </w:rPr>
          </w:rPrChange>
        </w:rPr>
        <w:t>n,</w:t>
      </w:r>
      <w:r w:rsidRPr="00814BC9">
        <w:rPr>
          <w:sz w:val="16"/>
          <w:lang w:val="en-GB"/>
          <w:rPrChange w:id="9490" w:author="Christian PIEDALLU" w:date="2023-02-06T09:53:00Z">
            <w:rPr>
              <w:sz w:val="16"/>
            </w:rPr>
          </w:rPrChange>
        </w:rPr>
        <w:t xml:space="preserve"> </w:t>
      </w:r>
      <w:r w:rsidRPr="00814BC9">
        <w:rPr>
          <w:spacing w:val="3"/>
          <w:sz w:val="16"/>
          <w:lang w:val="en-GB"/>
          <w:rPrChange w:id="9491" w:author="Christian PIEDALLU" w:date="2023-02-06T09:53:00Z">
            <w:rPr>
              <w:spacing w:val="3"/>
              <w:sz w:val="16"/>
            </w:rPr>
          </w:rPrChange>
        </w:rPr>
        <w:t xml:space="preserve"> </w:t>
      </w:r>
      <w:r w:rsidRPr="00814BC9">
        <w:rPr>
          <w:w w:val="146"/>
          <w:sz w:val="16"/>
          <w:lang w:val="en-GB"/>
          <w:rPrChange w:id="9492" w:author="Christian PIEDALLU" w:date="2023-02-06T09:53:00Z">
            <w:rPr>
              <w:w w:val="146"/>
              <w:sz w:val="16"/>
            </w:rPr>
          </w:rPrChange>
        </w:rPr>
        <w:t>J.</w:t>
      </w:r>
      <w:r w:rsidRPr="00814BC9">
        <w:rPr>
          <w:w w:val="117"/>
          <w:sz w:val="16"/>
          <w:lang w:val="en-GB"/>
          <w:rPrChange w:id="9493" w:author="Christian PIEDALLU" w:date="2023-02-06T09:53:00Z">
            <w:rPr>
              <w:w w:val="117"/>
              <w:sz w:val="16"/>
            </w:rPr>
          </w:rPrChange>
        </w:rPr>
        <w:t>,</w:t>
      </w:r>
      <w:r w:rsidRPr="00814BC9">
        <w:rPr>
          <w:sz w:val="16"/>
          <w:lang w:val="en-GB"/>
          <w:rPrChange w:id="9494" w:author="Christian PIEDALLU" w:date="2023-02-06T09:53:00Z">
            <w:rPr>
              <w:sz w:val="16"/>
            </w:rPr>
          </w:rPrChange>
        </w:rPr>
        <w:t xml:space="preserve"> </w:t>
      </w:r>
      <w:r w:rsidRPr="00814BC9">
        <w:rPr>
          <w:spacing w:val="4"/>
          <w:sz w:val="16"/>
          <w:lang w:val="en-GB"/>
          <w:rPrChange w:id="9495" w:author="Christian PIEDALLU" w:date="2023-02-06T09:53:00Z">
            <w:rPr>
              <w:spacing w:val="4"/>
              <w:sz w:val="16"/>
            </w:rPr>
          </w:rPrChange>
        </w:rPr>
        <w:t xml:space="preserve"> </w:t>
      </w:r>
      <w:r w:rsidRPr="00814BC9">
        <w:rPr>
          <w:w w:val="117"/>
          <w:sz w:val="16"/>
          <w:lang w:val="en-GB"/>
          <w:rPrChange w:id="9496" w:author="Christian PIEDALLU" w:date="2023-02-06T09:53:00Z">
            <w:rPr>
              <w:w w:val="117"/>
              <w:sz w:val="16"/>
            </w:rPr>
          </w:rPrChange>
        </w:rPr>
        <w:t>Gilles,</w:t>
      </w:r>
      <w:r w:rsidRPr="00814BC9">
        <w:rPr>
          <w:sz w:val="16"/>
          <w:lang w:val="en-GB"/>
          <w:rPrChange w:id="9497" w:author="Christian PIEDALLU" w:date="2023-02-06T09:53:00Z">
            <w:rPr>
              <w:sz w:val="16"/>
            </w:rPr>
          </w:rPrChange>
        </w:rPr>
        <w:t xml:space="preserve"> </w:t>
      </w:r>
      <w:r w:rsidRPr="00814BC9">
        <w:rPr>
          <w:spacing w:val="4"/>
          <w:sz w:val="16"/>
          <w:lang w:val="en-GB"/>
          <w:rPrChange w:id="9498" w:author="Christian PIEDALLU" w:date="2023-02-06T09:53:00Z">
            <w:rPr>
              <w:spacing w:val="4"/>
              <w:sz w:val="16"/>
            </w:rPr>
          </w:rPrChange>
        </w:rPr>
        <w:t xml:space="preserve"> </w:t>
      </w:r>
      <w:r w:rsidRPr="00814BC9">
        <w:rPr>
          <w:w w:val="127"/>
          <w:sz w:val="16"/>
          <w:lang w:val="en-GB"/>
          <w:rPrChange w:id="9499" w:author="Christian PIEDALLU" w:date="2023-02-06T09:53:00Z">
            <w:rPr>
              <w:w w:val="127"/>
              <w:sz w:val="16"/>
            </w:rPr>
          </w:rPrChange>
        </w:rPr>
        <w:t>A.,</w:t>
      </w:r>
      <w:r w:rsidRPr="00814BC9">
        <w:rPr>
          <w:sz w:val="16"/>
          <w:lang w:val="en-GB"/>
          <w:rPrChange w:id="9500" w:author="Christian PIEDALLU" w:date="2023-02-06T09:53:00Z">
            <w:rPr>
              <w:sz w:val="16"/>
            </w:rPr>
          </w:rPrChange>
        </w:rPr>
        <w:t xml:space="preserve"> </w:t>
      </w:r>
      <w:r w:rsidRPr="00814BC9">
        <w:rPr>
          <w:spacing w:val="4"/>
          <w:sz w:val="16"/>
          <w:lang w:val="en-GB"/>
          <w:rPrChange w:id="9501" w:author="Christian PIEDALLU" w:date="2023-02-06T09:53:00Z">
            <w:rPr>
              <w:spacing w:val="4"/>
              <w:sz w:val="16"/>
            </w:rPr>
          </w:rPrChange>
        </w:rPr>
        <w:t xml:space="preserve"> </w:t>
      </w:r>
      <w:r w:rsidRPr="00814BC9">
        <w:rPr>
          <w:w w:val="119"/>
          <w:sz w:val="16"/>
          <w:lang w:val="en-GB"/>
          <w:rPrChange w:id="9502" w:author="Christian PIEDALLU" w:date="2023-02-06T09:53:00Z">
            <w:rPr>
              <w:w w:val="119"/>
              <w:sz w:val="16"/>
            </w:rPr>
          </w:rPrChange>
        </w:rPr>
        <w:t>Latte,</w:t>
      </w:r>
      <w:r w:rsidRPr="00814BC9">
        <w:rPr>
          <w:sz w:val="16"/>
          <w:lang w:val="en-GB"/>
          <w:rPrChange w:id="9503" w:author="Christian PIEDALLU" w:date="2023-02-06T09:53:00Z">
            <w:rPr>
              <w:sz w:val="16"/>
            </w:rPr>
          </w:rPrChange>
        </w:rPr>
        <w:t xml:space="preserve"> </w:t>
      </w:r>
      <w:r w:rsidRPr="00814BC9">
        <w:rPr>
          <w:spacing w:val="4"/>
          <w:sz w:val="16"/>
          <w:lang w:val="en-GB"/>
          <w:rPrChange w:id="9504" w:author="Christian PIEDALLU" w:date="2023-02-06T09:53:00Z">
            <w:rPr>
              <w:spacing w:val="4"/>
              <w:sz w:val="16"/>
            </w:rPr>
          </w:rPrChange>
        </w:rPr>
        <w:t xml:space="preserve"> </w:t>
      </w:r>
      <w:r w:rsidRPr="00814BC9">
        <w:rPr>
          <w:w w:val="120"/>
          <w:sz w:val="16"/>
          <w:lang w:val="en-GB"/>
          <w:rPrChange w:id="9505" w:author="Christian PIEDALLU" w:date="2023-02-06T09:53:00Z">
            <w:rPr>
              <w:w w:val="120"/>
              <w:sz w:val="16"/>
            </w:rPr>
          </w:rPrChange>
        </w:rPr>
        <w:t>N.,</w:t>
      </w:r>
      <w:r w:rsidRPr="00814BC9">
        <w:rPr>
          <w:sz w:val="16"/>
          <w:lang w:val="en-GB"/>
          <w:rPrChange w:id="9506" w:author="Christian PIEDALLU" w:date="2023-02-06T09:53:00Z">
            <w:rPr>
              <w:sz w:val="16"/>
            </w:rPr>
          </w:rPrChange>
        </w:rPr>
        <w:t xml:space="preserve"> </w:t>
      </w:r>
      <w:r w:rsidRPr="00814BC9">
        <w:rPr>
          <w:spacing w:val="4"/>
          <w:sz w:val="16"/>
          <w:lang w:val="en-GB"/>
          <w:rPrChange w:id="9507" w:author="Christian PIEDALLU" w:date="2023-02-06T09:53:00Z">
            <w:rPr>
              <w:spacing w:val="4"/>
              <w:sz w:val="16"/>
            </w:rPr>
          </w:rPrChange>
        </w:rPr>
        <w:t xml:space="preserve"> </w:t>
      </w:r>
      <w:r w:rsidRPr="00814BC9">
        <w:rPr>
          <w:w w:val="121"/>
          <w:sz w:val="16"/>
          <w:lang w:val="en-GB"/>
          <w:rPrChange w:id="9508" w:author="Christian PIEDALLU" w:date="2023-02-06T09:53:00Z">
            <w:rPr>
              <w:w w:val="121"/>
              <w:sz w:val="16"/>
            </w:rPr>
          </w:rPrChange>
        </w:rPr>
        <w:t>Ligot,</w:t>
      </w:r>
      <w:r w:rsidRPr="00814BC9">
        <w:rPr>
          <w:sz w:val="16"/>
          <w:lang w:val="en-GB"/>
          <w:rPrChange w:id="9509" w:author="Christian PIEDALLU" w:date="2023-02-06T09:53:00Z">
            <w:rPr>
              <w:sz w:val="16"/>
            </w:rPr>
          </w:rPrChange>
        </w:rPr>
        <w:t xml:space="preserve"> </w:t>
      </w:r>
      <w:r w:rsidRPr="00814BC9">
        <w:rPr>
          <w:spacing w:val="4"/>
          <w:sz w:val="16"/>
          <w:lang w:val="en-GB"/>
          <w:rPrChange w:id="9510" w:author="Christian PIEDALLU" w:date="2023-02-06T09:53:00Z">
            <w:rPr>
              <w:spacing w:val="4"/>
              <w:sz w:val="16"/>
            </w:rPr>
          </w:rPrChange>
        </w:rPr>
        <w:t xml:space="preserve"> </w:t>
      </w:r>
      <w:r w:rsidRPr="00814BC9">
        <w:rPr>
          <w:w w:val="125"/>
          <w:sz w:val="16"/>
          <w:lang w:val="en-GB"/>
          <w:rPrChange w:id="9511" w:author="Christian PIEDALLU" w:date="2023-02-06T09:53:00Z">
            <w:rPr>
              <w:w w:val="125"/>
              <w:sz w:val="16"/>
            </w:rPr>
          </w:rPrChange>
        </w:rPr>
        <w:t>G.,</w:t>
      </w:r>
      <w:r w:rsidRPr="00814BC9">
        <w:rPr>
          <w:sz w:val="16"/>
          <w:lang w:val="en-GB"/>
          <w:rPrChange w:id="9512" w:author="Christian PIEDALLU" w:date="2023-02-06T09:53:00Z">
            <w:rPr>
              <w:sz w:val="16"/>
            </w:rPr>
          </w:rPrChange>
        </w:rPr>
        <w:t xml:space="preserve"> </w:t>
      </w:r>
      <w:r w:rsidRPr="00814BC9">
        <w:rPr>
          <w:spacing w:val="4"/>
          <w:sz w:val="16"/>
          <w:lang w:val="en-GB"/>
          <w:rPrChange w:id="9513" w:author="Christian PIEDALLU" w:date="2023-02-06T09:53:00Z">
            <w:rPr>
              <w:spacing w:val="4"/>
              <w:sz w:val="16"/>
            </w:rPr>
          </w:rPrChange>
        </w:rPr>
        <w:t xml:space="preserve"> </w:t>
      </w:r>
      <w:r w:rsidRPr="00814BC9">
        <w:rPr>
          <w:w w:val="118"/>
          <w:sz w:val="16"/>
          <w:lang w:val="en-GB"/>
          <w:rPrChange w:id="9514" w:author="Christian PIEDALLU" w:date="2023-02-06T09:53:00Z">
            <w:rPr>
              <w:w w:val="118"/>
              <w:sz w:val="16"/>
            </w:rPr>
          </w:rPrChange>
        </w:rPr>
        <w:t>Lisein,</w:t>
      </w:r>
      <w:r w:rsidRPr="00814BC9">
        <w:rPr>
          <w:sz w:val="16"/>
          <w:lang w:val="en-GB"/>
          <w:rPrChange w:id="9515" w:author="Christian PIEDALLU" w:date="2023-02-06T09:53:00Z">
            <w:rPr>
              <w:sz w:val="16"/>
            </w:rPr>
          </w:rPrChange>
        </w:rPr>
        <w:t xml:space="preserve"> </w:t>
      </w:r>
      <w:r w:rsidRPr="00814BC9">
        <w:rPr>
          <w:spacing w:val="4"/>
          <w:sz w:val="16"/>
          <w:lang w:val="en-GB"/>
          <w:rPrChange w:id="9516" w:author="Christian PIEDALLU" w:date="2023-02-06T09:53:00Z">
            <w:rPr>
              <w:spacing w:val="4"/>
              <w:sz w:val="16"/>
            </w:rPr>
          </w:rPrChange>
        </w:rPr>
        <w:t xml:space="preserve"> </w:t>
      </w:r>
      <w:r w:rsidRPr="00814BC9">
        <w:rPr>
          <w:w w:val="137"/>
          <w:sz w:val="16"/>
          <w:lang w:val="en-GB"/>
          <w:rPrChange w:id="9517" w:author="Christian PIEDALLU" w:date="2023-02-06T09:53:00Z">
            <w:rPr>
              <w:w w:val="137"/>
              <w:sz w:val="16"/>
            </w:rPr>
          </w:rPrChange>
        </w:rPr>
        <w:t>J.,</w:t>
      </w:r>
      <w:r w:rsidRPr="00814BC9">
        <w:rPr>
          <w:sz w:val="16"/>
          <w:lang w:val="en-GB"/>
          <w:rPrChange w:id="9518" w:author="Christian PIEDALLU" w:date="2023-02-06T09:53:00Z">
            <w:rPr>
              <w:sz w:val="16"/>
            </w:rPr>
          </w:rPrChange>
        </w:rPr>
        <w:t xml:space="preserve"> </w:t>
      </w:r>
      <w:r w:rsidRPr="00814BC9">
        <w:rPr>
          <w:spacing w:val="4"/>
          <w:sz w:val="16"/>
          <w:lang w:val="en-GB"/>
          <w:rPrChange w:id="9519" w:author="Christian PIEDALLU" w:date="2023-02-06T09:53:00Z">
            <w:rPr>
              <w:spacing w:val="4"/>
              <w:sz w:val="16"/>
            </w:rPr>
          </w:rPrChange>
        </w:rPr>
        <w:t xml:space="preserve"> </w:t>
      </w:r>
      <w:r w:rsidRPr="00814BC9">
        <w:rPr>
          <w:w w:val="111"/>
          <w:sz w:val="16"/>
          <w:lang w:val="en-GB"/>
          <w:rPrChange w:id="9520" w:author="Christian PIEDALLU" w:date="2023-02-06T09:53:00Z">
            <w:rPr>
              <w:w w:val="111"/>
              <w:sz w:val="16"/>
            </w:rPr>
          </w:rPrChange>
        </w:rPr>
        <w:t>and</w:t>
      </w:r>
      <w:r w:rsidRPr="00814BC9">
        <w:rPr>
          <w:sz w:val="16"/>
          <w:lang w:val="en-GB"/>
          <w:rPrChange w:id="9521" w:author="Christian PIEDALLU" w:date="2023-02-06T09:53:00Z">
            <w:rPr>
              <w:sz w:val="16"/>
            </w:rPr>
          </w:rPrChange>
        </w:rPr>
        <w:t xml:space="preserve">  </w:t>
      </w:r>
      <w:r w:rsidRPr="00814BC9">
        <w:rPr>
          <w:w w:val="111"/>
          <w:sz w:val="16"/>
          <w:lang w:val="en-GB"/>
          <w:rPrChange w:id="9522" w:author="Christian PIEDALLU" w:date="2023-02-06T09:53:00Z">
            <w:rPr>
              <w:w w:val="111"/>
              <w:sz w:val="16"/>
            </w:rPr>
          </w:rPrChange>
        </w:rPr>
        <w:t>Claessens,</w:t>
      </w:r>
      <w:r w:rsidRPr="00814BC9">
        <w:rPr>
          <w:sz w:val="16"/>
          <w:lang w:val="en-GB"/>
          <w:rPrChange w:id="9523" w:author="Christian PIEDALLU" w:date="2023-02-06T09:53:00Z">
            <w:rPr>
              <w:sz w:val="16"/>
            </w:rPr>
          </w:rPrChange>
        </w:rPr>
        <w:t xml:space="preserve"> </w:t>
      </w:r>
      <w:r w:rsidRPr="00814BC9">
        <w:rPr>
          <w:spacing w:val="4"/>
          <w:sz w:val="16"/>
          <w:lang w:val="en-GB"/>
          <w:rPrChange w:id="9524" w:author="Christian PIEDALLU" w:date="2023-02-06T09:53:00Z">
            <w:rPr>
              <w:spacing w:val="4"/>
              <w:sz w:val="16"/>
            </w:rPr>
          </w:rPrChange>
        </w:rPr>
        <w:t xml:space="preserve"> </w:t>
      </w:r>
      <w:r w:rsidRPr="00814BC9">
        <w:rPr>
          <w:w w:val="122"/>
          <w:sz w:val="16"/>
          <w:lang w:val="en-GB"/>
          <w:rPrChange w:id="9525" w:author="Christian PIEDALLU" w:date="2023-02-06T09:53:00Z">
            <w:rPr>
              <w:w w:val="122"/>
              <w:sz w:val="16"/>
            </w:rPr>
          </w:rPrChange>
        </w:rPr>
        <w:t>H.,</w:t>
      </w:r>
      <w:r w:rsidRPr="00814BC9">
        <w:rPr>
          <w:sz w:val="16"/>
          <w:lang w:val="en-GB"/>
          <w:rPrChange w:id="9526" w:author="Christian PIEDALLU" w:date="2023-02-06T09:53:00Z">
            <w:rPr>
              <w:sz w:val="16"/>
            </w:rPr>
          </w:rPrChange>
        </w:rPr>
        <w:t xml:space="preserve"> </w:t>
      </w:r>
      <w:r w:rsidRPr="00814BC9">
        <w:rPr>
          <w:spacing w:val="4"/>
          <w:sz w:val="16"/>
          <w:lang w:val="en-GB"/>
          <w:rPrChange w:id="9527" w:author="Christian PIEDALLU" w:date="2023-02-06T09:53:00Z">
            <w:rPr>
              <w:spacing w:val="4"/>
              <w:sz w:val="16"/>
            </w:rPr>
          </w:rPrChange>
        </w:rPr>
        <w:t xml:space="preserve"> </w:t>
      </w:r>
      <w:r w:rsidRPr="00814BC9">
        <w:rPr>
          <w:w w:val="104"/>
          <w:sz w:val="16"/>
          <w:lang w:val="en-GB"/>
          <w:rPrChange w:id="9528" w:author="Christian PIEDALLU" w:date="2023-02-06T09:53:00Z">
            <w:rPr>
              <w:w w:val="104"/>
              <w:sz w:val="16"/>
            </w:rPr>
          </w:rPrChange>
        </w:rPr>
        <w:t>20</w:t>
      </w:r>
      <w:r w:rsidRPr="00814BC9">
        <w:rPr>
          <w:spacing w:val="-1"/>
          <w:w w:val="104"/>
          <w:sz w:val="16"/>
          <w:lang w:val="en-GB"/>
          <w:rPrChange w:id="9529" w:author="Christian PIEDALLU" w:date="2023-02-06T09:53:00Z">
            <w:rPr>
              <w:spacing w:val="-1"/>
              <w:w w:val="104"/>
              <w:sz w:val="16"/>
            </w:rPr>
          </w:rPrChange>
        </w:rPr>
        <w:t>2</w:t>
      </w:r>
      <w:r w:rsidRPr="00814BC9">
        <w:rPr>
          <w:w w:val="108"/>
          <w:sz w:val="16"/>
          <w:lang w:val="en-GB"/>
          <w:rPrChange w:id="9530" w:author="Christian PIEDALLU" w:date="2023-02-06T09:53:00Z">
            <w:rPr>
              <w:w w:val="108"/>
              <w:sz w:val="16"/>
            </w:rPr>
          </w:rPrChange>
        </w:rPr>
        <w:t>2.</w:t>
      </w:r>
      <w:r w:rsidRPr="00814BC9">
        <w:rPr>
          <w:sz w:val="16"/>
          <w:lang w:val="en-GB"/>
          <w:rPrChange w:id="9531" w:author="Christian PIEDALLU" w:date="2023-02-06T09:53:00Z">
            <w:rPr>
              <w:sz w:val="16"/>
            </w:rPr>
          </w:rPrChange>
        </w:rPr>
        <w:t xml:space="preserve">  </w:t>
      </w:r>
      <w:r w:rsidRPr="00814BC9">
        <w:rPr>
          <w:spacing w:val="14"/>
          <w:sz w:val="16"/>
          <w:lang w:val="en-GB"/>
          <w:rPrChange w:id="9532" w:author="Christian PIEDALLU" w:date="2023-02-06T09:53:00Z">
            <w:rPr>
              <w:spacing w:val="14"/>
              <w:sz w:val="16"/>
            </w:rPr>
          </w:rPrChange>
        </w:rPr>
        <w:t xml:space="preserve"> </w:t>
      </w:r>
      <w:r w:rsidRPr="00814BC9">
        <w:rPr>
          <w:w w:val="142"/>
          <w:sz w:val="16"/>
          <w:lang w:val="en-GB"/>
          <w:rPrChange w:id="9533" w:author="Christian PIEDALLU" w:date="2023-02-06T09:53:00Z">
            <w:rPr>
              <w:w w:val="142"/>
              <w:sz w:val="16"/>
            </w:rPr>
          </w:rPrChange>
        </w:rPr>
        <w:t>L</w:t>
      </w:r>
      <w:r w:rsidRPr="00814BC9">
        <w:rPr>
          <w:spacing w:val="-5"/>
          <w:w w:val="142"/>
          <w:sz w:val="16"/>
          <w:lang w:val="en-GB"/>
          <w:rPrChange w:id="9534" w:author="Christian PIEDALLU" w:date="2023-02-06T09:53:00Z">
            <w:rPr>
              <w:spacing w:val="-5"/>
              <w:w w:val="142"/>
              <w:sz w:val="16"/>
            </w:rPr>
          </w:rPrChange>
        </w:rPr>
        <w:t>’</w:t>
      </w:r>
      <w:r w:rsidRPr="00814BC9">
        <w:rPr>
          <w:spacing w:val="-80"/>
          <w:w w:val="181"/>
          <w:sz w:val="16"/>
          <w:lang w:val="en-GB"/>
          <w:rPrChange w:id="9535" w:author="Christian PIEDALLU" w:date="2023-02-06T09:53:00Z">
            <w:rPr>
              <w:spacing w:val="-80"/>
              <w:w w:val="181"/>
              <w:sz w:val="16"/>
            </w:rPr>
          </w:rPrChange>
        </w:rPr>
        <w:t>´</w:t>
      </w:r>
      <w:r w:rsidRPr="00814BC9">
        <w:rPr>
          <w:w w:val="108"/>
          <w:sz w:val="16"/>
          <w:lang w:val="en-GB"/>
          <w:rPrChange w:id="9536" w:author="Christian PIEDALLU" w:date="2023-02-06T09:53:00Z">
            <w:rPr>
              <w:w w:val="108"/>
              <w:sz w:val="16"/>
            </w:rPr>
          </w:rPrChange>
        </w:rPr>
        <w:t>epi</w:t>
      </w:r>
      <w:r w:rsidRPr="00814BC9">
        <w:rPr>
          <w:spacing w:val="-5"/>
          <w:w w:val="108"/>
          <w:sz w:val="16"/>
          <w:lang w:val="en-GB"/>
          <w:rPrChange w:id="9537" w:author="Christian PIEDALLU" w:date="2023-02-06T09:53:00Z">
            <w:rPr>
              <w:spacing w:val="-5"/>
              <w:w w:val="108"/>
              <w:sz w:val="16"/>
            </w:rPr>
          </w:rPrChange>
        </w:rPr>
        <w:t>c</w:t>
      </w:r>
      <w:r w:rsidRPr="00814BC9">
        <w:rPr>
          <w:spacing w:val="-80"/>
          <w:w w:val="181"/>
          <w:sz w:val="16"/>
          <w:lang w:val="en-GB"/>
          <w:rPrChange w:id="9538" w:author="Christian PIEDALLU" w:date="2023-02-06T09:53:00Z">
            <w:rPr>
              <w:spacing w:val="-80"/>
              <w:w w:val="181"/>
              <w:sz w:val="16"/>
            </w:rPr>
          </w:rPrChange>
        </w:rPr>
        <w:t>´</w:t>
      </w:r>
      <w:r w:rsidRPr="00814BC9">
        <w:rPr>
          <w:w w:val="102"/>
          <w:sz w:val="16"/>
          <w:lang w:val="en-GB"/>
          <w:rPrChange w:id="9539" w:author="Christian PIEDALLU" w:date="2023-02-06T09:53:00Z">
            <w:rPr>
              <w:w w:val="102"/>
              <w:sz w:val="16"/>
            </w:rPr>
          </w:rPrChange>
        </w:rPr>
        <w:t>ea</w:t>
      </w:r>
    </w:p>
    <w:p w14:paraId="6CE6E535" w14:textId="77777777" w:rsidR="00B177F5" w:rsidRPr="00814BC9" w:rsidRDefault="00B553DB">
      <w:pPr>
        <w:tabs>
          <w:tab w:val="left" w:pos="720"/>
        </w:tabs>
        <w:spacing w:line="189" w:lineRule="exact"/>
        <w:ind w:left="163"/>
        <w:rPr>
          <w:sz w:val="16"/>
          <w:lang w:val="en-GB"/>
          <w:rPrChange w:id="9540" w:author="Christian PIEDALLU" w:date="2023-02-06T09:53:00Z">
            <w:rPr>
              <w:sz w:val="16"/>
            </w:rPr>
          </w:rPrChange>
        </w:rPr>
      </w:pPr>
      <w:bookmarkStart w:id="9541" w:name="_bookmark39"/>
      <w:bookmarkEnd w:id="9541"/>
      <w:r w:rsidRPr="00814BC9">
        <w:rPr>
          <w:rFonts w:ascii="Trebuchet MS" w:hAnsi="Trebuchet MS"/>
          <w:sz w:val="10"/>
          <w:lang w:val="en-GB"/>
          <w:rPrChange w:id="9542" w:author="Christian PIEDALLU" w:date="2023-02-06T09:53:00Z">
            <w:rPr>
              <w:rFonts w:ascii="Trebuchet MS" w:hAnsi="Trebuchet MS"/>
              <w:sz w:val="10"/>
            </w:rPr>
          </w:rPrChange>
        </w:rPr>
        <w:t>392</w:t>
      </w:r>
      <w:r w:rsidRPr="00814BC9">
        <w:rPr>
          <w:rFonts w:ascii="Trebuchet MS" w:hAnsi="Trebuchet MS"/>
          <w:sz w:val="10"/>
          <w:lang w:val="en-GB"/>
          <w:rPrChange w:id="9543" w:author="Christian PIEDALLU" w:date="2023-02-06T09:53:00Z">
            <w:rPr>
              <w:rFonts w:ascii="Trebuchet MS" w:hAnsi="Trebuchet MS"/>
              <w:sz w:val="10"/>
            </w:rPr>
          </w:rPrChange>
        </w:rPr>
        <w:tab/>
      </w:r>
      <w:r w:rsidRPr="00814BC9">
        <w:rPr>
          <w:spacing w:val="-5"/>
          <w:w w:val="106"/>
          <w:sz w:val="16"/>
          <w:lang w:val="en-GB"/>
          <w:rPrChange w:id="9544" w:author="Christian PIEDALLU" w:date="2023-02-06T09:53:00Z">
            <w:rPr>
              <w:spacing w:val="-5"/>
              <w:w w:val="106"/>
              <w:sz w:val="16"/>
            </w:rPr>
          </w:rPrChange>
        </w:rPr>
        <w:t>w</w:t>
      </w:r>
      <w:r w:rsidRPr="00814BC9">
        <w:rPr>
          <w:spacing w:val="-1"/>
          <w:w w:val="110"/>
          <w:sz w:val="16"/>
          <w:lang w:val="en-GB"/>
          <w:rPrChange w:id="9545" w:author="Christian PIEDALLU" w:date="2023-02-06T09:53:00Z">
            <w:rPr>
              <w:spacing w:val="-1"/>
              <w:w w:val="110"/>
              <w:sz w:val="16"/>
            </w:rPr>
          </w:rPrChange>
        </w:rPr>
        <w:t>a</w:t>
      </w:r>
      <w:r w:rsidRPr="00814BC9">
        <w:rPr>
          <w:w w:val="128"/>
          <w:sz w:val="16"/>
          <w:lang w:val="en-GB"/>
          <w:rPrChange w:id="9546" w:author="Christian PIEDALLU" w:date="2023-02-06T09:53:00Z">
            <w:rPr>
              <w:w w:val="128"/>
              <w:sz w:val="16"/>
            </w:rPr>
          </w:rPrChange>
        </w:rPr>
        <w:t>l</w:t>
      </w:r>
      <w:r w:rsidRPr="00814BC9">
        <w:rPr>
          <w:w w:val="110"/>
          <w:sz w:val="16"/>
          <w:lang w:val="en-GB"/>
          <w:rPrChange w:id="9547" w:author="Christian PIEDALLU" w:date="2023-02-06T09:53:00Z">
            <w:rPr>
              <w:w w:val="110"/>
              <w:sz w:val="16"/>
            </w:rPr>
          </w:rPrChange>
        </w:rPr>
        <w:t>lo</w:t>
      </w:r>
      <w:r w:rsidRPr="00814BC9">
        <w:rPr>
          <w:spacing w:val="-1"/>
          <w:w w:val="110"/>
          <w:sz w:val="16"/>
          <w:lang w:val="en-GB"/>
          <w:rPrChange w:id="9548" w:author="Christian PIEDALLU" w:date="2023-02-06T09:53:00Z">
            <w:rPr>
              <w:spacing w:val="-1"/>
              <w:w w:val="110"/>
              <w:sz w:val="16"/>
            </w:rPr>
          </w:rPrChange>
        </w:rPr>
        <w:t>n</w:t>
      </w:r>
      <w:r w:rsidRPr="00814BC9">
        <w:rPr>
          <w:w w:val="109"/>
          <w:sz w:val="16"/>
          <w:lang w:val="en-GB"/>
          <w:rPrChange w:id="9549" w:author="Christian PIEDALLU" w:date="2023-02-06T09:53:00Z">
            <w:rPr>
              <w:w w:val="109"/>
              <w:sz w:val="16"/>
            </w:rPr>
          </w:rPrChange>
        </w:rPr>
        <w:t>:</w:t>
      </w:r>
      <w:r w:rsidRPr="00814BC9">
        <w:rPr>
          <w:sz w:val="16"/>
          <w:lang w:val="en-GB"/>
          <w:rPrChange w:id="9550" w:author="Christian PIEDALLU" w:date="2023-02-06T09:53:00Z">
            <w:rPr>
              <w:sz w:val="16"/>
            </w:rPr>
          </w:rPrChange>
        </w:rPr>
        <w:t xml:space="preserve"> </w:t>
      </w:r>
      <w:r w:rsidRPr="00814BC9">
        <w:rPr>
          <w:spacing w:val="-2"/>
          <w:sz w:val="16"/>
          <w:lang w:val="en-GB"/>
          <w:rPrChange w:id="9551" w:author="Christian PIEDALLU" w:date="2023-02-06T09:53:00Z">
            <w:rPr>
              <w:spacing w:val="-2"/>
              <w:sz w:val="16"/>
            </w:rPr>
          </w:rPrChange>
        </w:rPr>
        <w:t xml:space="preserve"> </w:t>
      </w:r>
      <w:r w:rsidRPr="00814BC9">
        <w:rPr>
          <w:spacing w:val="-80"/>
          <w:w w:val="181"/>
          <w:sz w:val="16"/>
          <w:lang w:val="en-GB"/>
          <w:rPrChange w:id="9552" w:author="Christian PIEDALLU" w:date="2023-02-06T09:53:00Z">
            <w:rPr>
              <w:spacing w:val="-80"/>
              <w:w w:val="181"/>
              <w:sz w:val="16"/>
            </w:rPr>
          </w:rPrChange>
        </w:rPr>
        <w:t>´</w:t>
      </w:r>
      <w:r w:rsidRPr="00814BC9">
        <w:rPr>
          <w:w w:val="110"/>
          <w:sz w:val="16"/>
          <w:lang w:val="en-GB"/>
          <w:rPrChange w:id="9553" w:author="Christian PIEDALLU" w:date="2023-02-06T09:53:00Z">
            <w:rPr>
              <w:w w:val="110"/>
              <w:sz w:val="16"/>
            </w:rPr>
          </w:rPrChange>
        </w:rPr>
        <w:t>etat</w:t>
      </w:r>
      <w:r w:rsidRPr="00814BC9">
        <w:rPr>
          <w:sz w:val="16"/>
          <w:lang w:val="en-GB"/>
          <w:rPrChange w:id="9554" w:author="Christian PIEDALLU" w:date="2023-02-06T09:53:00Z">
            <w:rPr>
              <w:sz w:val="16"/>
            </w:rPr>
          </w:rPrChange>
        </w:rPr>
        <w:t xml:space="preserve"> </w:t>
      </w:r>
      <w:r w:rsidRPr="00814BC9">
        <w:rPr>
          <w:spacing w:val="-16"/>
          <w:sz w:val="16"/>
          <w:lang w:val="en-GB"/>
          <w:rPrChange w:id="9555" w:author="Christian PIEDALLU" w:date="2023-02-06T09:53:00Z">
            <w:rPr>
              <w:spacing w:val="-16"/>
              <w:sz w:val="16"/>
            </w:rPr>
          </w:rPrChange>
        </w:rPr>
        <w:t xml:space="preserve"> </w:t>
      </w:r>
      <w:r w:rsidRPr="00814BC9">
        <w:rPr>
          <w:w w:val="103"/>
          <w:sz w:val="16"/>
          <w:lang w:val="en-GB"/>
          <w:rPrChange w:id="9556" w:author="Christian PIEDALLU" w:date="2023-02-06T09:53:00Z">
            <w:rPr>
              <w:w w:val="103"/>
              <w:sz w:val="16"/>
            </w:rPr>
          </w:rPrChange>
        </w:rPr>
        <w:t>de</w:t>
      </w:r>
      <w:r w:rsidRPr="00814BC9">
        <w:rPr>
          <w:sz w:val="16"/>
          <w:lang w:val="en-GB"/>
          <w:rPrChange w:id="9557" w:author="Christian PIEDALLU" w:date="2023-02-06T09:53:00Z">
            <w:rPr>
              <w:sz w:val="16"/>
            </w:rPr>
          </w:rPrChange>
        </w:rPr>
        <w:t xml:space="preserve"> </w:t>
      </w:r>
      <w:r w:rsidRPr="00814BC9">
        <w:rPr>
          <w:spacing w:val="-16"/>
          <w:sz w:val="16"/>
          <w:lang w:val="en-GB"/>
          <w:rPrChange w:id="9558" w:author="Christian PIEDALLU" w:date="2023-02-06T09:53:00Z">
            <w:rPr>
              <w:spacing w:val="-16"/>
              <w:sz w:val="16"/>
            </w:rPr>
          </w:rPrChange>
        </w:rPr>
        <w:t xml:space="preserve"> </w:t>
      </w:r>
      <w:r w:rsidRPr="00814BC9">
        <w:rPr>
          <w:w w:val="116"/>
          <w:sz w:val="16"/>
          <w:lang w:val="en-GB"/>
          <w:rPrChange w:id="9559" w:author="Christian PIEDALLU" w:date="2023-02-06T09:53:00Z">
            <w:rPr>
              <w:w w:val="116"/>
              <w:sz w:val="16"/>
            </w:rPr>
          </w:rPrChange>
        </w:rPr>
        <w:t>la</w:t>
      </w:r>
      <w:r w:rsidRPr="00814BC9">
        <w:rPr>
          <w:sz w:val="16"/>
          <w:lang w:val="en-GB"/>
          <w:rPrChange w:id="9560" w:author="Christian PIEDALLU" w:date="2023-02-06T09:53:00Z">
            <w:rPr>
              <w:sz w:val="16"/>
            </w:rPr>
          </w:rPrChange>
        </w:rPr>
        <w:t xml:space="preserve"> </w:t>
      </w:r>
      <w:r w:rsidRPr="00814BC9">
        <w:rPr>
          <w:spacing w:val="-16"/>
          <w:sz w:val="16"/>
          <w:lang w:val="en-GB"/>
          <w:rPrChange w:id="9561" w:author="Christian PIEDALLU" w:date="2023-02-06T09:53:00Z">
            <w:rPr>
              <w:spacing w:val="-16"/>
              <w:sz w:val="16"/>
            </w:rPr>
          </w:rPrChange>
        </w:rPr>
        <w:t xml:space="preserve"> </w:t>
      </w:r>
      <w:r w:rsidRPr="00814BC9">
        <w:rPr>
          <w:w w:val="106"/>
          <w:sz w:val="16"/>
          <w:lang w:val="en-GB"/>
          <w:rPrChange w:id="9562" w:author="Christian PIEDALLU" w:date="2023-02-06T09:53:00Z">
            <w:rPr>
              <w:w w:val="106"/>
              <w:sz w:val="16"/>
            </w:rPr>
          </w:rPrChange>
        </w:rPr>
        <w:t>ressource</w:t>
      </w:r>
      <w:r w:rsidRPr="00814BC9">
        <w:rPr>
          <w:sz w:val="16"/>
          <w:lang w:val="en-GB"/>
          <w:rPrChange w:id="9563" w:author="Christian PIEDALLU" w:date="2023-02-06T09:53:00Z">
            <w:rPr>
              <w:sz w:val="16"/>
            </w:rPr>
          </w:rPrChange>
        </w:rPr>
        <w:t xml:space="preserve"> </w:t>
      </w:r>
      <w:r w:rsidRPr="00814BC9">
        <w:rPr>
          <w:spacing w:val="-16"/>
          <w:sz w:val="16"/>
          <w:lang w:val="en-GB"/>
          <w:rPrChange w:id="9564" w:author="Christian PIEDALLU" w:date="2023-02-06T09:53:00Z">
            <w:rPr>
              <w:spacing w:val="-16"/>
              <w:sz w:val="16"/>
            </w:rPr>
          </w:rPrChange>
        </w:rPr>
        <w:t xml:space="preserve"> </w:t>
      </w:r>
      <w:r w:rsidRPr="00814BC9">
        <w:rPr>
          <w:w w:val="103"/>
          <w:sz w:val="16"/>
          <w:lang w:val="en-GB"/>
          <w:rPrChange w:id="9565" w:author="Christian PIEDALLU" w:date="2023-02-06T09:53:00Z">
            <w:rPr>
              <w:w w:val="103"/>
              <w:sz w:val="16"/>
            </w:rPr>
          </w:rPrChange>
        </w:rPr>
        <w:t>en</w:t>
      </w:r>
      <w:r w:rsidRPr="00814BC9">
        <w:rPr>
          <w:sz w:val="16"/>
          <w:lang w:val="en-GB"/>
          <w:rPrChange w:id="9566" w:author="Christian PIEDALLU" w:date="2023-02-06T09:53:00Z">
            <w:rPr>
              <w:sz w:val="16"/>
            </w:rPr>
          </w:rPrChange>
        </w:rPr>
        <w:t xml:space="preserve"> </w:t>
      </w:r>
      <w:r w:rsidRPr="00814BC9">
        <w:rPr>
          <w:spacing w:val="-16"/>
          <w:sz w:val="16"/>
          <w:lang w:val="en-GB"/>
          <w:rPrChange w:id="9567" w:author="Christian PIEDALLU" w:date="2023-02-06T09:53:00Z">
            <w:rPr>
              <w:spacing w:val="-16"/>
              <w:sz w:val="16"/>
            </w:rPr>
          </w:rPrChange>
        </w:rPr>
        <w:t xml:space="preserve"> </w:t>
      </w:r>
      <w:r w:rsidRPr="00814BC9">
        <w:rPr>
          <w:w w:val="105"/>
          <w:sz w:val="16"/>
          <w:lang w:val="en-GB"/>
          <w:rPrChange w:id="9568" w:author="Christian PIEDALLU" w:date="2023-02-06T09:53:00Z">
            <w:rPr>
              <w:w w:val="105"/>
              <w:sz w:val="16"/>
            </w:rPr>
          </w:rPrChange>
        </w:rPr>
        <w:t>2021.</w:t>
      </w:r>
      <w:r w:rsidRPr="00814BC9">
        <w:rPr>
          <w:sz w:val="16"/>
          <w:lang w:val="en-GB"/>
          <w:rPrChange w:id="9569" w:author="Christian PIEDALLU" w:date="2023-02-06T09:53:00Z">
            <w:rPr>
              <w:sz w:val="16"/>
            </w:rPr>
          </w:rPrChange>
        </w:rPr>
        <w:t xml:space="preserve"> </w:t>
      </w:r>
      <w:r w:rsidRPr="00814BC9">
        <w:rPr>
          <w:spacing w:val="3"/>
          <w:sz w:val="16"/>
          <w:lang w:val="en-GB"/>
          <w:rPrChange w:id="9570" w:author="Christian PIEDALLU" w:date="2023-02-06T09:53:00Z">
            <w:rPr>
              <w:spacing w:val="3"/>
              <w:sz w:val="16"/>
            </w:rPr>
          </w:rPrChange>
        </w:rPr>
        <w:t xml:space="preserve"> </w:t>
      </w:r>
      <w:r w:rsidRPr="00814BC9">
        <w:rPr>
          <w:i/>
          <w:w w:val="119"/>
          <w:sz w:val="16"/>
          <w:lang w:val="en-GB"/>
          <w:rPrChange w:id="9571" w:author="Christian PIEDALLU" w:date="2023-02-06T09:53:00Z">
            <w:rPr>
              <w:i/>
              <w:w w:val="119"/>
              <w:sz w:val="16"/>
            </w:rPr>
          </w:rPrChange>
        </w:rPr>
        <w:t>Silva</w:t>
      </w:r>
      <w:r w:rsidRPr="00814BC9">
        <w:rPr>
          <w:i/>
          <w:sz w:val="16"/>
          <w:lang w:val="en-GB"/>
          <w:rPrChange w:id="9572" w:author="Christian PIEDALLU" w:date="2023-02-06T09:53:00Z">
            <w:rPr>
              <w:i/>
              <w:sz w:val="16"/>
            </w:rPr>
          </w:rPrChange>
        </w:rPr>
        <w:t xml:space="preserve"> </w:t>
      </w:r>
      <w:r w:rsidRPr="00814BC9">
        <w:rPr>
          <w:i/>
          <w:spacing w:val="-12"/>
          <w:sz w:val="16"/>
          <w:lang w:val="en-GB"/>
          <w:rPrChange w:id="9573" w:author="Christian PIEDALLU" w:date="2023-02-06T09:53:00Z">
            <w:rPr>
              <w:i/>
              <w:spacing w:val="-12"/>
              <w:sz w:val="16"/>
            </w:rPr>
          </w:rPrChange>
        </w:rPr>
        <w:t xml:space="preserve"> </w:t>
      </w:r>
      <w:r w:rsidRPr="00814BC9">
        <w:rPr>
          <w:i/>
          <w:w w:val="117"/>
          <w:sz w:val="16"/>
          <w:lang w:val="en-GB"/>
          <w:rPrChange w:id="9574" w:author="Christian PIEDALLU" w:date="2023-02-06T09:53:00Z">
            <w:rPr>
              <w:i/>
              <w:w w:val="117"/>
              <w:sz w:val="16"/>
            </w:rPr>
          </w:rPrChange>
        </w:rPr>
        <w:t>Belgi</w:t>
      </w:r>
      <w:r w:rsidRPr="00814BC9">
        <w:rPr>
          <w:i/>
          <w:spacing w:val="-9"/>
          <w:w w:val="117"/>
          <w:sz w:val="16"/>
          <w:lang w:val="en-GB"/>
          <w:rPrChange w:id="9575" w:author="Christian PIEDALLU" w:date="2023-02-06T09:53:00Z">
            <w:rPr>
              <w:i/>
              <w:spacing w:val="-9"/>
              <w:w w:val="117"/>
              <w:sz w:val="16"/>
            </w:rPr>
          </w:rPrChange>
        </w:rPr>
        <w:t>c</w:t>
      </w:r>
      <w:r w:rsidRPr="00814BC9">
        <w:rPr>
          <w:i/>
          <w:spacing w:val="-1"/>
          <w:w w:val="106"/>
          <w:sz w:val="16"/>
          <w:lang w:val="en-GB"/>
          <w:rPrChange w:id="9576" w:author="Christian PIEDALLU" w:date="2023-02-06T09:53:00Z">
            <w:rPr>
              <w:i/>
              <w:spacing w:val="-1"/>
              <w:w w:val="106"/>
              <w:sz w:val="16"/>
            </w:rPr>
          </w:rPrChange>
        </w:rPr>
        <w:t>a</w:t>
      </w:r>
      <w:r w:rsidRPr="00814BC9">
        <w:rPr>
          <w:w w:val="117"/>
          <w:sz w:val="16"/>
          <w:lang w:val="en-GB"/>
          <w:rPrChange w:id="9577" w:author="Christian PIEDALLU" w:date="2023-02-06T09:53:00Z">
            <w:rPr>
              <w:w w:val="117"/>
              <w:sz w:val="16"/>
            </w:rPr>
          </w:rPrChange>
        </w:rPr>
        <w:t>,</w:t>
      </w:r>
      <w:r w:rsidRPr="00814BC9">
        <w:rPr>
          <w:sz w:val="16"/>
          <w:lang w:val="en-GB"/>
          <w:rPrChange w:id="9578" w:author="Christian PIEDALLU" w:date="2023-02-06T09:53:00Z">
            <w:rPr>
              <w:sz w:val="16"/>
            </w:rPr>
          </w:rPrChange>
        </w:rPr>
        <w:t xml:space="preserve"> </w:t>
      </w:r>
      <w:r w:rsidRPr="00814BC9">
        <w:rPr>
          <w:spacing w:val="-16"/>
          <w:sz w:val="16"/>
          <w:lang w:val="en-GB"/>
          <w:rPrChange w:id="9579" w:author="Christian PIEDALLU" w:date="2023-02-06T09:53:00Z">
            <w:rPr>
              <w:spacing w:val="-16"/>
              <w:sz w:val="16"/>
            </w:rPr>
          </w:rPrChange>
        </w:rPr>
        <w:t xml:space="preserve"> </w:t>
      </w:r>
      <w:r w:rsidRPr="00814BC9">
        <w:rPr>
          <w:w w:val="107"/>
          <w:sz w:val="16"/>
          <w:lang w:val="en-GB"/>
          <w:rPrChange w:id="9580" w:author="Christian PIEDALLU" w:date="2023-02-06T09:53:00Z">
            <w:rPr>
              <w:w w:val="107"/>
              <w:sz w:val="16"/>
            </w:rPr>
          </w:rPrChange>
        </w:rPr>
        <w:t>2:7.</w:t>
      </w:r>
    </w:p>
    <w:p w14:paraId="70F417BD" w14:textId="77777777" w:rsidR="00B177F5" w:rsidRPr="00814BC9" w:rsidRDefault="00B553DB">
      <w:pPr>
        <w:spacing w:line="189" w:lineRule="exact"/>
        <w:ind w:left="163"/>
        <w:rPr>
          <w:sz w:val="16"/>
          <w:lang w:val="en-GB"/>
          <w:rPrChange w:id="9581" w:author="Christian PIEDALLU" w:date="2023-02-06T09:53:00Z">
            <w:rPr>
              <w:sz w:val="16"/>
            </w:rPr>
          </w:rPrChange>
        </w:rPr>
      </w:pPr>
      <w:r w:rsidRPr="00814BC9">
        <w:rPr>
          <w:rFonts w:ascii="Trebuchet MS"/>
          <w:sz w:val="10"/>
          <w:lang w:val="en-GB"/>
          <w:rPrChange w:id="9582" w:author="Christian PIEDALLU" w:date="2023-02-06T09:53:00Z">
            <w:rPr>
              <w:rFonts w:ascii="Trebuchet MS"/>
              <w:sz w:val="10"/>
            </w:rPr>
          </w:rPrChange>
        </w:rPr>
        <w:t xml:space="preserve">393     </w:t>
      </w:r>
      <w:r w:rsidRPr="00814BC9">
        <w:rPr>
          <w:rFonts w:ascii="Trebuchet MS"/>
          <w:spacing w:val="19"/>
          <w:sz w:val="10"/>
          <w:lang w:val="en-GB"/>
          <w:rPrChange w:id="9583" w:author="Christian PIEDALLU" w:date="2023-02-06T09:53:00Z">
            <w:rPr>
              <w:rFonts w:ascii="Trebuchet MS"/>
              <w:spacing w:val="19"/>
              <w:sz w:val="10"/>
            </w:rPr>
          </w:rPrChange>
        </w:rPr>
        <w:t xml:space="preserve"> </w:t>
      </w:r>
      <w:r w:rsidRPr="00814BC9">
        <w:rPr>
          <w:w w:val="120"/>
          <w:sz w:val="16"/>
          <w:lang w:val="en-GB"/>
          <w:rPrChange w:id="9584" w:author="Christian PIEDALLU" w:date="2023-02-06T09:53:00Z">
            <w:rPr>
              <w:w w:val="120"/>
              <w:sz w:val="16"/>
            </w:rPr>
          </w:rPrChange>
        </w:rPr>
        <w:t>Lindner,</w:t>
      </w:r>
      <w:r w:rsidRPr="00814BC9">
        <w:rPr>
          <w:spacing w:val="29"/>
          <w:w w:val="120"/>
          <w:sz w:val="16"/>
          <w:lang w:val="en-GB"/>
          <w:rPrChange w:id="9585" w:author="Christian PIEDALLU" w:date="2023-02-06T09:53:00Z">
            <w:rPr>
              <w:spacing w:val="29"/>
              <w:w w:val="120"/>
              <w:sz w:val="16"/>
            </w:rPr>
          </w:rPrChange>
        </w:rPr>
        <w:t xml:space="preserve"> </w:t>
      </w:r>
      <w:r w:rsidRPr="00814BC9">
        <w:rPr>
          <w:w w:val="120"/>
          <w:sz w:val="16"/>
          <w:lang w:val="en-GB"/>
          <w:rPrChange w:id="9586" w:author="Christian PIEDALLU" w:date="2023-02-06T09:53:00Z">
            <w:rPr>
              <w:w w:val="120"/>
              <w:sz w:val="16"/>
            </w:rPr>
          </w:rPrChange>
        </w:rPr>
        <w:t>M.,</w:t>
      </w:r>
      <w:r w:rsidRPr="00814BC9">
        <w:rPr>
          <w:spacing w:val="29"/>
          <w:w w:val="120"/>
          <w:sz w:val="16"/>
          <w:lang w:val="en-GB"/>
          <w:rPrChange w:id="9587" w:author="Christian PIEDALLU" w:date="2023-02-06T09:53:00Z">
            <w:rPr>
              <w:spacing w:val="29"/>
              <w:w w:val="120"/>
              <w:sz w:val="16"/>
            </w:rPr>
          </w:rPrChange>
        </w:rPr>
        <w:t xml:space="preserve"> </w:t>
      </w:r>
      <w:r w:rsidRPr="00814BC9">
        <w:rPr>
          <w:w w:val="120"/>
          <w:sz w:val="16"/>
          <w:lang w:val="en-GB"/>
          <w:rPrChange w:id="9588" w:author="Christian PIEDALLU" w:date="2023-02-06T09:53:00Z">
            <w:rPr>
              <w:w w:val="120"/>
              <w:sz w:val="16"/>
            </w:rPr>
          </w:rPrChange>
        </w:rPr>
        <w:t>Maroschek,</w:t>
      </w:r>
      <w:r w:rsidRPr="00814BC9">
        <w:rPr>
          <w:spacing w:val="29"/>
          <w:w w:val="120"/>
          <w:sz w:val="16"/>
          <w:lang w:val="en-GB"/>
          <w:rPrChange w:id="9589" w:author="Christian PIEDALLU" w:date="2023-02-06T09:53:00Z">
            <w:rPr>
              <w:spacing w:val="29"/>
              <w:w w:val="120"/>
              <w:sz w:val="16"/>
            </w:rPr>
          </w:rPrChange>
        </w:rPr>
        <w:t xml:space="preserve"> </w:t>
      </w:r>
      <w:r w:rsidRPr="00814BC9">
        <w:rPr>
          <w:w w:val="120"/>
          <w:sz w:val="16"/>
          <w:lang w:val="en-GB"/>
          <w:rPrChange w:id="9590" w:author="Christian PIEDALLU" w:date="2023-02-06T09:53:00Z">
            <w:rPr>
              <w:w w:val="120"/>
              <w:sz w:val="16"/>
            </w:rPr>
          </w:rPrChange>
        </w:rPr>
        <w:t>M.,</w:t>
      </w:r>
      <w:r w:rsidRPr="00814BC9">
        <w:rPr>
          <w:spacing w:val="28"/>
          <w:w w:val="120"/>
          <w:sz w:val="16"/>
          <w:lang w:val="en-GB"/>
          <w:rPrChange w:id="9591" w:author="Christian PIEDALLU" w:date="2023-02-06T09:53:00Z">
            <w:rPr>
              <w:spacing w:val="28"/>
              <w:w w:val="120"/>
              <w:sz w:val="16"/>
            </w:rPr>
          </w:rPrChange>
        </w:rPr>
        <w:t xml:space="preserve"> </w:t>
      </w:r>
      <w:r w:rsidRPr="00814BC9">
        <w:rPr>
          <w:w w:val="120"/>
          <w:sz w:val="16"/>
          <w:lang w:val="en-GB"/>
          <w:rPrChange w:id="9592" w:author="Christian PIEDALLU" w:date="2023-02-06T09:53:00Z">
            <w:rPr>
              <w:w w:val="120"/>
              <w:sz w:val="16"/>
            </w:rPr>
          </w:rPrChange>
        </w:rPr>
        <w:t>Netherer,</w:t>
      </w:r>
      <w:r w:rsidRPr="00814BC9">
        <w:rPr>
          <w:spacing w:val="29"/>
          <w:w w:val="120"/>
          <w:sz w:val="16"/>
          <w:lang w:val="en-GB"/>
          <w:rPrChange w:id="9593" w:author="Christian PIEDALLU" w:date="2023-02-06T09:53:00Z">
            <w:rPr>
              <w:spacing w:val="29"/>
              <w:w w:val="120"/>
              <w:sz w:val="16"/>
            </w:rPr>
          </w:rPrChange>
        </w:rPr>
        <w:t xml:space="preserve"> </w:t>
      </w:r>
      <w:r w:rsidRPr="00814BC9">
        <w:rPr>
          <w:w w:val="120"/>
          <w:sz w:val="16"/>
          <w:lang w:val="en-GB"/>
          <w:rPrChange w:id="9594" w:author="Christian PIEDALLU" w:date="2023-02-06T09:53:00Z">
            <w:rPr>
              <w:w w:val="120"/>
              <w:sz w:val="16"/>
            </w:rPr>
          </w:rPrChange>
        </w:rPr>
        <w:t>S.,</w:t>
      </w:r>
      <w:r w:rsidRPr="00814BC9">
        <w:rPr>
          <w:spacing w:val="29"/>
          <w:w w:val="120"/>
          <w:sz w:val="16"/>
          <w:lang w:val="en-GB"/>
          <w:rPrChange w:id="9595" w:author="Christian PIEDALLU" w:date="2023-02-06T09:53:00Z">
            <w:rPr>
              <w:spacing w:val="29"/>
              <w:w w:val="120"/>
              <w:sz w:val="16"/>
            </w:rPr>
          </w:rPrChange>
        </w:rPr>
        <w:t xml:space="preserve"> </w:t>
      </w:r>
      <w:r w:rsidRPr="00814BC9">
        <w:rPr>
          <w:w w:val="120"/>
          <w:sz w:val="16"/>
          <w:lang w:val="en-GB"/>
          <w:rPrChange w:id="9596" w:author="Christian PIEDALLU" w:date="2023-02-06T09:53:00Z">
            <w:rPr>
              <w:w w:val="120"/>
              <w:sz w:val="16"/>
            </w:rPr>
          </w:rPrChange>
        </w:rPr>
        <w:t>Kremer,</w:t>
      </w:r>
      <w:r w:rsidRPr="00814BC9">
        <w:rPr>
          <w:spacing w:val="29"/>
          <w:w w:val="120"/>
          <w:sz w:val="16"/>
          <w:lang w:val="en-GB"/>
          <w:rPrChange w:id="9597" w:author="Christian PIEDALLU" w:date="2023-02-06T09:53:00Z">
            <w:rPr>
              <w:spacing w:val="29"/>
              <w:w w:val="120"/>
              <w:sz w:val="16"/>
            </w:rPr>
          </w:rPrChange>
        </w:rPr>
        <w:t xml:space="preserve"> </w:t>
      </w:r>
      <w:r w:rsidRPr="00814BC9">
        <w:rPr>
          <w:w w:val="120"/>
          <w:sz w:val="16"/>
          <w:lang w:val="en-GB"/>
          <w:rPrChange w:id="9598" w:author="Christian PIEDALLU" w:date="2023-02-06T09:53:00Z">
            <w:rPr>
              <w:w w:val="120"/>
              <w:sz w:val="16"/>
            </w:rPr>
          </w:rPrChange>
        </w:rPr>
        <w:t>A.,</w:t>
      </w:r>
      <w:r w:rsidRPr="00814BC9">
        <w:rPr>
          <w:spacing w:val="29"/>
          <w:w w:val="120"/>
          <w:sz w:val="16"/>
          <w:lang w:val="en-GB"/>
          <w:rPrChange w:id="9599" w:author="Christian PIEDALLU" w:date="2023-02-06T09:53:00Z">
            <w:rPr>
              <w:spacing w:val="29"/>
              <w:w w:val="120"/>
              <w:sz w:val="16"/>
            </w:rPr>
          </w:rPrChange>
        </w:rPr>
        <w:t xml:space="preserve"> </w:t>
      </w:r>
      <w:r w:rsidRPr="00814BC9">
        <w:rPr>
          <w:w w:val="120"/>
          <w:sz w:val="16"/>
          <w:lang w:val="en-GB"/>
          <w:rPrChange w:id="9600" w:author="Christian PIEDALLU" w:date="2023-02-06T09:53:00Z">
            <w:rPr>
              <w:w w:val="120"/>
              <w:sz w:val="16"/>
            </w:rPr>
          </w:rPrChange>
        </w:rPr>
        <w:t>Barbati,</w:t>
      </w:r>
      <w:r w:rsidRPr="00814BC9">
        <w:rPr>
          <w:spacing w:val="28"/>
          <w:w w:val="120"/>
          <w:sz w:val="16"/>
          <w:lang w:val="en-GB"/>
          <w:rPrChange w:id="9601" w:author="Christian PIEDALLU" w:date="2023-02-06T09:53:00Z">
            <w:rPr>
              <w:spacing w:val="28"/>
              <w:w w:val="120"/>
              <w:sz w:val="16"/>
            </w:rPr>
          </w:rPrChange>
        </w:rPr>
        <w:t xml:space="preserve"> </w:t>
      </w:r>
      <w:r w:rsidRPr="00814BC9">
        <w:rPr>
          <w:w w:val="120"/>
          <w:sz w:val="16"/>
          <w:lang w:val="en-GB"/>
          <w:rPrChange w:id="9602" w:author="Christian PIEDALLU" w:date="2023-02-06T09:53:00Z">
            <w:rPr>
              <w:w w:val="120"/>
              <w:sz w:val="16"/>
            </w:rPr>
          </w:rPrChange>
        </w:rPr>
        <w:t>A.,</w:t>
      </w:r>
      <w:r w:rsidRPr="00814BC9">
        <w:rPr>
          <w:spacing w:val="29"/>
          <w:w w:val="120"/>
          <w:sz w:val="16"/>
          <w:lang w:val="en-GB"/>
          <w:rPrChange w:id="9603" w:author="Christian PIEDALLU" w:date="2023-02-06T09:53:00Z">
            <w:rPr>
              <w:spacing w:val="29"/>
              <w:w w:val="120"/>
              <w:sz w:val="16"/>
            </w:rPr>
          </w:rPrChange>
        </w:rPr>
        <w:t xml:space="preserve"> </w:t>
      </w:r>
      <w:r w:rsidRPr="00814BC9">
        <w:rPr>
          <w:w w:val="120"/>
          <w:sz w:val="16"/>
          <w:lang w:val="en-GB"/>
          <w:rPrChange w:id="9604" w:author="Christian PIEDALLU" w:date="2023-02-06T09:53:00Z">
            <w:rPr>
              <w:w w:val="120"/>
              <w:sz w:val="16"/>
            </w:rPr>
          </w:rPrChange>
        </w:rPr>
        <w:t>Garcia-Gonzalo,</w:t>
      </w:r>
      <w:r w:rsidRPr="00814BC9">
        <w:rPr>
          <w:spacing w:val="29"/>
          <w:w w:val="120"/>
          <w:sz w:val="16"/>
          <w:lang w:val="en-GB"/>
          <w:rPrChange w:id="9605" w:author="Christian PIEDALLU" w:date="2023-02-06T09:53:00Z">
            <w:rPr>
              <w:spacing w:val="29"/>
              <w:w w:val="120"/>
              <w:sz w:val="16"/>
            </w:rPr>
          </w:rPrChange>
        </w:rPr>
        <w:t xml:space="preserve"> </w:t>
      </w:r>
      <w:r w:rsidRPr="00814BC9">
        <w:rPr>
          <w:w w:val="120"/>
          <w:sz w:val="16"/>
          <w:lang w:val="en-GB"/>
          <w:rPrChange w:id="9606" w:author="Christian PIEDALLU" w:date="2023-02-06T09:53:00Z">
            <w:rPr>
              <w:w w:val="120"/>
              <w:sz w:val="16"/>
            </w:rPr>
          </w:rPrChange>
        </w:rPr>
        <w:t>J.,</w:t>
      </w:r>
      <w:r w:rsidRPr="00814BC9">
        <w:rPr>
          <w:spacing w:val="29"/>
          <w:w w:val="120"/>
          <w:sz w:val="16"/>
          <w:lang w:val="en-GB"/>
          <w:rPrChange w:id="9607" w:author="Christian PIEDALLU" w:date="2023-02-06T09:53:00Z">
            <w:rPr>
              <w:spacing w:val="29"/>
              <w:w w:val="120"/>
              <w:sz w:val="16"/>
            </w:rPr>
          </w:rPrChange>
        </w:rPr>
        <w:t xml:space="preserve"> </w:t>
      </w:r>
      <w:r w:rsidRPr="00814BC9">
        <w:rPr>
          <w:w w:val="120"/>
          <w:sz w:val="16"/>
          <w:lang w:val="en-GB"/>
          <w:rPrChange w:id="9608" w:author="Christian PIEDALLU" w:date="2023-02-06T09:53:00Z">
            <w:rPr>
              <w:w w:val="120"/>
              <w:sz w:val="16"/>
            </w:rPr>
          </w:rPrChange>
        </w:rPr>
        <w:t>Seidl,</w:t>
      </w:r>
      <w:r w:rsidRPr="00814BC9">
        <w:rPr>
          <w:spacing w:val="29"/>
          <w:w w:val="120"/>
          <w:sz w:val="16"/>
          <w:lang w:val="en-GB"/>
          <w:rPrChange w:id="9609" w:author="Christian PIEDALLU" w:date="2023-02-06T09:53:00Z">
            <w:rPr>
              <w:spacing w:val="29"/>
              <w:w w:val="120"/>
              <w:sz w:val="16"/>
            </w:rPr>
          </w:rPrChange>
        </w:rPr>
        <w:t xml:space="preserve"> </w:t>
      </w:r>
      <w:r w:rsidRPr="00814BC9">
        <w:rPr>
          <w:w w:val="120"/>
          <w:sz w:val="16"/>
          <w:lang w:val="en-GB"/>
          <w:rPrChange w:id="9610" w:author="Christian PIEDALLU" w:date="2023-02-06T09:53:00Z">
            <w:rPr>
              <w:w w:val="120"/>
              <w:sz w:val="16"/>
            </w:rPr>
          </w:rPrChange>
        </w:rPr>
        <w:t>R.,</w:t>
      </w:r>
      <w:r w:rsidRPr="00814BC9">
        <w:rPr>
          <w:spacing w:val="29"/>
          <w:w w:val="120"/>
          <w:sz w:val="16"/>
          <w:lang w:val="en-GB"/>
          <w:rPrChange w:id="9611" w:author="Christian PIEDALLU" w:date="2023-02-06T09:53:00Z">
            <w:rPr>
              <w:spacing w:val="29"/>
              <w:w w:val="120"/>
              <w:sz w:val="16"/>
            </w:rPr>
          </w:rPrChange>
        </w:rPr>
        <w:t xml:space="preserve"> </w:t>
      </w:r>
      <w:r w:rsidRPr="00814BC9">
        <w:rPr>
          <w:w w:val="120"/>
          <w:sz w:val="16"/>
          <w:lang w:val="en-GB"/>
          <w:rPrChange w:id="9612" w:author="Christian PIEDALLU" w:date="2023-02-06T09:53:00Z">
            <w:rPr>
              <w:w w:val="120"/>
              <w:sz w:val="16"/>
            </w:rPr>
          </w:rPrChange>
        </w:rPr>
        <w:t>Delzon,</w:t>
      </w:r>
      <w:r w:rsidRPr="00814BC9">
        <w:rPr>
          <w:spacing w:val="28"/>
          <w:w w:val="120"/>
          <w:sz w:val="16"/>
          <w:lang w:val="en-GB"/>
          <w:rPrChange w:id="9613" w:author="Christian PIEDALLU" w:date="2023-02-06T09:53:00Z">
            <w:rPr>
              <w:spacing w:val="28"/>
              <w:w w:val="120"/>
              <w:sz w:val="16"/>
            </w:rPr>
          </w:rPrChange>
        </w:rPr>
        <w:t xml:space="preserve"> </w:t>
      </w:r>
      <w:r w:rsidRPr="00814BC9">
        <w:rPr>
          <w:w w:val="120"/>
          <w:sz w:val="16"/>
          <w:lang w:val="en-GB"/>
          <w:rPrChange w:id="9614" w:author="Christian PIEDALLU" w:date="2023-02-06T09:53:00Z">
            <w:rPr>
              <w:w w:val="120"/>
              <w:sz w:val="16"/>
            </w:rPr>
          </w:rPrChange>
        </w:rPr>
        <w:t>S.,</w:t>
      </w:r>
    </w:p>
    <w:p w14:paraId="5F3FA6AB" w14:textId="77777777" w:rsidR="00B177F5" w:rsidRPr="00814BC9" w:rsidRDefault="00B553DB">
      <w:pPr>
        <w:tabs>
          <w:tab w:val="left" w:pos="720"/>
        </w:tabs>
        <w:spacing w:line="189" w:lineRule="exact"/>
        <w:ind w:left="163"/>
        <w:rPr>
          <w:sz w:val="16"/>
          <w:lang w:val="en-GB"/>
          <w:rPrChange w:id="9615" w:author="Christian PIEDALLU" w:date="2023-02-06T09:53:00Z">
            <w:rPr>
              <w:sz w:val="16"/>
            </w:rPr>
          </w:rPrChange>
        </w:rPr>
      </w:pPr>
      <w:r w:rsidRPr="00814BC9">
        <w:rPr>
          <w:rFonts w:ascii="Trebuchet MS" w:hAnsi="Trebuchet MS"/>
          <w:sz w:val="10"/>
          <w:lang w:val="en-GB"/>
          <w:rPrChange w:id="9616" w:author="Christian PIEDALLU" w:date="2023-02-06T09:53:00Z">
            <w:rPr>
              <w:rFonts w:ascii="Trebuchet MS" w:hAnsi="Trebuchet MS"/>
              <w:sz w:val="10"/>
            </w:rPr>
          </w:rPrChange>
        </w:rPr>
        <w:t>394</w:t>
      </w:r>
      <w:r w:rsidRPr="00814BC9">
        <w:rPr>
          <w:rFonts w:ascii="Trebuchet MS" w:hAnsi="Trebuchet MS"/>
          <w:sz w:val="10"/>
          <w:lang w:val="en-GB"/>
          <w:rPrChange w:id="9617" w:author="Christian PIEDALLU" w:date="2023-02-06T09:53:00Z">
            <w:rPr>
              <w:rFonts w:ascii="Trebuchet MS" w:hAnsi="Trebuchet MS"/>
              <w:sz w:val="10"/>
            </w:rPr>
          </w:rPrChange>
        </w:rPr>
        <w:tab/>
      </w:r>
      <w:r w:rsidRPr="00814BC9">
        <w:rPr>
          <w:w w:val="114"/>
          <w:sz w:val="16"/>
          <w:lang w:val="en-GB"/>
          <w:rPrChange w:id="9618" w:author="Christian PIEDALLU" w:date="2023-02-06T09:53:00Z">
            <w:rPr>
              <w:w w:val="114"/>
              <w:sz w:val="16"/>
            </w:rPr>
          </w:rPrChange>
        </w:rPr>
        <w:t>Corona,</w:t>
      </w:r>
      <w:r w:rsidRPr="00814BC9">
        <w:rPr>
          <w:sz w:val="16"/>
          <w:lang w:val="en-GB"/>
          <w:rPrChange w:id="9619" w:author="Christian PIEDALLU" w:date="2023-02-06T09:53:00Z">
            <w:rPr>
              <w:sz w:val="16"/>
            </w:rPr>
          </w:rPrChange>
        </w:rPr>
        <w:t xml:space="preserve"> </w:t>
      </w:r>
      <w:r w:rsidRPr="00814BC9">
        <w:rPr>
          <w:spacing w:val="-3"/>
          <w:sz w:val="16"/>
          <w:lang w:val="en-GB"/>
          <w:rPrChange w:id="9620" w:author="Christian PIEDALLU" w:date="2023-02-06T09:53:00Z">
            <w:rPr>
              <w:spacing w:val="-3"/>
              <w:sz w:val="16"/>
            </w:rPr>
          </w:rPrChange>
        </w:rPr>
        <w:t xml:space="preserve"> </w:t>
      </w:r>
      <w:r w:rsidRPr="00814BC9">
        <w:rPr>
          <w:spacing w:val="-15"/>
          <w:w w:val="139"/>
          <w:sz w:val="16"/>
          <w:lang w:val="en-GB"/>
          <w:rPrChange w:id="9621" w:author="Christian PIEDALLU" w:date="2023-02-06T09:53:00Z">
            <w:rPr>
              <w:spacing w:val="-15"/>
              <w:w w:val="139"/>
              <w:sz w:val="16"/>
            </w:rPr>
          </w:rPrChange>
        </w:rPr>
        <w:t>P</w:t>
      </w:r>
      <w:r w:rsidRPr="00814BC9">
        <w:rPr>
          <w:w w:val="117"/>
          <w:sz w:val="16"/>
          <w:lang w:val="en-GB"/>
          <w:rPrChange w:id="9622" w:author="Christian PIEDALLU" w:date="2023-02-06T09:53:00Z">
            <w:rPr>
              <w:w w:val="117"/>
              <w:sz w:val="16"/>
            </w:rPr>
          </w:rPrChange>
        </w:rPr>
        <w:t>.,</w:t>
      </w:r>
      <w:r w:rsidRPr="00814BC9">
        <w:rPr>
          <w:sz w:val="16"/>
          <w:lang w:val="en-GB"/>
          <w:rPrChange w:id="9623" w:author="Christian PIEDALLU" w:date="2023-02-06T09:53:00Z">
            <w:rPr>
              <w:sz w:val="16"/>
            </w:rPr>
          </w:rPrChange>
        </w:rPr>
        <w:t xml:space="preserve"> </w:t>
      </w:r>
      <w:r w:rsidRPr="00814BC9">
        <w:rPr>
          <w:spacing w:val="-3"/>
          <w:sz w:val="16"/>
          <w:lang w:val="en-GB"/>
          <w:rPrChange w:id="9624" w:author="Christian PIEDALLU" w:date="2023-02-06T09:53:00Z">
            <w:rPr>
              <w:spacing w:val="-3"/>
              <w:sz w:val="16"/>
            </w:rPr>
          </w:rPrChange>
        </w:rPr>
        <w:t xml:space="preserve"> </w:t>
      </w:r>
      <w:r w:rsidRPr="00814BC9">
        <w:rPr>
          <w:w w:val="122"/>
          <w:sz w:val="16"/>
          <w:lang w:val="en-GB"/>
          <w:rPrChange w:id="9625" w:author="Christian PIEDALLU" w:date="2023-02-06T09:53:00Z">
            <w:rPr>
              <w:w w:val="122"/>
              <w:sz w:val="16"/>
            </w:rPr>
          </w:rPrChange>
        </w:rPr>
        <w:t>Kolstr</w:t>
      </w:r>
      <w:r w:rsidRPr="00814BC9">
        <w:rPr>
          <w:spacing w:val="-85"/>
          <w:w w:val="134"/>
          <w:sz w:val="16"/>
          <w:lang w:val="en-GB"/>
          <w:rPrChange w:id="9626" w:author="Christian PIEDALLU" w:date="2023-02-06T09:53:00Z">
            <w:rPr>
              <w:spacing w:val="-85"/>
              <w:w w:val="134"/>
              <w:sz w:val="16"/>
            </w:rPr>
          </w:rPrChange>
        </w:rPr>
        <w:t>¨</w:t>
      </w:r>
      <w:r w:rsidRPr="00814BC9">
        <w:rPr>
          <w:w w:val="108"/>
          <w:sz w:val="16"/>
          <w:lang w:val="en-GB"/>
          <w:rPrChange w:id="9627" w:author="Christian PIEDALLU" w:date="2023-02-06T09:53:00Z">
            <w:rPr>
              <w:w w:val="108"/>
              <w:sz w:val="16"/>
            </w:rPr>
          </w:rPrChange>
        </w:rPr>
        <w:t>om,</w:t>
      </w:r>
      <w:r w:rsidRPr="00814BC9">
        <w:rPr>
          <w:sz w:val="16"/>
          <w:lang w:val="en-GB"/>
          <w:rPrChange w:id="9628" w:author="Christian PIEDALLU" w:date="2023-02-06T09:53:00Z">
            <w:rPr>
              <w:sz w:val="16"/>
            </w:rPr>
          </w:rPrChange>
        </w:rPr>
        <w:t xml:space="preserve"> </w:t>
      </w:r>
      <w:r w:rsidRPr="00814BC9">
        <w:rPr>
          <w:spacing w:val="-3"/>
          <w:sz w:val="16"/>
          <w:lang w:val="en-GB"/>
          <w:rPrChange w:id="9629" w:author="Christian PIEDALLU" w:date="2023-02-06T09:53:00Z">
            <w:rPr>
              <w:spacing w:val="-3"/>
              <w:sz w:val="16"/>
            </w:rPr>
          </w:rPrChange>
        </w:rPr>
        <w:t xml:space="preserve"> </w:t>
      </w:r>
      <w:r w:rsidRPr="00814BC9">
        <w:rPr>
          <w:w w:val="113"/>
          <w:sz w:val="16"/>
          <w:lang w:val="en-GB"/>
          <w:rPrChange w:id="9630" w:author="Christian PIEDALLU" w:date="2023-02-06T09:53:00Z">
            <w:rPr>
              <w:w w:val="113"/>
              <w:sz w:val="16"/>
            </w:rPr>
          </w:rPrChange>
        </w:rPr>
        <w:t>M.</w:t>
      </w:r>
      <w:r w:rsidRPr="00814BC9">
        <w:rPr>
          <w:w w:val="117"/>
          <w:sz w:val="16"/>
          <w:lang w:val="en-GB"/>
          <w:rPrChange w:id="9631" w:author="Christian PIEDALLU" w:date="2023-02-06T09:53:00Z">
            <w:rPr>
              <w:w w:val="117"/>
              <w:sz w:val="16"/>
            </w:rPr>
          </w:rPrChange>
        </w:rPr>
        <w:t>,</w:t>
      </w:r>
      <w:r w:rsidRPr="00814BC9">
        <w:rPr>
          <w:sz w:val="16"/>
          <w:lang w:val="en-GB"/>
          <w:rPrChange w:id="9632" w:author="Christian PIEDALLU" w:date="2023-02-06T09:53:00Z">
            <w:rPr>
              <w:sz w:val="16"/>
            </w:rPr>
          </w:rPrChange>
        </w:rPr>
        <w:t xml:space="preserve"> </w:t>
      </w:r>
      <w:r w:rsidRPr="00814BC9">
        <w:rPr>
          <w:spacing w:val="-3"/>
          <w:sz w:val="16"/>
          <w:lang w:val="en-GB"/>
          <w:rPrChange w:id="9633" w:author="Christian PIEDALLU" w:date="2023-02-06T09:53:00Z">
            <w:rPr>
              <w:spacing w:val="-3"/>
              <w:sz w:val="16"/>
            </w:rPr>
          </w:rPrChange>
        </w:rPr>
        <w:t xml:space="preserve"> </w:t>
      </w:r>
      <w:r w:rsidRPr="00814BC9">
        <w:rPr>
          <w:w w:val="117"/>
          <w:sz w:val="16"/>
          <w:lang w:val="en-GB"/>
          <w:rPrChange w:id="9634" w:author="Christian PIEDALLU" w:date="2023-02-06T09:53:00Z">
            <w:rPr>
              <w:w w:val="117"/>
              <w:sz w:val="16"/>
            </w:rPr>
          </w:rPrChange>
        </w:rPr>
        <w:t>Lexer,</w:t>
      </w:r>
      <w:r w:rsidRPr="00814BC9">
        <w:rPr>
          <w:sz w:val="16"/>
          <w:lang w:val="en-GB"/>
          <w:rPrChange w:id="9635" w:author="Christian PIEDALLU" w:date="2023-02-06T09:53:00Z">
            <w:rPr>
              <w:sz w:val="16"/>
            </w:rPr>
          </w:rPrChange>
        </w:rPr>
        <w:t xml:space="preserve"> </w:t>
      </w:r>
      <w:r w:rsidRPr="00814BC9">
        <w:rPr>
          <w:spacing w:val="-3"/>
          <w:sz w:val="16"/>
          <w:lang w:val="en-GB"/>
          <w:rPrChange w:id="9636" w:author="Christian PIEDALLU" w:date="2023-02-06T09:53:00Z">
            <w:rPr>
              <w:spacing w:val="-3"/>
              <w:sz w:val="16"/>
            </w:rPr>
          </w:rPrChange>
        </w:rPr>
        <w:t xml:space="preserve"> </w:t>
      </w:r>
      <w:r w:rsidRPr="00814BC9">
        <w:rPr>
          <w:w w:val="113"/>
          <w:sz w:val="16"/>
          <w:lang w:val="en-GB"/>
          <w:rPrChange w:id="9637" w:author="Christian PIEDALLU" w:date="2023-02-06T09:53:00Z">
            <w:rPr>
              <w:w w:val="113"/>
              <w:sz w:val="16"/>
            </w:rPr>
          </w:rPrChange>
        </w:rPr>
        <w:t>M.</w:t>
      </w:r>
      <w:r w:rsidRPr="00814BC9">
        <w:rPr>
          <w:sz w:val="16"/>
          <w:lang w:val="en-GB"/>
          <w:rPrChange w:id="9638" w:author="Christian PIEDALLU" w:date="2023-02-06T09:53:00Z">
            <w:rPr>
              <w:sz w:val="16"/>
            </w:rPr>
          </w:rPrChange>
        </w:rPr>
        <w:t xml:space="preserve"> </w:t>
      </w:r>
      <w:r w:rsidRPr="00814BC9">
        <w:rPr>
          <w:spacing w:val="-5"/>
          <w:sz w:val="16"/>
          <w:lang w:val="en-GB"/>
          <w:rPrChange w:id="9639" w:author="Christian PIEDALLU" w:date="2023-02-06T09:53:00Z">
            <w:rPr>
              <w:spacing w:val="-5"/>
              <w:sz w:val="16"/>
            </w:rPr>
          </w:rPrChange>
        </w:rPr>
        <w:t xml:space="preserve"> </w:t>
      </w:r>
      <w:r w:rsidRPr="00814BC9">
        <w:rPr>
          <w:w w:val="137"/>
          <w:sz w:val="16"/>
          <w:lang w:val="en-GB"/>
          <w:rPrChange w:id="9640" w:author="Christian PIEDALLU" w:date="2023-02-06T09:53:00Z">
            <w:rPr>
              <w:w w:val="137"/>
              <w:sz w:val="16"/>
            </w:rPr>
          </w:rPrChange>
        </w:rPr>
        <w:t>J.,</w:t>
      </w:r>
      <w:r w:rsidRPr="00814BC9">
        <w:rPr>
          <w:sz w:val="16"/>
          <w:lang w:val="en-GB"/>
          <w:rPrChange w:id="9641" w:author="Christian PIEDALLU" w:date="2023-02-06T09:53:00Z">
            <w:rPr>
              <w:sz w:val="16"/>
            </w:rPr>
          </w:rPrChange>
        </w:rPr>
        <w:t xml:space="preserve"> </w:t>
      </w:r>
      <w:r w:rsidRPr="00814BC9">
        <w:rPr>
          <w:spacing w:val="-3"/>
          <w:sz w:val="16"/>
          <w:lang w:val="en-GB"/>
          <w:rPrChange w:id="9642" w:author="Christian PIEDALLU" w:date="2023-02-06T09:53:00Z">
            <w:rPr>
              <w:spacing w:val="-3"/>
              <w:sz w:val="16"/>
            </w:rPr>
          </w:rPrChange>
        </w:rPr>
        <w:t xml:space="preserve"> </w:t>
      </w:r>
      <w:r w:rsidRPr="00814BC9">
        <w:rPr>
          <w:w w:val="111"/>
          <w:sz w:val="16"/>
          <w:lang w:val="en-GB"/>
          <w:rPrChange w:id="9643" w:author="Christian PIEDALLU" w:date="2023-02-06T09:53:00Z">
            <w:rPr>
              <w:w w:val="111"/>
              <w:sz w:val="16"/>
            </w:rPr>
          </w:rPrChange>
        </w:rPr>
        <w:t>and</w:t>
      </w:r>
      <w:r w:rsidRPr="00814BC9">
        <w:rPr>
          <w:sz w:val="16"/>
          <w:lang w:val="en-GB"/>
          <w:rPrChange w:id="9644" w:author="Christian PIEDALLU" w:date="2023-02-06T09:53:00Z">
            <w:rPr>
              <w:sz w:val="16"/>
            </w:rPr>
          </w:rPrChange>
        </w:rPr>
        <w:t xml:space="preserve"> </w:t>
      </w:r>
      <w:r w:rsidRPr="00814BC9">
        <w:rPr>
          <w:spacing w:val="-6"/>
          <w:sz w:val="16"/>
          <w:lang w:val="en-GB"/>
          <w:rPrChange w:id="9645" w:author="Christian PIEDALLU" w:date="2023-02-06T09:53:00Z">
            <w:rPr>
              <w:spacing w:val="-6"/>
              <w:sz w:val="16"/>
            </w:rPr>
          </w:rPrChange>
        </w:rPr>
        <w:t xml:space="preserve"> </w:t>
      </w:r>
      <w:r w:rsidRPr="00814BC9">
        <w:rPr>
          <w:w w:val="113"/>
          <w:sz w:val="16"/>
          <w:lang w:val="en-GB"/>
          <w:rPrChange w:id="9646" w:author="Christian PIEDALLU" w:date="2023-02-06T09:53:00Z">
            <w:rPr>
              <w:w w:val="113"/>
              <w:sz w:val="16"/>
            </w:rPr>
          </w:rPrChange>
        </w:rPr>
        <w:t>Mar</w:t>
      </w:r>
      <w:r w:rsidRPr="00814BC9">
        <w:rPr>
          <w:spacing w:val="-5"/>
          <w:w w:val="113"/>
          <w:sz w:val="16"/>
          <w:lang w:val="en-GB"/>
          <w:rPrChange w:id="9647" w:author="Christian PIEDALLU" w:date="2023-02-06T09:53:00Z">
            <w:rPr>
              <w:spacing w:val="-5"/>
              <w:w w:val="113"/>
              <w:sz w:val="16"/>
            </w:rPr>
          </w:rPrChange>
        </w:rPr>
        <w:t>c</w:t>
      </w:r>
      <w:r w:rsidRPr="00814BC9">
        <w:rPr>
          <w:w w:val="113"/>
          <w:sz w:val="16"/>
          <w:lang w:val="en-GB"/>
          <w:rPrChange w:id="9648" w:author="Christian PIEDALLU" w:date="2023-02-06T09:53:00Z">
            <w:rPr>
              <w:w w:val="113"/>
              <w:sz w:val="16"/>
            </w:rPr>
          </w:rPrChange>
        </w:rPr>
        <w:t>hetti,</w:t>
      </w:r>
      <w:r w:rsidRPr="00814BC9">
        <w:rPr>
          <w:sz w:val="16"/>
          <w:lang w:val="en-GB"/>
          <w:rPrChange w:id="9649" w:author="Christian PIEDALLU" w:date="2023-02-06T09:53:00Z">
            <w:rPr>
              <w:sz w:val="16"/>
            </w:rPr>
          </w:rPrChange>
        </w:rPr>
        <w:t xml:space="preserve"> </w:t>
      </w:r>
      <w:r w:rsidRPr="00814BC9">
        <w:rPr>
          <w:spacing w:val="-3"/>
          <w:sz w:val="16"/>
          <w:lang w:val="en-GB"/>
          <w:rPrChange w:id="9650" w:author="Christian PIEDALLU" w:date="2023-02-06T09:53:00Z">
            <w:rPr>
              <w:spacing w:val="-3"/>
              <w:sz w:val="16"/>
            </w:rPr>
          </w:rPrChange>
        </w:rPr>
        <w:t xml:space="preserve"> </w:t>
      </w:r>
      <w:r w:rsidRPr="00814BC9">
        <w:rPr>
          <w:w w:val="114"/>
          <w:sz w:val="16"/>
          <w:lang w:val="en-GB"/>
          <w:rPrChange w:id="9651" w:author="Christian PIEDALLU" w:date="2023-02-06T09:53:00Z">
            <w:rPr>
              <w:w w:val="114"/>
              <w:sz w:val="16"/>
            </w:rPr>
          </w:rPrChange>
        </w:rPr>
        <w:t>M.,</w:t>
      </w:r>
      <w:r w:rsidRPr="00814BC9">
        <w:rPr>
          <w:sz w:val="16"/>
          <w:lang w:val="en-GB"/>
          <w:rPrChange w:id="9652" w:author="Christian PIEDALLU" w:date="2023-02-06T09:53:00Z">
            <w:rPr>
              <w:sz w:val="16"/>
            </w:rPr>
          </w:rPrChange>
        </w:rPr>
        <w:t xml:space="preserve"> </w:t>
      </w:r>
      <w:r w:rsidRPr="00814BC9">
        <w:rPr>
          <w:spacing w:val="-3"/>
          <w:sz w:val="16"/>
          <w:lang w:val="en-GB"/>
          <w:rPrChange w:id="9653" w:author="Christian PIEDALLU" w:date="2023-02-06T09:53:00Z">
            <w:rPr>
              <w:spacing w:val="-3"/>
              <w:sz w:val="16"/>
            </w:rPr>
          </w:rPrChange>
        </w:rPr>
        <w:t xml:space="preserve"> </w:t>
      </w:r>
      <w:r w:rsidRPr="00814BC9">
        <w:rPr>
          <w:w w:val="104"/>
          <w:sz w:val="16"/>
          <w:lang w:val="en-GB"/>
          <w:rPrChange w:id="9654" w:author="Christian PIEDALLU" w:date="2023-02-06T09:53:00Z">
            <w:rPr>
              <w:w w:val="104"/>
              <w:sz w:val="16"/>
            </w:rPr>
          </w:rPrChange>
        </w:rPr>
        <w:t>201</w:t>
      </w:r>
      <w:r w:rsidRPr="00814BC9">
        <w:rPr>
          <w:spacing w:val="-1"/>
          <w:w w:val="104"/>
          <w:sz w:val="16"/>
          <w:lang w:val="en-GB"/>
          <w:rPrChange w:id="9655" w:author="Christian PIEDALLU" w:date="2023-02-06T09:53:00Z">
            <w:rPr>
              <w:spacing w:val="-1"/>
              <w:w w:val="104"/>
              <w:sz w:val="16"/>
            </w:rPr>
          </w:rPrChange>
        </w:rPr>
        <w:t>0</w:t>
      </w:r>
      <w:r w:rsidRPr="00814BC9">
        <w:rPr>
          <w:w w:val="116"/>
          <w:sz w:val="16"/>
          <w:lang w:val="en-GB"/>
          <w:rPrChange w:id="9656" w:author="Christian PIEDALLU" w:date="2023-02-06T09:53:00Z">
            <w:rPr>
              <w:w w:val="116"/>
              <w:sz w:val="16"/>
            </w:rPr>
          </w:rPrChange>
        </w:rPr>
        <w:t>.</w:t>
      </w:r>
      <w:r w:rsidRPr="00814BC9">
        <w:rPr>
          <w:sz w:val="16"/>
          <w:lang w:val="en-GB"/>
          <w:rPrChange w:id="9657" w:author="Christian PIEDALLU" w:date="2023-02-06T09:53:00Z">
            <w:rPr>
              <w:sz w:val="16"/>
            </w:rPr>
          </w:rPrChange>
        </w:rPr>
        <w:t xml:space="preserve">  </w:t>
      </w:r>
      <w:r w:rsidRPr="00814BC9">
        <w:rPr>
          <w:spacing w:val="-1"/>
          <w:sz w:val="16"/>
          <w:lang w:val="en-GB"/>
          <w:rPrChange w:id="9658" w:author="Christian PIEDALLU" w:date="2023-02-06T09:53:00Z">
            <w:rPr>
              <w:spacing w:val="-1"/>
              <w:sz w:val="16"/>
            </w:rPr>
          </w:rPrChange>
        </w:rPr>
        <w:t xml:space="preserve"> </w:t>
      </w:r>
      <w:r w:rsidRPr="00814BC9">
        <w:rPr>
          <w:w w:val="117"/>
          <w:sz w:val="16"/>
          <w:lang w:val="en-GB"/>
          <w:rPrChange w:id="9659" w:author="Christian PIEDALLU" w:date="2023-02-06T09:53:00Z">
            <w:rPr>
              <w:w w:val="117"/>
              <w:sz w:val="16"/>
            </w:rPr>
          </w:rPrChange>
        </w:rPr>
        <w:t>Climate</w:t>
      </w:r>
      <w:r w:rsidRPr="00814BC9">
        <w:rPr>
          <w:sz w:val="16"/>
          <w:lang w:val="en-GB"/>
          <w:rPrChange w:id="9660" w:author="Christian PIEDALLU" w:date="2023-02-06T09:53:00Z">
            <w:rPr>
              <w:sz w:val="16"/>
            </w:rPr>
          </w:rPrChange>
        </w:rPr>
        <w:t xml:space="preserve"> </w:t>
      </w:r>
      <w:r w:rsidRPr="00814BC9">
        <w:rPr>
          <w:spacing w:val="-6"/>
          <w:sz w:val="16"/>
          <w:lang w:val="en-GB"/>
          <w:rPrChange w:id="9661" w:author="Christian PIEDALLU" w:date="2023-02-06T09:53:00Z">
            <w:rPr>
              <w:spacing w:val="-6"/>
              <w:sz w:val="16"/>
            </w:rPr>
          </w:rPrChange>
        </w:rPr>
        <w:t xml:space="preserve"> </w:t>
      </w:r>
      <w:r w:rsidRPr="00814BC9">
        <w:rPr>
          <w:spacing w:val="-5"/>
          <w:w w:val="111"/>
          <w:sz w:val="16"/>
          <w:lang w:val="en-GB"/>
          <w:rPrChange w:id="9662" w:author="Christian PIEDALLU" w:date="2023-02-06T09:53:00Z">
            <w:rPr>
              <w:spacing w:val="-5"/>
              <w:w w:val="111"/>
              <w:sz w:val="16"/>
            </w:rPr>
          </w:rPrChange>
        </w:rPr>
        <w:t>c</w:t>
      </w:r>
      <w:r w:rsidRPr="00814BC9">
        <w:rPr>
          <w:w w:val="108"/>
          <w:sz w:val="16"/>
          <w:lang w:val="en-GB"/>
          <w:rPrChange w:id="9663" w:author="Christian PIEDALLU" w:date="2023-02-06T09:53:00Z">
            <w:rPr>
              <w:w w:val="108"/>
              <w:sz w:val="16"/>
            </w:rPr>
          </w:rPrChange>
        </w:rPr>
        <w:t>hange</w:t>
      </w:r>
      <w:r w:rsidRPr="00814BC9">
        <w:rPr>
          <w:sz w:val="16"/>
          <w:lang w:val="en-GB"/>
          <w:rPrChange w:id="9664" w:author="Christian PIEDALLU" w:date="2023-02-06T09:53:00Z">
            <w:rPr>
              <w:sz w:val="16"/>
            </w:rPr>
          </w:rPrChange>
        </w:rPr>
        <w:t xml:space="preserve"> </w:t>
      </w:r>
      <w:r w:rsidRPr="00814BC9">
        <w:rPr>
          <w:spacing w:val="-5"/>
          <w:sz w:val="16"/>
          <w:lang w:val="en-GB"/>
          <w:rPrChange w:id="9665" w:author="Christian PIEDALLU" w:date="2023-02-06T09:53:00Z">
            <w:rPr>
              <w:spacing w:val="-5"/>
              <w:sz w:val="16"/>
            </w:rPr>
          </w:rPrChange>
        </w:rPr>
        <w:t xml:space="preserve"> </w:t>
      </w:r>
      <w:r w:rsidRPr="00814BC9">
        <w:rPr>
          <w:w w:val="113"/>
          <w:sz w:val="16"/>
          <w:lang w:val="en-GB"/>
          <w:rPrChange w:id="9666" w:author="Christian PIEDALLU" w:date="2023-02-06T09:53:00Z">
            <w:rPr>
              <w:w w:val="113"/>
              <w:sz w:val="16"/>
            </w:rPr>
          </w:rPrChange>
        </w:rPr>
        <w:t>impacts,</w:t>
      </w:r>
      <w:r w:rsidRPr="00814BC9">
        <w:rPr>
          <w:sz w:val="16"/>
          <w:lang w:val="en-GB"/>
          <w:rPrChange w:id="9667" w:author="Christian PIEDALLU" w:date="2023-02-06T09:53:00Z">
            <w:rPr>
              <w:sz w:val="16"/>
            </w:rPr>
          </w:rPrChange>
        </w:rPr>
        <w:t xml:space="preserve"> </w:t>
      </w:r>
      <w:r w:rsidRPr="00814BC9">
        <w:rPr>
          <w:spacing w:val="-3"/>
          <w:sz w:val="16"/>
          <w:lang w:val="en-GB"/>
          <w:rPrChange w:id="9668" w:author="Christian PIEDALLU" w:date="2023-02-06T09:53:00Z">
            <w:rPr>
              <w:spacing w:val="-3"/>
              <w:sz w:val="16"/>
            </w:rPr>
          </w:rPrChange>
        </w:rPr>
        <w:t xml:space="preserve"> </w:t>
      </w:r>
      <w:r w:rsidRPr="00814BC9">
        <w:rPr>
          <w:w w:val="115"/>
          <w:sz w:val="16"/>
          <w:lang w:val="en-GB"/>
          <w:rPrChange w:id="9669" w:author="Christian PIEDALLU" w:date="2023-02-06T09:53:00Z">
            <w:rPr>
              <w:w w:val="115"/>
              <w:sz w:val="16"/>
            </w:rPr>
          </w:rPrChange>
        </w:rPr>
        <w:t>adapti</w:t>
      </w:r>
      <w:r w:rsidRPr="00814BC9">
        <w:rPr>
          <w:spacing w:val="-5"/>
          <w:w w:val="115"/>
          <w:sz w:val="16"/>
          <w:lang w:val="en-GB"/>
          <w:rPrChange w:id="9670" w:author="Christian PIEDALLU" w:date="2023-02-06T09:53:00Z">
            <w:rPr>
              <w:spacing w:val="-5"/>
              <w:w w:val="115"/>
              <w:sz w:val="16"/>
            </w:rPr>
          </w:rPrChange>
        </w:rPr>
        <w:t>v</w:t>
      </w:r>
      <w:r w:rsidRPr="00814BC9">
        <w:rPr>
          <w:w w:val="94"/>
          <w:sz w:val="16"/>
          <w:lang w:val="en-GB"/>
          <w:rPrChange w:id="9671" w:author="Christian PIEDALLU" w:date="2023-02-06T09:53:00Z">
            <w:rPr>
              <w:w w:val="94"/>
              <w:sz w:val="16"/>
            </w:rPr>
          </w:rPrChange>
        </w:rPr>
        <w:t>e</w:t>
      </w:r>
      <w:r w:rsidRPr="00814BC9">
        <w:rPr>
          <w:sz w:val="16"/>
          <w:lang w:val="en-GB"/>
          <w:rPrChange w:id="9672" w:author="Christian PIEDALLU" w:date="2023-02-06T09:53:00Z">
            <w:rPr>
              <w:sz w:val="16"/>
            </w:rPr>
          </w:rPrChange>
        </w:rPr>
        <w:t xml:space="preserve"> </w:t>
      </w:r>
      <w:r w:rsidRPr="00814BC9">
        <w:rPr>
          <w:spacing w:val="-6"/>
          <w:sz w:val="16"/>
          <w:lang w:val="en-GB"/>
          <w:rPrChange w:id="9673" w:author="Christian PIEDALLU" w:date="2023-02-06T09:53:00Z">
            <w:rPr>
              <w:spacing w:val="-6"/>
              <w:sz w:val="16"/>
            </w:rPr>
          </w:rPrChange>
        </w:rPr>
        <w:t xml:space="preserve"> </w:t>
      </w:r>
      <w:r w:rsidRPr="00814BC9">
        <w:rPr>
          <w:w w:val="111"/>
          <w:sz w:val="16"/>
          <w:lang w:val="en-GB"/>
          <w:rPrChange w:id="9674" w:author="Christian PIEDALLU" w:date="2023-02-06T09:53:00Z">
            <w:rPr>
              <w:w w:val="111"/>
              <w:sz w:val="16"/>
            </w:rPr>
          </w:rPrChange>
        </w:rPr>
        <w:t>c</w:t>
      </w:r>
      <w:r w:rsidRPr="00814BC9">
        <w:rPr>
          <w:spacing w:val="-1"/>
          <w:w w:val="110"/>
          <w:sz w:val="16"/>
          <w:lang w:val="en-GB"/>
          <w:rPrChange w:id="9675" w:author="Christian PIEDALLU" w:date="2023-02-06T09:53:00Z">
            <w:rPr>
              <w:spacing w:val="-1"/>
              <w:w w:val="110"/>
              <w:sz w:val="16"/>
            </w:rPr>
          </w:rPrChange>
        </w:rPr>
        <w:t>a</w:t>
      </w:r>
      <w:r w:rsidRPr="00814BC9">
        <w:rPr>
          <w:w w:val="115"/>
          <w:sz w:val="16"/>
          <w:lang w:val="en-GB"/>
          <w:rPrChange w:id="9676" w:author="Christian PIEDALLU" w:date="2023-02-06T09:53:00Z">
            <w:rPr>
              <w:w w:val="115"/>
              <w:sz w:val="16"/>
            </w:rPr>
          </w:rPrChange>
        </w:rPr>
        <w:t>paci</w:t>
      </w:r>
      <w:r w:rsidRPr="00814BC9">
        <w:rPr>
          <w:spacing w:val="-5"/>
          <w:w w:val="115"/>
          <w:sz w:val="16"/>
          <w:lang w:val="en-GB"/>
          <w:rPrChange w:id="9677" w:author="Christian PIEDALLU" w:date="2023-02-06T09:53:00Z">
            <w:rPr>
              <w:spacing w:val="-5"/>
              <w:w w:val="115"/>
              <w:sz w:val="16"/>
            </w:rPr>
          </w:rPrChange>
        </w:rPr>
        <w:t>t</w:t>
      </w:r>
      <w:r w:rsidRPr="00814BC9">
        <w:rPr>
          <w:spacing w:val="-15"/>
          <w:w w:val="123"/>
          <w:sz w:val="16"/>
          <w:lang w:val="en-GB"/>
          <w:rPrChange w:id="9678" w:author="Christian PIEDALLU" w:date="2023-02-06T09:53:00Z">
            <w:rPr>
              <w:spacing w:val="-15"/>
              <w:w w:val="123"/>
              <w:sz w:val="16"/>
            </w:rPr>
          </w:rPrChange>
        </w:rPr>
        <w:t>y</w:t>
      </w:r>
      <w:r w:rsidRPr="00814BC9">
        <w:rPr>
          <w:w w:val="117"/>
          <w:sz w:val="16"/>
          <w:lang w:val="en-GB"/>
          <w:rPrChange w:id="9679" w:author="Christian PIEDALLU" w:date="2023-02-06T09:53:00Z">
            <w:rPr>
              <w:w w:val="117"/>
              <w:sz w:val="16"/>
            </w:rPr>
          </w:rPrChange>
        </w:rPr>
        <w:t>,</w:t>
      </w:r>
    </w:p>
    <w:p w14:paraId="27E9D573" w14:textId="77777777" w:rsidR="00B177F5" w:rsidRPr="00814BC9" w:rsidRDefault="00B553DB">
      <w:pPr>
        <w:tabs>
          <w:tab w:val="left" w:pos="720"/>
        </w:tabs>
        <w:spacing w:line="189" w:lineRule="exact"/>
        <w:ind w:left="163"/>
        <w:rPr>
          <w:sz w:val="16"/>
          <w:lang w:val="en-GB"/>
          <w:rPrChange w:id="9680" w:author="Christian PIEDALLU" w:date="2023-02-06T09:53:00Z">
            <w:rPr>
              <w:sz w:val="16"/>
            </w:rPr>
          </w:rPrChange>
        </w:rPr>
      </w:pPr>
      <w:bookmarkStart w:id="9681" w:name="_bookmark40"/>
      <w:bookmarkEnd w:id="9681"/>
      <w:r w:rsidRPr="00814BC9">
        <w:rPr>
          <w:rFonts w:ascii="Trebuchet MS" w:hAnsi="Trebuchet MS"/>
          <w:w w:val="110"/>
          <w:sz w:val="10"/>
          <w:lang w:val="en-GB"/>
          <w:rPrChange w:id="9682" w:author="Christian PIEDALLU" w:date="2023-02-06T09:53:00Z">
            <w:rPr>
              <w:rFonts w:ascii="Trebuchet MS" w:hAnsi="Trebuchet MS"/>
              <w:w w:val="110"/>
              <w:sz w:val="10"/>
            </w:rPr>
          </w:rPrChange>
        </w:rPr>
        <w:t>395</w:t>
      </w:r>
      <w:r w:rsidRPr="00814BC9">
        <w:rPr>
          <w:rFonts w:ascii="Trebuchet MS" w:hAnsi="Trebuchet MS"/>
          <w:w w:val="110"/>
          <w:sz w:val="10"/>
          <w:lang w:val="en-GB"/>
          <w:rPrChange w:id="9683" w:author="Christian PIEDALLU" w:date="2023-02-06T09:53:00Z">
            <w:rPr>
              <w:rFonts w:ascii="Trebuchet MS" w:hAnsi="Trebuchet MS"/>
              <w:w w:val="110"/>
              <w:sz w:val="10"/>
            </w:rPr>
          </w:rPrChange>
        </w:rPr>
        <w:tab/>
      </w:r>
      <w:r w:rsidRPr="00814BC9">
        <w:rPr>
          <w:w w:val="110"/>
          <w:sz w:val="16"/>
          <w:lang w:val="en-GB"/>
          <w:rPrChange w:id="9684" w:author="Christian PIEDALLU" w:date="2023-02-06T09:53:00Z">
            <w:rPr>
              <w:w w:val="110"/>
              <w:sz w:val="16"/>
            </w:rPr>
          </w:rPrChange>
        </w:rPr>
        <w:t>and</w:t>
      </w:r>
      <w:r w:rsidRPr="00814BC9">
        <w:rPr>
          <w:spacing w:val="17"/>
          <w:w w:val="110"/>
          <w:sz w:val="16"/>
          <w:lang w:val="en-GB"/>
          <w:rPrChange w:id="9685" w:author="Christian PIEDALLU" w:date="2023-02-06T09:53:00Z">
            <w:rPr>
              <w:spacing w:val="17"/>
              <w:w w:val="110"/>
              <w:sz w:val="16"/>
            </w:rPr>
          </w:rPrChange>
        </w:rPr>
        <w:t xml:space="preserve"> </w:t>
      </w:r>
      <w:r w:rsidRPr="00814BC9">
        <w:rPr>
          <w:w w:val="110"/>
          <w:sz w:val="16"/>
          <w:lang w:val="en-GB"/>
          <w:rPrChange w:id="9686" w:author="Christian PIEDALLU" w:date="2023-02-06T09:53:00Z">
            <w:rPr>
              <w:w w:val="110"/>
              <w:sz w:val="16"/>
            </w:rPr>
          </w:rPrChange>
        </w:rPr>
        <w:t>vulnerability</w:t>
      </w:r>
      <w:r w:rsidRPr="00814BC9">
        <w:rPr>
          <w:spacing w:val="18"/>
          <w:w w:val="110"/>
          <w:sz w:val="16"/>
          <w:lang w:val="en-GB"/>
          <w:rPrChange w:id="9687" w:author="Christian PIEDALLU" w:date="2023-02-06T09:53:00Z">
            <w:rPr>
              <w:spacing w:val="18"/>
              <w:w w:val="110"/>
              <w:sz w:val="16"/>
            </w:rPr>
          </w:rPrChange>
        </w:rPr>
        <w:t xml:space="preserve"> </w:t>
      </w:r>
      <w:r w:rsidRPr="00814BC9">
        <w:rPr>
          <w:w w:val="110"/>
          <w:sz w:val="16"/>
          <w:lang w:val="en-GB"/>
          <w:rPrChange w:id="9688" w:author="Christian PIEDALLU" w:date="2023-02-06T09:53:00Z">
            <w:rPr>
              <w:w w:val="110"/>
              <w:sz w:val="16"/>
            </w:rPr>
          </w:rPrChange>
        </w:rPr>
        <w:t>of</w:t>
      </w:r>
      <w:r w:rsidRPr="00814BC9">
        <w:rPr>
          <w:spacing w:val="17"/>
          <w:w w:val="110"/>
          <w:sz w:val="16"/>
          <w:lang w:val="en-GB"/>
          <w:rPrChange w:id="9689" w:author="Christian PIEDALLU" w:date="2023-02-06T09:53:00Z">
            <w:rPr>
              <w:spacing w:val="17"/>
              <w:w w:val="110"/>
              <w:sz w:val="16"/>
            </w:rPr>
          </w:rPrChange>
        </w:rPr>
        <w:t xml:space="preserve"> </w:t>
      </w:r>
      <w:r w:rsidRPr="00814BC9">
        <w:rPr>
          <w:w w:val="110"/>
          <w:sz w:val="16"/>
          <w:lang w:val="en-GB"/>
          <w:rPrChange w:id="9690" w:author="Christian PIEDALLU" w:date="2023-02-06T09:53:00Z">
            <w:rPr>
              <w:w w:val="110"/>
              <w:sz w:val="16"/>
            </w:rPr>
          </w:rPrChange>
        </w:rPr>
        <w:t>European</w:t>
      </w:r>
      <w:r w:rsidRPr="00814BC9">
        <w:rPr>
          <w:spacing w:val="18"/>
          <w:w w:val="110"/>
          <w:sz w:val="16"/>
          <w:lang w:val="en-GB"/>
          <w:rPrChange w:id="9691" w:author="Christian PIEDALLU" w:date="2023-02-06T09:53:00Z">
            <w:rPr>
              <w:spacing w:val="18"/>
              <w:w w:val="110"/>
              <w:sz w:val="16"/>
            </w:rPr>
          </w:rPrChange>
        </w:rPr>
        <w:t xml:space="preserve"> </w:t>
      </w:r>
      <w:r w:rsidRPr="00814BC9">
        <w:rPr>
          <w:w w:val="110"/>
          <w:sz w:val="16"/>
          <w:lang w:val="en-GB"/>
          <w:rPrChange w:id="9692" w:author="Christian PIEDALLU" w:date="2023-02-06T09:53:00Z">
            <w:rPr>
              <w:w w:val="110"/>
              <w:sz w:val="16"/>
            </w:rPr>
          </w:rPrChange>
        </w:rPr>
        <w:t>forest</w:t>
      </w:r>
      <w:r w:rsidRPr="00814BC9">
        <w:rPr>
          <w:spacing w:val="17"/>
          <w:w w:val="110"/>
          <w:sz w:val="16"/>
          <w:lang w:val="en-GB"/>
          <w:rPrChange w:id="9693" w:author="Christian PIEDALLU" w:date="2023-02-06T09:53:00Z">
            <w:rPr>
              <w:spacing w:val="17"/>
              <w:w w:val="110"/>
              <w:sz w:val="16"/>
            </w:rPr>
          </w:rPrChange>
        </w:rPr>
        <w:t xml:space="preserve"> </w:t>
      </w:r>
      <w:r w:rsidRPr="00814BC9">
        <w:rPr>
          <w:w w:val="110"/>
          <w:sz w:val="16"/>
          <w:lang w:val="en-GB"/>
          <w:rPrChange w:id="9694" w:author="Christian PIEDALLU" w:date="2023-02-06T09:53:00Z">
            <w:rPr>
              <w:w w:val="110"/>
              <w:sz w:val="16"/>
            </w:rPr>
          </w:rPrChange>
        </w:rPr>
        <w:t>ecosystems.</w:t>
      </w:r>
      <w:r w:rsidRPr="00814BC9">
        <w:rPr>
          <w:spacing w:val="35"/>
          <w:w w:val="110"/>
          <w:sz w:val="16"/>
          <w:lang w:val="en-GB"/>
          <w:rPrChange w:id="9695" w:author="Christian PIEDALLU" w:date="2023-02-06T09:53:00Z">
            <w:rPr>
              <w:spacing w:val="35"/>
              <w:w w:val="110"/>
              <w:sz w:val="16"/>
            </w:rPr>
          </w:rPrChange>
        </w:rPr>
        <w:t xml:space="preserve"> </w:t>
      </w:r>
      <w:r w:rsidRPr="00814BC9">
        <w:rPr>
          <w:i/>
          <w:w w:val="110"/>
          <w:sz w:val="16"/>
          <w:lang w:val="en-GB"/>
          <w:rPrChange w:id="9696" w:author="Christian PIEDALLU" w:date="2023-02-06T09:53:00Z">
            <w:rPr>
              <w:i/>
              <w:w w:val="110"/>
              <w:sz w:val="16"/>
            </w:rPr>
          </w:rPrChange>
        </w:rPr>
        <w:t>Forest</w:t>
      </w:r>
      <w:r w:rsidRPr="00814BC9">
        <w:rPr>
          <w:i/>
          <w:spacing w:val="23"/>
          <w:w w:val="110"/>
          <w:sz w:val="16"/>
          <w:lang w:val="en-GB"/>
          <w:rPrChange w:id="9697" w:author="Christian PIEDALLU" w:date="2023-02-06T09:53:00Z">
            <w:rPr>
              <w:i/>
              <w:spacing w:val="23"/>
              <w:w w:val="110"/>
              <w:sz w:val="16"/>
            </w:rPr>
          </w:rPrChange>
        </w:rPr>
        <w:t xml:space="preserve"> </w:t>
      </w:r>
      <w:r w:rsidRPr="00814BC9">
        <w:rPr>
          <w:i/>
          <w:w w:val="110"/>
          <w:sz w:val="16"/>
          <w:lang w:val="en-GB"/>
          <w:rPrChange w:id="9698" w:author="Christian PIEDALLU" w:date="2023-02-06T09:53:00Z">
            <w:rPr>
              <w:i/>
              <w:w w:val="110"/>
              <w:sz w:val="16"/>
            </w:rPr>
          </w:rPrChange>
        </w:rPr>
        <w:t>Ecology</w:t>
      </w:r>
      <w:r w:rsidRPr="00814BC9">
        <w:rPr>
          <w:i/>
          <w:spacing w:val="23"/>
          <w:w w:val="110"/>
          <w:sz w:val="16"/>
          <w:lang w:val="en-GB"/>
          <w:rPrChange w:id="9699" w:author="Christian PIEDALLU" w:date="2023-02-06T09:53:00Z">
            <w:rPr>
              <w:i/>
              <w:spacing w:val="23"/>
              <w:w w:val="110"/>
              <w:sz w:val="16"/>
            </w:rPr>
          </w:rPrChange>
        </w:rPr>
        <w:t xml:space="preserve"> </w:t>
      </w:r>
      <w:r w:rsidRPr="00814BC9">
        <w:rPr>
          <w:i/>
          <w:w w:val="110"/>
          <w:sz w:val="16"/>
          <w:lang w:val="en-GB"/>
          <w:rPrChange w:id="9700" w:author="Christian PIEDALLU" w:date="2023-02-06T09:53:00Z">
            <w:rPr>
              <w:i/>
              <w:w w:val="110"/>
              <w:sz w:val="16"/>
            </w:rPr>
          </w:rPrChange>
        </w:rPr>
        <w:t>and</w:t>
      </w:r>
      <w:r w:rsidRPr="00814BC9">
        <w:rPr>
          <w:i/>
          <w:spacing w:val="21"/>
          <w:w w:val="110"/>
          <w:sz w:val="16"/>
          <w:lang w:val="en-GB"/>
          <w:rPrChange w:id="9701" w:author="Christian PIEDALLU" w:date="2023-02-06T09:53:00Z">
            <w:rPr>
              <w:i/>
              <w:spacing w:val="21"/>
              <w:w w:val="110"/>
              <w:sz w:val="16"/>
            </w:rPr>
          </w:rPrChange>
        </w:rPr>
        <w:t xml:space="preserve"> </w:t>
      </w:r>
      <w:r w:rsidRPr="00814BC9">
        <w:rPr>
          <w:i/>
          <w:w w:val="110"/>
          <w:sz w:val="16"/>
          <w:lang w:val="en-GB"/>
          <w:rPrChange w:id="9702" w:author="Christian PIEDALLU" w:date="2023-02-06T09:53:00Z">
            <w:rPr>
              <w:i/>
              <w:w w:val="110"/>
              <w:sz w:val="16"/>
            </w:rPr>
          </w:rPrChange>
        </w:rPr>
        <w:t>Management</w:t>
      </w:r>
      <w:r w:rsidRPr="00814BC9">
        <w:rPr>
          <w:w w:val="110"/>
          <w:sz w:val="16"/>
          <w:lang w:val="en-GB"/>
          <w:rPrChange w:id="9703" w:author="Christian PIEDALLU" w:date="2023-02-06T09:53:00Z">
            <w:rPr>
              <w:w w:val="110"/>
              <w:sz w:val="16"/>
            </w:rPr>
          </w:rPrChange>
        </w:rPr>
        <w:t>,</w:t>
      </w:r>
      <w:r w:rsidRPr="00814BC9">
        <w:rPr>
          <w:spacing w:val="18"/>
          <w:w w:val="110"/>
          <w:sz w:val="16"/>
          <w:lang w:val="en-GB"/>
          <w:rPrChange w:id="9704" w:author="Christian PIEDALLU" w:date="2023-02-06T09:53:00Z">
            <w:rPr>
              <w:spacing w:val="18"/>
              <w:w w:val="110"/>
              <w:sz w:val="16"/>
            </w:rPr>
          </w:rPrChange>
        </w:rPr>
        <w:t xml:space="preserve"> </w:t>
      </w:r>
      <w:r w:rsidRPr="00814BC9">
        <w:rPr>
          <w:w w:val="110"/>
          <w:sz w:val="16"/>
          <w:lang w:val="en-GB"/>
          <w:rPrChange w:id="9705" w:author="Christian PIEDALLU" w:date="2023-02-06T09:53:00Z">
            <w:rPr>
              <w:w w:val="110"/>
              <w:sz w:val="16"/>
            </w:rPr>
          </w:rPrChange>
        </w:rPr>
        <w:t>259(4):698–709.</w:t>
      </w:r>
    </w:p>
    <w:p w14:paraId="50AE62C2" w14:textId="77777777" w:rsidR="00B177F5" w:rsidRPr="00814BC9" w:rsidRDefault="00B553DB">
      <w:pPr>
        <w:spacing w:line="189" w:lineRule="exact"/>
        <w:ind w:left="163"/>
        <w:rPr>
          <w:sz w:val="16"/>
          <w:lang w:val="en-GB"/>
          <w:rPrChange w:id="9706" w:author="Christian PIEDALLU" w:date="2023-02-06T09:53:00Z">
            <w:rPr>
              <w:sz w:val="16"/>
            </w:rPr>
          </w:rPrChange>
        </w:rPr>
      </w:pPr>
      <w:r w:rsidRPr="00814BC9">
        <w:rPr>
          <w:rFonts w:ascii="Trebuchet MS"/>
          <w:sz w:val="10"/>
          <w:lang w:val="en-GB"/>
          <w:rPrChange w:id="9707" w:author="Christian PIEDALLU" w:date="2023-02-06T09:53:00Z">
            <w:rPr>
              <w:rFonts w:ascii="Trebuchet MS"/>
              <w:sz w:val="10"/>
            </w:rPr>
          </w:rPrChange>
        </w:rPr>
        <w:t xml:space="preserve">396     </w:t>
      </w:r>
      <w:r w:rsidRPr="00814BC9">
        <w:rPr>
          <w:rFonts w:ascii="Trebuchet MS"/>
          <w:spacing w:val="19"/>
          <w:sz w:val="10"/>
          <w:lang w:val="en-GB"/>
          <w:rPrChange w:id="9708" w:author="Christian PIEDALLU" w:date="2023-02-06T09:53:00Z">
            <w:rPr>
              <w:rFonts w:ascii="Trebuchet MS"/>
              <w:spacing w:val="19"/>
              <w:sz w:val="10"/>
            </w:rPr>
          </w:rPrChange>
        </w:rPr>
        <w:t xml:space="preserve"> </w:t>
      </w:r>
      <w:r w:rsidRPr="00814BC9">
        <w:rPr>
          <w:w w:val="115"/>
          <w:sz w:val="16"/>
          <w:lang w:val="en-GB"/>
          <w:rPrChange w:id="9709" w:author="Christian PIEDALLU" w:date="2023-02-06T09:53:00Z">
            <w:rPr>
              <w:w w:val="115"/>
              <w:sz w:val="16"/>
            </w:rPr>
          </w:rPrChange>
        </w:rPr>
        <w:t>Lisein,</w:t>
      </w:r>
      <w:r w:rsidRPr="00814BC9">
        <w:rPr>
          <w:spacing w:val="-4"/>
          <w:w w:val="115"/>
          <w:sz w:val="16"/>
          <w:lang w:val="en-GB"/>
          <w:rPrChange w:id="9710" w:author="Christian PIEDALLU" w:date="2023-02-06T09:53:00Z">
            <w:rPr>
              <w:spacing w:val="-4"/>
              <w:w w:val="115"/>
              <w:sz w:val="16"/>
            </w:rPr>
          </w:rPrChange>
        </w:rPr>
        <w:t xml:space="preserve"> </w:t>
      </w:r>
      <w:r w:rsidRPr="00814BC9">
        <w:rPr>
          <w:w w:val="115"/>
          <w:sz w:val="16"/>
          <w:lang w:val="en-GB"/>
          <w:rPrChange w:id="9711" w:author="Christian PIEDALLU" w:date="2023-02-06T09:53:00Z">
            <w:rPr>
              <w:w w:val="115"/>
              <w:sz w:val="16"/>
            </w:rPr>
          </w:rPrChange>
        </w:rPr>
        <w:t>J.,</w:t>
      </w:r>
      <w:r w:rsidRPr="00814BC9">
        <w:rPr>
          <w:spacing w:val="-4"/>
          <w:w w:val="115"/>
          <w:sz w:val="16"/>
          <w:lang w:val="en-GB"/>
          <w:rPrChange w:id="9712" w:author="Christian PIEDALLU" w:date="2023-02-06T09:53:00Z">
            <w:rPr>
              <w:spacing w:val="-4"/>
              <w:w w:val="115"/>
              <w:sz w:val="16"/>
            </w:rPr>
          </w:rPrChange>
        </w:rPr>
        <w:t xml:space="preserve"> </w:t>
      </w:r>
      <w:r w:rsidRPr="00814BC9">
        <w:rPr>
          <w:w w:val="115"/>
          <w:sz w:val="16"/>
          <w:lang w:val="en-GB"/>
          <w:rPrChange w:id="9713" w:author="Christian PIEDALLU" w:date="2023-02-06T09:53:00Z">
            <w:rPr>
              <w:w w:val="115"/>
              <w:sz w:val="16"/>
            </w:rPr>
          </w:rPrChange>
        </w:rPr>
        <w:t>Michez,</w:t>
      </w:r>
      <w:r w:rsidRPr="00814BC9">
        <w:rPr>
          <w:spacing w:val="-4"/>
          <w:w w:val="115"/>
          <w:sz w:val="16"/>
          <w:lang w:val="en-GB"/>
          <w:rPrChange w:id="9714" w:author="Christian PIEDALLU" w:date="2023-02-06T09:53:00Z">
            <w:rPr>
              <w:spacing w:val="-4"/>
              <w:w w:val="115"/>
              <w:sz w:val="16"/>
            </w:rPr>
          </w:rPrChange>
        </w:rPr>
        <w:t xml:space="preserve"> </w:t>
      </w:r>
      <w:r w:rsidRPr="00814BC9">
        <w:rPr>
          <w:w w:val="115"/>
          <w:sz w:val="16"/>
          <w:lang w:val="en-GB"/>
          <w:rPrChange w:id="9715" w:author="Christian PIEDALLU" w:date="2023-02-06T09:53:00Z">
            <w:rPr>
              <w:w w:val="115"/>
              <w:sz w:val="16"/>
            </w:rPr>
          </w:rPrChange>
        </w:rPr>
        <w:t>A.,</w:t>
      </w:r>
      <w:r w:rsidRPr="00814BC9">
        <w:rPr>
          <w:spacing w:val="-4"/>
          <w:w w:val="115"/>
          <w:sz w:val="16"/>
          <w:lang w:val="en-GB"/>
          <w:rPrChange w:id="9716" w:author="Christian PIEDALLU" w:date="2023-02-06T09:53:00Z">
            <w:rPr>
              <w:spacing w:val="-4"/>
              <w:w w:val="115"/>
              <w:sz w:val="16"/>
            </w:rPr>
          </w:rPrChange>
        </w:rPr>
        <w:t xml:space="preserve"> </w:t>
      </w:r>
      <w:r w:rsidRPr="00814BC9">
        <w:rPr>
          <w:w w:val="115"/>
          <w:sz w:val="16"/>
          <w:lang w:val="en-GB"/>
          <w:rPrChange w:id="9717" w:author="Christian PIEDALLU" w:date="2023-02-06T09:53:00Z">
            <w:rPr>
              <w:w w:val="115"/>
              <w:sz w:val="16"/>
            </w:rPr>
          </w:rPrChange>
        </w:rPr>
        <w:t>Claessens,</w:t>
      </w:r>
      <w:r w:rsidRPr="00814BC9">
        <w:rPr>
          <w:spacing w:val="-4"/>
          <w:w w:val="115"/>
          <w:sz w:val="16"/>
          <w:lang w:val="en-GB"/>
          <w:rPrChange w:id="9718" w:author="Christian PIEDALLU" w:date="2023-02-06T09:53:00Z">
            <w:rPr>
              <w:spacing w:val="-4"/>
              <w:w w:val="115"/>
              <w:sz w:val="16"/>
            </w:rPr>
          </w:rPrChange>
        </w:rPr>
        <w:t xml:space="preserve"> </w:t>
      </w:r>
      <w:r w:rsidRPr="00814BC9">
        <w:rPr>
          <w:w w:val="115"/>
          <w:sz w:val="16"/>
          <w:lang w:val="en-GB"/>
          <w:rPrChange w:id="9719" w:author="Christian PIEDALLU" w:date="2023-02-06T09:53:00Z">
            <w:rPr>
              <w:w w:val="115"/>
              <w:sz w:val="16"/>
            </w:rPr>
          </w:rPrChange>
        </w:rPr>
        <w:t>H.,</w:t>
      </w:r>
      <w:r w:rsidRPr="00814BC9">
        <w:rPr>
          <w:spacing w:val="-4"/>
          <w:w w:val="115"/>
          <w:sz w:val="16"/>
          <w:lang w:val="en-GB"/>
          <w:rPrChange w:id="9720" w:author="Christian PIEDALLU" w:date="2023-02-06T09:53:00Z">
            <w:rPr>
              <w:spacing w:val="-4"/>
              <w:w w:val="115"/>
              <w:sz w:val="16"/>
            </w:rPr>
          </w:rPrChange>
        </w:rPr>
        <w:t xml:space="preserve"> </w:t>
      </w:r>
      <w:r w:rsidRPr="00814BC9">
        <w:rPr>
          <w:w w:val="115"/>
          <w:sz w:val="16"/>
          <w:lang w:val="en-GB"/>
          <w:rPrChange w:id="9721" w:author="Christian PIEDALLU" w:date="2023-02-06T09:53:00Z">
            <w:rPr>
              <w:w w:val="115"/>
              <w:sz w:val="16"/>
            </w:rPr>
          </w:rPrChange>
        </w:rPr>
        <w:t>and</w:t>
      </w:r>
      <w:r w:rsidRPr="00814BC9">
        <w:rPr>
          <w:spacing w:val="-6"/>
          <w:w w:val="115"/>
          <w:sz w:val="16"/>
          <w:lang w:val="en-GB"/>
          <w:rPrChange w:id="9722" w:author="Christian PIEDALLU" w:date="2023-02-06T09:53:00Z">
            <w:rPr>
              <w:spacing w:val="-6"/>
              <w:w w:val="115"/>
              <w:sz w:val="16"/>
            </w:rPr>
          </w:rPrChange>
        </w:rPr>
        <w:t xml:space="preserve"> </w:t>
      </w:r>
      <w:r w:rsidRPr="00814BC9">
        <w:rPr>
          <w:w w:val="115"/>
          <w:sz w:val="16"/>
          <w:lang w:val="en-GB"/>
          <w:rPrChange w:id="9723" w:author="Christian PIEDALLU" w:date="2023-02-06T09:53:00Z">
            <w:rPr>
              <w:w w:val="115"/>
              <w:sz w:val="16"/>
            </w:rPr>
          </w:rPrChange>
        </w:rPr>
        <w:t>Lejeune,</w:t>
      </w:r>
      <w:r w:rsidRPr="00814BC9">
        <w:rPr>
          <w:spacing w:val="-4"/>
          <w:w w:val="115"/>
          <w:sz w:val="16"/>
          <w:lang w:val="en-GB"/>
          <w:rPrChange w:id="9724" w:author="Christian PIEDALLU" w:date="2023-02-06T09:53:00Z">
            <w:rPr>
              <w:spacing w:val="-4"/>
              <w:w w:val="115"/>
              <w:sz w:val="16"/>
            </w:rPr>
          </w:rPrChange>
        </w:rPr>
        <w:t xml:space="preserve"> </w:t>
      </w:r>
      <w:r w:rsidRPr="00814BC9">
        <w:rPr>
          <w:w w:val="115"/>
          <w:sz w:val="16"/>
          <w:lang w:val="en-GB"/>
          <w:rPrChange w:id="9725" w:author="Christian PIEDALLU" w:date="2023-02-06T09:53:00Z">
            <w:rPr>
              <w:w w:val="115"/>
              <w:sz w:val="16"/>
            </w:rPr>
          </w:rPrChange>
        </w:rPr>
        <w:t>P.,</w:t>
      </w:r>
      <w:r w:rsidRPr="00814BC9">
        <w:rPr>
          <w:spacing w:val="-4"/>
          <w:w w:val="115"/>
          <w:sz w:val="16"/>
          <w:lang w:val="en-GB"/>
          <w:rPrChange w:id="9726" w:author="Christian PIEDALLU" w:date="2023-02-06T09:53:00Z">
            <w:rPr>
              <w:spacing w:val="-4"/>
              <w:w w:val="115"/>
              <w:sz w:val="16"/>
            </w:rPr>
          </w:rPrChange>
        </w:rPr>
        <w:t xml:space="preserve"> </w:t>
      </w:r>
      <w:r w:rsidRPr="00814BC9">
        <w:rPr>
          <w:w w:val="115"/>
          <w:sz w:val="16"/>
          <w:lang w:val="en-GB"/>
          <w:rPrChange w:id="9727" w:author="Christian PIEDALLU" w:date="2023-02-06T09:53:00Z">
            <w:rPr>
              <w:w w:val="115"/>
              <w:sz w:val="16"/>
            </w:rPr>
          </w:rPrChange>
        </w:rPr>
        <w:t>2015.</w:t>
      </w:r>
      <w:r w:rsidRPr="00814BC9">
        <w:rPr>
          <w:spacing w:val="5"/>
          <w:w w:val="115"/>
          <w:sz w:val="16"/>
          <w:lang w:val="en-GB"/>
          <w:rPrChange w:id="9728" w:author="Christian PIEDALLU" w:date="2023-02-06T09:53:00Z">
            <w:rPr>
              <w:spacing w:val="5"/>
              <w:w w:val="115"/>
              <w:sz w:val="16"/>
            </w:rPr>
          </w:rPrChange>
        </w:rPr>
        <w:t xml:space="preserve"> </w:t>
      </w:r>
      <w:r w:rsidRPr="00814BC9">
        <w:rPr>
          <w:w w:val="115"/>
          <w:sz w:val="16"/>
          <w:lang w:val="en-GB"/>
          <w:rPrChange w:id="9729" w:author="Christian PIEDALLU" w:date="2023-02-06T09:53:00Z">
            <w:rPr>
              <w:w w:val="115"/>
              <w:sz w:val="16"/>
            </w:rPr>
          </w:rPrChange>
        </w:rPr>
        <w:t>Discrimination</w:t>
      </w:r>
      <w:r w:rsidRPr="00814BC9">
        <w:rPr>
          <w:spacing w:val="-5"/>
          <w:w w:val="115"/>
          <w:sz w:val="16"/>
          <w:lang w:val="en-GB"/>
          <w:rPrChange w:id="9730" w:author="Christian PIEDALLU" w:date="2023-02-06T09:53:00Z">
            <w:rPr>
              <w:spacing w:val="-5"/>
              <w:w w:val="115"/>
              <w:sz w:val="16"/>
            </w:rPr>
          </w:rPrChange>
        </w:rPr>
        <w:t xml:space="preserve"> </w:t>
      </w:r>
      <w:r w:rsidRPr="00814BC9">
        <w:rPr>
          <w:w w:val="115"/>
          <w:sz w:val="16"/>
          <w:lang w:val="en-GB"/>
          <w:rPrChange w:id="9731" w:author="Christian PIEDALLU" w:date="2023-02-06T09:53:00Z">
            <w:rPr>
              <w:w w:val="115"/>
              <w:sz w:val="16"/>
            </w:rPr>
          </w:rPrChange>
        </w:rPr>
        <w:t>of</w:t>
      </w:r>
      <w:r w:rsidRPr="00814BC9">
        <w:rPr>
          <w:spacing w:val="-5"/>
          <w:w w:val="115"/>
          <w:sz w:val="16"/>
          <w:lang w:val="en-GB"/>
          <w:rPrChange w:id="9732" w:author="Christian PIEDALLU" w:date="2023-02-06T09:53:00Z">
            <w:rPr>
              <w:spacing w:val="-5"/>
              <w:w w:val="115"/>
              <w:sz w:val="16"/>
            </w:rPr>
          </w:rPrChange>
        </w:rPr>
        <w:t xml:space="preserve"> </w:t>
      </w:r>
      <w:r w:rsidRPr="00814BC9">
        <w:rPr>
          <w:w w:val="115"/>
          <w:sz w:val="16"/>
          <w:lang w:val="en-GB"/>
          <w:rPrChange w:id="9733" w:author="Christian PIEDALLU" w:date="2023-02-06T09:53:00Z">
            <w:rPr>
              <w:w w:val="115"/>
              <w:sz w:val="16"/>
            </w:rPr>
          </w:rPrChange>
        </w:rPr>
        <w:t>deciduous</w:t>
      </w:r>
      <w:r w:rsidRPr="00814BC9">
        <w:rPr>
          <w:spacing w:val="-6"/>
          <w:w w:val="115"/>
          <w:sz w:val="16"/>
          <w:lang w:val="en-GB"/>
          <w:rPrChange w:id="9734" w:author="Christian PIEDALLU" w:date="2023-02-06T09:53:00Z">
            <w:rPr>
              <w:spacing w:val="-6"/>
              <w:w w:val="115"/>
              <w:sz w:val="16"/>
            </w:rPr>
          </w:rPrChange>
        </w:rPr>
        <w:t xml:space="preserve"> </w:t>
      </w:r>
      <w:r w:rsidRPr="00814BC9">
        <w:rPr>
          <w:w w:val="115"/>
          <w:sz w:val="16"/>
          <w:lang w:val="en-GB"/>
          <w:rPrChange w:id="9735" w:author="Christian PIEDALLU" w:date="2023-02-06T09:53:00Z">
            <w:rPr>
              <w:w w:val="115"/>
              <w:sz w:val="16"/>
            </w:rPr>
          </w:rPrChange>
        </w:rPr>
        <w:t>tree</w:t>
      </w:r>
      <w:r w:rsidRPr="00814BC9">
        <w:rPr>
          <w:spacing w:val="-5"/>
          <w:w w:val="115"/>
          <w:sz w:val="16"/>
          <w:lang w:val="en-GB"/>
          <w:rPrChange w:id="9736" w:author="Christian PIEDALLU" w:date="2023-02-06T09:53:00Z">
            <w:rPr>
              <w:spacing w:val="-5"/>
              <w:w w:val="115"/>
              <w:sz w:val="16"/>
            </w:rPr>
          </w:rPrChange>
        </w:rPr>
        <w:t xml:space="preserve"> </w:t>
      </w:r>
      <w:r w:rsidRPr="00814BC9">
        <w:rPr>
          <w:w w:val="115"/>
          <w:sz w:val="16"/>
          <w:lang w:val="en-GB"/>
          <w:rPrChange w:id="9737" w:author="Christian PIEDALLU" w:date="2023-02-06T09:53:00Z">
            <w:rPr>
              <w:w w:val="115"/>
              <w:sz w:val="16"/>
            </w:rPr>
          </w:rPrChange>
        </w:rPr>
        <w:t>species</w:t>
      </w:r>
      <w:r w:rsidRPr="00814BC9">
        <w:rPr>
          <w:spacing w:val="-6"/>
          <w:w w:val="115"/>
          <w:sz w:val="16"/>
          <w:lang w:val="en-GB"/>
          <w:rPrChange w:id="9738" w:author="Christian PIEDALLU" w:date="2023-02-06T09:53:00Z">
            <w:rPr>
              <w:spacing w:val="-6"/>
              <w:w w:val="115"/>
              <w:sz w:val="16"/>
            </w:rPr>
          </w:rPrChange>
        </w:rPr>
        <w:t xml:space="preserve"> </w:t>
      </w:r>
      <w:r w:rsidRPr="00814BC9">
        <w:rPr>
          <w:w w:val="115"/>
          <w:sz w:val="16"/>
          <w:lang w:val="en-GB"/>
          <w:rPrChange w:id="9739" w:author="Christian PIEDALLU" w:date="2023-02-06T09:53:00Z">
            <w:rPr>
              <w:w w:val="115"/>
              <w:sz w:val="16"/>
            </w:rPr>
          </w:rPrChange>
        </w:rPr>
        <w:t>from</w:t>
      </w:r>
      <w:r w:rsidRPr="00814BC9">
        <w:rPr>
          <w:spacing w:val="-5"/>
          <w:w w:val="115"/>
          <w:sz w:val="16"/>
          <w:lang w:val="en-GB"/>
          <w:rPrChange w:id="9740" w:author="Christian PIEDALLU" w:date="2023-02-06T09:53:00Z">
            <w:rPr>
              <w:spacing w:val="-5"/>
              <w:w w:val="115"/>
              <w:sz w:val="16"/>
            </w:rPr>
          </w:rPrChange>
        </w:rPr>
        <w:t xml:space="preserve"> </w:t>
      </w:r>
      <w:r w:rsidRPr="00814BC9">
        <w:rPr>
          <w:w w:val="115"/>
          <w:sz w:val="16"/>
          <w:lang w:val="en-GB"/>
          <w:rPrChange w:id="9741" w:author="Christian PIEDALLU" w:date="2023-02-06T09:53:00Z">
            <w:rPr>
              <w:w w:val="115"/>
              <w:sz w:val="16"/>
            </w:rPr>
          </w:rPrChange>
        </w:rPr>
        <w:t>time</w:t>
      </w:r>
      <w:r w:rsidRPr="00814BC9">
        <w:rPr>
          <w:spacing w:val="-5"/>
          <w:w w:val="115"/>
          <w:sz w:val="16"/>
          <w:lang w:val="en-GB"/>
          <w:rPrChange w:id="9742" w:author="Christian PIEDALLU" w:date="2023-02-06T09:53:00Z">
            <w:rPr>
              <w:spacing w:val="-5"/>
              <w:w w:val="115"/>
              <w:sz w:val="16"/>
            </w:rPr>
          </w:rPrChange>
        </w:rPr>
        <w:t xml:space="preserve"> </w:t>
      </w:r>
      <w:r w:rsidRPr="00814BC9">
        <w:rPr>
          <w:w w:val="115"/>
          <w:sz w:val="16"/>
          <w:lang w:val="en-GB"/>
          <w:rPrChange w:id="9743" w:author="Christian PIEDALLU" w:date="2023-02-06T09:53:00Z">
            <w:rPr>
              <w:w w:val="115"/>
              <w:sz w:val="16"/>
            </w:rPr>
          </w:rPrChange>
        </w:rPr>
        <w:t>series</w:t>
      </w:r>
    </w:p>
    <w:p w14:paraId="4D0F9F57" w14:textId="77777777" w:rsidR="00B177F5" w:rsidRPr="00814BC9" w:rsidRDefault="00B553DB">
      <w:pPr>
        <w:tabs>
          <w:tab w:val="left" w:pos="720"/>
        </w:tabs>
        <w:spacing w:line="189" w:lineRule="exact"/>
        <w:ind w:left="163"/>
        <w:rPr>
          <w:sz w:val="16"/>
          <w:lang w:val="en-GB"/>
          <w:rPrChange w:id="9744" w:author="Christian PIEDALLU" w:date="2023-02-06T09:53:00Z">
            <w:rPr>
              <w:sz w:val="16"/>
            </w:rPr>
          </w:rPrChange>
        </w:rPr>
      </w:pPr>
      <w:bookmarkStart w:id="9745" w:name="_bookmark41"/>
      <w:bookmarkEnd w:id="9745"/>
      <w:r w:rsidRPr="00814BC9">
        <w:rPr>
          <w:rFonts w:ascii="Trebuchet MS"/>
          <w:w w:val="110"/>
          <w:sz w:val="10"/>
          <w:lang w:val="en-GB"/>
          <w:rPrChange w:id="9746" w:author="Christian PIEDALLU" w:date="2023-02-06T09:53:00Z">
            <w:rPr>
              <w:rFonts w:ascii="Trebuchet MS"/>
              <w:w w:val="110"/>
              <w:sz w:val="10"/>
            </w:rPr>
          </w:rPrChange>
        </w:rPr>
        <w:t>397</w:t>
      </w:r>
      <w:r w:rsidRPr="00814BC9">
        <w:rPr>
          <w:rFonts w:ascii="Trebuchet MS"/>
          <w:w w:val="110"/>
          <w:sz w:val="10"/>
          <w:lang w:val="en-GB"/>
          <w:rPrChange w:id="9747" w:author="Christian PIEDALLU" w:date="2023-02-06T09:53:00Z">
            <w:rPr>
              <w:rFonts w:ascii="Trebuchet MS"/>
              <w:w w:val="110"/>
              <w:sz w:val="10"/>
            </w:rPr>
          </w:rPrChange>
        </w:rPr>
        <w:tab/>
      </w:r>
      <w:r w:rsidRPr="00814BC9">
        <w:rPr>
          <w:w w:val="110"/>
          <w:sz w:val="16"/>
          <w:lang w:val="en-GB"/>
          <w:rPrChange w:id="9748" w:author="Christian PIEDALLU" w:date="2023-02-06T09:53:00Z">
            <w:rPr>
              <w:w w:val="110"/>
              <w:sz w:val="16"/>
            </w:rPr>
          </w:rPrChange>
        </w:rPr>
        <w:t>of</w:t>
      </w:r>
      <w:r w:rsidRPr="00814BC9">
        <w:rPr>
          <w:spacing w:val="21"/>
          <w:w w:val="110"/>
          <w:sz w:val="16"/>
          <w:lang w:val="en-GB"/>
          <w:rPrChange w:id="9749" w:author="Christian PIEDALLU" w:date="2023-02-06T09:53:00Z">
            <w:rPr>
              <w:spacing w:val="21"/>
              <w:w w:val="110"/>
              <w:sz w:val="16"/>
            </w:rPr>
          </w:rPrChange>
        </w:rPr>
        <w:t xml:space="preserve"> </w:t>
      </w:r>
      <w:r w:rsidRPr="00814BC9">
        <w:rPr>
          <w:w w:val="110"/>
          <w:sz w:val="16"/>
          <w:lang w:val="en-GB"/>
          <w:rPrChange w:id="9750" w:author="Christian PIEDALLU" w:date="2023-02-06T09:53:00Z">
            <w:rPr>
              <w:w w:val="110"/>
              <w:sz w:val="16"/>
            </w:rPr>
          </w:rPrChange>
        </w:rPr>
        <w:t>unmanned</w:t>
      </w:r>
      <w:r w:rsidRPr="00814BC9">
        <w:rPr>
          <w:spacing w:val="22"/>
          <w:w w:val="110"/>
          <w:sz w:val="16"/>
          <w:lang w:val="en-GB"/>
          <w:rPrChange w:id="9751" w:author="Christian PIEDALLU" w:date="2023-02-06T09:53:00Z">
            <w:rPr>
              <w:spacing w:val="22"/>
              <w:w w:val="110"/>
              <w:sz w:val="16"/>
            </w:rPr>
          </w:rPrChange>
        </w:rPr>
        <w:t xml:space="preserve"> </w:t>
      </w:r>
      <w:r w:rsidRPr="00814BC9">
        <w:rPr>
          <w:w w:val="110"/>
          <w:sz w:val="16"/>
          <w:lang w:val="en-GB"/>
          <w:rPrChange w:id="9752" w:author="Christian PIEDALLU" w:date="2023-02-06T09:53:00Z">
            <w:rPr>
              <w:w w:val="110"/>
              <w:sz w:val="16"/>
            </w:rPr>
          </w:rPrChange>
        </w:rPr>
        <w:t>aerial</w:t>
      </w:r>
      <w:r w:rsidRPr="00814BC9">
        <w:rPr>
          <w:spacing w:val="22"/>
          <w:w w:val="110"/>
          <w:sz w:val="16"/>
          <w:lang w:val="en-GB"/>
          <w:rPrChange w:id="9753" w:author="Christian PIEDALLU" w:date="2023-02-06T09:53:00Z">
            <w:rPr>
              <w:spacing w:val="22"/>
              <w:w w:val="110"/>
              <w:sz w:val="16"/>
            </w:rPr>
          </w:rPrChange>
        </w:rPr>
        <w:t xml:space="preserve"> </w:t>
      </w:r>
      <w:r w:rsidRPr="00814BC9">
        <w:rPr>
          <w:w w:val="110"/>
          <w:sz w:val="16"/>
          <w:lang w:val="en-GB"/>
          <w:rPrChange w:id="9754" w:author="Christian PIEDALLU" w:date="2023-02-06T09:53:00Z">
            <w:rPr>
              <w:w w:val="110"/>
              <w:sz w:val="16"/>
            </w:rPr>
          </w:rPrChange>
        </w:rPr>
        <w:t>system</w:t>
      </w:r>
      <w:r w:rsidRPr="00814BC9">
        <w:rPr>
          <w:spacing w:val="21"/>
          <w:w w:val="110"/>
          <w:sz w:val="16"/>
          <w:lang w:val="en-GB"/>
          <w:rPrChange w:id="9755" w:author="Christian PIEDALLU" w:date="2023-02-06T09:53:00Z">
            <w:rPr>
              <w:spacing w:val="21"/>
              <w:w w:val="110"/>
              <w:sz w:val="16"/>
            </w:rPr>
          </w:rPrChange>
        </w:rPr>
        <w:t xml:space="preserve"> </w:t>
      </w:r>
      <w:r w:rsidRPr="00814BC9">
        <w:rPr>
          <w:w w:val="110"/>
          <w:sz w:val="16"/>
          <w:lang w:val="en-GB"/>
          <w:rPrChange w:id="9756" w:author="Christian PIEDALLU" w:date="2023-02-06T09:53:00Z">
            <w:rPr>
              <w:w w:val="110"/>
              <w:sz w:val="16"/>
            </w:rPr>
          </w:rPrChange>
        </w:rPr>
        <w:t xml:space="preserve">imagery. </w:t>
      </w:r>
      <w:r w:rsidRPr="00814BC9">
        <w:rPr>
          <w:spacing w:val="3"/>
          <w:w w:val="110"/>
          <w:sz w:val="16"/>
          <w:lang w:val="en-GB"/>
          <w:rPrChange w:id="9757" w:author="Christian PIEDALLU" w:date="2023-02-06T09:53:00Z">
            <w:rPr>
              <w:spacing w:val="3"/>
              <w:w w:val="110"/>
              <w:sz w:val="16"/>
            </w:rPr>
          </w:rPrChange>
        </w:rPr>
        <w:t xml:space="preserve"> </w:t>
      </w:r>
      <w:r w:rsidRPr="00814BC9">
        <w:rPr>
          <w:i/>
          <w:w w:val="110"/>
          <w:sz w:val="16"/>
          <w:lang w:val="en-GB"/>
          <w:rPrChange w:id="9758" w:author="Christian PIEDALLU" w:date="2023-02-06T09:53:00Z">
            <w:rPr>
              <w:i/>
              <w:w w:val="110"/>
              <w:sz w:val="16"/>
            </w:rPr>
          </w:rPrChange>
        </w:rPr>
        <w:t>PLoS</w:t>
      </w:r>
      <w:r w:rsidRPr="00814BC9">
        <w:rPr>
          <w:i/>
          <w:spacing w:val="26"/>
          <w:w w:val="110"/>
          <w:sz w:val="16"/>
          <w:lang w:val="en-GB"/>
          <w:rPrChange w:id="9759" w:author="Christian PIEDALLU" w:date="2023-02-06T09:53:00Z">
            <w:rPr>
              <w:i/>
              <w:spacing w:val="26"/>
              <w:w w:val="110"/>
              <w:sz w:val="16"/>
            </w:rPr>
          </w:rPrChange>
        </w:rPr>
        <w:t xml:space="preserve"> </w:t>
      </w:r>
      <w:r w:rsidRPr="00814BC9">
        <w:rPr>
          <w:i/>
          <w:w w:val="110"/>
          <w:sz w:val="16"/>
          <w:lang w:val="en-GB"/>
          <w:rPrChange w:id="9760" w:author="Christian PIEDALLU" w:date="2023-02-06T09:53:00Z">
            <w:rPr>
              <w:i/>
              <w:w w:val="110"/>
              <w:sz w:val="16"/>
            </w:rPr>
          </w:rPrChange>
        </w:rPr>
        <w:t>One</w:t>
      </w:r>
      <w:r w:rsidRPr="00814BC9">
        <w:rPr>
          <w:w w:val="110"/>
          <w:sz w:val="16"/>
          <w:lang w:val="en-GB"/>
          <w:rPrChange w:id="9761" w:author="Christian PIEDALLU" w:date="2023-02-06T09:53:00Z">
            <w:rPr>
              <w:w w:val="110"/>
              <w:sz w:val="16"/>
            </w:rPr>
          </w:rPrChange>
        </w:rPr>
        <w:t>,</w:t>
      </w:r>
      <w:r w:rsidRPr="00814BC9">
        <w:rPr>
          <w:spacing w:val="22"/>
          <w:w w:val="110"/>
          <w:sz w:val="16"/>
          <w:lang w:val="en-GB"/>
          <w:rPrChange w:id="9762" w:author="Christian PIEDALLU" w:date="2023-02-06T09:53:00Z">
            <w:rPr>
              <w:spacing w:val="22"/>
              <w:w w:val="110"/>
              <w:sz w:val="16"/>
            </w:rPr>
          </w:rPrChange>
        </w:rPr>
        <w:t xml:space="preserve"> </w:t>
      </w:r>
      <w:r w:rsidRPr="00814BC9">
        <w:rPr>
          <w:w w:val="110"/>
          <w:sz w:val="16"/>
          <w:lang w:val="en-GB"/>
          <w:rPrChange w:id="9763" w:author="Christian PIEDALLU" w:date="2023-02-06T09:53:00Z">
            <w:rPr>
              <w:w w:val="110"/>
              <w:sz w:val="16"/>
            </w:rPr>
          </w:rPrChange>
        </w:rPr>
        <w:t>10(11):e0141006.</w:t>
      </w:r>
    </w:p>
    <w:p w14:paraId="6B60B7E7" w14:textId="77777777" w:rsidR="00B177F5" w:rsidRPr="00814BC9" w:rsidRDefault="00B553DB">
      <w:pPr>
        <w:spacing w:line="189" w:lineRule="exact"/>
        <w:ind w:left="163"/>
        <w:rPr>
          <w:sz w:val="16"/>
          <w:lang w:val="en-GB"/>
          <w:rPrChange w:id="9764" w:author="Christian PIEDALLU" w:date="2023-02-06T09:53:00Z">
            <w:rPr>
              <w:sz w:val="16"/>
            </w:rPr>
          </w:rPrChange>
        </w:rPr>
      </w:pPr>
      <w:r w:rsidRPr="00814BC9">
        <w:rPr>
          <w:rFonts w:ascii="Trebuchet MS" w:hAnsi="Trebuchet MS"/>
          <w:sz w:val="10"/>
          <w:lang w:val="en-GB"/>
          <w:rPrChange w:id="9765" w:author="Christian PIEDALLU" w:date="2023-02-06T09:53:00Z">
            <w:rPr>
              <w:rFonts w:ascii="Trebuchet MS" w:hAnsi="Trebuchet MS"/>
              <w:sz w:val="10"/>
            </w:rPr>
          </w:rPrChange>
        </w:rPr>
        <w:t xml:space="preserve">398      </w:t>
      </w:r>
      <w:r w:rsidRPr="00814BC9">
        <w:rPr>
          <w:rFonts w:ascii="Trebuchet MS" w:hAnsi="Trebuchet MS"/>
          <w:spacing w:val="-12"/>
          <w:sz w:val="10"/>
          <w:lang w:val="en-GB"/>
          <w:rPrChange w:id="9766" w:author="Christian PIEDALLU" w:date="2023-02-06T09:53:00Z">
            <w:rPr>
              <w:rFonts w:ascii="Trebuchet MS" w:hAnsi="Trebuchet MS"/>
              <w:spacing w:val="-12"/>
              <w:sz w:val="10"/>
            </w:rPr>
          </w:rPrChange>
        </w:rPr>
        <w:t xml:space="preserve"> </w:t>
      </w:r>
      <w:r w:rsidRPr="00814BC9">
        <w:rPr>
          <w:w w:val="157"/>
          <w:sz w:val="16"/>
          <w:lang w:val="en-GB"/>
          <w:rPrChange w:id="9767" w:author="Christian PIEDALLU" w:date="2023-02-06T09:53:00Z">
            <w:rPr>
              <w:w w:val="157"/>
              <w:sz w:val="16"/>
            </w:rPr>
          </w:rPrChange>
        </w:rPr>
        <w:t>L</w:t>
      </w:r>
      <w:r w:rsidRPr="00814BC9">
        <w:rPr>
          <w:spacing w:val="-85"/>
          <w:w w:val="134"/>
          <w:sz w:val="16"/>
          <w:lang w:val="en-GB"/>
          <w:rPrChange w:id="9768" w:author="Christian PIEDALLU" w:date="2023-02-06T09:53:00Z">
            <w:rPr>
              <w:spacing w:val="-85"/>
              <w:w w:val="134"/>
              <w:sz w:val="16"/>
            </w:rPr>
          </w:rPrChange>
        </w:rPr>
        <w:t>¨</w:t>
      </w:r>
      <w:r w:rsidRPr="00814BC9">
        <w:rPr>
          <w:w w:val="106"/>
          <w:sz w:val="16"/>
          <w:lang w:val="en-GB"/>
          <w:rPrChange w:id="9769" w:author="Christian PIEDALLU" w:date="2023-02-06T09:53:00Z">
            <w:rPr>
              <w:w w:val="106"/>
              <w:sz w:val="16"/>
            </w:rPr>
          </w:rPrChange>
        </w:rPr>
        <w:t>ow,</w:t>
      </w:r>
      <w:r w:rsidRPr="00814BC9">
        <w:rPr>
          <w:sz w:val="16"/>
          <w:lang w:val="en-GB"/>
          <w:rPrChange w:id="9770" w:author="Christian PIEDALLU" w:date="2023-02-06T09:53:00Z">
            <w:rPr>
              <w:sz w:val="16"/>
            </w:rPr>
          </w:rPrChange>
        </w:rPr>
        <w:t xml:space="preserve"> </w:t>
      </w:r>
      <w:r w:rsidRPr="00814BC9">
        <w:rPr>
          <w:spacing w:val="-15"/>
          <w:sz w:val="16"/>
          <w:lang w:val="en-GB"/>
          <w:rPrChange w:id="9771" w:author="Christian PIEDALLU" w:date="2023-02-06T09:53:00Z">
            <w:rPr>
              <w:spacing w:val="-15"/>
              <w:sz w:val="16"/>
            </w:rPr>
          </w:rPrChange>
        </w:rPr>
        <w:t xml:space="preserve"> </w:t>
      </w:r>
      <w:r w:rsidRPr="00814BC9">
        <w:rPr>
          <w:w w:val="113"/>
          <w:sz w:val="16"/>
          <w:lang w:val="en-GB"/>
          <w:rPrChange w:id="9772" w:author="Christian PIEDALLU" w:date="2023-02-06T09:53:00Z">
            <w:rPr>
              <w:w w:val="113"/>
              <w:sz w:val="16"/>
            </w:rPr>
          </w:rPrChange>
        </w:rPr>
        <w:t>M.</w:t>
      </w:r>
      <w:r w:rsidRPr="00814BC9">
        <w:rPr>
          <w:sz w:val="16"/>
          <w:lang w:val="en-GB"/>
          <w:rPrChange w:id="9773" w:author="Christian PIEDALLU" w:date="2023-02-06T09:53:00Z">
            <w:rPr>
              <w:sz w:val="16"/>
            </w:rPr>
          </w:rPrChange>
        </w:rPr>
        <w:t xml:space="preserve"> </w:t>
      </w:r>
      <w:r w:rsidRPr="00814BC9">
        <w:rPr>
          <w:spacing w:val="-15"/>
          <w:sz w:val="16"/>
          <w:lang w:val="en-GB"/>
          <w:rPrChange w:id="9774" w:author="Christian PIEDALLU" w:date="2023-02-06T09:53:00Z">
            <w:rPr>
              <w:spacing w:val="-15"/>
              <w:sz w:val="16"/>
            </w:rPr>
          </w:rPrChange>
        </w:rPr>
        <w:t xml:space="preserve"> </w:t>
      </w:r>
      <w:r w:rsidRPr="00814BC9">
        <w:rPr>
          <w:w w:val="111"/>
          <w:sz w:val="16"/>
          <w:lang w:val="en-GB"/>
          <w:rPrChange w:id="9775" w:author="Christian PIEDALLU" w:date="2023-02-06T09:53:00Z">
            <w:rPr>
              <w:w w:val="111"/>
              <w:sz w:val="16"/>
            </w:rPr>
          </w:rPrChange>
        </w:rPr>
        <w:t>and</w:t>
      </w:r>
      <w:r w:rsidRPr="00814BC9">
        <w:rPr>
          <w:sz w:val="16"/>
          <w:lang w:val="en-GB"/>
          <w:rPrChange w:id="9776" w:author="Christian PIEDALLU" w:date="2023-02-06T09:53:00Z">
            <w:rPr>
              <w:sz w:val="16"/>
            </w:rPr>
          </w:rPrChange>
        </w:rPr>
        <w:t xml:space="preserve"> </w:t>
      </w:r>
      <w:r w:rsidRPr="00814BC9">
        <w:rPr>
          <w:spacing w:val="-15"/>
          <w:sz w:val="16"/>
          <w:lang w:val="en-GB"/>
          <w:rPrChange w:id="9777" w:author="Christian PIEDALLU" w:date="2023-02-06T09:53:00Z">
            <w:rPr>
              <w:spacing w:val="-15"/>
              <w:sz w:val="16"/>
            </w:rPr>
          </w:rPrChange>
        </w:rPr>
        <w:t xml:space="preserve"> </w:t>
      </w:r>
      <w:r w:rsidRPr="00814BC9">
        <w:rPr>
          <w:w w:val="123"/>
          <w:sz w:val="16"/>
          <w:lang w:val="en-GB"/>
          <w:rPrChange w:id="9778" w:author="Christian PIEDALLU" w:date="2023-02-06T09:53:00Z">
            <w:rPr>
              <w:w w:val="123"/>
              <w:sz w:val="16"/>
            </w:rPr>
          </w:rPrChange>
        </w:rPr>
        <w:t>Kou</w:t>
      </w:r>
      <w:r w:rsidRPr="00814BC9">
        <w:rPr>
          <w:spacing w:val="-10"/>
          <w:w w:val="123"/>
          <w:sz w:val="16"/>
          <w:lang w:val="en-GB"/>
          <w:rPrChange w:id="9779" w:author="Christian PIEDALLU" w:date="2023-02-06T09:53:00Z">
            <w:rPr>
              <w:spacing w:val="-10"/>
              <w:w w:val="123"/>
              <w:sz w:val="16"/>
            </w:rPr>
          </w:rPrChange>
        </w:rPr>
        <w:t>k</w:t>
      </w:r>
      <w:r w:rsidRPr="00814BC9">
        <w:rPr>
          <w:w w:val="116"/>
          <w:sz w:val="16"/>
          <w:lang w:val="en-GB"/>
          <w:rPrChange w:id="9780" w:author="Christian PIEDALLU" w:date="2023-02-06T09:53:00Z">
            <w:rPr>
              <w:w w:val="116"/>
              <w:sz w:val="16"/>
            </w:rPr>
          </w:rPrChange>
        </w:rPr>
        <w:t>al,</w:t>
      </w:r>
      <w:r w:rsidRPr="00814BC9">
        <w:rPr>
          <w:sz w:val="16"/>
          <w:lang w:val="en-GB"/>
          <w:rPrChange w:id="9781" w:author="Christian PIEDALLU" w:date="2023-02-06T09:53:00Z">
            <w:rPr>
              <w:sz w:val="16"/>
            </w:rPr>
          </w:rPrChange>
        </w:rPr>
        <w:t xml:space="preserve"> </w:t>
      </w:r>
      <w:r w:rsidRPr="00814BC9">
        <w:rPr>
          <w:spacing w:val="-15"/>
          <w:sz w:val="16"/>
          <w:lang w:val="en-GB"/>
          <w:rPrChange w:id="9782" w:author="Christian PIEDALLU" w:date="2023-02-06T09:53:00Z">
            <w:rPr>
              <w:spacing w:val="-15"/>
              <w:sz w:val="16"/>
            </w:rPr>
          </w:rPrChange>
        </w:rPr>
        <w:t xml:space="preserve"> </w:t>
      </w:r>
      <w:r w:rsidRPr="00814BC9">
        <w:rPr>
          <w:w w:val="136"/>
          <w:sz w:val="16"/>
          <w:lang w:val="en-GB"/>
          <w:rPrChange w:id="9783" w:author="Christian PIEDALLU" w:date="2023-02-06T09:53:00Z">
            <w:rPr>
              <w:w w:val="136"/>
              <w:sz w:val="16"/>
            </w:rPr>
          </w:rPrChange>
        </w:rPr>
        <w:t>T.,</w:t>
      </w:r>
      <w:r w:rsidRPr="00814BC9">
        <w:rPr>
          <w:sz w:val="16"/>
          <w:lang w:val="en-GB"/>
          <w:rPrChange w:id="9784" w:author="Christian PIEDALLU" w:date="2023-02-06T09:53:00Z">
            <w:rPr>
              <w:sz w:val="16"/>
            </w:rPr>
          </w:rPrChange>
        </w:rPr>
        <w:t xml:space="preserve"> </w:t>
      </w:r>
      <w:r w:rsidRPr="00814BC9">
        <w:rPr>
          <w:spacing w:val="-15"/>
          <w:sz w:val="16"/>
          <w:lang w:val="en-GB"/>
          <w:rPrChange w:id="9785" w:author="Christian PIEDALLU" w:date="2023-02-06T09:53:00Z">
            <w:rPr>
              <w:spacing w:val="-15"/>
              <w:sz w:val="16"/>
            </w:rPr>
          </w:rPrChange>
        </w:rPr>
        <w:t xml:space="preserve"> </w:t>
      </w:r>
      <w:r w:rsidRPr="00814BC9">
        <w:rPr>
          <w:w w:val="105"/>
          <w:sz w:val="16"/>
          <w:lang w:val="en-GB"/>
          <w:rPrChange w:id="9786" w:author="Christian PIEDALLU" w:date="2023-02-06T09:53:00Z">
            <w:rPr>
              <w:w w:val="105"/>
              <w:sz w:val="16"/>
            </w:rPr>
          </w:rPrChange>
        </w:rPr>
        <w:t>2020.</w:t>
      </w:r>
      <w:r w:rsidRPr="00814BC9">
        <w:rPr>
          <w:sz w:val="16"/>
          <w:lang w:val="en-GB"/>
          <w:rPrChange w:id="9787" w:author="Christian PIEDALLU" w:date="2023-02-06T09:53:00Z">
            <w:rPr>
              <w:sz w:val="16"/>
            </w:rPr>
          </w:rPrChange>
        </w:rPr>
        <w:t xml:space="preserve"> </w:t>
      </w:r>
      <w:r w:rsidRPr="00814BC9">
        <w:rPr>
          <w:spacing w:val="6"/>
          <w:sz w:val="16"/>
          <w:lang w:val="en-GB"/>
          <w:rPrChange w:id="9788" w:author="Christian PIEDALLU" w:date="2023-02-06T09:53:00Z">
            <w:rPr>
              <w:spacing w:val="6"/>
              <w:sz w:val="16"/>
            </w:rPr>
          </w:rPrChange>
        </w:rPr>
        <w:t xml:space="preserve"> </w:t>
      </w:r>
      <w:r w:rsidRPr="00814BC9">
        <w:rPr>
          <w:w w:val="112"/>
          <w:sz w:val="16"/>
          <w:lang w:val="en-GB"/>
          <w:rPrChange w:id="9789" w:author="Christian PIEDALLU" w:date="2023-02-06T09:53:00Z">
            <w:rPr>
              <w:w w:val="112"/>
              <w:sz w:val="16"/>
            </w:rPr>
          </w:rPrChange>
        </w:rPr>
        <w:t>Phenology</w:t>
      </w:r>
      <w:r w:rsidRPr="00814BC9">
        <w:rPr>
          <w:sz w:val="16"/>
          <w:lang w:val="en-GB"/>
          <w:rPrChange w:id="9790" w:author="Christian PIEDALLU" w:date="2023-02-06T09:53:00Z">
            <w:rPr>
              <w:sz w:val="16"/>
            </w:rPr>
          </w:rPrChange>
        </w:rPr>
        <w:t xml:space="preserve"> </w:t>
      </w:r>
      <w:r w:rsidRPr="00814BC9">
        <w:rPr>
          <w:spacing w:val="-15"/>
          <w:sz w:val="16"/>
          <w:lang w:val="en-GB"/>
          <w:rPrChange w:id="9791" w:author="Christian PIEDALLU" w:date="2023-02-06T09:53:00Z">
            <w:rPr>
              <w:spacing w:val="-15"/>
              <w:sz w:val="16"/>
            </w:rPr>
          </w:rPrChange>
        </w:rPr>
        <w:t xml:space="preserve"> </w:t>
      </w:r>
      <w:r w:rsidRPr="00814BC9">
        <w:rPr>
          <w:w w:val="108"/>
          <w:sz w:val="16"/>
          <w:lang w:val="en-GB"/>
          <w:rPrChange w:id="9792" w:author="Christian PIEDALLU" w:date="2023-02-06T09:53:00Z">
            <w:rPr>
              <w:w w:val="108"/>
              <w:sz w:val="16"/>
            </w:rPr>
          </w:rPrChange>
        </w:rPr>
        <w:t>M</w:t>
      </w:r>
      <w:r w:rsidRPr="00814BC9">
        <w:rPr>
          <w:spacing w:val="4"/>
          <w:w w:val="108"/>
          <w:sz w:val="16"/>
          <w:lang w:val="en-GB"/>
          <w:rPrChange w:id="9793" w:author="Christian PIEDALLU" w:date="2023-02-06T09:53:00Z">
            <w:rPr>
              <w:spacing w:val="4"/>
              <w:w w:val="108"/>
              <w:sz w:val="16"/>
            </w:rPr>
          </w:rPrChange>
        </w:rPr>
        <w:t>o</w:t>
      </w:r>
      <w:r w:rsidRPr="00814BC9">
        <w:rPr>
          <w:w w:val="112"/>
          <w:sz w:val="16"/>
          <w:lang w:val="en-GB"/>
          <w:rPrChange w:id="9794" w:author="Christian PIEDALLU" w:date="2023-02-06T09:53:00Z">
            <w:rPr>
              <w:w w:val="112"/>
              <w:sz w:val="16"/>
            </w:rPr>
          </w:rPrChange>
        </w:rPr>
        <w:t>delling</w:t>
      </w:r>
      <w:r w:rsidRPr="00814BC9">
        <w:rPr>
          <w:sz w:val="16"/>
          <w:lang w:val="en-GB"/>
          <w:rPrChange w:id="9795" w:author="Christian PIEDALLU" w:date="2023-02-06T09:53:00Z">
            <w:rPr>
              <w:sz w:val="16"/>
            </w:rPr>
          </w:rPrChange>
        </w:rPr>
        <w:t xml:space="preserve"> </w:t>
      </w:r>
      <w:r w:rsidRPr="00814BC9">
        <w:rPr>
          <w:spacing w:val="-15"/>
          <w:sz w:val="16"/>
          <w:lang w:val="en-GB"/>
          <w:rPrChange w:id="9796" w:author="Christian PIEDALLU" w:date="2023-02-06T09:53:00Z">
            <w:rPr>
              <w:spacing w:val="-15"/>
              <w:sz w:val="16"/>
            </w:rPr>
          </w:rPrChange>
        </w:rPr>
        <w:t xml:space="preserve"> </w:t>
      </w:r>
      <w:r w:rsidRPr="00814BC9">
        <w:rPr>
          <w:w w:val="111"/>
          <w:sz w:val="16"/>
          <w:lang w:val="en-GB"/>
          <w:rPrChange w:id="9797" w:author="Christian PIEDALLU" w:date="2023-02-06T09:53:00Z">
            <w:rPr>
              <w:w w:val="111"/>
              <w:sz w:val="16"/>
            </w:rPr>
          </w:rPrChange>
        </w:rPr>
        <w:t>and</w:t>
      </w:r>
      <w:r w:rsidRPr="00814BC9">
        <w:rPr>
          <w:sz w:val="16"/>
          <w:lang w:val="en-GB"/>
          <w:rPrChange w:id="9798" w:author="Christian PIEDALLU" w:date="2023-02-06T09:53:00Z">
            <w:rPr>
              <w:sz w:val="16"/>
            </w:rPr>
          </w:rPrChange>
        </w:rPr>
        <w:t xml:space="preserve"> </w:t>
      </w:r>
      <w:r w:rsidRPr="00814BC9">
        <w:rPr>
          <w:spacing w:val="-15"/>
          <w:sz w:val="16"/>
          <w:lang w:val="en-GB"/>
          <w:rPrChange w:id="9799" w:author="Christian PIEDALLU" w:date="2023-02-06T09:53:00Z">
            <w:rPr>
              <w:spacing w:val="-15"/>
              <w:sz w:val="16"/>
            </w:rPr>
          </w:rPrChange>
        </w:rPr>
        <w:t xml:space="preserve"> </w:t>
      </w:r>
      <w:r w:rsidRPr="00814BC9">
        <w:rPr>
          <w:spacing w:val="-15"/>
          <w:w w:val="150"/>
          <w:sz w:val="16"/>
          <w:lang w:val="en-GB"/>
          <w:rPrChange w:id="9800" w:author="Christian PIEDALLU" w:date="2023-02-06T09:53:00Z">
            <w:rPr>
              <w:spacing w:val="-15"/>
              <w:w w:val="150"/>
              <w:sz w:val="16"/>
            </w:rPr>
          </w:rPrChange>
        </w:rPr>
        <w:t>F</w:t>
      </w:r>
      <w:r w:rsidRPr="00814BC9">
        <w:rPr>
          <w:w w:val="106"/>
          <w:sz w:val="16"/>
          <w:lang w:val="en-GB"/>
          <w:rPrChange w:id="9801" w:author="Christian PIEDALLU" w:date="2023-02-06T09:53:00Z">
            <w:rPr>
              <w:w w:val="106"/>
              <w:sz w:val="16"/>
            </w:rPr>
          </w:rPrChange>
        </w:rPr>
        <w:t>orest</w:t>
      </w:r>
      <w:r w:rsidRPr="00814BC9">
        <w:rPr>
          <w:sz w:val="16"/>
          <w:lang w:val="en-GB"/>
          <w:rPrChange w:id="9802" w:author="Christian PIEDALLU" w:date="2023-02-06T09:53:00Z">
            <w:rPr>
              <w:sz w:val="16"/>
            </w:rPr>
          </w:rPrChange>
        </w:rPr>
        <w:t xml:space="preserve"> </w:t>
      </w:r>
      <w:r w:rsidRPr="00814BC9">
        <w:rPr>
          <w:spacing w:val="-15"/>
          <w:sz w:val="16"/>
          <w:lang w:val="en-GB"/>
          <w:rPrChange w:id="9803" w:author="Christian PIEDALLU" w:date="2023-02-06T09:53:00Z">
            <w:rPr>
              <w:spacing w:val="-15"/>
              <w:sz w:val="16"/>
            </w:rPr>
          </w:rPrChange>
        </w:rPr>
        <w:t xml:space="preserve"> </w:t>
      </w:r>
      <w:r w:rsidRPr="00814BC9">
        <w:rPr>
          <w:w w:val="113"/>
          <w:sz w:val="16"/>
          <w:lang w:val="en-GB"/>
          <w:rPrChange w:id="9804" w:author="Christian PIEDALLU" w:date="2023-02-06T09:53:00Z">
            <w:rPr>
              <w:w w:val="113"/>
              <w:sz w:val="16"/>
            </w:rPr>
          </w:rPrChange>
        </w:rPr>
        <w:t>Disturbance</w:t>
      </w:r>
      <w:r w:rsidRPr="00814BC9">
        <w:rPr>
          <w:sz w:val="16"/>
          <w:lang w:val="en-GB"/>
          <w:rPrChange w:id="9805" w:author="Christian PIEDALLU" w:date="2023-02-06T09:53:00Z">
            <w:rPr>
              <w:sz w:val="16"/>
            </w:rPr>
          </w:rPrChange>
        </w:rPr>
        <w:t xml:space="preserve"> </w:t>
      </w:r>
      <w:r w:rsidRPr="00814BC9">
        <w:rPr>
          <w:spacing w:val="-15"/>
          <w:sz w:val="16"/>
          <w:lang w:val="en-GB"/>
          <w:rPrChange w:id="9806" w:author="Christian PIEDALLU" w:date="2023-02-06T09:53:00Z">
            <w:rPr>
              <w:spacing w:val="-15"/>
              <w:sz w:val="16"/>
            </w:rPr>
          </w:rPrChange>
        </w:rPr>
        <w:t xml:space="preserve"> </w:t>
      </w:r>
      <w:r w:rsidRPr="00814BC9">
        <w:rPr>
          <w:w w:val="113"/>
          <w:sz w:val="16"/>
          <w:lang w:val="en-GB"/>
          <w:rPrChange w:id="9807" w:author="Christian PIEDALLU" w:date="2023-02-06T09:53:00Z">
            <w:rPr>
              <w:w w:val="113"/>
              <w:sz w:val="16"/>
            </w:rPr>
          </w:rPrChange>
        </w:rPr>
        <w:t>Mapping</w:t>
      </w:r>
      <w:r w:rsidRPr="00814BC9">
        <w:rPr>
          <w:sz w:val="16"/>
          <w:lang w:val="en-GB"/>
          <w:rPrChange w:id="9808" w:author="Christian PIEDALLU" w:date="2023-02-06T09:53:00Z">
            <w:rPr>
              <w:sz w:val="16"/>
            </w:rPr>
          </w:rPrChange>
        </w:rPr>
        <w:t xml:space="preserve"> </w:t>
      </w:r>
      <w:r w:rsidRPr="00814BC9">
        <w:rPr>
          <w:spacing w:val="-15"/>
          <w:sz w:val="16"/>
          <w:lang w:val="en-GB"/>
          <w:rPrChange w:id="9809" w:author="Christian PIEDALLU" w:date="2023-02-06T09:53:00Z">
            <w:rPr>
              <w:spacing w:val="-15"/>
              <w:sz w:val="16"/>
            </w:rPr>
          </w:rPrChange>
        </w:rPr>
        <w:t xml:space="preserve"> </w:t>
      </w:r>
      <w:r w:rsidRPr="00814BC9">
        <w:rPr>
          <w:w w:val="113"/>
          <w:sz w:val="16"/>
          <w:lang w:val="en-GB"/>
          <w:rPrChange w:id="9810" w:author="Christian PIEDALLU" w:date="2023-02-06T09:53:00Z">
            <w:rPr>
              <w:w w:val="113"/>
              <w:sz w:val="16"/>
            </w:rPr>
          </w:rPrChange>
        </w:rPr>
        <w:t>with</w:t>
      </w:r>
      <w:r w:rsidRPr="00814BC9">
        <w:rPr>
          <w:sz w:val="16"/>
          <w:lang w:val="en-GB"/>
          <w:rPrChange w:id="9811" w:author="Christian PIEDALLU" w:date="2023-02-06T09:53:00Z">
            <w:rPr>
              <w:sz w:val="16"/>
            </w:rPr>
          </w:rPrChange>
        </w:rPr>
        <w:t xml:space="preserve"> </w:t>
      </w:r>
      <w:r w:rsidRPr="00814BC9">
        <w:rPr>
          <w:spacing w:val="-15"/>
          <w:sz w:val="16"/>
          <w:lang w:val="en-GB"/>
          <w:rPrChange w:id="9812" w:author="Christian PIEDALLU" w:date="2023-02-06T09:53:00Z">
            <w:rPr>
              <w:spacing w:val="-15"/>
              <w:sz w:val="16"/>
            </w:rPr>
          </w:rPrChange>
        </w:rPr>
        <w:t xml:space="preserve"> </w:t>
      </w:r>
      <w:r w:rsidRPr="00814BC9">
        <w:rPr>
          <w:w w:val="111"/>
          <w:sz w:val="16"/>
          <w:lang w:val="en-GB"/>
          <w:rPrChange w:id="9813" w:author="Christian PIEDALLU" w:date="2023-02-06T09:53:00Z">
            <w:rPr>
              <w:w w:val="111"/>
              <w:sz w:val="16"/>
            </w:rPr>
          </w:rPrChange>
        </w:rPr>
        <w:t>Se</w:t>
      </w:r>
      <w:r w:rsidRPr="00814BC9">
        <w:rPr>
          <w:spacing w:val="-5"/>
          <w:w w:val="111"/>
          <w:sz w:val="16"/>
          <w:lang w:val="en-GB"/>
          <w:rPrChange w:id="9814" w:author="Christian PIEDALLU" w:date="2023-02-06T09:53:00Z">
            <w:rPr>
              <w:spacing w:val="-5"/>
              <w:w w:val="111"/>
              <w:sz w:val="16"/>
            </w:rPr>
          </w:rPrChange>
        </w:rPr>
        <w:t>n</w:t>
      </w:r>
      <w:r w:rsidRPr="00814BC9">
        <w:rPr>
          <w:w w:val="111"/>
          <w:sz w:val="16"/>
          <w:lang w:val="en-GB"/>
          <w:rPrChange w:id="9815" w:author="Christian PIEDALLU" w:date="2023-02-06T09:53:00Z">
            <w:rPr>
              <w:w w:val="111"/>
              <w:sz w:val="16"/>
            </w:rPr>
          </w:rPrChange>
        </w:rPr>
        <w:t>tinel-2</w:t>
      </w:r>
      <w:r w:rsidRPr="00814BC9">
        <w:rPr>
          <w:sz w:val="16"/>
          <w:lang w:val="en-GB"/>
          <w:rPrChange w:id="9816" w:author="Christian PIEDALLU" w:date="2023-02-06T09:53:00Z">
            <w:rPr>
              <w:sz w:val="16"/>
            </w:rPr>
          </w:rPrChange>
        </w:rPr>
        <w:t xml:space="preserve"> </w:t>
      </w:r>
      <w:r w:rsidRPr="00814BC9">
        <w:rPr>
          <w:spacing w:val="-15"/>
          <w:sz w:val="16"/>
          <w:lang w:val="en-GB"/>
          <w:rPrChange w:id="9817" w:author="Christian PIEDALLU" w:date="2023-02-06T09:53:00Z">
            <w:rPr>
              <w:spacing w:val="-15"/>
              <w:sz w:val="16"/>
            </w:rPr>
          </w:rPrChange>
        </w:rPr>
        <w:t xml:space="preserve"> </w:t>
      </w:r>
      <w:r w:rsidRPr="00814BC9">
        <w:rPr>
          <w:w w:val="119"/>
          <w:sz w:val="16"/>
          <w:lang w:val="en-GB"/>
          <w:rPrChange w:id="9818" w:author="Christian PIEDALLU" w:date="2023-02-06T09:53:00Z">
            <w:rPr>
              <w:w w:val="119"/>
              <w:sz w:val="16"/>
            </w:rPr>
          </w:rPrChange>
        </w:rPr>
        <w:t>Time</w:t>
      </w:r>
      <w:r w:rsidRPr="00814BC9">
        <w:rPr>
          <w:sz w:val="16"/>
          <w:lang w:val="en-GB"/>
          <w:rPrChange w:id="9819" w:author="Christian PIEDALLU" w:date="2023-02-06T09:53:00Z">
            <w:rPr>
              <w:sz w:val="16"/>
            </w:rPr>
          </w:rPrChange>
        </w:rPr>
        <w:t xml:space="preserve"> </w:t>
      </w:r>
      <w:r w:rsidRPr="00814BC9">
        <w:rPr>
          <w:spacing w:val="-15"/>
          <w:sz w:val="16"/>
          <w:lang w:val="en-GB"/>
          <w:rPrChange w:id="9820" w:author="Christian PIEDALLU" w:date="2023-02-06T09:53:00Z">
            <w:rPr>
              <w:spacing w:val="-15"/>
              <w:sz w:val="16"/>
            </w:rPr>
          </w:rPrChange>
        </w:rPr>
        <w:t xml:space="preserve"> </w:t>
      </w:r>
      <w:r w:rsidRPr="00814BC9">
        <w:rPr>
          <w:w w:val="109"/>
          <w:sz w:val="16"/>
          <w:lang w:val="en-GB"/>
          <w:rPrChange w:id="9821" w:author="Christian PIEDALLU" w:date="2023-02-06T09:53:00Z">
            <w:rPr>
              <w:w w:val="109"/>
              <w:sz w:val="16"/>
            </w:rPr>
          </w:rPrChange>
        </w:rPr>
        <w:t>Series</w:t>
      </w:r>
    </w:p>
    <w:p w14:paraId="787BF6F3" w14:textId="77777777" w:rsidR="00B177F5" w:rsidRPr="00814BC9" w:rsidRDefault="00B553DB">
      <w:pPr>
        <w:tabs>
          <w:tab w:val="left" w:pos="720"/>
        </w:tabs>
        <w:spacing w:line="189" w:lineRule="exact"/>
        <w:ind w:left="163"/>
        <w:rPr>
          <w:sz w:val="16"/>
          <w:lang w:val="en-GB"/>
          <w:rPrChange w:id="9822" w:author="Christian PIEDALLU" w:date="2023-02-06T09:53:00Z">
            <w:rPr>
              <w:sz w:val="16"/>
            </w:rPr>
          </w:rPrChange>
        </w:rPr>
      </w:pPr>
      <w:bookmarkStart w:id="9823" w:name="_bookmark42"/>
      <w:bookmarkEnd w:id="9823"/>
      <w:r w:rsidRPr="00814BC9">
        <w:rPr>
          <w:rFonts w:ascii="Trebuchet MS"/>
          <w:w w:val="110"/>
          <w:sz w:val="10"/>
          <w:lang w:val="en-GB"/>
          <w:rPrChange w:id="9824" w:author="Christian PIEDALLU" w:date="2023-02-06T09:53:00Z">
            <w:rPr>
              <w:rFonts w:ascii="Trebuchet MS"/>
              <w:w w:val="110"/>
              <w:sz w:val="10"/>
            </w:rPr>
          </w:rPrChange>
        </w:rPr>
        <w:t>399</w:t>
      </w:r>
      <w:r w:rsidRPr="00814BC9">
        <w:rPr>
          <w:rFonts w:ascii="Trebuchet MS"/>
          <w:w w:val="110"/>
          <w:sz w:val="10"/>
          <w:lang w:val="en-GB"/>
          <w:rPrChange w:id="9825" w:author="Christian PIEDALLU" w:date="2023-02-06T09:53:00Z">
            <w:rPr>
              <w:rFonts w:ascii="Trebuchet MS"/>
              <w:w w:val="110"/>
              <w:sz w:val="10"/>
            </w:rPr>
          </w:rPrChange>
        </w:rPr>
        <w:tab/>
      </w:r>
      <w:r w:rsidRPr="00814BC9">
        <w:rPr>
          <w:w w:val="110"/>
          <w:sz w:val="16"/>
          <w:lang w:val="en-GB"/>
          <w:rPrChange w:id="9826" w:author="Christian PIEDALLU" w:date="2023-02-06T09:53:00Z">
            <w:rPr>
              <w:w w:val="110"/>
              <w:sz w:val="16"/>
            </w:rPr>
          </w:rPrChange>
        </w:rPr>
        <w:t>in</w:t>
      </w:r>
      <w:r w:rsidRPr="00814BC9">
        <w:rPr>
          <w:spacing w:val="35"/>
          <w:w w:val="110"/>
          <w:sz w:val="16"/>
          <w:lang w:val="en-GB"/>
          <w:rPrChange w:id="9827" w:author="Christian PIEDALLU" w:date="2023-02-06T09:53:00Z">
            <w:rPr>
              <w:spacing w:val="35"/>
              <w:w w:val="110"/>
              <w:sz w:val="16"/>
            </w:rPr>
          </w:rPrChange>
        </w:rPr>
        <w:t xml:space="preserve"> </w:t>
      </w:r>
      <w:r w:rsidRPr="00814BC9">
        <w:rPr>
          <w:w w:val="110"/>
          <w:sz w:val="16"/>
          <w:lang w:val="en-GB"/>
          <w:rPrChange w:id="9828" w:author="Christian PIEDALLU" w:date="2023-02-06T09:53:00Z">
            <w:rPr>
              <w:w w:val="110"/>
              <w:sz w:val="16"/>
            </w:rPr>
          </w:rPrChange>
        </w:rPr>
        <w:t xml:space="preserve">Austria. </w:t>
      </w:r>
      <w:r w:rsidRPr="00814BC9">
        <w:rPr>
          <w:spacing w:val="21"/>
          <w:w w:val="110"/>
          <w:sz w:val="16"/>
          <w:lang w:val="en-GB"/>
          <w:rPrChange w:id="9829" w:author="Christian PIEDALLU" w:date="2023-02-06T09:53:00Z">
            <w:rPr>
              <w:spacing w:val="21"/>
              <w:w w:val="110"/>
              <w:sz w:val="16"/>
            </w:rPr>
          </w:rPrChange>
        </w:rPr>
        <w:t xml:space="preserve"> </w:t>
      </w:r>
      <w:r w:rsidRPr="00814BC9">
        <w:rPr>
          <w:i/>
          <w:w w:val="110"/>
          <w:sz w:val="16"/>
          <w:lang w:val="en-GB"/>
          <w:rPrChange w:id="9830" w:author="Christian PIEDALLU" w:date="2023-02-06T09:53:00Z">
            <w:rPr>
              <w:i/>
              <w:w w:val="110"/>
              <w:sz w:val="16"/>
            </w:rPr>
          </w:rPrChange>
        </w:rPr>
        <w:t xml:space="preserve">Remote </w:t>
      </w:r>
      <w:r w:rsidRPr="00814BC9">
        <w:rPr>
          <w:i/>
          <w:spacing w:val="3"/>
          <w:w w:val="110"/>
          <w:sz w:val="16"/>
          <w:lang w:val="en-GB"/>
          <w:rPrChange w:id="9831" w:author="Christian PIEDALLU" w:date="2023-02-06T09:53:00Z">
            <w:rPr>
              <w:i/>
              <w:spacing w:val="3"/>
              <w:w w:val="110"/>
              <w:sz w:val="16"/>
            </w:rPr>
          </w:rPrChange>
        </w:rPr>
        <w:t xml:space="preserve"> </w:t>
      </w:r>
      <w:r w:rsidRPr="00814BC9">
        <w:rPr>
          <w:i/>
          <w:w w:val="110"/>
          <w:sz w:val="16"/>
          <w:lang w:val="en-GB"/>
          <w:rPrChange w:id="9832" w:author="Christian PIEDALLU" w:date="2023-02-06T09:53:00Z">
            <w:rPr>
              <w:i/>
              <w:w w:val="110"/>
              <w:sz w:val="16"/>
            </w:rPr>
          </w:rPrChange>
        </w:rPr>
        <w:t>Sensing</w:t>
      </w:r>
      <w:r w:rsidRPr="00814BC9">
        <w:rPr>
          <w:w w:val="110"/>
          <w:sz w:val="16"/>
          <w:lang w:val="en-GB"/>
          <w:rPrChange w:id="9833" w:author="Christian PIEDALLU" w:date="2023-02-06T09:53:00Z">
            <w:rPr>
              <w:w w:val="110"/>
              <w:sz w:val="16"/>
            </w:rPr>
          </w:rPrChange>
        </w:rPr>
        <w:t>,</w:t>
      </w:r>
      <w:r w:rsidRPr="00814BC9">
        <w:rPr>
          <w:spacing w:val="35"/>
          <w:w w:val="110"/>
          <w:sz w:val="16"/>
          <w:lang w:val="en-GB"/>
          <w:rPrChange w:id="9834" w:author="Christian PIEDALLU" w:date="2023-02-06T09:53:00Z">
            <w:rPr>
              <w:spacing w:val="35"/>
              <w:w w:val="110"/>
              <w:sz w:val="16"/>
            </w:rPr>
          </w:rPrChange>
        </w:rPr>
        <w:t xml:space="preserve"> </w:t>
      </w:r>
      <w:r w:rsidRPr="00814BC9">
        <w:rPr>
          <w:w w:val="110"/>
          <w:sz w:val="16"/>
          <w:lang w:val="en-GB"/>
          <w:rPrChange w:id="9835" w:author="Christian PIEDALLU" w:date="2023-02-06T09:53:00Z">
            <w:rPr>
              <w:w w:val="110"/>
              <w:sz w:val="16"/>
            </w:rPr>
          </w:rPrChange>
        </w:rPr>
        <w:t>12(4191).</w:t>
      </w:r>
    </w:p>
    <w:p w14:paraId="46BDC6FB" w14:textId="77777777" w:rsidR="00B177F5" w:rsidRPr="00814BC9" w:rsidRDefault="00B553DB">
      <w:pPr>
        <w:spacing w:line="189" w:lineRule="exact"/>
        <w:ind w:left="163"/>
        <w:rPr>
          <w:sz w:val="16"/>
          <w:lang w:val="en-GB"/>
          <w:rPrChange w:id="9836" w:author="Christian PIEDALLU" w:date="2023-02-06T09:53:00Z">
            <w:rPr>
              <w:sz w:val="16"/>
            </w:rPr>
          </w:rPrChange>
        </w:rPr>
      </w:pPr>
      <w:r w:rsidRPr="00814BC9">
        <w:rPr>
          <w:rFonts w:ascii="Trebuchet MS"/>
          <w:sz w:val="10"/>
          <w:lang w:val="en-GB"/>
          <w:rPrChange w:id="9837" w:author="Christian PIEDALLU" w:date="2023-02-06T09:53:00Z">
            <w:rPr>
              <w:rFonts w:ascii="Trebuchet MS"/>
              <w:sz w:val="10"/>
            </w:rPr>
          </w:rPrChange>
        </w:rPr>
        <w:t xml:space="preserve">400     </w:t>
      </w:r>
      <w:r w:rsidRPr="00814BC9">
        <w:rPr>
          <w:rFonts w:ascii="Trebuchet MS"/>
          <w:spacing w:val="19"/>
          <w:sz w:val="10"/>
          <w:lang w:val="en-GB"/>
          <w:rPrChange w:id="9838" w:author="Christian PIEDALLU" w:date="2023-02-06T09:53:00Z">
            <w:rPr>
              <w:rFonts w:ascii="Trebuchet MS"/>
              <w:spacing w:val="19"/>
              <w:sz w:val="10"/>
            </w:rPr>
          </w:rPrChange>
        </w:rPr>
        <w:t xml:space="preserve"> </w:t>
      </w:r>
      <w:r w:rsidRPr="00814BC9">
        <w:rPr>
          <w:w w:val="120"/>
          <w:sz w:val="16"/>
          <w:lang w:val="en-GB"/>
          <w:rPrChange w:id="9839" w:author="Christian PIEDALLU" w:date="2023-02-06T09:53:00Z">
            <w:rPr>
              <w:w w:val="120"/>
              <w:sz w:val="16"/>
            </w:rPr>
          </w:rPrChange>
        </w:rPr>
        <w:t>Ma,</w:t>
      </w:r>
      <w:r w:rsidRPr="00814BC9">
        <w:rPr>
          <w:spacing w:val="8"/>
          <w:w w:val="120"/>
          <w:sz w:val="16"/>
          <w:lang w:val="en-GB"/>
          <w:rPrChange w:id="9840" w:author="Christian PIEDALLU" w:date="2023-02-06T09:53:00Z">
            <w:rPr>
              <w:spacing w:val="8"/>
              <w:w w:val="120"/>
              <w:sz w:val="16"/>
            </w:rPr>
          </w:rPrChange>
        </w:rPr>
        <w:t xml:space="preserve"> </w:t>
      </w:r>
      <w:r w:rsidRPr="00814BC9">
        <w:rPr>
          <w:w w:val="120"/>
          <w:sz w:val="16"/>
          <w:lang w:val="en-GB"/>
          <w:rPrChange w:id="9841" w:author="Christian PIEDALLU" w:date="2023-02-06T09:53:00Z">
            <w:rPr>
              <w:w w:val="120"/>
              <w:sz w:val="16"/>
            </w:rPr>
          </w:rPrChange>
        </w:rPr>
        <w:t>M.,</w:t>
      </w:r>
      <w:r w:rsidRPr="00814BC9">
        <w:rPr>
          <w:spacing w:val="8"/>
          <w:w w:val="120"/>
          <w:sz w:val="16"/>
          <w:lang w:val="en-GB"/>
          <w:rPrChange w:id="9842" w:author="Christian PIEDALLU" w:date="2023-02-06T09:53:00Z">
            <w:rPr>
              <w:spacing w:val="8"/>
              <w:w w:val="120"/>
              <w:sz w:val="16"/>
            </w:rPr>
          </w:rPrChange>
        </w:rPr>
        <w:t xml:space="preserve"> </w:t>
      </w:r>
      <w:r w:rsidRPr="00814BC9">
        <w:rPr>
          <w:w w:val="120"/>
          <w:sz w:val="16"/>
          <w:lang w:val="en-GB"/>
          <w:rPrChange w:id="9843" w:author="Christian PIEDALLU" w:date="2023-02-06T09:53:00Z">
            <w:rPr>
              <w:w w:val="120"/>
              <w:sz w:val="16"/>
            </w:rPr>
          </w:rPrChange>
        </w:rPr>
        <w:t>Liu,</w:t>
      </w:r>
      <w:r w:rsidRPr="00814BC9">
        <w:rPr>
          <w:spacing w:val="9"/>
          <w:w w:val="120"/>
          <w:sz w:val="16"/>
          <w:lang w:val="en-GB"/>
          <w:rPrChange w:id="9844" w:author="Christian PIEDALLU" w:date="2023-02-06T09:53:00Z">
            <w:rPr>
              <w:spacing w:val="9"/>
              <w:w w:val="120"/>
              <w:sz w:val="16"/>
            </w:rPr>
          </w:rPrChange>
        </w:rPr>
        <w:t xml:space="preserve"> </w:t>
      </w:r>
      <w:r w:rsidRPr="00814BC9">
        <w:rPr>
          <w:w w:val="120"/>
          <w:sz w:val="16"/>
          <w:lang w:val="en-GB"/>
          <w:rPrChange w:id="9845" w:author="Christian PIEDALLU" w:date="2023-02-06T09:53:00Z">
            <w:rPr>
              <w:w w:val="120"/>
              <w:sz w:val="16"/>
            </w:rPr>
          </w:rPrChange>
        </w:rPr>
        <w:t>J.,</w:t>
      </w:r>
      <w:r w:rsidRPr="00814BC9">
        <w:rPr>
          <w:spacing w:val="8"/>
          <w:w w:val="120"/>
          <w:sz w:val="16"/>
          <w:lang w:val="en-GB"/>
          <w:rPrChange w:id="9846" w:author="Christian PIEDALLU" w:date="2023-02-06T09:53:00Z">
            <w:rPr>
              <w:spacing w:val="8"/>
              <w:w w:val="120"/>
              <w:sz w:val="16"/>
            </w:rPr>
          </w:rPrChange>
        </w:rPr>
        <w:t xml:space="preserve"> </w:t>
      </w:r>
      <w:r w:rsidRPr="00814BC9">
        <w:rPr>
          <w:w w:val="120"/>
          <w:sz w:val="16"/>
          <w:lang w:val="en-GB"/>
          <w:rPrChange w:id="9847" w:author="Christian PIEDALLU" w:date="2023-02-06T09:53:00Z">
            <w:rPr>
              <w:w w:val="120"/>
              <w:sz w:val="16"/>
            </w:rPr>
          </w:rPrChange>
        </w:rPr>
        <w:t>Liu,</w:t>
      </w:r>
      <w:r w:rsidRPr="00814BC9">
        <w:rPr>
          <w:spacing w:val="8"/>
          <w:w w:val="120"/>
          <w:sz w:val="16"/>
          <w:lang w:val="en-GB"/>
          <w:rPrChange w:id="9848" w:author="Christian PIEDALLU" w:date="2023-02-06T09:53:00Z">
            <w:rPr>
              <w:spacing w:val="8"/>
              <w:w w:val="120"/>
              <w:sz w:val="16"/>
            </w:rPr>
          </w:rPrChange>
        </w:rPr>
        <w:t xml:space="preserve"> </w:t>
      </w:r>
      <w:r w:rsidRPr="00814BC9">
        <w:rPr>
          <w:w w:val="120"/>
          <w:sz w:val="16"/>
          <w:lang w:val="en-GB"/>
          <w:rPrChange w:id="9849" w:author="Christian PIEDALLU" w:date="2023-02-06T09:53:00Z">
            <w:rPr>
              <w:w w:val="120"/>
              <w:sz w:val="16"/>
            </w:rPr>
          </w:rPrChange>
        </w:rPr>
        <w:t>M.,</w:t>
      </w:r>
      <w:r w:rsidRPr="00814BC9">
        <w:rPr>
          <w:spacing w:val="8"/>
          <w:w w:val="120"/>
          <w:sz w:val="16"/>
          <w:lang w:val="en-GB"/>
          <w:rPrChange w:id="9850" w:author="Christian PIEDALLU" w:date="2023-02-06T09:53:00Z">
            <w:rPr>
              <w:spacing w:val="8"/>
              <w:w w:val="120"/>
              <w:sz w:val="16"/>
            </w:rPr>
          </w:rPrChange>
        </w:rPr>
        <w:t xml:space="preserve"> </w:t>
      </w:r>
      <w:r w:rsidRPr="00814BC9">
        <w:rPr>
          <w:w w:val="120"/>
          <w:sz w:val="16"/>
          <w:lang w:val="en-GB"/>
          <w:rPrChange w:id="9851" w:author="Christian PIEDALLU" w:date="2023-02-06T09:53:00Z">
            <w:rPr>
              <w:w w:val="120"/>
              <w:sz w:val="16"/>
            </w:rPr>
          </w:rPrChange>
        </w:rPr>
        <w:t>Zeng,</w:t>
      </w:r>
      <w:r w:rsidRPr="00814BC9">
        <w:rPr>
          <w:spacing w:val="8"/>
          <w:w w:val="120"/>
          <w:sz w:val="16"/>
          <w:lang w:val="en-GB"/>
          <w:rPrChange w:id="9852" w:author="Christian PIEDALLU" w:date="2023-02-06T09:53:00Z">
            <w:rPr>
              <w:spacing w:val="8"/>
              <w:w w:val="120"/>
              <w:sz w:val="16"/>
            </w:rPr>
          </w:rPrChange>
        </w:rPr>
        <w:t xml:space="preserve"> </w:t>
      </w:r>
      <w:r w:rsidRPr="00814BC9">
        <w:rPr>
          <w:w w:val="120"/>
          <w:sz w:val="16"/>
          <w:lang w:val="en-GB"/>
          <w:rPrChange w:id="9853" w:author="Christian PIEDALLU" w:date="2023-02-06T09:53:00Z">
            <w:rPr>
              <w:w w:val="120"/>
              <w:sz w:val="16"/>
            </w:rPr>
          </w:rPrChange>
        </w:rPr>
        <w:t>J.,</w:t>
      </w:r>
      <w:r w:rsidRPr="00814BC9">
        <w:rPr>
          <w:spacing w:val="9"/>
          <w:w w:val="120"/>
          <w:sz w:val="16"/>
          <w:lang w:val="en-GB"/>
          <w:rPrChange w:id="9854" w:author="Christian PIEDALLU" w:date="2023-02-06T09:53:00Z">
            <w:rPr>
              <w:spacing w:val="9"/>
              <w:w w:val="120"/>
              <w:sz w:val="16"/>
            </w:rPr>
          </w:rPrChange>
        </w:rPr>
        <w:t xml:space="preserve"> </w:t>
      </w:r>
      <w:r w:rsidRPr="00814BC9">
        <w:rPr>
          <w:w w:val="120"/>
          <w:sz w:val="16"/>
          <w:lang w:val="en-GB"/>
          <w:rPrChange w:id="9855" w:author="Christian PIEDALLU" w:date="2023-02-06T09:53:00Z">
            <w:rPr>
              <w:w w:val="120"/>
              <w:sz w:val="16"/>
            </w:rPr>
          </w:rPrChange>
        </w:rPr>
        <w:t>and</w:t>
      </w:r>
      <w:r w:rsidRPr="00814BC9">
        <w:rPr>
          <w:spacing w:val="6"/>
          <w:w w:val="120"/>
          <w:sz w:val="16"/>
          <w:lang w:val="en-GB"/>
          <w:rPrChange w:id="9856" w:author="Christian PIEDALLU" w:date="2023-02-06T09:53:00Z">
            <w:rPr>
              <w:spacing w:val="6"/>
              <w:w w:val="120"/>
              <w:sz w:val="16"/>
            </w:rPr>
          </w:rPrChange>
        </w:rPr>
        <w:t xml:space="preserve"> </w:t>
      </w:r>
      <w:r w:rsidRPr="00814BC9">
        <w:rPr>
          <w:w w:val="120"/>
          <w:sz w:val="16"/>
          <w:lang w:val="en-GB"/>
          <w:rPrChange w:id="9857" w:author="Christian PIEDALLU" w:date="2023-02-06T09:53:00Z">
            <w:rPr>
              <w:w w:val="120"/>
              <w:sz w:val="16"/>
            </w:rPr>
          </w:rPrChange>
        </w:rPr>
        <w:t>Li,</w:t>
      </w:r>
      <w:r w:rsidRPr="00814BC9">
        <w:rPr>
          <w:spacing w:val="9"/>
          <w:w w:val="120"/>
          <w:sz w:val="16"/>
          <w:lang w:val="en-GB"/>
          <w:rPrChange w:id="9858" w:author="Christian PIEDALLU" w:date="2023-02-06T09:53:00Z">
            <w:rPr>
              <w:spacing w:val="9"/>
              <w:w w:val="120"/>
              <w:sz w:val="16"/>
            </w:rPr>
          </w:rPrChange>
        </w:rPr>
        <w:t xml:space="preserve"> </w:t>
      </w:r>
      <w:r w:rsidRPr="00814BC9">
        <w:rPr>
          <w:w w:val="120"/>
          <w:sz w:val="16"/>
          <w:lang w:val="en-GB"/>
          <w:rPrChange w:id="9859" w:author="Christian PIEDALLU" w:date="2023-02-06T09:53:00Z">
            <w:rPr>
              <w:w w:val="120"/>
              <w:sz w:val="16"/>
            </w:rPr>
          </w:rPrChange>
        </w:rPr>
        <w:t>Y.,</w:t>
      </w:r>
      <w:r w:rsidRPr="00814BC9">
        <w:rPr>
          <w:spacing w:val="8"/>
          <w:w w:val="120"/>
          <w:sz w:val="16"/>
          <w:lang w:val="en-GB"/>
          <w:rPrChange w:id="9860" w:author="Christian PIEDALLU" w:date="2023-02-06T09:53:00Z">
            <w:rPr>
              <w:spacing w:val="8"/>
              <w:w w:val="120"/>
              <w:sz w:val="16"/>
            </w:rPr>
          </w:rPrChange>
        </w:rPr>
        <w:t xml:space="preserve"> </w:t>
      </w:r>
      <w:r w:rsidRPr="00814BC9">
        <w:rPr>
          <w:w w:val="120"/>
          <w:sz w:val="16"/>
          <w:lang w:val="en-GB"/>
          <w:rPrChange w:id="9861" w:author="Christian PIEDALLU" w:date="2023-02-06T09:53:00Z">
            <w:rPr>
              <w:w w:val="120"/>
              <w:sz w:val="16"/>
            </w:rPr>
          </w:rPrChange>
        </w:rPr>
        <w:t>2021.</w:t>
      </w:r>
      <w:r w:rsidRPr="00814BC9">
        <w:rPr>
          <w:spacing w:val="33"/>
          <w:w w:val="120"/>
          <w:sz w:val="16"/>
          <w:lang w:val="en-GB"/>
          <w:rPrChange w:id="9862" w:author="Christian PIEDALLU" w:date="2023-02-06T09:53:00Z">
            <w:rPr>
              <w:spacing w:val="33"/>
              <w:w w:val="120"/>
              <w:sz w:val="16"/>
            </w:rPr>
          </w:rPrChange>
        </w:rPr>
        <w:t xml:space="preserve"> </w:t>
      </w:r>
      <w:r w:rsidRPr="00814BC9">
        <w:rPr>
          <w:w w:val="120"/>
          <w:sz w:val="16"/>
          <w:lang w:val="en-GB"/>
          <w:rPrChange w:id="9863" w:author="Christian PIEDALLU" w:date="2023-02-06T09:53:00Z">
            <w:rPr>
              <w:w w:val="120"/>
              <w:sz w:val="16"/>
            </w:rPr>
          </w:rPrChange>
        </w:rPr>
        <w:t>Tree</w:t>
      </w:r>
      <w:r w:rsidRPr="00814BC9">
        <w:rPr>
          <w:spacing w:val="6"/>
          <w:w w:val="120"/>
          <w:sz w:val="16"/>
          <w:lang w:val="en-GB"/>
          <w:rPrChange w:id="9864" w:author="Christian PIEDALLU" w:date="2023-02-06T09:53:00Z">
            <w:rPr>
              <w:spacing w:val="6"/>
              <w:w w:val="120"/>
              <w:sz w:val="16"/>
            </w:rPr>
          </w:rPrChange>
        </w:rPr>
        <w:t xml:space="preserve"> </w:t>
      </w:r>
      <w:r w:rsidRPr="00814BC9">
        <w:rPr>
          <w:w w:val="120"/>
          <w:sz w:val="16"/>
          <w:lang w:val="en-GB"/>
          <w:rPrChange w:id="9865" w:author="Christian PIEDALLU" w:date="2023-02-06T09:53:00Z">
            <w:rPr>
              <w:w w:val="120"/>
              <w:sz w:val="16"/>
            </w:rPr>
          </w:rPrChange>
        </w:rPr>
        <w:t>Species</w:t>
      </w:r>
      <w:r w:rsidRPr="00814BC9">
        <w:rPr>
          <w:spacing w:val="7"/>
          <w:w w:val="120"/>
          <w:sz w:val="16"/>
          <w:lang w:val="en-GB"/>
          <w:rPrChange w:id="9866" w:author="Christian PIEDALLU" w:date="2023-02-06T09:53:00Z">
            <w:rPr>
              <w:spacing w:val="7"/>
              <w:w w:val="120"/>
              <w:sz w:val="16"/>
            </w:rPr>
          </w:rPrChange>
        </w:rPr>
        <w:t xml:space="preserve"> </w:t>
      </w:r>
      <w:r w:rsidRPr="00814BC9">
        <w:rPr>
          <w:w w:val="120"/>
          <w:sz w:val="16"/>
          <w:lang w:val="en-GB"/>
          <w:rPrChange w:id="9867" w:author="Christian PIEDALLU" w:date="2023-02-06T09:53:00Z">
            <w:rPr>
              <w:w w:val="120"/>
              <w:sz w:val="16"/>
            </w:rPr>
          </w:rPrChange>
        </w:rPr>
        <w:t>Classification</w:t>
      </w:r>
      <w:r w:rsidRPr="00814BC9">
        <w:rPr>
          <w:spacing w:val="6"/>
          <w:w w:val="120"/>
          <w:sz w:val="16"/>
          <w:lang w:val="en-GB"/>
          <w:rPrChange w:id="9868" w:author="Christian PIEDALLU" w:date="2023-02-06T09:53:00Z">
            <w:rPr>
              <w:spacing w:val="6"/>
              <w:w w:val="120"/>
              <w:sz w:val="16"/>
            </w:rPr>
          </w:rPrChange>
        </w:rPr>
        <w:t xml:space="preserve"> </w:t>
      </w:r>
      <w:r w:rsidRPr="00814BC9">
        <w:rPr>
          <w:w w:val="120"/>
          <w:sz w:val="16"/>
          <w:lang w:val="en-GB"/>
          <w:rPrChange w:id="9869" w:author="Christian PIEDALLU" w:date="2023-02-06T09:53:00Z">
            <w:rPr>
              <w:w w:val="120"/>
              <w:sz w:val="16"/>
            </w:rPr>
          </w:rPrChange>
        </w:rPr>
        <w:t>Based</w:t>
      </w:r>
      <w:r w:rsidRPr="00814BC9">
        <w:rPr>
          <w:spacing w:val="7"/>
          <w:w w:val="120"/>
          <w:sz w:val="16"/>
          <w:lang w:val="en-GB"/>
          <w:rPrChange w:id="9870" w:author="Christian PIEDALLU" w:date="2023-02-06T09:53:00Z">
            <w:rPr>
              <w:spacing w:val="7"/>
              <w:w w:val="120"/>
              <w:sz w:val="16"/>
            </w:rPr>
          </w:rPrChange>
        </w:rPr>
        <w:t xml:space="preserve"> </w:t>
      </w:r>
      <w:r w:rsidRPr="00814BC9">
        <w:rPr>
          <w:w w:val="120"/>
          <w:sz w:val="16"/>
          <w:lang w:val="en-GB"/>
          <w:rPrChange w:id="9871" w:author="Christian PIEDALLU" w:date="2023-02-06T09:53:00Z">
            <w:rPr>
              <w:w w:val="120"/>
              <w:sz w:val="16"/>
            </w:rPr>
          </w:rPrChange>
        </w:rPr>
        <w:t>on</w:t>
      </w:r>
      <w:r w:rsidRPr="00814BC9">
        <w:rPr>
          <w:spacing w:val="7"/>
          <w:w w:val="120"/>
          <w:sz w:val="16"/>
          <w:lang w:val="en-GB"/>
          <w:rPrChange w:id="9872" w:author="Christian PIEDALLU" w:date="2023-02-06T09:53:00Z">
            <w:rPr>
              <w:spacing w:val="7"/>
              <w:w w:val="120"/>
              <w:sz w:val="16"/>
            </w:rPr>
          </w:rPrChange>
        </w:rPr>
        <w:t xml:space="preserve"> </w:t>
      </w:r>
      <w:r w:rsidRPr="00814BC9">
        <w:rPr>
          <w:w w:val="120"/>
          <w:sz w:val="16"/>
          <w:lang w:val="en-GB"/>
          <w:rPrChange w:id="9873" w:author="Christian PIEDALLU" w:date="2023-02-06T09:53:00Z">
            <w:rPr>
              <w:w w:val="120"/>
              <w:sz w:val="16"/>
            </w:rPr>
          </w:rPrChange>
        </w:rPr>
        <w:t>Sentinel-2</w:t>
      </w:r>
      <w:r w:rsidRPr="00814BC9">
        <w:rPr>
          <w:spacing w:val="6"/>
          <w:w w:val="120"/>
          <w:sz w:val="16"/>
          <w:lang w:val="en-GB"/>
          <w:rPrChange w:id="9874" w:author="Christian PIEDALLU" w:date="2023-02-06T09:53:00Z">
            <w:rPr>
              <w:spacing w:val="6"/>
              <w:w w:val="120"/>
              <w:sz w:val="16"/>
            </w:rPr>
          </w:rPrChange>
        </w:rPr>
        <w:t xml:space="preserve"> </w:t>
      </w:r>
      <w:r w:rsidRPr="00814BC9">
        <w:rPr>
          <w:w w:val="120"/>
          <w:sz w:val="16"/>
          <w:lang w:val="en-GB"/>
          <w:rPrChange w:id="9875" w:author="Christian PIEDALLU" w:date="2023-02-06T09:53:00Z">
            <w:rPr>
              <w:w w:val="120"/>
              <w:sz w:val="16"/>
            </w:rPr>
          </w:rPrChange>
        </w:rPr>
        <w:t>Imagery</w:t>
      </w:r>
      <w:r w:rsidRPr="00814BC9">
        <w:rPr>
          <w:spacing w:val="7"/>
          <w:w w:val="120"/>
          <w:sz w:val="16"/>
          <w:lang w:val="en-GB"/>
          <w:rPrChange w:id="9876" w:author="Christian PIEDALLU" w:date="2023-02-06T09:53:00Z">
            <w:rPr>
              <w:spacing w:val="7"/>
              <w:w w:val="120"/>
              <w:sz w:val="16"/>
            </w:rPr>
          </w:rPrChange>
        </w:rPr>
        <w:t xml:space="preserve"> </w:t>
      </w:r>
      <w:r w:rsidRPr="00814BC9">
        <w:rPr>
          <w:w w:val="120"/>
          <w:sz w:val="16"/>
          <w:lang w:val="en-GB"/>
          <w:rPrChange w:id="9877" w:author="Christian PIEDALLU" w:date="2023-02-06T09:53:00Z">
            <w:rPr>
              <w:w w:val="120"/>
              <w:sz w:val="16"/>
            </w:rPr>
          </w:rPrChange>
        </w:rPr>
        <w:t>and</w:t>
      </w:r>
    </w:p>
    <w:p w14:paraId="79876B04" w14:textId="77777777" w:rsidR="00B177F5" w:rsidRPr="00814BC9" w:rsidRDefault="00B553DB">
      <w:pPr>
        <w:tabs>
          <w:tab w:val="left" w:pos="720"/>
        </w:tabs>
        <w:spacing w:line="189" w:lineRule="exact"/>
        <w:ind w:left="163"/>
        <w:rPr>
          <w:sz w:val="16"/>
          <w:lang w:val="en-GB"/>
          <w:rPrChange w:id="9878" w:author="Christian PIEDALLU" w:date="2023-02-06T09:53:00Z">
            <w:rPr>
              <w:sz w:val="16"/>
            </w:rPr>
          </w:rPrChange>
        </w:rPr>
      </w:pPr>
      <w:bookmarkStart w:id="9879" w:name="_bookmark43"/>
      <w:bookmarkEnd w:id="9879"/>
      <w:r w:rsidRPr="00814BC9">
        <w:rPr>
          <w:rFonts w:ascii="Trebuchet MS"/>
          <w:w w:val="115"/>
          <w:sz w:val="10"/>
          <w:lang w:val="en-GB"/>
          <w:rPrChange w:id="9880" w:author="Christian PIEDALLU" w:date="2023-02-06T09:53:00Z">
            <w:rPr>
              <w:rFonts w:ascii="Trebuchet MS"/>
              <w:w w:val="115"/>
              <w:sz w:val="10"/>
            </w:rPr>
          </w:rPrChange>
        </w:rPr>
        <w:t>401</w:t>
      </w:r>
      <w:r w:rsidRPr="00814BC9">
        <w:rPr>
          <w:rFonts w:ascii="Trebuchet MS"/>
          <w:w w:val="115"/>
          <w:sz w:val="10"/>
          <w:lang w:val="en-GB"/>
          <w:rPrChange w:id="9881" w:author="Christian PIEDALLU" w:date="2023-02-06T09:53:00Z">
            <w:rPr>
              <w:rFonts w:ascii="Trebuchet MS"/>
              <w:w w:val="115"/>
              <w:sz w:val="10"/>
            </w:rPr>
          </w:rPrChange>
        </w:rPr>
        <w:tab/>
      </w:r>
      <w:r w:rsidRPr="00814BC9">
        <w:rPr>
          <w:w w:val="115"/>
          <w:sz w:val="16"/>
          <w:lang w:val="en-GB"/>
          <w:rPrChange w:id="9882" w:author="Christian PIEDALLU" w:date="2023-02-06T09:53:00Z">
            <w:rPr>
              <w:w w:val="115"/>
              <w:sz w:val="16"/>
            </w:rPr>
          </w:rPrChange>
        </w:rPr>
        <w:t>Random</w:t>
      </w:r>
      <w:r w:rsidRPr="00814BC9">
        <w:rPr>
          <w:spacing w:val="3"/>
          <w:w w:val="115"/>
          <w:sz w:val="16"/>
          <w:lang w:val="en-GB"/>
          <w:rPrChange w:id="9883" w:author="Christian PIEDALLU" w:date="2023-02-06T09:53:00Z">
            <w:rPr>
              <w:spacing w:val="3"/>
              <w:w w:val="115"/>
              <w:sz w:val="16"/>
            </w:rPr>
          </w:rPrChange>
        </w:rPr>
        <w:t xml:space="preserve"> </w:t>
      </w:r>
      <w:r w:rsidRPr="00814BC9">
        <w:rPr>
          <w:w w:val="115"/>
          <w:sz w:val="16"/>
          <w:lang w:val="en-GB"/>
          <w:rPrChange w:id="9884" w:author="Christian PIEDALLU" w:date="2023-02-06T09:53:00Z">
            <w:rPr>
              <w:w w:val="115"/>
              <w:sz w:val="16"/>
            </w:rPr>
          </w:rPrChange>
        </w:rPr>
        <w:t>Forest</w:t>
      </w:r>
      <w:r w:rsidRPr="00814BC9">
        <w:rPr>
          <w:spacing w:val="3"/>
          <w:w w:val="115"/>
          <w:sz w:val="16"/>
          <w:lang w:val="en-GB"/>
          <w:rPrChange w:id="9885" w:author="Christian PIEDALLU" w:date="2023-02-06T09:53:00Z">
            <w:rPr>
              <w:spacing w:val="3"/>
              <w:w w:val="115"/>
              <w:sz w:val="16"/>
            </w:rPr>
          </w:rPrChange>
        </w:rPr>
        <w:t xml:space="preserve"> </w:t>
      </w:r>
      <w:r w:rsidRPr="00814BC9">
        <w:rPr>
          <w:w w:val="115"/>
          <w:sz w:val="16"/>
          <w:lang w:val="en-GB"/>
          <w:rPrChange w:id="9886" w:author="Christian PIEDALLU" w:date="2023-02-06T09:53:00Z">
            <w:rPr>
              <w:w w:val="115"/>
              <w:sz w:val="16"/>
            </w:rPr>
          </w:rPrChange>
        </w:rPr>
        <w:t>Classifier</w:t>
      </w:r>
      <w:r w:rsidRPr="00814BC9">
        <w:rPr>
          <w:spacing w:val="3"/>
          <w:w w:val="115"/>
          <w:sz w:val="16"/>
          <w:lang w:val="en-GB"/>
          <w:rPrChange w:id="9887" w:author="Christian PIEDALLU" w:date="2023-02-06T09:53:00Z">
            <w:rPr>
              <w:spacing w:val="3"/>
              <w:w w:val="115"/>
              <w:sz w:val="16"/>
            </w:rPr>
          </w:rPrChange>
        </w:rPr>
        <w:t xml:space="preserve"> </w:t>
      </w:r>
      <w:r w:rsidRPr="00814BC9">
        <w:rPr>
          <w:w w:val="115"/>
          <w:sz w:val="16"/>
          <w:lang w:val="en-GB"/>
          <w:rPrChange w:id="9888" w:author="Christian PIEDALLU" w:date="2023-02-06T09:53:00Z">
            <w:rPr>
              <w:w w:val="115"/>
              <w:sz w:val="16"/>
            </w:rPr>
          </w:rPrChange>
        </w:rPr>
        <w:t>in</w:t>
      </w:r>
      <w:r w:rsidRPr="00814BC9">
        <w:rPr>
          <w:spacing w:val="3"/>
          <w:w w:val="115"/>
          <w:sz w:val="16"/>
          <w:lang w:val="en-GB"/>
          <w:rPrChange w:id="9889" w:author="Christian PIEDALLU" w:date="2023-02-06T09:53:00Z">
            <w:rPr>
              <w:spacing w:val="3"/>
              <w:w w:val="115"/>
              <w:sz w:val="16"/>
            </w:rPr>
          </w:rPrChange>
        </w:rPr>
        <w:t xml:space="preserve"> </w:t>
      </w:r>
      <w:r w:rsidRPr="00814BC9">
        <w:rPr>
          <w:w w:val="115"/>
          <w:sz w:val="16"/>
          <w:lang w:val="en-GB"/>
          <w:rPrChange w:id="9890" w:author="Christian PIEDALLU" w:date="2023-02-06T09:53:00Z">
            <w:rPr>
              <w:w w:val="115"/>
              <w:sz w:val="16"/>
            </w:rPr>
          </w:rPrChange>
        </w:rPr>
        <w:t>the</w:t>
      </w:r>
      <w:r w:rsidRPr="00814BC9">
        <w:rPr>
          <w:spacing w:val="4"/>
          <w:w w:val="115"/>
          <w:sz w:val="16"/>
          <w:lang w:val="en-GB"/>
          <w:rPrChange w:id="9891" w:author="Christian PIEDALLU" w:date="2023-02-06T09:53:00Z">
            <w:rPr>
              <w:spacing w:val="4"/>
              <w:w w:val="115"/>
              <w:sz w:val="16"/>
            </w:rPr>
          </w:rPrChange>
        </w:rPr>
        <w:t xml:space="preserve"> </w:t>
      </w:r>
      <w:r w:rsidRPr="00814BC9">
        <w:rPr>
          <w:w w:val="115"/>
          <w:sz w:val="16"/>
          <w:lang w:val="en-GB"/>
          <w:rPrChange w:id="9892" w:author="Christian PIEDALLU" w:date="2023-02-06T09:53:00Z">
            <w:rPr>
              <w:w w:val="115"/>
              <w:sz w:val="16"/>
            </w:rPr>
          </w:rPrChange>
        </w:rPr>
        <w:t>Eastern</w:t>
      </w:r>
      <w:r w:rsidRPr="00814BC9">
        <w:rPr>
          <w:spacing w:val="3"/>
          <w:w w:val="115"/>
          <w:sz w:val="16"/>
          <w:lang w:val="en-GB"/>
          <w:rPrChange w:id="9893" w:author="Christian PIEDALLU" w:date="2023-02-06T09:53:00Z">
            <w:rPr>
              <w:spacing w:val="3"/>
              <w:w w:val="115"/>
              <w:sz w:val="16"/>
            </w:rPr>
          </w:rPrChange>
        </w:rPr>
        <w:t xml:space="preserve"> </w:t>
      </w:r>
      <w:r w:rsidRPr="00814BC9">
        <w:rPr>
          <w:w w:val="115"/>
          <w:sz w:val="16"/>
          <w:lang w:val="en-GB"/>
          <w:rPrChange w:id="9894" w:author="Christian PIEDALLU" w:date="2023-02-06T09:53:00Z">
            <w:rPr>
              <w:w w:val="115"/>
              <w:sz w:val="16"/>
            </w:rPr>
          </w:rPrChange>
        </w:rPr>
        <w:t>Regions</w:t>
      </w:r>
      <w:r w:rsidRPr="00814BC9">
        <w:rPr>
          <w:spacing w:val="3"/>
          <w:w w:val="115"/>
          <w:sz w:val="16"/>
          <w:lang w:val="en-GB"/>
          <w:rPrChange w:id="9895" w:author="Christian PIEDALLU" w:date="2023-02-06T09:53:00Z">
            <w:rPr>
              <w:spacing w:val="3"/>
              <w:w w:val="115"/>
              <w:sz w:val="16"/>
            </w:rPr>
          </w:rPrChange>
        </w:rPr>
        <w:t xml:space="preserve"> </w:t>
      </w:r>
      <w:r w:rsidRPr="00814BC9">
        <w:rPr>
          <w:w w:val="115"/>
          <w:sz w:val="16"/>
          <w:lang w:val="en-GB"/>
          <w:rPrChange w:id="9896" w:author="Christian PIEDALLU" w:date="2023-02-06T09:53:00Z">
            <w:rPr>
              <w:w w:val="115"/>
              <w:sz w:val="16"/>
            </w:rPr>
          </w:rPrChange>
        </w:rPr>
        <w:t>of</w:t>
      </w:r>
      <w:r w:rsidRPr="00814BC9">
        <w:rPr>
          <w:spacing w:val="3"/>
          <w:w w:val="115"/>
          <w:sz w:val="16"/>
          <w:lang w:val="en-GB"/>
          <w:rPrChange w:id="9897" w:author="Christian PIEDALLU" w:date="2023-02-06T09:53:00Z">
            <w:rPr>
              <w:spacing w:val="3"/>
              <w:w w:val="115"/>
              <w:sz w:val="16"/>
            </w:rPr>
          </w:rPrChange>
        </w:rPr>
        <w:t xml:space="preserve"> </w:t>
      </w:r>
      <w:r w:rsidRPr="00814BC9">
        <w:rPr>
          <w:w w:val="115"/>
          <w:sz w:val="16"/>
          <w:lang w:val="en-GB"/>
          <w:rPrChange w:id="9898" w:author="Christian PIEDALLU" w:date="2023-02-06T09:53:00Z">
            <w:rPr>
              <w:w w:val="115"/>
              <w:sz w:val="16"/>
            </w:rPr>
          </w:rPrChange>
        </w:rPr>
        <w:t>the</w:t>
      </w:r>
      <w:r w:rsidRPr="00814BC9">
        <w:rPr>
          <w:spacing w:val="4"/>
          <w:w w:val="115"/>
          <w:sz w:val="16"/>
          <w:lang w:val="en-GB"/>
          <w:rPrChange w:id="9899" w:author="Christian PIEDALLU" w:date="2023-02-06T09:53:00Z">
            <w:rPr>
              <w:spacing w:val="4"/>
              <w:w w:val="115"/>
              <w:sz w:val="16"/>
            </w:rPr>
          </w:rPrChange>
        </w:rPr>
        <w:t xml:space="preserve"> </w:t>
      </w:r>
      <w:r w:rsidRPr="00814BC9">
        <w:rPr>
          <w:w w:val="115"/>
          <w:sz w:val="16"/>
          <w:lang w:val="en-GB"/>
          <w:rPrChange w:id="9900" w:author="Christian PIEDALLU" w:date="2023-02-06T09:53:00Z">
            <w:rPr>
              <w:w w:val="115"/>
              <w:sz w:val="16"/>
            </w:rPr>
          </w:rPrChange>
        </w:rPr>
        <w:t>Qilian</w:t>
      </w:r>
      <w:r w:rsidRPr="00814BC9">
        <w:rPr>
          <w:spacing w:val="3"/>
          <w:w w:val="115"/>
          <w:sz w:val="16"/>
          <w:lang w:val="en-GB"/>
          <w:rPrChange w:id="9901" w:author="Christian PIEDALLU" w:date="2023-02-06T09:53:00Z">
            <w:rPr>
              <w:spacing w:val="3"/>
              <w:w w:val="115"/>
              <w:sz w:val="16"/>
            </w:rPr>
          </w:rPrChange>
        </w:rPr>
        <w:t xml:space="preserve"> </w:t>
      </w:r>
      <w:r w:rsidRPr="00814BC9">
        <w:rPr>
          <w:w w:val="115"/>
          <w:sz w:val="16"/>
          <w:lang w:val="en-GB"/>
          <w:rPrChange w:id="9902" w:author="Christian PIEDALLU" w:date="2023-02-06T09:53:00Z">
            <w:rPr>
              <w:w w:val="115"/>
              <w:sz w:val="16"/>
            </w:rPr>
          </w:rPrChange>
        </w:rPr>
        <w:t>Mountains.</w:t>
      </w:r>
      <w:r w:rsidRPr="00814BC9">
        <w:rPr>
          <w:spacing w:val="17"/>
          <w:w w:val="115"/>
          <w:sz w:val="16"/>
          <w:lang w:val="en-GB"/>
          <w:rPrChange w:id="9903" w:author="Christian PIEDALLU" w:date="2023-02-06T09:53:00Z">
            <w:rPr>
              <w:spacing w:val="17"/>
              <w:w w:val="115"/>
              <w:sz w:val="16"/>
            </w:rPr>
          </w:rPrChange>
        </w:rPr>
        <w:t xml:space="preserve"> </w:t>
      </w:r>
      <w:r w:rsidRPr="00814BC9">
        <w:rPr>
          <w:i/>
          <w:w w:val="115"/>
          <w:sz w:val="16"/>
          <w:lang w:val="en-GB"/>
          <w:rPrChange w:id="9904" w:author="Christian PIEDALLU" w:date="2023-02-06T09:53:00Z">
            <w:rPr>
              <w:i/>
              <w:w w:val="115"/>
              <w:sz w:val="16"/>
            </w:rPr>
          </w:rPrChange>
        </w:rPr>
        <w:t>Forests</w:t>
      </w:r>
      <w:r w:rsidRPr="00814BC9">
        <w:rPr>
          <w:w w:val="115"/>
          <w:sz w:val="16"/>
          <w:lang w:val="en-GB"/>
          <w:rPrChange w:id="9905" w:author="Christian PIEDALLU" w:date="2023-02-06T09:53:00Z">
            <w:rPr>
              <w:w w:val="115"/>
              <w:sz w:val="16"/>
            </w:rPr>
          </w:rPrChange>
        </w:rPr>
        <w:t>,</w:t>
      </w:r>
      <w:r w:rsidRPr="00814BC9">
        <w:rPr>
          <w:spacing w:val="3"/>
          <w:w w:val="115"/>
          <w:sz w:val="16"/>
          <w:lang w:val="en-GB"/>
          <w:rPrChange w:id="9906" w:author="Christian PIEDALLU" w:date="2023-02-06T09:53:00Z">
            <w:rPr>
              <w:spacing w:val="3"/>
              <w:w w:val="115"/>
              <w:sz w:val="16"/>
            </w:rPr>
          </w:rPrChange>
        </w:rPr>
        <w:t xml:space="preserve"> </w:t>
      </w:r>
      <w:r w:rsidRPr="00814BC9">
        <w:rPr>
          <w:w w:val="115"/>
          <w:sz w:val="16"/>
          <w:lang w:val="en-GB"/>
          <w:rPrChange w:id="9907" w:author="Christian PIEDALLU" w:date="2023-02-06T09:53:00Z">
            <w:rPr>
              <w:w w:val="115"/>
              <w:sz w:val="16"/>
            </w:rPr>
          </w:rPrChange>
        </w:rPr>
        <w:t>12(12):1736.</w:t>
      </w:r>
    </w:p>
    <w:p w14:paraId="5B215E81" w14:textId="77777777" w:rsidR="00B177F5" w:rsidRPr="00814BC9" w:rsidRDefault="00B553DB">
      <w:pPr>
        <w:spacing w:line="189" w:lineRule="exact"/>
        <w:ind w:left="163"/>
        <w:rPr>
          <w:sz w:val="16"/>
          <w:lang w:val="en-GB"/>
          <w:rPrChange w:id="9908" w:author="Christian PIEDALLU" w:date="2023-02-06T09:53:00Z">
            <w:rPr>
              <w:sz w:val="16"/>
            </w:rPr>
          </w:rPrChange>
        </w:rPr>
      </w:pPr>
      <w:r w:rsidRPr="00814BC9">
        <w:rPr>
          <w:rFonts w:ascii="Trebuchet MS"/>
          <w:sz w:val="10"/>
          <w:lang w:val="en-GB"/>
          <w:rPrChange w:id="9909" w:author="Christian PIEDALLU" w:date="2023-02-06T09:53:00Z">
            <w:rPr>
              <w:rFonts w:ascii="Trebuchet MS"/>
              <w:sz w:val="10"/>
            </w:rPr>
          </w:rPrChange>
        </w:rPr>
        <w:t xml:space="preserve">402     </w:t>
      </w:r>
      <w:r w:rsidRPr="00814BC9">
        <w:rPr>
          <w:rFonts w:ascii="Trebuchet MS"/>
          <w:spacing w:val="19"/>
          <w:sz w:val="10"/>
          <w:lang w:val="en-GB"/>
          <w:rPrChange w:id="9910" w:author="Christian PIEDALLU" w:date="2023-02-06T09:53:00Z">
            <w:rPr>
              <w:rFonts w:ascii="Trebuchet MS"/>
              <w:spacing w:val="19"/>
              <w:sz w:val="10"/>
            </w:rPr>
          </w:rPrChange>
        </w:rPr>
        <w:t xml:space="preserve"> </w:t>
      </w:r>
      <w:r w:rsidRPr="00814BC9">
        <w:rPr>
          <w:w w:val="115"/>
          <w:sz w:val="16"/>
          <w:lang w:val="en-GB"/>
          <w:rPrChange w:id="9911" w:author="Christian PIEDALLU" w:date="2023-02-06T09:53:00Z">
            <w:rPr>
              <w:w w:val="115"/>
              <w:sz w:val="16"/>
            </w:rPr>
          </w:rPrChange>
        </w:rPr>
        <w:t>Marini,</w:t>
      </w:r>
      <w:r w:rsidRPr="00814BC9">
        <w:rPr>
          <w:spacing w:val="32"/>
          <w:w w:val="115"/>
          <w:sz w:val="16"/>
          <w:lang w:val="en-GB"/>
          <w:rPrChange w:id="9912" w:author="Christian PIEDALLU" w:date="2023-02-06T09:53:00Z">
            <w:rPr>
              <w:spacing w:val="32"/>
              <w:w w:val="115"/>
              <w:sz w:val="16"/>
            </w:rPr>
          </w:rPrChange>
        </w:rPr>
        <w:t xml:space="preserve"> </w:t>
      </w:r>
      <w:r w:rsidRPr="00814BC9">
        <w:rPr>
          <w:w w:val="115"/>
          <w:sz w:val="16"/>
          <w:lang w:val="en-GB"/>
          <w:rPrChange w:id="9913" w:author="Christian PIEDALLU" w:date="2023-02-06T09:53:00Z">
            <w:rPr>
              <w:w w:val="115"/>
              <w:sz w:val="16"/>
            </w:rPr>
          </w:rPrChange>
        </w:rPr>
        <w:t>L.,</w:t>
      </w:r>
      <w:r w:rsidRPr="00814BC9">
        <w:rPr>
          <w:spacing w:val="31"/>
          <w:w w:val="115"/>
          <w:sz w:val="16"/>
          <w:lang w:val="en-GB"/>
          <w:rPrChange w:id="9914" w:author="Christian PIEDALLU" w:date="2023-02-06T09:53:00Z">
            <w:rPr>
              <w:spacing w:val="31"/>
              <w:w w:val="115"/>
              <w:sz w:val="16"/>
            </w:rPr>
          </w:rPrChange>
        </w:rPr>
        <w:t xml:space="preserve"> </w:t>
      </w:r>
      <w:r w:rsidRPr="00814BC9">
        <w:rPr>
          <w:w w:val="115"/>
          <w:sz w:val="16"/>
          <w:lang w:val="en-GB"/>
          <w:rPrChange w:id="9915" w:author="Christian PIEDALLU" w:date="2023-02-06T09:53:00Z">
            <w:rPr>
              <w:w w:val="115"/>
              <w:sz w:val="16"/>
            </w:rPr>
          </w:rPrChange>
        </w:rPr>
        <w:t>Ayres,</w:t>
      </w:r>
      <w:r w:rsidRPr="00814BC9">
        <w:rPr>
          <w:spacing w:val="32"/>
          <w:w w:val="115"/>
          <w:sz w:val="16"/>
          <w:lang w:val="en-GB"/>
          <w:rPrChange w:id="9916" w:author="Christian PIEDALLU" w:date="2023-02-06T09:53:00Z">
            <w:rPr>
              <w:spacing w:val="32"/>
              <w:w w:val="115"/>
              <w:sz w:val="16"/>
            </w:rPr>
          </w:rPrChange>
        </w:rPr>
        <w:t xml:space="preserve"> </w:t>
      </w:r>
      <w:r w:rsidRPr="00814BC9">
        <w:rPr>
          <w:w w:val="115"/>
          <w:sz w:val="16"/>
          <w:lang w:val="en-GB"/>
          <w:rPrChange w:id="9917" w:author="Christian PIEDALLU" w:date="2023-02-06T09:53:00Z">
            <w:rPr>
              <w:w w:val="115"/>
              <w:sz w:val="16"/>
            </w:rPr>
          </w:rPrChange>
        </w:rPr>
        <w:t>M.</w:t>
      </w:r>
      <w:r w:rsidRPr="00814BC9">
        <w:rPr>
          <w:spacing w:val="28"/>
          <w:w w:val="115"/>
          <w:sz w:val="16"/>
          <w:lang w:val="en-GB"/>
          <w:rPrChange w:id="9918" w:author="Christian PIEDALLU" w:date="2023-02-06T09:53:00Z">
            <w:rPr>
              <w:spacing w:val="28"/>
              <w:w w:val="115"/>
              <w:sz w:val="16"/>
            </w:rPr>
          </w:rPrChange>
        </w:rPr>
        <w:t xml:space="preserve"> </w:t>
      </w:r>
      <w:r w:rsidRPr="00814BC9">
        <w:rPr>
          <w:w w:val="115"/>
          <w:sz w:val="16"/>
          <w:lang w:val="en-GB"/>
          <w:rPrChange w:id="9919" w:author="Christian PIEDALLU" w:date="2023-02-06T09:53:00Z">
            <w:rPr>
              <w:w w:val="115"/>
              <w:sz w:val="16"/>
            </w:rPr>
          </w:rPrChange>
        </w:rPr>
        <w:t>P.,</w:t>
      </w:r>
      <w:r w:rsidRPr="00814BC9">
        <w:rPr>
          <w:spacing w:val="31"/>
          <w:w w:val="115"/>
          <w:sz w:val="16"/>
          <w:lang w:val="en-GB"/>
          <w:rPrChange w:id="9920" w:author="Christian PIEDALLU" w:date="2023-02-06T09:53:00Z">
            <w:rPr>
              <w:spacing w:val="31"/>
              <w:w w:val="115"/>
              <w:sz w:val="16"/>
            </w:rPr>
          </w:rPrChange>
        </w:rPr>
        <w:t xml:space="preserve"> </w:t>
      </w:r>
      <w:r w:rsidRPr="00814BC9">
        <w:rPr>
          <w:w w:val="115"/>
          <w:sz w:val="16"/>
          <w:lang w:val="en-GB"/>
          <w:rPrChange w:id="9921" w:author="Christian PIEDALLU" w:date="2023-02-06T09:53:00Z">
            <w:rPr>
              <w:w w:val="115"/>
              <w:sz w:val="16"/>
            </w:rPr>
          </w:rPrChange>
        </w:rPr>
        <w:t>Battisti,</w:t>
      </w:r>
      <w:r w:rsidRPr="00814BC9">
        <w:rPr>
          <w:spacing w:val="32"/>
          <w:w w:val="115"/>
          <w:sz w:val="16"/>
          <w:lang w:val="en-GB"/>
          <w:rPrChange w:id="9922" w:author="Christian PIEDALLU" w:date="2023-02-06T09:53:00Z">
            <w:rPr>
              <w:spacing w:val="32"/>
              <w:w w:val="115"/>
              <w:sz w:val="16"/>
            </w:rPr>
          </w:rPrChange>
        </w:rPr>
        <w:t xml:space="preserve"> </w:t>
      </w:r>
      <w:r w:rsidRPr="00814BC9">
        <w:rPr>
          <w:w w:val="115"/>
          <w:sz w:val="16"/>
          <w:lang w:val="en-GB"/>
          <w:rPrChange w:id="9923" w:author="Christian PIEDALLU" w:date="2023-02-06T09:53:00Z">
            <w:rPr>
              <w:w w:val="115"/>
              <w:sz w:val="16"/>
            </w:rPr>
          </w:rPrChange>
        </w:rPr>
        <w:t>A.,</w:t>
      </w:r>
      <w:r w:rsidRPr="00814BC9">
        <w:rPr>
          <w:spacing w:val="31"/>
          <w:w w:val="115"/>
          <w:sz w:val="16"/>
          <w:lang w:val="en-GB"/>
          <w:rPrChange w:id="9924" w:author="Christian PIEDALLU" w:date="2023-02-06T09:53:00Z">
            <w:rPr>
              <w:spacing w:val="31"/>
              <w:w w:val="115"/>
              <w:sz w:val="16"/>
            </w:rPr>
          </w:rPrChange>
        </w:rPr>
        <w:t xml:space="preserve"> </w:t>
      </w:r>
      <w:r w:rsidRPr="00814BC9">
        <w:rPr>
          <w:w w:val="115"/>
          <w:sz w:val="16"/>
          <w:lang w:val="en-GB"/>
          <w:rPrChange w:id="9925" w:author="Christian PIEDALLU" w:date="2023-02-06T09:53:00Z">
            <w:rPr>
              <w:w w:val="115"/>
              <w:sz w:val="16"/>
            </w:rPr>
          </w:rPrChange>
        </w:rPr>
        <w:t>and</w:t>
      </w:r>
      <w:r w:rsidRPr="00814BC9">
        <w:rPr>
          <w:spacing w:val="28"/>
          <w:w w:val="115"/>
          <w:sz w:val="16"/>
          <w:lang w:val="en-GB"/>
          <w:rPrChange w:id="9926" w:author="Christian PIEDALLU" w:date="2023-02-06T09:53:00Z">
            <w:rPr>
              <w:spacing w:val="28"/>
              <w:w w:val="115"/>
              <w:sz w:val="16"/>
            </w:rPr>
          </w:rPrChange>
        </w:rPr>
        <w:t xml:space="preserve"> </w:t>
      </w:r>
      <w:r w:rsidRPr="00814BC9">
        <w:rPr>
          <w:w w:val="115"/>
          <w:sz w:val="16"/>
          <w:lang w:val="en-GB"/>
          <w:rPrChange w:id="9927" w:author="Christian PIEDALLU" w:date="2023-02-06T09:53:00Z">
            <w:rPr>
              <w:w w:val="115"/>
              <w:sz w:val="16"/>
            </w:rPr>
          </w:rPrChange>
        </w:rPr>
        <w:t>Faccoli,</w:t>
      </w:r>
      <w:r w:rsidRPr="00814BC9">
        <w:rPr>
          <w:spacing w:val="32"/>
          <w:w w:val="115"/>
          <w:sz w:val="16"/>
          <w:lang w:val="en-GB"/>
          <w:rPrChange w:id="9928" w:author="Christian PIEDALLU" w:date="2023-02-06T09:53:00Z">
            <w:rPr>
              <w:spacing w:val="32"/>
              <w:w w:val="115"/>
              <w:sz w:val="16"/>
            </w:rPr>
          </w:rPrChange>
        </w:rPr>
        <w:t xml:space="preserve"> </w:t>
      </w:r>
      <w:r w:rsidRPr="00814BC9">
        <w:rPr>
          <w:w w:val="115"/>
          <w:sz w:val="16"/>
          <w:lang w:val="en-GB"/>
          <w:rPrChange w:id="9929" w:author="Christian PIEDALLU" w:date="2023-02-06T09:53:00Z">
            <w:rPr>
              <w:w w:val="115"/>
              <w:sz w:val="16"/>
            </w:rPr>
          </w:rPrChange>
        </w:rPr>
        <w:t>M.,</w:t>
      </w:r>
      <w:r w:rsidRPr="00814BC9">
        <w:rPr>
          <w:spacing w:val="31"/>
          <w:w w:val="115"/>
          <w:sz w:val="16"/>
          <w:lang w:val="en-GB"/>
          <w:rPrChange w:id="9930" w:author="Christian PIEDALLU" w:date="2023-02-06T09:53:00Z">
            <w:rPr>
              <w:spacing w:val="31"/>
              <w:w w:val="115"/>
              <w:sz w:val="16"/>
            </w:rPr>
          </w:rPrChange>
        </w:rPr>
        <w:t xml:space="preserve"> </w:t>
      </w:r>
      <w:r w:rsidRPr="00814BC9">
        <w:rPr>
          <w:w w:val="115"/>
          <w:sz w:val="16"/>
          <w:lang w:val="en-GB"/>
          <w:rPrChange w:id="9931" w:author="Christian PIEDALLU" w:date="2023-02-06T09:53:00Z">
            <w:rPr>
              <w:w w:val="115"/>
              <w:sz w:val="16"/>
            </w:rPr>
          </w:rPrChange>
        </w:rPr>
        <w:t>November</w:t>
      </w:r>
      <w:r w:rsidRPr="00814BC9">
        <w:rPr>
          <w:spacing w:val="28"/>
          <w:w w:val="115"/>
          <w:sz w:val="16"/>
          <w:lang w:val="en-GB"/>
          <w:rPrChange w:id="9932" w:author="Christian PIEDALLU" w:date="2023-02-06T09:53:00Z">
            <w:rPr>
              <w:spacing w:val="28"/>
              <w:w w:val="115"/>
              <w:sz w:val="16"/>
            </w:rPr>
          </w:rPrChange>
        </w:rPr>
        <w:t xml:space="preserve"> </w:t>
      </w:r>
      <w:r w:rsidRPr="00814BC9">
        <w:rPr>
          <w:w w:val="115"/>
          <w:sz w:val="16"/>
          <w:lang w:val="en-GB"/>
          <w:rPrChange w:id="9933" w:author="Christian PIEDALLU" w:date="2023-02-06T09:53:00Z">
            <w:rPr>
              <w:w w:val="115"/>
              <w:sz w:val="16"/>
            </w:rPr>
          </w:rPrChange>
        </w:rPr>
        <w:t xml:space="preserve">2012. </w:t>
      </w:r>
      <w:r w:rsidRPr="00814BC9">
        <w:rPr>
          <w:spacing w:val="35"/>
          <w:w w:val="115"/>
          <w:sz w:val="16"/>
          <w:lang w:val="en-GB"/>
          <w:rPrChange w:id="9934" w:author="Christian PIEDALLU" w:date="2023-02-06T09:53:00Z">
            <w:rPr>
              <w:spacing w:val="35"/>
              <w:w w:val="115"/>
              <w:sz w:val="16"/>
            </w:rPr>
          </w:rPrChange>
        </w:rPr>
        <w:t xml:space="preserve"> </w:t>
      </w:r>
      <w:r w:rsidRPr="00814BC9">
        <w:rPr>
          <w:w w:val="115"/>
          <w:sz w:val="16"/>
          <w:lang w:val="en-GB"/>
          <w:rPrChange w:id="9935" w:author="Christian PIEDALLU" w:date="2023-02-06T09:53:00Z">
            <w:rPr>
              <w:w w:val="115"/>
              <w:sz w:val="16"/>
            </w:rPr>
          </w:rPrChange>
        </w:rPr>
        <w:t>Climate</w:t>
      </w:r>
      <w:r w:rsidRPr="00814BC9">
        <w:rPr>
          <w:spacing w:val="28"/>
          <w:w w:val="115"/>
          <w:sz w:val="16"/>
          <w:lang w:val="en-GB"/>
          <w:rPrChange w:id="9936" w:author="Christian PIEDALLU" w:date="2023-02-06T09:53:00Z">
            <w:rPr>
              <w:spacing w:val="28"/>
              <w:w w:val="115"/>
              <w:sz w:val="16"/>
            </w:rPr>
          </w:rPrChange>
        </w:rPr>
        <w:t xml:space="preserve"> </w:t>
      </w:r>
      <w:r w:rsidRPr="00814BC9">
        <w:rPr>
          <w:w w:val="115"/>
          <w:sz w:val="16"/>
          <w:lang w:val="en-GB"/>
          <w:rPrChange w:id="9937" w:author="Christian PIEDALLU" w:date="2023-02-06T09:53:00Z">
            <w:rPr>
              <w:w w:val="115"/>
              <w:sz w:val="16"/>
            </w:rPr>
          </w:rPrChange>
        </w:rPr>
        <w:t>affects</w:t>
      </w:r>
      <w:r w:rsidRPr="00814BC9">
        <w:rPr>
          <w:spacing w:val="27"/>
          <w:w w:val="115"/>
          <w:sz w:val="16"/>
          <w:lang w:val="en-GB"/>
          <w:rPrChange w:id="9938" w:author="Christian PIEDALLU" w:date="2023-02-06T09:53:00Z">
            <w:rPr>
              <w:spacing w:val="27"/>
              <w:w w:val="115"/>
              <w:sz w:val="16"/>
            </w:rPr>
          </w:rPrChange>
        </w:rPr>
        <w:t xml:space="preserve"> </w:t>
      </w:r>
      <w:r w:rsidRPr="00814BC9">
        <w:rPr>
          <w:w w:val="115"/>
          <w:sz w:val="16"/>
          <w:lang w:val="en-GB"/>
          <w:rPrChange w:id="9939" w:author="Christian PIEDALLU" w:date="2023-02-06T09:53:00Z">
            <w:rPr>
              <w:w w:val="115"/>
              <w:sz w:val="16"/>
            </w:rPr>
          </w:rPrChange>
        </w:rPr>
        <w:t>severity</w:t>
      </w:r>
      <w:r w:rsidRPr="00814BC9">
        <w:rPr>
          <w:spacing w:val="28"/>
          <w:w w:val="115"/>
          <w:sz w:val="16"/>
          <w:lang w:val="en-GB"/>
          <w:rPrChange w:id="9940" w:author="Christian PIEDALLU" w:date="2023-02-06T09:53:00Z">
            <w:rPr>
              <w:spacing w:val="28"/>
              <w:w w:val="115"/>
              <w:sz w:val="16"/>
            </w:rPr>
          </w:rPrChange>
        </w:rPr>
        <w:t xml:space="preserve"> </w:t>
      </w:r>
      <w:r w:rsidRPr="00814BC9">
        <w:rPr>
          <w:w w:val="115"/>
          <w:sz w:val="16"/>
          <w:lang w:val="en-GB"/>
          <w:rPrChange w:id="9941" w:author="Christian PIEDALLU" w:date="2023-02-06T09:53:00Z">
            <w:rPr>
              <w:w w:val="115"/>
              <w:sz w:val="16"/>
            </w:rPr>
          </w:rPrChange>
        </w:rPr>
        <w:t>and</w:t>
      </w:r>
      <w:r w:rsidRPr="00814BC9">
        <w:rPr>
          <w:spacing w:val="28"/>
          <w:w w:val="115"/>
          <w:sz w:val="16"/>
          <w:lang w:val="en-GB"/>
          <w:rPrChange w:id="9942" w:author="Christian PIEDALLU" w:date="2023-02-06T09:53:00Z">
            <w:rPr>
              <w:spacing w:val="28"/>
              <w:w w:val="115"/>
              <w:sz w:val="16"/>
            </w:rPr>
          </w:rPrChange>
        </w:rPr>
        <w:t xml:space="preserve"> </w:t>
      </w:r>
      <w:r w:rsidRPr="00814BC9">
        <w:rPr>
          <w:w w:val="115"/>
          <w:sz w:val="16"/>
          <w:lang w:val="en-GB"/>
          <w:rPrChange w:id="9943" w:author="Christian PIEDALLU" w:date="2023-02-06T09:53:00Z">
            <w:rPr>
              <w:w w:val="115"/>
              <w:sz w:val="16"/>
            </w:rPr>
          </w:rPrChange>
        </w:rPr>
        <w:t>altitudinal</w:t>
      </w:r>
    </w:p>
    <w:p w14:paraId="2A3363FD" w14:textId="77777777" w:rsidR="00B177F5" w:rsidRPr="00814BC9" w:rsidRDefault="00B553DB">
      <w:pPr>
        <w:tabs>
          <w:tab w:val="left" w:pos="720"/>
        </w:tabs>
        <w:spacing w:line="189" w:lineRule="exact"/>
        <w:ind w:left="163"/>
        <w:rPr>
          <w:sz w:val="16"/>
          <w:lang w:val="en-GB"/>
          <w:rPrChange w:id="9944" w:author="Christian PIEDALLU" w:date="2023-02-06T09:53:00Z">
            <w:rPr>
              <w:sz w:val="16"/>
            </w:rPr>
          </w:rPrChange>
        </w:rPr>
      </w:pPr>
      <w:bookmarkStart w:id="9945" w:name="_bookmark44"/>
      <w:bookmarkEnd w:id="9945"/>
      <w:r w:rsidRPr="00814BC9">
        <w:rPr>
          <w:rFonts w:ascii="Trebuchet MS" w:hAnsi="Trebuchet MS"/>
          <w:w w:val="110"/>
          <w:sz w:val="10"/>
          <w:lang w:val="en-GB"/>
          <w:rPrChange w:id="9946" w:author="Christian PIEDALLU" w:date="2023-02-06T09:53:00Z">
            <w:rPr>
              <w:rFonts w:ascii="Trebuchet MS" w:hAnsi="Trebuchet MS"/>
              <w:w w:val="110"/>
              <w:sz w:val="10"/>
            </w:rPr>
          </w:rPrChange>
        </w:rPr>
        <w:t>403</w:t>
      </w:r>
      <w:r w:rsidRPr="00814BC9">
        <w:rPr>
          <w:rFonts w:ascii="Trebuchet MS" w:hAnsi="Trebuchet MS"/>
          <w:w w:val="110"/>
          <w:sz w:val="10"/>
          <w:lang w:val="en-GB"/>
          <w:rPrChange w:id="9947" w:author="Christian PIEDALLU" w:date="2023-02-06T09:53:00Z">
            <w:rPr>
              <w:rFonts w:ascii="Trebuchet MS" w:hAnsi="Trebuchet MS"/>
              <w:w w:val="110"/>
              <w:sz w:val="10"/>
            </w:rPr>
          </w:rPrChange>
        </w:rPr>
        <w:tab/>
      </w:r>
      <w:r w:rsidRPr="00814BC9">
        <w:rPr>
          <w:w w:val="110"/>
          <w:sz w:val="16"/>
          <w:lang w:val="en-GB"/>
          <w:rPrChange w:id="9948" w:author="Christian PIEDALLU" w:date="2023-02-06T09:53:00Z">
            <w:rPr>
              <w:w w:val="110"/>
              <w:sz w:val="16"/>
            </w:rPr>
          </w:rPrChange>
        </w:rPr>
        <w:t>distribution</w:t>
      </w:r>
      <w:r w:rsidRPr="00814BC9">
        <w:rPr>
          <w:spacing w:val="25"/>
          <w:w w:val="110"/>
          <w:sz w:val="16"/>
          <w:lang w:val="en-GB"/>
          <w:rPrChange w:id="9949" w:author="Christian PIEDALLU" w:date="2023-02-06T09:53:00Z">
            <w:rPr>
              <w:spacing w:val="25"/>
              <w:w w:val="110"/>
              <w:sz w:val="16"/>
            </w:rPr>
          </w:rPrChange>
        </w:rPr>
        <w:t xml:space="preserve"> </w:t>
      </w:r>
      <w:r w:rsidRPr="00814BC9">
        <w:rPr>
          <w:w w:val="110"/>
          <w:sz w:val="16"/>
          <w:lang w:val="en-GB"/>
          <w:rPrChange w:id="9950" w:author="Christian PIEDALLU" w:date="2023-02-06T09:53:00Z">
            <w:rPr>
              <w:w w:val="110"/>
              <w:sz w:val="16"/>
            </w:rPr>
          </w:rPrChange>
        </w:rPr>
        <w:t>of</w:t>
      </w:r>
      <w:r w:rsidRPr="00814BC9">
        <w:rPr>
          <w:spacing w:val="25"/>
          <w:w w:val="110"/>
          <w:sz w:val="16"/>
          <w:lang w:val="en-GB"/>
          <w:rPrChange w:id="9951" w:author="Christian PIEDALLU" w:date="2023-02-06T09:53:00Z">
            <w:rPr>
              <w:spacing w:val="25"/>
              <w:w w:val="110"/>
              <w:sz w:val="16"/>
            </w:rPr>
          </w:rPrChange>
        </w:rPr>
        <w:t xml:space="preserve"> </w:t>
      </w:r>
      <w:r w:rsidRPr="00814BC9">
        <w:rPr>
          <w:w w:val="110"/>
          <w:sz w:val="16"/>
          <w:lang w:val="en-GB"/>
          <w:rPrChange w:id="9952" w:author="Christian PIEDALLU" w:date="2023-02-06T09:53:00Z">
            <w:rPr>
              <w:w w:val="110"/>
              <w:sz w:val="16"/>
            </w:rPr>
          </w:rPrChange>
        </w:rPr>
        <w:t>outbreaks</w:t>
      </w:r>
      <w:r w:rsidRPr="00814BC9">
        <w:rPr>
          <w:spacing w:val="25"/>
          <w:w w:val="110"/>
          <w:sz w:val="16"/>
          <w:lang w:val="en-GB"/>
          <w:rPrChange w:id="9953" w:author="Christian PIEDALLU" w:date="2023-02-06T09:53:00Z">
            <w:rPr>
              <w:spacing w:val="25"/>
              <w:w w:val="110"/>
              <w:sz w:val="16"/>
            </w:rPr>
          </w:rPrChange>
        </w:rPr>
        <w:t xml:space="preserve"> </w:t>
      </w:r>
      <w:r w:rsidRPr="00814BC9">
        <w:rPr>
          <w:w w:val="110"/>
          <w:sz w:val="16"/>
          <w:lang w:val="en-GB"/>
          <w:rPrChange w:id="9954" w:author="Christian PIEDALLU" w:date="2023-02-06T09:53:00Z">
            <w:rPr>
              <w:w w:val="110"/>
              <w:sz w:val="16"/>
            </w:rPr>
          </w:rPrChange>
        </w:rPr>
        <w:t>in</w:t>
      </w:r>
      <w:r w:rsidRPr="00814BC9">
        <w:rPr>
          <w:spacing w:val="26"/>
          <w:w w:val="110"/>
          <w:sz w:val="16"/>
          <w:lang w:val="en-GB"/>
          <w:rPrChange w:id="9955" w:author="Christian PIEDALLU" w:date="2023-02-06T09:53:00Z">
            <w:rPr>
              <w:spacing w:val="26"/>
              <w:w w:val="110"/>
              <w:sz w:val="16"/>
            </w:rPr>
          </w:rPrChange>
        </w:rPr>
        <w:t xml:space="preserve"> </w:t>
      </w:r>
      <w:r w:rsidRPr="00814BC9">
        <w:rPr>
          <w:w w:val="110"/>
          <w:sz w:val="16"/>
          <w:lang w:val="en-GB"/>
          <w:rPrChange w:id="9956" w:author="Christian PIEDALLU" w:date="2023-02-06T09:53:00Z">
            <w:rPr>
              <w:w w:val="110"/>
              <w:sz w:val="16"/>
            </w:rPr>
          </w:rPrChange>
        </w:rPr>
        <w:t>an</w:t>
      </w:r>
      <w:r w:rsidRPr="00814BC9">
        <w:rPr>
          <w:spacing w:val="25"/>
          <w:w w:val="110"/>
          <w:sz w:val="16"/>
          <w:lang w:val="en-GB"/>
          <w:rPrChange w:id="9957" w:author="Christian PIEDALLU" w:date="2023-02-06T09:53:00Z">
            <w:rPr>
              <w:spacing w:val="25"/>
              <w:w w:val="110"/>
              <w:sz w:val="16"/>
            </w:rPr>
          </w:rPrChange>
        </w:rPr>
        <w:t xml:space="preserve"> </w:t>
      </w:r>
      <w:r w:rsidRPr="00814BC9">
        <w:rPr>
          <w:w w:val="110"/>
          <w:sz w:val="16"/>
          <w:lang w:val="en-GB"/>
          <w:rPrChange w:id="9958" w:author="Christian PIEDALLU" w:date="2023-02-06T09:53:00Z">
            <w:rPr>
              <w:w w:val="110"/>
              <w:sz w:val="16"/>
            </w:rPr>
          </w:rPrChange>
        </w:rPr>
        <w:t>eruptive</w:t>
      </w:r>
      <w:r w:rsidRPr="00814BC9">
        <w:rPr>
          <w:spacing w:val="25"/>
          <w:w w:val="110"/>
          <w:sz w:val="16"/>
          <w:lang w:val="en-GB"/>
          <w:rPrChange w:id="9959" w:author="Christian PIEDALLU" w:date="2023-02-06T09:53:00Z">
            <w:rPr>
              <w:spacing w:val="25"/>
              <w:w w:val="110"/>
              <w:sz w:val="16"/>
            </w:rPr>
          </w:rPrChange>
        </w:rPr>
        <w:t xml:space="preserve"> </w:t>
      </w:r>
      <w:r w:rsidRPr="00814BC9">
        <w:rPr>
          <w:w w:val="110"/>
          <w:sz w:val="16"/>
          <w:lang w:val="en-GB"/>
          <w:rPrChange w:id="9960" w:author="Christian PIEDALLU" w:date="2023-02-06T09:53:00Z">
            <w:rPr>
              <w:w w:val="110"/>
              <w:sz w:val="16"/>
            </w:rPr>
          </w:rPrChange>
        </w:rPr>
        <w:t>bark</w:t>
      </w:r>
      <w:r w:rsidRPr="00814BC9">
        <w:rPr>
          <w:spacing w:val="26"/>
          <w:w w:val="110"/>
          <w:sz w:val="16"/>
          <w:lang w:val="en-GB"/>
          <w:rPrChange w:id="9961" w:author="Christian PIEDALLU" w:date="2023-02-06T09:53:00Z">
            <w:rPr>
              <w:spacing w:val="26"/>
              <w:w w:val="110"/>
              <w:sz w:val="16"/>
            </w:rPr>
          </w:rPrChange>
        </w:rPr>
        <w:t xml:space="preserve"> </w:t>
      </w:r>
      <w:r w:rsidRPr="00814BC9">
        <w:rPr>
          <w:w w:val="110"/>
          <w:sz w:val="16"/>
          <w:lang w:val="en-GB"/>
          <w:rPrChange w:id="9962" w:author="Christian PIEDALLU" w:date="2023-02-06T09:53:00Z">
            <w:rPr>
              <w:w w:val="110"/>
              <w:sz w:val="16"/>
            </w:rPr>
          </w:rPrChange>
        </w:rPr>
        <w:t xml:space="preserve">beetle. </w:t>
      </w:r>
      <w:r w:rsidRPr="00814BC9">
        <w:rPr>
          <w:spacing w:val="6"/>
          <w:w w:val="110"/>
          <w:sz w:val="16"/>
          <w:lang w:val="en-GB"/>
          <w:rPrChange w:id="9963" w:author="Christian PIEDALLU" w:date="2023-02-06T09:53:00Z">
            <w:rPr>
              <w:spacing w:val="6"/>
              <w:w w:val="110"/>
              <w:sz w:val="16"/>
            </w:rPr>
          </w:rPrChange>
        </w:rPr>
        <w:t xml:space="preserve"> </w:t>
      </w:r>
      <w:r w:rsidRPr="00814BC9">
        <w:rPr>
          <w:i/>
          <w:w w:val="110"/>
          <w:sz w:val="16"/>
          <w:lang w:val="en-GB"/>
          <w:rPrChange w:id="9964" w:author="Christian PIEDALLU" w:date="2023-02-06T09:53:00Z">
            <w:rPr>
              <w:i/>
              <w:w w:val="110"/>
              <w:sz w:val="16"/>
            </w:rPr>
          </w:rPrChange>
        </w:rPr>
        <w:t>Climatic</w:t>
      </w:r>
      <w:r w:rsidRPr="00814BC9">
        <w:rPr>
          <w:i/>
          <w:spacing w:val="30"/>
          <w:w w:val="110"/>
          <w:sz w:val="16"/>
          <w:lang w:val="en-GB"/>
          <w:rPrChange w:id="9965" w:author="Christian PIEDALLU" w:date="2023-02-06T09:53:00Z">
            <w:rPr>
              <w:i/>
              <w:spacing w:val="30"/>
              <w:w w:val="110"/>
              <w:sz w:val="16"/>
            </w:rPr>
          </w:rPrChange>
        </w:rPr>
        <w:t xml:space="preserve"> </w:t>
      </w:r>
      <w:r w:rsidRPr="00814BC9">
        <w:rPr>
          <w:i/>
          <w:w w:val="110"/>
          <w:sz w:val="16"/>
          <w:lang w:val="en-GB"/>
          <w:rPrChange w:id="9966" w:author="Christian PIEDALLU" w:date="2023-02-06T09:53:00Z">
            <w:rPr>
              <w:i/>
              <w:w w:val="110"/>
              <w:sz w:val="16"/>
            </w:rPr>
          </w:rPrChange>
        </w:rPr>
        <w:t>Change</w:t>
      </w:r>
      <w:r w:rsidRPr="00814BC9">
        <w:rPr>
          <w:w w:val="110"/>
          <w:sz w:val="16"/>
          <w:lang w:val="en-GB"/>
          <w:rPrChange w:id="9967" w:author="Christian PIEDALLU" w:date="2023-02-06T09:53:00Z">
            <w:rPr>
              <w:w w:val="110"/>
              <w:sz w:val="16"/>
            </w:rPr>
          </w:rPrChange>
        </w:rPr>
        <w:t>,</w:t>
      </w:r>
      <w:r w:rsidRPr="00814BC9">
        <w:rPr>
          <w:spacing w:val="25"/>
          <w:w w:val="110"/>
          <w:sz w:val="16"/>
          <w:lang w:val="en-GB"/>
          <w:rPrChange w:id="9968" w:author="Christian PIEDALLU" w:date="2023-02-06T09:53:00Z">
            <w:rPr>
              <w:spacing w:val="25"/>
              <w:w w:val="110"/>
              <w:sz w:val="16"/>
            </w:rPr>
          </w:rPrChange>
        </w:rPr>
        <w:t xml:space="preserve"> </w:t>
      </w:r>
      <w:r w:rsidRPr="00814BC9">
        <w:rPr>
          <w:w w:val="110"/>
          <w:sz w:val="16"/>
          <w:lang w:val="en-GB"/>
          <w:rPrChange w:id="9969" w:author="Christian PIEDALLU" w:date="2023-02-06T09:53:00Z">
            <w:rPr>
              <w:w w:val="110"/>
              <w:sz w:val="16"/>
            </w:rPr>
          </w:rPrChange>
        </w:rPr>
        <w:t>115(2):327–341.</w:t>
      </w:r>
    </w:p>
    <w:p w14:paraId="108FB4AF" w14:textId="77777777" w:rsidR="00B177F5" w:rsidRPr="00814BC9" w:rsidRDefault="00B553DB">
      <w:pPr>
        <w:spacing w:line="189" w:lineRule="exact"/>
        <w:ind w:left="163"/>
        <w:rPr>
          <w:i/>
          <w:sz w:val="16"/>
          <w:lang w:val="en-GB"/>
          <w:rPrChange w:id="9970" w:author="Christian PIEDALLU" w:date="2023-02-06T09:53:00Z">
            <w:rPr>
              <w:i/>
              <w:sz w:val="16"/>
            </w:rPr>
          </w:rPrChange>
        </w:rPr>
      </w:pPr>
      <w:r w:rsidRPr="00814BC9">
        <w:rPr>
          <w:rFonts w:ascii="Trebuchet MS" w:hAnsi="Trebuchet MS"/>
          <w:sz w:val="10"/>
          <w:lang w:val="en-GB"/>
          <w:rPrChange w:id="9971" w:author="Christian PIEDALLU" w:date="2023-02-06T09:53:00Z">
            <w:rPr>
              <w:rFonts w:ascii="Trebuchet MS" w:hAnsi="Trebuchet MS"/>
              <w:sz w:val="10"/>
            </w:rPr>
          </w:rPrChange>
        </w:rPr>
        <w:t xml:space="preserve">404      </w:t>
      </w:r>
      <w:r w:rsidRPr="00814BC9">
        <w:rPr>
          <w:rFonts w:ascii="Trebuchet MS" w:hAnsi="Trebuchet MS"/>
          <w:spacing w:val="-12"/>
          <w:sz w:val="10"/>
          <w:lang w:val="en-GB"/>
          <w:rPrChange w:id="9972" w:author="Christian PIEDALLU" w:date="2023-02-06T09:53:00Z">
            <w:rPr>
              <w:rFonts w:ascii="Trebuchet MS" w:hAnsi="Trebuchet MS"/>
              <w:spacing w:val="-12"/>
              <w:sz w:val="10"/>
            </w:rPr>
          </w:rPrChange>
        </w:rPr>
        <w:t xml:space="preserve"> </w:t>
      </w:r>
      <w:r w:rsidRPr="00814BC9">
        <w:rPr>
          <w:w w:val="108"/>
          <w:sz w:val="16"/>
          <w:lang w:val="en-GB"/>
          <w:rPrChange w:id="9973" w:author="Christian PIEDALLU" w:date="2023-02-06T09:53:00Z">
            <w:rPr>
              <w:w w:val="108"/>
              <w:sz w:val="16"/>
            </w:rPr>
          </w:rPrChange>
        </w:rPr>
        <w:t>M</w:t>
      </w:r>
      <w:r w:rsidRPr="00814BC9">
        <w:rPr>
          <w:spacing w:val="4"/>
          <w:w w:val="108"/>
          <w:sz w:val="16"/>
          <w:lang w:val="en-GB"/>
          <w:rPrChange w:id="9974" w:author="Christian PIEDALLU" w:date="2023-02-06T09:53:00Z">
            <w:rPr>
              <w:spacing w:val="4"/>
              <w:w w:val="108"/>
              <w:sz w:val="16"/>
            </w:rPr>
          </w:rPrChange>
        </w:rPr>
        <w:t>o</w:t>
      </w:r>
      <w:r w:rsidRPr="00814BC9">
        <w:rPr>
          <w:w w:val="117"/>
          <w:sz w:val="16"/>
          <w:lang w:val="en-GB"/>
          <w:rPrChange w:id="9975" w:author="Christian PIEDALLU" w:date="2023-02-06T09:53:00Z">
            <w:rPr>
              <w:w w:val="117"/>
              <w:sz w:val="16"/>
            </w:rPr>
          </w:rPrChange>
        </w:rPr>
        <w:t>drzy</w:t>
      </w:r>
      <w:r w:rsidRPr="00814BC9">
        <w:rPr>
          <w:spacing w:val="-90"/>
          <w:w w:val="111"/>
          <w:sz w:val="16"/>
          <w:lang w:val="en-GB"/>
          <w:rPrChange w:id="9976" w:author="Christian PIEDALLU" w:date="2023-02-06T09:53:00Z">
            <w:rPr>
              <w:spacing w:val="-90"/>
              <w:w w:val="111"/>
              <w:sz w:val="16"/>
            </w:rPr>
          </w:rPrChange>
        </w:rPr>
        <w:t>n</w:t>
      </w:r>
      <w:r w:rsidRPr="00814BC9">
        <w:rPr>
          <w:spacing w:val="4"/>
          <w:w w:val="181"/>
          <w:sz w:val="16"/>
          <w:lang w:val="en-GB"/>
          <w:rPrChange w:id="9977" w:author="Christian PIEDALLU" w:date="2023-02-06T09:53:00Z">
            <w:rPr>
              <w:spacing w:val="4"/>
              <w:w w:val="181"/>
              <w:sz w:val="16"/>
            </w:rPr>
          </w:rPrChange>
        </w:rPr>
        <w:t>´</w:t>
      </w:r>
      <w:r w:rsidRPr="00814BC9">
        <w:rPr>
          <w:w w:val="117"/>
          <w:sz w:val="16"/>
          <w:lang w:val="en-GB"/>
          <w:rPrChange w:id="9978" w:author="Christian PIEDALLU" w:date="2023-02-06T09:53:00Z">
            <w:rPr>
              <w:w w:val="117"/>
              <w:sz w:val="16"/>
            </w:rPr>
          </w:rPrChange>
        </w:rPr>
        <w:t>ski,</w:t>
      </w:r>
      <w:r w:rsidRPr="00814BC9">
        <w:rPr>
          <w:sz w:val="16"/>
          <w:lang w:val="en-GB"/>
          <w:rPrChange w:id="9979" w:author="Christian PIEDALLU" w:date="2023-02-06T09:53:00Z">
            <w:rPr>
              <w:sz w:val="16"/>
            </w:rPr>
          </w:rPrChange>
        </w:rPr>
        <w:t xml:space="preserve"> </w:t>
      </w:r>
      <w:r w:rsidRPr="00814BC9">
        <w:rPr>
          <w:spacing w:val="-18"/>
          <w:sz w:val="16"/>
          <w:lang w:val="en-GB"/>
          <w:rPrChange w:id="9980" w:author="Christian PIEDALLU" w:date="2023-02-06T09:53:00Z">
            <w:rPr>
              <w:spacing w:val="-18"/>
              <w:sz w:val="16"/>
            </w:rPr>
          </w:rPrChange>
        </w:rPr>
        <w:t xml:space="preserve"> </w:t>
      </w:r>
      <w:r w:rsidRPr="00814BC9">
        <w:rPr>
          <w:w w:val="137"/>
          <w:sz w:val="16"/>
          <w:lang w:val="en-GB"/>
          <w:rPrChange w:id="9981" w:author="Christian PIEDALLU" w:date="2023-02-06T09:53:00Z">
            <w:rPr>
              <w:w w:val="137"/>
              <w:sz w:val="16"/>
            </w:rPr>
          </w:rPrChange>
        </w:rPr>
        <w:t>J.,</w:t>
      </w:r>
      <w:r w:rsidRPr="00814BC9">
        <w:rPr>
          <w:sz w:val="16"/>
          <w:lang w:val="en-GB"/>
          <w:rPrChange w:id="9982" w:author="Christian PIEDALLU" w:date="2023-02-06T09:53:00Z">
            <w:rPr>
              <w:sz w:val="16"/>
            </w:rPr>
          </w:rPrChange>
        </w:rPr>
        <w:t xml:space="preserve"> </w:t>
      </w:r>
      <w:r w:rsidRPr="00814BC9">
        <w:rPr>
          <w:spacing w:val="-18"/>
          <w:sz w:val="16"/>
          <w:lang w:val="en-GB"/>
          <w:rPrChange w:id="9983" w:author="Christian PIEDALLU" w:date="2023-02-06T09:53:00Z">
            <w:rPr>
              <w:spacing w:val="-18"/>
              <w:sz w:val="16"/>
            </w:rPr>
          </w:rPrChange>
        </w:rPr>
        <w:t xml:space="preserve"> </w:t>
      </w:r>
      <w:r w:rsidRPr="00814BC9">
        <w:rPr>
          <w:w w:val="105"/>
          <w:sz w:val="16"/>
          <w:lang w:val="en-GB"/>
          <w:rPrChange w:id="9984" w:author="Christian PIEDALLU" w:date="2023-02-06T09:53:00Z">
            <w:rPr>
              <w:w w:val="105"/>
              <w:sz w:val="16"/>
            </w:rPr>
          </w:rPrChange>
        </w:rPr>
        <w:t>2007.</w:t>
      </w:r>
      <w:r w:rsidRPr="00814BC9">
        <w:rPr>
          <w:sz w:val="16"/>
          <w:lang w:val="en-GB"/>
          <w:rPrChange w:id="9985" w:author="Christian PIEDALLU" w:date="2023-02-06T09:53:00Z">
            <w:rPr>
              <w:sz w:val="16"/>
            </w:rPr>
          </w:rPrChange>
        </w:rPr>
        <w:t xml:space="preserve"> </w:t>
      </w:r>
      <w:r w:rsidRPr="00814BC9">
        <w:rPr>
          <w:spacing w:val="-2"/>
          <w:sz w:val="16"/>
          <w:lang w:val="en-GB"/>
          <w:rPrChange w:id="9986" w:author="Christian PIEDALLU" w:date="2023-02-06T09:53:00Z">
            <w:rPr>
              <w:spacing w:val="-2"/>
              <w:sz w:val="16"/>
            </w:rPr>
          </w:rPrChange>
        </w:rPr>
        <w:t xml:space="preserve"> </w:t>
      </w:r>
      <w:r w:rsidRPr="00814BC9">
        <w:rPr>
          <w:w w:val="121"/>
          <w:sz w:val="16"/>
          <w:lang w:val="en-GB"/>
          <w:rPrChange w:id="9987" w:author="Christian PIEDALLU" w:date="2023-02-06T09:53:00Z">
            <w:rPr>
              <w:w w:val="121"/>
              <w:sz w:val="16"/>
            </w:rPr>
          </w:rPrChange>
        </w:rPr>
        <w:t>Outli</w:t>
      </w:r>
      <w:r w:rsidRPr="00814BC9">
        <w:rPr>
          <w:spacing w:val="-1"/>
          <w:w w:val="111"/>
          <w:sz w:val="16"/>
          <w:lang w:val="en-GB"/>
          <w:rPrChange w:id="9988" w:author="Christian PIEDALLU" w:date="2023-02-06T09:53:00Z">
            <w:rPr>
              <w:spacing w:val="-1"/>
              <w:w w:val="111"/>
              <w:sz w:val="16"/>
            </w:rPr>
          </w:rPrChange>
        </w:rPr>
        <w:t>n</w:t>
      </w:r>
      <w:r w:rsidRPr="00814BC9">
        <w:rPr>
          <w:w w:val="94"/>
          <w:sz w:val="16"/>
          <w:lang w:val="en-GB"/>
          <w:rPrChange w:id="9989" w:author="Christian PIEDALLU" w:date="2023-02-06T09:53:00Z">
            <w:rPr>
              <w:w w:val="94"/>
              <w:sz w:val="16"/>
            </w:rPr>
          </w:rPrChange>
        </w:rPr>
        <w:t>e</w:t>
      </w:r>
      <w:r w:rsidRPr="00814BC9">
        <w:rPr>
          <w:spacing w:val="18"/>
          <w:sz w:val="16"/>
          <w:lang w:val="en-GB"/>
          <w:rPrChange w:id="9990" w:author="Christian PIEDALLU" w:date="2023-02-06T09:53:00Z">
            <w:rPr>
              <w:spacing w:val="18"/>
              <w:sz w:val="16"/>
            </w:rPr>
          </w:rPrChange>
        </w:rPr>
        <w:t xml:space="preserve"> </w:t>
      </w:r>
      <w:r w:rsidRPr="00814BC9">
        <w:rPr>
          <w:w w:val="102"/>
          <w:sz w:val="16"/>
          <w:lang w:val="en-GB"/>
          <w:rPrChange w:id="9991" w:author="Christian PIEDALLU" w:date="2023-02-06T09:53:00Z">
            <w:rPr>
              <w:w w:val="102"/>
              <w:sz w:val="16"/>
            </w:rPr>
          </w:rPrChange>
        </w:rPr>
        <w:t>of</w:t>
      </w:r>
      <w:r w:rsidRPr="00814BC9">
        <w:rPr>
          <w:spacing w:val="17"/>
          <w:sz w:val="16"/>
          <w:lang w:val="en-GB"/>
          <w:rPrChange w:id="9992" w:author="Christian PIEDALLU" w:date="2023-02-06T09:53:00Z">
            <w:rPr>
              <w:spacing w:val="17"/>
              <w:sz w:val="16"/>
            </w:rPr>
          </w:rPrChange>
        </w:rPr>
        <w:t xml:space="preserve"> </w:t>
      </w:r>
      <w:r w:rsidRPr="00814BC9">
        <w:rPr>
          <w:w w:val="116"/>
          <w:sz w:val="16"/>
          <w:lang w:val="en-GB"/>
          <w:rPrChange w:id="9993" w:author="Christian PIEDALLU" w:date="2023-02-06T09:53:00Z">
            <w:rPr>
              <w:w w:val="116"/>
              <w:sz w:val="16"/>
            </w:rPr>
          </w:rPrChange>
        </w:rPr>
        <w:t>Ecology.</w:t>
      </w:r>
      <w:r w:rsidRPr="00814BC9">
        <w:rPr>
          <w:sz w:val="16"/>
          <w:lang w:val="en-GB"/>
          <w:rPrChange w:id="9994" w:author="Christian PIEDALLU" w:date="2023-02-06T09:53:00Z">
            <w:rPr>
              <w:sz w:val="16"/>
            </w:rPr>
          </w:rPrChange>
        </w:rPr>
        <w:t xml:space="preserve"> </w:t>
      </w:r>
      <w:r w:rsidRPr="00814BC9">
        <w:rPr>
          <w:spacing w:val="-1"/>
          <w:sz w:val="16"/>
          <w:lang w:val="en-GB"/>
          <w:rPrChange w:id="9995" w:author="Christian PIEDALLU" w:date="2023-02-06T09:53:00Z">
            <w:rPr>
              <w:spacing w:val="-1"/>
              <w:sz w:val="16"/>
            </w:rPr>
          </w:rPrChange>
        </w:rPr>
        <w:t xml:space="preserve"> </w:t>
      </w:r>
      <w:r w:rsidRPr="00814BC9">
        <w:rPr>
          <w:w w:val="124"/>
          <w:sz w:val="16"/>
          <w:lang w:val="en-GB"/>
          <w:rPrChange w:id="9996" w:author="Christian PIEDALLU" w:date="2023-02-06T09:53:00Z">
            <w:rPr>
              <w:w w:val="124"/>
              <w:sz w:val="16"/>
            </w:rPr>
          </w:rPrChange>
        </w:rPr>
        <w:t>In</w:t>
      </w:r>
      <w:r w:rsidRPr="00814BC9">
        <w:rPr>
          <w:spacing w:val="17"/>
          <w:sz w:val="16"/>
          <w:lang w:val="en-GB"/>
          <w:rPrChange w:id="9997" w:author="Christian PIEDALLU" w:date="2023-02-06T09:53:00Z">
            <w:rPr>
              <w:spacing w:val="17"/>
              <w:sz w:val="16"/>
            </w:rPr>
          </w:rPrChange>
        </w:rPr>
        <w:t xml:space="preserve"> </w:t>
      </w:r>
      <w:r w:rsidRPr="00814BC9">
        <w:rPr>
          <w:w w:val="128"/>
          <w:sz w:val="16"/>
          <w:lang w:val="en-GB"/>
          <w:rPrChange w:id="9998" w:author="Christian PIEDALLU" w:date="2023-02-06T09:53:00Z">
            <w:rPr>
              <w:w w:val="128"/>
              <w:sz w:val="16"/>
            </w:rPr>
          </w:rPrChange>
        </w:rPr>
        <w:t>Tj</w:t>
      </w:r>
      <w:r w:rsidRPr="00814BC9">
        <w:rPr>
          <w:spacing w:val="4"/>
          <w:w w:val="128"/>
          <w:sz w:val="16"/>
          <w:lang w:val="en-GB"/>
          <w:rPrChange w:id="9999" w:author="Christian PIEDALLU" w:date="2023-02-06T09:53:00Z">
            <w:rPr>
              <w:spacing w:val="4"/>
              <w:w w:val="128"/>
              <w:sz w:val="16"/>
            </w:rPr>
          </w:rPrChange>
        </w:rPr>
        <w:t>o</w:t>
      </w:r>
      <w:r w:rsidRPr="00814BC9">
        <w:rPr>
          <w:w w:val="105"/>
          <w:sz w:val="16"/>
          <w:lang w:val="en-GB"/>
          <w:rPrChange w:id="10000" w:author="Christian PIEDALLU" w:date="2023-02-06T09:53:00Z">
            <w:rPr>
              <w:w w:val="105"/>
              <w:sz w:val="16"/>
            </w:rPr>
          </w:rPrChange>
        </w:rPr>
        <w:t>el</w:t>
      </w:r>
      <w:r w:rsidRPr="00814BC9">
        <w:rPr>
          <w:spacing w:val="-5"/>
          <w:w w:val="122"/>
          <w:sz w:val="16"/>
          <w:lang w:val="en-GB"/>
          <w:rPrChange w:id="10001" w:author="Christian PIEDALLU" w:date="2023-02-06T09:53:00Z">
            <w:rPr>
              <w:spacing w:val="-5"/>
              <w:w w:val="122"/>
              <w:sz w:val="16"/>
            </w:rPr>
          </w:rPrChange>
        </w:rPr>
        <w:t>k</w:t>
      </w:r>
      <w:r w:rsidRPr="00814BC9">
        <w:rPr>
          <w:w w:val="107"/>
          <w:sz w:val="16"/>
          <w:lang w:val="en-GB"/>
          <w:rPrChange w:id="10002" w:author="Christian PIEDALLU" w:date="2023-02-06T09:53:00Z">
            <w:rPr>
              <w:w w:val="107"/>
              <w:sz w:val="16"/>
            </w:rPr>
          </w:rPrChange>
        </w:rPr>
        <w:t>er,</w:t>
      </w:r>
      <w:r w:rsidRPr="00814BC9">
        <w:rPr>
          <w:sz w:val="16"/>
          <w:lang w:val="en-GB"/>
          <w:rPrChange w:id="10003" w:author="Christian PIEDALLU" w:date="2023-02-06T09:53:00Z">
            <w:rPr>
              <w:sz w:val="16"/>
            </w:rPr>
          </w:rPrChange>
        </w:rPr>
        <w:t xml:space="preserve"> </w:t>
      </w:r>
      <w:r w:rsidRPr="00814BC9">
        <w:rPr>
          <w:spacing w:val="-18"/>
          <w:sz w:val="16"/>
          <w:lang w:val="en-GB"/>
          <w:rPrChange w:id="10004" w:author="Christian PIEDALLU" w:date="2023-02-06T09:53:00Z">
            <w:rPr>
              <w:spacing w:val="-18"/>
              <w:sz w:val="16"/>
            </w:rPr>
          </w:rPrChange>
        </w:rPr>
        <w:t xml:space="preserve"> </w:t>
      </w:r>
      <w:r w:rsidRPr="00814BC9">
        <w:rPr>
          <w:w w:val="113"/>
          <w:sz w:val="16"/>
          <w:lang w:val="en-GB"/>
          <w:rPrChange w:id="10005" w:author="Christian PIEDALLU" w:date="2023-02-06T09:53:00Z">
            <w:rPr>
              <w:w w:val="113"/>
              <w:sz w:val="16"/>
            </w:rPr>
          </w:rPrChange>
        </w:rPr>
        <w:t>M.</w:t>
      </w:r>
      <w:r w:rsidRPr="00814BC9">
        <w:rPr>
          <w:sz w:val="16"/>
          <w:lang w:val="en-GB"/>
          <w:rPrChange w:id="10006" w:author="Christian PIEDALLU" w:date="2023-02-06T09:53:00Z">
            <w:rPr>
              <w:sz w:val="16"/>
            </w:rPr>
          </w:rPrChange>
        </w:rPr>
        <w:t xml:space="preserve"> </w:t>
      </w:r>
      <w:r w:rsidRPr="00814BC9">
        <w:rPr>
          <w:spacing w:val="-18"/>
          <w:sz w:val="16"/>
          <w:lang w:val="en-GB"/>
          <w:rPrChange w:id="10007" w:author="Christian PIEDALLU" w:date="2023-02-06T09:53:00Z">
            <w:rPr>
              <w:spacing w:val="-18"/>
              <w:sz w:val="16"/>
            </w:rPr>
          </w:rPrChange>
        </w:rPr>
        <w:t xml:space="preserve"> </w:t>
      </w:r>
      <w:r w:rsidRPr="00814BC9">
        <w:rPr>
          <w:w w:val="125"/>
          <w:sz w:val="16"/>
          <w:lang w:val="en-GB"/>
          <w:rPrChange w:id="10008" w:author="Christian PIEDALLU" w:date="2023-02-06T09:53:00Z">
            <w:rPr>
              <w:w w:val="125"/>
              <w:sz w:val="16"/>
            </w:rPr>
          </w:rPrChange>
        </w:rPr>
        <w:t>G.,</w:t>
      </w:r>
      <w:r w:rsidRPr="00814BC9">
        <w:rPr>
          <w:sz w:val="16"/>
          <w:lang w:val="en-GB"/>
          <w:rPrChange w:id="10009" w:author="Christian PIEDALLU" w:date="2023-02-06T09:53:00Z">
            <w:rPr>
              <w:sz w:val="16"/>
            </w:rPr>
          </w:rPrChange>
        </w:rPr>
        <w:t xml:space="preserve"> </w:t>
      </w:r>
      <w:r w:rsidRPr="00814BC9">
        <w:rPr>
          <w:spacing w:val="-18"/>
          <w:sz w:val="16"/>
          <w:lang w:val="en-GB"/>
          <w:rPrChange w:id="10010" w:author="Christian PIEDALLU" w:date="2023-02-06T09:53:00Z">
            <w:rPr>
              <w:spacing w:val="-18"/>
              <w:sz w:val="16"/>
            </w:rPr>
          </w:rPrChange>
        </w:rPr>
        <w:t xml:space="preserve"> </w:t>
      </w:r>
      <w:r w:rsidRPr="00814BC9">
        <w:rPr>
          <w:w w:val="117"/>
          <w:sz w:val="16"/>
          <w:lang w:val="en-GB"/>
          <w:rPrChange w:id="10011" w:author="Christian PIEDALLU" w:date="2023-02-06T09:53:00Z">
            <w:rPr>
              <w:w w:val="117"/>
              <w:sz w:val="16"/>
            </w:rPr>
          </w:rPrChange>
        </w:rPr>
        <w:t>Bora</w:t>
      </w:r>
      <w:r w:rsidRPr="00814BC9">
        <w:rPr>
          <w:spacing w:val="-5"/>
          <w:w w:val="117"/>
          <w:sz w:val="16"/>
          <w:lang w:val="en-GB"/>
          <w:rPrChange w:id="10012" w:author="Christian PIEDALLU" w:date="2023-02-06T09:53:00Z">
            <w:rPr>
              <w:spacing w:val="-5"/>
              <w:w w:val="117"/>
              <w:sz w:val="16"/>
            </w:rPr>
          </w:rPrChange>
        </w:rPr>
        <w:t>t</w:t>
      </w:r>
      <w:r w:rsidRPr="00814BC9">
        <w:rPr>
          <w:w w:val="123"/>
          <w:sz w:val="16"/>
          <w:lang w:val="en-GB"/>
          <w:rPrChange w:id="10013" w:author="Christian PIEDALLU" w:date="2023-02-06T09:53:00Z">
            <w:rPr>
              <w:w w:val="123"/>
              <w:sz w:val="16"/>
            </w:rPr>
          </w:rPrChange>
        </w:rPr>
        <w:t>y</w:t>
      </w:r>
      <w:r w:rsidRPr="00814BC9">
        <w:rPr>
          <w:spacing w:val="-90"/>
          <w:w w:val="111"/>
          <w:sz w:val="16"/>
          <w:lang w:val="en-GB"/>
          <w:rPrChange w:id="10014" w:author="Christian PIEDALLU" w:date="2023-02-06T09:53:00Z">
            <w:rPr>
              <w:spacing w:val="-90"/>
              <w:w w:val="111"/>
              <w:sz w:val="16"/>
            </w:rPr>
          </w:rPrChange>
        </w:rPr>
        <w:t>n</w:t>
      </w:r>
      <w:r w:rsidRPr="00814BC9">
        <w:rPr>
          <w:spacing w:val="4"/>
          <w:w w:val="181"/>
          <w:sz w:val="16"/>
          <w:lang w:val="en-GB"/>
          <w:rPrChange w:id="10015" w:author="Christian PIEDALLU" w:date="2023-02-06T09:53:00Z">
            <w:rPr>
              <w:spacing w:val="4"/>
              <w:w w:val="181"/>
              <w:sz w:val="16"/>
            </w:rPr>
          </w:rPrChange>
        </w:rPr>
        <w:t>´</w:t>
      </w:r>
      <w:r w:rsidRPr="00814BC9">
        <w:rPr>
          <w:w w:val="117"/>
          <w:sz w:val="16"/>
          <w:lang w:val="en-GB"/>
          <w:rPrChange w:id="10016" w:author="Christian PIEDALLU" w:date="2023-02-06T09:53:00Z">
            <w:rPr>
              <w:w w:val="117"/>
              <w:sz w:val="16"/>
            </w:rPr>
          </w:rPrChange>
        </w:rPr>
        <w:t>ski,</w:t>
      </w:r>
      <w:r w:rsidRPr="00814BC9">
        <w:rPr>
          <w:sz w:val="16"/>
          <w:lang w:val="en-GB"/>
          <w:rPrChange w:id="10017" w:author="Christian PIEDALLU" w:date="2023-02-06T09:53:00Z">
            <w:rPr>
              <w:sz w:val="16"/>
            </w:rPr>
          </w:rPrChange>
        </w:rPr>
        <w:t xml:space="preserve"> </w:t>
      </w:r>
      <w:r w:rsidRPr="00814BC9">
        <w:rPr>
          <w:spacing w:val="-18"/>
          <w:sz w:val="16"/>
          <w:lang w:val="en-GB"/>
          <w:rPrChange w:id="10018" w:author="Christian PIEDALLU" w:date="2023-02-06T09:53:00Z">
            <w:rPr>
              <w:spacing w:val="-18"/>
              <w:sz w:val="16"/>
            </w:rPr>
          </w:rPrChange>
        </w:rPr>
        <w:t xml:space="preserve"> </w:t>
      </w:r>
      <w:r w:rsidRPr="00814BC9">
        <w:rPr>
          <w:w w:val="127"/>
          <w:sz w:val="16"/>
          <w:lang w:val="en-GB"/>
          <w:rPrChange w:id="10019" w:author="Christian PIEDALLU" w:date="2023-02-06T09:53:00Z">
            <w:rPr>
              <w:w w:val="127"/>
              <w:sz w:val="16"/>
            </w:rPr>
          </w:rPrChange>
        </w:rPr>
        <w:t>A.,</w:t>
      </w:r>
      <w:r w:rsidRPr="00814BC9">
        <w:rPr>
          <w:sz w:val="16"/>
          <w:lang w:val="en-GB"/>
          <w:rPrChange w:id="10020" w:author="Christian PIEDALLU" w:date="2023-02-06T09:53:00Z">
            <w:rPr>
              <w:sz w:val="16"/>
            </w:rPr>
          </w:rPrChange>
        </w:rPr>
        <w:t xml:space="preserve"> </w:t>
      </w:r>
      <w:r w:rsidRPr="00814BC9">
        <w:rPr>
          <w:spacing w:val="-18"/>
          <w:sz w:val="16"/>
          <w:lang w:val="en-GB"/>
          <w:rPrChange w:id="10021" w:author="Christian PIEDALLU" w:date="2023-02-06T09:53:00Z">
            <w:rPr>
              <w:spacing w:val="-18"/>
              <w:sz w:val="16"/>
            </w:rPr>
          </w:rPrChange>
        </w:rPr>
        <w:t xml:space="preserve"> </w:t>
      </w:r>
      <w:r w:rsidRPr="00814BC9">
        <w:rPr>
          <w:w w:val="111"/>
          <w:sz w:val="16"/>
          <w:lang w:val="en-GB"/>
          <w:rPrChange w:id="10022" w:author="Christian PIEDALLU" w:date="2023-02-06T09:53:00Z">
            <w:rPr>
              <w:w w:val="111"/>
              <w:sz w:val="16"/>
            </w:rPr>
          </w:rPrChange>
        </w:rPr>
        <w:t>and</w:t>
      </w:r>
      <w:r w:rsidRPr="00814BC9">
        <w:rPr>
          <w:spacing w:val="17"/>
          <w:sz w:val="16"/>
          <w:lang w:val="en-GB"/>
          <w:rPrChange w:id="10023" w:author="Christian PIEDALLU" w:date="2023-02-06T09:53:00Z">
            <w:rPr>
              <w:spacing w:val="17"/>
              <w:sz w:val="16"/>
            </w:rPr>
          </w:rPrChange>
        </w:rPr>
        <w:t xml:space="preserve"> </w:t>
      </w:r>
      <w:r w:rsidRPr="00814BC9">
        <w:rPr>
          <w:w w:val="118"/>
          <w:sz w:val="16"/>
          <w:lang w:val="en-GB"/>
          <w:rPrChange w:id="10024" w:author="Christian PIEDALLU" w:date="2023-02-06T09:53:00Z">
            <w:rPr>
              <w:w w:val="118"/>
              <w:sz w:val="16"/>
            </w:rPr>
          </w:rPrChange>
        </w:rPr>
        <w:t>Buga</w:t>
      </w:r>
      <w:r w:rsidRPr="00814BC9">
        <w:rPr>
          <w:spacing w:val="-47"/>
          <w:w w:val="95"/>
          <w:sz w:val="16"/>
          <w:lang w:val="en-GB"/>
          <w:rPrChange w:id="10025" w:author="Christian PIEDALLU" w:date="2023-02-06T09:53:00Z">
            <w:rPr>
              <w:spacing w:val="-47"/>
              <w:w w:val="95"/>
              <w:sz w:val="16"/>
            </w:rPr>
          </w:rPrChange>
        </w:rPr>
        <w:t>-</w:t>
      </w:r>
      <w:r w:rsidRPr="00814BC9">
        <w:rPr>
          <w:w w:val="116"/>
          <w:sz w:val="16"/>
          <w:lang w:val="en-GB"/>
          <w:rPrChange w:id="10026" w:author="Christian PIEDALLU" w:date="2023-02-06T09:53:00Z">
            <w:rPr>
              <w:w w:val="116"/>
              <w:sz w:val="16"/>
            </w:rPr>
          </w:rPrChange>
        </w:rPr>
        <w:t>la,</w:t>
      </w:r>
      <w:r w:rsidRPr="00814BC9">
        <w:rPr>
          <w:sz w:val="16"/>
          <w:lang w:val="en-GB"/>
          <w:rPrChange w:id="10027" w:author="Christian PIEDALLU" w:date="2023-02-06T09:53:00Z">
            <w:rPr>
              <w:sz w:val="16"/>
            </w:rPr>
          </w:rPrChange>
        </w:rPr>
        <w:t xml:space="preserve"> </w:t>
      </w:r>
      <w:r w:rsidRPr="00814BC9">
        <w:rPr>
          <w:spacing w:val="-18"/>
          <w:sz w:val="16"/>
          <w:lang w:val="en-GB"/>
          <w:rPrChange w:id="10028" w:author="Christian PIEDALLU" w:date="2023-02-06T09:53:00Z">
            <w:rPr>
              <w:spacing w:val="-18"/>
              <w:sz w:val="16"/>
            </w:rPr>
          </w:rPrChange>
        </w:rPr>
        <w:t xml:space="preserve"> </w:t>
      </w:r>
      <w:r w:rsidRPr="00814BC9">
        <w:rPr>
          <w:w w:val="120"/>
          <w:sz w:val="16"/>
          <w:lang w:val="en-GB"/>
          <w:rPrChange w:id="10029" w:author="Christian PIEDALLU" w:date="2023-02-06T09:53:00Z">
            <w:rPr>
              <w:w w:val="120"/>
              <w:sz w:val="16"/>
            </w:rPr>
          </w:rPrChange>
        </w:rPr>
        <w:t>W.,</w:t>
      </w:r>
      <w:r w:rsidRPr="00814BC9">
        <w:rPr>
          <w:sz w:val="16"/>
          <w:lang w:val="en-GB"/>
          <w:rPrChange w:id="10030" w:author="Christian PIEDALLU" w:date="2023-02-06T09:53:00Z">
            <w:rPr>
              <w:sz w:val="16"/>
            </w:rPr>
          </w:rPrChange>
        </w:rPr>
        <w:t xml:space="preserve"> </w:t>
      </w:r>
      <w:r w:rsidRPr="00814BC9">
        <w:rPr>
          <w:spacing w:val="-18"/>
          <w:sz w:val="16"/>
          <w:lang w:val="en-GB"/>
          <w:rPrChange w:id="10031" w:author="Christian PIEDALLU" w:date="2023-02-06T09:53:00Z">
            <w:rPr>
              <w:spacing w:val="-18"/>
              <w:sz w:val="16"/>
            </w:rPr>
          </w:rPrChange>
        </w:rPr>
        <w:t xml:space="preserve"> </w:t>
      </w:r>
      <w:r w:rsidRPr="00814BC9">
        <w:rPr>
          <w:w w:val="110"/>
          <w:sz w:val="16"/>
          <w:lang w:val="en-GB"/>
          <w:rPrChange w:id="10032" w:author="Christian PIEDALLU" w:date="2023-02-06T09:53:00Z">
            <w:rPr>
              <w:w w:val="110"/>
              <w:sz w:val="16"/>
            </w:rPr>
          </w:rPrChange>
        </w:rPr>
        <w:t>editors,</w:t>
      </w:r>
      <w:r w:rsidRPr="00814BC9">
        <w:rPr>
          <w:spacing w:val="17"/>
          <w:sz w:val="16"/>
          <w:lang w:val="en-GB"/>
          <w:rPrChange w:id="10033" w:author="Christian PIEDALLU" w:date="2023-02-06T09:53:00Z">
            <w:rPr>
              <w:spacing w:val="17"/>
              <w:sz w:val="16"/>
            </w:rPr>
          </w:rPrChange>
        </w:rPr>
        <w:t xml:space="preserve"> </w:t>
      </w:r>
      <w:r w:rsidRPr="00814BC9">
        <w:rPr>
          <w:i/>
          <w:w w:val="120"/>
          <w:sz w:val="16"/>
          <w:lang w:val="en-GB"/>
          <w:rPrChange w:id="10034" w:author="Christian PIEDALLU" w:date="2023-02-06T09:53:00Z">
            <w:rPr>
              <w:i/>
              <w:w w:val="120"/>
              <w:sz w:val="16"/>
            </w:rPr>
          </w:rPrChange>
        </w:rPr>
        <w:t>Biol</w:t>
      </w:r>
      <w:r w:rsidRPr="00814BC9">
        <w:rPr>
          <w:i/>
          <w:spacing w:val="-9"/>
          <w:w w:val="120"/>
          <w:sz w:val="16"/>
          <w:lang w:val="en-GB"/>
          <w:rPrChange w:id="10035" w:author="Christian PIEDALLU" w:date="2023-02-06T09:53:00Z">
            <w:rPr>
              <w:i/>
              <w:spacing w:val="-9"/>
              <w:w w:val="120"/>
              <w:sz w:val="16"/>
            </w:rPr>
          </w:rPrChange>
        </w:rPr>
        <w:t>o</w:t>
      </w:r>
      <w:r w:rsidRPr="00814BC9">
        <w:rPr>
          <w:i/>
          <w:w w:val="105"/>
          <w:sz w:val="16"/>
          <w:lang w:val="en-GB"/>
          <w:rPrChange w:id="10036" w:author="Christian PIEDALLU" w:date="2023-02-06T09:53:00Z">
            <w:rPr>
              <w:i/>
              <w:w w:val="105"/>
              <w:sz w:val="16"/>
            </w:rPr>
          </w:rPrChange>
        </w:rPr>
        <w:t>gy</w:t>
      </w:r>
      <w:r w:rsidRPr="00814BC9">
        <w:rPr>
          <w:i/>
          <w:sz w:val="16"/>
          <w:lang w:val="en-GB"/>
          <w:rPrChange w:id="10037" w:author="Christian PIEDALLU" w:date="2023-02-06T09:53:00Z">
            <w:rPr>
              <w:i/>
              <w:sz w:val="16"/>
            </w:rPr>
          </w:rPrChange>
        </w:rPr>
        <w:t xml:space="preserve"> </w:t>
      </w:r>
      <w:r w:rsidRPr="00814BC9">
        <w:rPr>
          <w:i/>
          <w:spacing w:val="-14"/>
          <w:sz w:val="16"/>
          <w:lang w:val="en-GB"/>
          <w:rPrChange w:id="10038" w:author="Christian PIEDALLU" w:date="2023-02-06T09:53:00Z">
            <w:rPr>
              <w:i/>
              <w:spacing w:val="-14"/>
              <w:sz w:val="16"/>
            </w:rPr>
          </w:rPrChange>
        </w:rPr>
        <w:t xml:space="preserve"> </w:t>
      </w:r>
      <w:r w:rsidRPr="00814BC9">
        <w:rPr>
          <w:i/>
          <w:w w:val="109"/>
          <w:sz w:val="16"/>
          <w:lang w:val="en-GB"/>
          <w:rPrChange w:id="10039" w:author="Christian PIEDALLU" w:date="2023-02-06T09:53:00Z">
            <w:rPr>
              <w:i/>
              <w:w w:val="109"/>
              <w:sz w:val="16"/>
            </w:rPr>
          </w:rPrChange>
        </w:rPr>
        <w:t>and</w:t>
      </w:r>
    </w:p>
    <w:p w14:paraId="741353E5" w14:textId="77777777" w:rsidR="00B177F5" w:rsidRPr="00814BC9" w:rsidRDefault="00B553DB">
      <w:pPr>
        <w:tabs>
          <w:tab w:val="left" w:pos="720"/>
        </w:tabs>
        <w:spacing w:line="189" w:lineRule="exact"/>
        <w:ind w:left="163"/>
        <w:rPr>
          <w:sz w:val="16"/>
          <w:lang w:val="en-GB"/>
          <w:rPrChange w:id="10040" w:author="Christian PIEDALLU" w:date="2023-02-06T09:53:00Z">
            <w:rPr>
              <w:sz w:val="16"/>
            </w:rPr>
          </w:rPrChange>
        </w:rPr>
      </w:pPr>
      <w:bookmarkStart w:id="10041" w:name="_bookmark45"/>
      <w:bookmarkEnd w:id="10041"/>
      <w:r w:rsidRPr="00814BC9">
        <w:rPr>
          <w:rFonts w:ascii="Trebuchet MS" w:hAnsi="Trebuchet MS"/>
          <w:w w:val="115"/>
          <w:sz w:val="10"/>
          <w:lang w:val="en-GB"/>
          <w:rPrChange w:id="10042" w:author="Christian PIEDALLU" w:date="2023-02-06T09:53:00Z">
            <w:rPr>
              <w:rFonts w:ascii="Trebuchet MS" w:hAnsi="Trebuchet MS"/>
              <w:w w:val="115"/>
              <w:sz w:val="10"/>
            </w:rPr>
          </w:rPrChange>
        </w:rPr>
        <w:t>405</w:t>
      </w:r>
      <w:r w:rsidRPr="00814BC9">
        <w:rPr>
          <w:rFonts w:ascii="Trebuchet MS" w:hAnsi="Trebuchet MS"/>
          <w:w w:val="115"/>
          <w:sz w:val="10"/>
          <w:lang w:val="en-GB"/>
          <w:rPrChange w:id="10043" w:author="Christian PIEDALLU" w:date="2023-02-06T09:53:00Z">
            <w:rPr>
              <w:rFonts w:ascii="Trebuchet MS" w:hAnsi="Trebuchet MS"/>
              <w:w w:val="115"/>
              <w:sz w:val="10"/>
            </w:rPr>
          </w:rPrChange>
        </w:rPr>
        <w:tab/>
      </w:r>
      <w:r w:rsidRPr="00814BC9">
        <w:rPr>
          <w:i/>
          <w:w w:val="115"/>
          <w:sz w:val="16"/>
          <w:lang w:val="en-GB"/>
          <w:rPrChange w:id="10044" w:author="Christian PIEDALLU" w:date="2023-02-06T09:53:00Z">
            <w:rPr>
              <w:i/>
              <w:w w:val="115"/>
              <w:sz w:val="16"/>
            </w:rPr>
          </w:rPrChange>
        </w:rPr>
        <w:t>Ecology</w:t>
      </w:r>
      <w:r w:rsidRPr="00814BC9">
        <w:rPr>
          <w:i/>
          <w:spacing w:val="-1"/>
          <w:w w:val="115"/>
          <w:sz w:val="16"/>
          <w:lang w:val="en-GB"/>
          <w:rPrChange w:id="10045" w:author="Christian PIEDALLU" w:date="2023-02-06T09:53:00Z">
            <w:rPr>
              <w:i/>
              <w:spacing w:val="-1"/>
              <w:w w:val="115"/>
              <w:sz w:val="16"/>
            </w:rPr>
          </w:rPrChange>
        </w:rPr>
        <w:t xml:space="preserve"> </w:t>
      </w:r>
      <w:r w:rsidRPr="00814BC9">
        <w:rPr>
          <w:i/>
          <w:w w:val="115"/>
          <w:sz w:val="16"/>
          <w:lang w:val="en-GB"/>
          <w:rPrChange w:id="10046" w:author="Christian PIEDALLU" w:date="2023-02-06T09:53:00Z">
            <w:rPr>
              <w:i/>
              <w:w w:val="115"/>
              <w:sz w:val="16"/>
            </w:rPr>
          </w:rPrChange>
        </w:rPr>
        <w:t>of</w:t>
      </w:r>
      <w:r w:rsidRPr="00814BC9">
        <w:rPr>
          <w:i/>
          <w:spacing w:val="-1"/>
          <w:w w:val="115"/>
          <w:sz w:val="16"/>
          <w:lang w:val="en-GB"/>
          <w:rPrChange w:id="10047" w:author="Christian PIEDALLU" w:date="2023-02-06T09:53:00Z">
            <w:rPr>
              <w:i/>
              <w:spacing w:val="-1"/>
              <w:w w:val="115"/>
              <w:sz w:val="16"/>
            </w:rPr>
          </w:rPrChange>
        </w:rPr>
        <w:t xml:space="preserve"> </w:t>
      </w:r>
      <w:r w:rsidRPr="00814BC9">
        <w:rPr>
          <w:i/>
          <w:w w:val="115"/>
          <w:sz w:val="16"/>
          <w:lang w:val="en-GB"/>
          <w:rPrChange w:id="10048" w:author="Christian PIEDALLU" w:date="2023-02-06T09:53:00Z">
            <w:rPr>
              <w:i/>
              <w:w w:val="115"/>
              <w:sz w:val="16"/>
            </w:rPr>
          </w:rPrChange>
        </w:rPr>
        <w:t>Norway</w:t>
      </w:r>
      <w:r w:rsidRPr="00814BC9">
        <w:rPr>
          <w:i/>
          <w:spacing w:val="-1"/>
          <w:w w:val="115"/>
          <w:sz w:val="16"/>
          <w:lang w:val="en-GB"/>
          <w:rPrChange w:id="10049" w:author="Christian PIEDALLU" w:date="2023-02-06T09:53:00Z">
            <w:rPr>
              <w:i/>
              <w:spacing w:val="-1"/>
              <w:w w:val="115"/>
              <w:sz w:val="16"/>
            </w:rPr>
          </w:rPrChange>
        </w:rPr>
        <w:t xml:space="preserve"> </w:t>
      </w:r>
      <w:r w:rsidRPr="00814BC9">
        <w:rPr>
          <w:i/>
          <w:w w:val="115"/>
          <w:sz w:val="16"/>
          <w:lang w:val="en-GB"/>
          <w:rPrChange w:id="10050" w:author="Christian PIEDALLU" w:date="2023-02-06T09:53:00Z">
            <w:rPr>
              <w:i/>
              <w:w w:val="115"/>
              <w:sz w:val="16"/>
            </w:rPr>
          </w:rPrChange>
        </w:rPr>
        <w:t>Spruce</w:t>
      </w:r>
      <w:r w:rsidRPr="00814BC9">
        <w:rPr>
          <w:w w:val="115"/>
          <w:sz w:val="16"/>
          <w:lang w:val="en-GB"/>
          <w:rPrChange w:id="10051" w:author="Christian PIEDALLU" w:date="2023-02-06T09:53:00Z">
            <w:rPr>
              <w:w w:val="115"/>
              <w:sz w:val="16"/>
            </w:rPr>
          </w:rPrChange>
        </w:rPr>
        <w:t>,</w:t>
      </w:r>
      <w:r w:rsidRPr="00814BC9">
        <w:rPr>
          <w:spacing w:val="-4"/>
          <w:w w:val="115"/>
          <w:sz w:val="16"/>
          <w:lang w:val="en-GB"/>
          <w:rPrChange w:id="10052" w:author="Christian PIEDALLU" w:date="2023-02-06T09:53:00Z">
            <w:rPr>
              <w:spacing w:val="-4"/>
              <w:w w:val="115"/>
              <w:sz w:val="16"/>
            </w:rPr>
          </w:rPrChange>
        </w:rPr>
        <w:t xml:space="preserve"> </w:t>
      </w:r>
      <w:r w:rsidRPr="00814BC9">
        <w:rPr>
          <w:w w:val="115"/>
          <w:sz w:val="16"/>
          <w:lang w:val="en-GB"/>
          <w:rPrChange w:id="10053" w:author="Christian PIEDALLU" w:date="2023-02-06T09:53:00Z">
            <w:rPr>
              <w:w w:val="115"/>
              <w:sz w:val="16"/>
            </w:rPr>
          </w:rPrChange>
        </w:rPr>
        <w:t>volume</w:t>
      </w:r>
      <w:r w:rsidRPr="00814BC9">
        <w:rPr>
          <w:spacing w:val="-3"/>
          <w:w w:val="115"/>
          <w:sz w:val="16"/>
          <w:lang w:val="en-GB"/>
          <w:rPrChange w:id="10054" w:author="Christian PIEDALLU" w:date="2023-02-06T09:53:00Z">
            <w:rPr>
              <w:spacing w:val="-3"/>
              <w:w w:val="115"/>
              <w:sz w:val="16"/>
            </w:rPr>
          </w:rPrChange>
        </w:rPr>
        <w:t xml:space="preserve"> </w:t>
      </w:r>
      <w:r w:rsidRPr="00814BC9">
        <w:rPr>
          <w:w w:val="115"/>
          <w:sz w:val="16"/>
          <w:lang w:val="en-GB"/>
          <w:rPrChange w:id="10055" w:author="Christian PIEDALLU" w:date="2023-02-06T09:53:00Z">
            <w:rPr>
              <w:w w:val="115"/>
              <w:sz w:val="16"/>
            </w:rPr>
          </w:rPrChange>
        </w:rPr>
        <w:t>78,</w:t>
      </w:r>
      <w:r w:rsidRPr="00814BC9">
        <w:rPr>
          <w:spacing w:val="-4"/>
          <w:w w:val="115"/>
          <w:sz w:val="16"/>
          <w:lang w:val="en-GB"/>
          <w:rPrChange w:id="10056" w:author="Christian PIEDALLU" w:date="2023-02-06T09:53:00Z">
            <w:rPr>
              <w:spacing w:val="-4"/>
              <w:w w:val="115"/>
              <w:sz w:val="16"/>
            </w:rPr>
          </w:rPrChange>
        </w:rPr>
        <w:t xml:space="preserve"> </w:t>
      </w:r>
      <w:r w:rsidRPr="00814BC9">
        <w:rPr>
          <w:w w:val="115"/>
          <w:sz w:val="16"/>
          <w:lang w:val="en-GB"/>
          <w:rPrChange w:id="10057" w:author="Christian PIEDALLU" w:date="2023-02-06T09:53:00Z">
            <w:rPr>
              <w:w w:val="115"/>
              <w:sz w:val="16"/>
            </w:rPr>
          </w:rPrChange>
        </w:rPr>
        <w:t>pages</w:t>
      </w:r>
      <w:r w:rsidRPr="00814BC9">
        <w:rPr>
          <w:spacing w:val="-4"/>
          <w:w w:val="115"/>
          <w:sz w:val="16"/>
          <w:lang w:val="en-GB"/>
          <w:rPrChange w:id="10058" w:author="Christian PIEDALLU" w:date="2023-02-06T09:53:00Z">
            <w:rPr>
              <w:spacing w:val="-4"/>
              <w:w w:val="115"/>
              <w:sz w:val="16"/>
            </w:rPr>
          </w:rPrChange>
        </w:rPr>
        <w:t xml:space="preserve"> </w:t>
      </w:r>
      <w:r w:rsidRPr="00814BC9">
        <w:rPr>
          <w:w w:val="115"/>
          <w:sz w:val="16"/>
          <w:lang w:val="en-GB"/>
          <w:rPrChange w:id="10059" w:author="Christian PIEDALLU" w:date="2023-02-06T09:53:00Z">
            <w:rPr>
              <w:w w:val="115"/>
              <w:sz w:val="16"/>
            </w:rPr>
          </w:rPrChange>
        </w:rPr>
        <w:t>195–253.</w:t>
      </w:r>
      <w:r w:rsidRPr="00814BC9">
        <w:rPr>
          <w:spacing w:val="-3"/>
          <w:w w:val="115"/>
          <w:sz w:val="16"/>
          <w:lang w:val="en-GB"/>
          <w:rPrChange w:id="10060" w:author="Christian PIEDALLU" w:date="2023-02-06T09:53:00Z">
            <w:rPr>
              <w:spacing w:val="-3"/>
              <w:w w:val="115"/>
              <w:sz w:val="16"/>
            </w:rPr>
          </w:rPrChange>
        </w:rPr>
        <w:t xml:space="preserve"> </w:t>
      </w:r>
      <w:r w:rsidRPr="00814BC9">
        <w:rPr>
          <w:w w:val="115"/>
          <w:sz w:val="16"/>
          <w:lang w:val="en-GB"/>
          <w:rPrChange w:id="10061" w:author="Christian PIEDALLU" w:date="2023-02-06T09:53:00Z">
            <w:rPr>
              <w:w w:val="115"/>
              <w:sz w:val="16"/>
            </w:rPr>
          </w:rPrChange>
        </w:rPr>
        <w:t>Dordrecht.</w:t>
      </w:r>
      <w:r w:rsidRPr="00814BC9">
        <w:rPr>
          <w:spacing w:val="8"/>
          <w:w w:val="115"/>
          <w:sz w:val="16"/>
          <w:lang w:val="en-GB"/>
          <w:rPrChange w:id="10062" w:author="Christian PIEDALLU" w:date="2023-02-06T09:53:00Z">
            <w:rPr>
              <w:spacing w:val="8"/>
              <w:w w:val="115"/>
              <w:sz w:val="16"/>
            </w:rPr>
          </w:rPrChange>
        </w:rPr>
        <w:t xml:space="preserve"> </w:t>
      </w:r>
      <w:r w:rsidRPr="00814BC9">
        <w:rPr>
          <w:w w:val="115"/>
          <w:sz w:val="16"/>
          <w:lang w:val="en-GB"/>
          <w:rPrChange w:id="10063" w:author="Christian PIEDALLU" w:date="2023-02-06T09:53:00Z">
            <w:rPr>
              <w:w w:val="115"/>
              <w:sz w:val="16"/>
            </w:rPr>
          </w:rPrChange>
        </w:rPr>
        <w:t>Series</w:t>
      </w:r>
      <w:r w:rsidRPr="00814BC9">
        <w:rPr>
          <w:spacing w:val="-4"/>
          <w:w w:val="115"/>
          <w:sz w:val="16"/>
          <w:lang w:val="en-GB"/>
          <w:rPrChange w:id="10064" w:author="Christian PIEDALLU" w:date="2023-02-06T09:53:00Z">
            <w:rPr>
              <w:spacing w:val="-4"/>
              <w:w w:val="115"/>
              <w:sz w:val="16"/>
            </w:rPr>
          </w:rPrChange>
        </w:rPr>
        <w:t xml:space="preserve"> </w:t>
      </w:r>
      <w:r w:rsidRPr="00814BC9">
        <w:rPr>
          <w:w w:val="115"/>
          <w:sz w:val="16"/>
          <w:lang w:val="en-GB"/>
          <w:rPrChange w:id="10065" w:author="Christian PIEDALLU" w:date="2023-02-06T09:53:00Z">
            <w:rPr>
              <w:w w:val="115"/>
              <w:sz w:val="16"/>
            </w:rPr>
          </w:rPrChange>
        </w:rPr>
        <w:t>Title:</w:t>
      </w:r>
      <w:r w:rsidRPr="00814BC9">
        <w:rPr>
          <w:spacing w:val="9"/>
          <w:w w:val="115"/>
          <w:sz w:val="16"/>
          <w:lang w:val="en-GB"/>
          <w:rPrChange w:id="10066" w:author="Christian PIEDALLU" w:date="2023-02-06T09:53:00Z">
            <w:rPr>
              <w:spacing w:val="9"/>
              <w:w w:val="115"/>
              <w:sz w:val="16"/>
            </w:rPr>
          </w:rPrChange>
        </w:rPr>
        <w:t xml:space="preserve"> </w:t>
      </w:r>
      <w:r w:rsidRPr="00814BC9">
        <w:rPr>
          <w:w w:val="115"/>
          <w:sz w:val="16"/>
          <w:lang w:val="en-GB"/>
          <w:rPrChange w:id="10067" w:author="Christian PIEDALLU" w:date="2023-02-06T09:53:00Z">
            <w:rPr>
              <w:w w:val="115"/>
              <w:sz w:val="16"/>
            </w:rPr>
          </w:rPrChange>
        </w:rPr>
        <w:t>Forestry</w:t>
      </w:r>
      <w:r w:rsidRPr="00814BC9">
        <w:rPr>
          <w:spacing w:val="-3"/>
          <w:w w:val="115"/>
          <w:sz w:val="16"/>
          <w:lang w:val="en-GB"/>
          <w:rPrChange w:id="10068" w:author="Christian PIEDALLU" w:date="2023-02-06T09:53:00Z">
            <w:rPr>
              <w:spacing w:val="-3"/>
              <w:w w:val="115"/>
              <w:sz w:val="16"/>
            </w:rPr>
          </w:rPrChange>
        </w:rPr>
        <w:t xml:space="preserve"> </w:t>
      </w:r>
      <w:r w:rsidRPr="00814BC9">
        <w:rPr>
          <w:w w:val="115"/>
          <w:sz w:val="16"/>
          <w:lang w:val="en-GB"/>
          <w:rPrChange w:id="10069" w:author="Christian PIEDALLU" w:date="2023-02-06T09:53:00Z">
            <w:rPr>
              <w:w w:val="115"/>
              <w:sz w:val="16"/>
            </w:rPr>
          </w:rPrChange>
        </w:rPr>
        <w:t>Sciences.</w:t>
      </w:r>
    </w:p>
    <w:p w14:paraId="24866C7B" w14:textId="77777777" w:rsidR="00B177F5" w:rsidRPr="00814BC9" w:rsidRDefault="00B553DB">
      <w:pPr>
        <w:spacing w:line="189" w:lineRule="exact"/>
        <w:ind w:left="163"/>
        <w:rPr>
          <w:sz w:val="16"/>
          <w:lang w:val="en-GB"/>
          <w:rPrChange w:id="10070" w:author="Christian PIEDALLU" w:date="2023-02-06T09:53:00Z">
            <w:rPr>
              <w:sz w:val="16"/>
            </w:rPr>
          </w:rPrChange>
        </w:rPr>
      </w:pPr>
      <w:r w:rsidRPr="00814BC9">
        <w:rPr>
          <w:rFonts w:ascii="Trebuchet MS" w:hAnsi="Trebuchet MS"/>
          <w:sz w:val="10"/>
          <w:lang w:val="en-GB"/>
          <w:rPrChange w:id="10071" w:author="Christian PIEDALLU" w:date="2023-02-06T09:53:00Z">
            <w:rPr>
              <w:rFonts w:ascii="Trebuchet MS" w:hAnsi="Trebuchet MS"/>
              <w:sz w:val="10"/>
            </w:rPr>
          </w:rPrChange>
        </w:rPr>
        <w:t xml:space="preserve">406      </w:t>
      </w:r>
      <w:r w:rsidRPr="00814BC9">
        <w:rPr>
          <w:rFonts w:ascii="Trebuchet MS" w:hAnsi="Trebuchet MS"/>
          <w:spacing w:val="-12"/>
          <w:sz w:val="10"/>
          <w:lang w:val="en-GB"/>
          <w:rPrChange w:id="10072" w:author="Christian PIEDALLU" w:date="2023-02-06T09:53:00Z">
            <w:rPr>
              <w:rFonts w:ascii="Trebuchet MS" w:hAnsi="Trebuchet MS"/>
              <w:spacing w:val="-12"/>
              <w:sz w:val="10"/>
            </w:rPr>
          </w:rPrChange>
        </w:rPr>
        <w:t xml:space="preserve"> </w:t>
      </w:r>
      <w:r w:rsidRPr="00814BC9">
        <w:rPr>
          <w:w w:val="113"/>
          <w:sz w:val="16"/>
          <w:lang w:val="en-GB"/>
          <w:rPrChange w:id="10073" w:author="Christian PIEDALLU" w:date="2023-02-06T09:53:00Z">
            <w:rPr>
              <w:w w:val="113"/>
              <w:sz w:val="16"/>
            </w:rPr>
          </w:rPrChange>
        </w:rPr>
        <w:t>M</w:t>
      </w:r>
      <w:r w:rsidRPr="00814BC9">
        <w:rPr>
          <w:spacing w:val="-90"/>
          <w:w w:val="111"/>
          <w:sz w:val="16"/>
          <w:lang w:val="en-GB"/>
          <w:rPrChange w:id="10074" w:author="Christian PIEDALLU" w:date="2023-02-06T09:53:00Z">
            <w:rPr>
              <w:spacing w:val="-90"/>
              <w:w w:val="111"/>
              <w:sz w:val="16"/>
            </w:rPr>
          </w:rPrChange>
        </w:rPr>
        <w:t>u</w:t>
      </w:r>
      <w:r w:rsidRPr="00814BC9">
        <w:rPr>
          <w:spacing w:val="4"/>
          <w:w w:val="134"/>
          <w:sz w:val="16"/>
          <w:lang w:val="en-GB"/>
          <w:rPrChange w:id="10075" w:author="Christian PIEDALLU" w:date="2023-02-06T09:53:00Z">
            <w:rPr>
              <w:spacing w:val="4"/>
              <w:w w:val="134"/>
              <w:sz w:val="16"/>
            </w:rPr>
          </w:rPrChange>
        </w:rPr>
        <w:t>¨</w:t>
      </w:r>
      <w:r w:rsidRPr="00814BC9">
        <w:rPr>
          <w:w w:val="113"/>
          <w:sz w:val="16"/>
          <w:lang w:val="en-GB"/>
          <w:rPrChange w:id="10076" w:author="Christian PIEDALLU" w:date="2023-02-06T09:53:00Z">
            <w:rPr>
              <w:w w:val="113"/>
              <w:sz w:val="16"/>
            </w:rPr>
          </w:rPrChange>
        </w:rPr>
        <w:t>ller,</w:t>
      </w:r>
      <w:r w:rsidRPr="00814BC9">
        <w:rPr>
          <w:sz w:val="16"/>
          <w:lang w:val="en-GB"/>
          <w:rPrChange w:id="10077" w:author="Christian PIEDALLU" w:date="2023-02-06T09:53:00Z">
            <w:rPr>
              <w:sz w:val="16"/>
            </w:rPr>
          </w:rPrChange>
        </w:rPr>
        <w:t xml:space="preserve"> </w:t>
      </w:r>
      <w:r w:rsidRPr="00814BC9">
        <w:rPr>
          <w:spacing w:val="-12"/>
          <w:sz w:val="16"/>
          <w:lang w:val="en-GB"/>
          <w:rPrChange w:id="10078" w:author="Christian PIEDALLU" w:date="2023-02-06T09:53:00Z">
            <w:rPr>
              <w:spacing w:val="-12"/>
              <w:sz w:val="16"/>
            </w:rPr>
          </w:rPrChange>
        </w:rPr>
        <w:t xml:space="preserve"> </w:t>
      </w:r>
      <w:r w:rsidRPr="00814BC9">
        <w:rPr>
          <w:w w:val="113"/>
          <w:sz w:val="16"/>
          <w:lang w:val="en-GB"/>
          <w:rPrChange w:id="10079" w:author="Christian PIEDALLU" w:date="2023-02-06T09:53:00Z">
            <w:rPr>
              <w:w w:val="113"/>
              <w:sz w:val="16"/>
            </w:rPr>
          </w:rPrChange>
        </w:rPr>
        <w:t>M</w:t>
      </w:r>
      <w:r w:rsidRPr="00814BC9">
        <w:rPr>
          <w:w w:val="117"/>
          <w:sz w:val="16"/>
          <w:lang w:val="en-GB"/>
          <w:rPrChange w:id="10080" w:author="Christian PIEDALLU" w:date="2023-02-06T09:53:00Z">
            <w:rPr>
              <w:w w:val="117"/>
              <w:sz w:val="16"/>
            </w:rPr>
          </w:rPrChange>
        </w:rPr>
        <w:t>.,</w:t>
      </w:r>
      <w:r w:rsidRPr="00814BC9">
        <w:rPr>
          <w:sz w:val="16"/>
          <w:lang w:val="en-GB"/>
          <w:rPrChange w:id="10081" w:author="Christian PIEDALLU" w:date="2023-02-06T09:53:00Z">
            <w:rPr>
              <w:sz w:val="16"/>
            </w:rPr>
          </w:rPrChange>
        </w:rPr>
        <w:t xml:space="preserve"> </w:t>
      </w:r>
      <w:r w:rsidRPr="00814BC9">
        <w:rPr>
          <w:spacing w:val="-12"/>
          <w:sz w:val="16"/>
          <w:lang w:val="en-GB"/>
          <w:rPrChange w:id="10082" w:author="Christian PIEDALLU" w:date="2023-02-06T09:53:00Z">
            <w:rPr>
              <w:spacing w:val="-12"/>
              <w:sz w:val="16"/>
            </w:rPr>
          </w:rPrChange>
        </w:rPr>
        <w:t xml:space="preserve"> </w:t>
      </w:r>
      <w:r w:rsidRPr="00814BC9">
        <w:rPr>
          <w:w w:val="112"/>
          <w:sz w:val="16"/>
          <w:lang w:val="en-GB"/>
          <w:rPrChange w:id="10083" w:author="Christian PIEDALLU" w:date="2023-02-06T09:53:00Z">
            <w:rPr>
              <w:w w:val="112"/>
              <w:sz w:val="16"/>
            </w:rPr>
          </w:rPrChange>
        </w:rPr>
        <w:t>Olsson,</w:t>
      </w:r>
      <w:r w:rsidRPr="00814BC9">
        <w:rPr>
          <w:sz w:val="16"/>
          <w:lang w:val="en-GB"/>
          <w:rPrChange w:id="10084" w:author="Christian PIEDALLU" w:date="2023-02-06T09:53:00Z">
            <w:rPr>
              <w:sz w:val="16"/>
            </w:rPr>
          </w:rPrChange>
        </w:rPr>
        <w:t xml:space="preserve"> </w:t>
      </w:r>
      <w:r w:rsidRPr="00814BC9">
        <w:rPr>
          <w:spacing w:val="-12"/>
          <w:sz w:val="16"/>
          <w:lang w:val="en-GB"/>
          <w:rPrChange w:id="10085" w:author="Christian PIEDALLU" w:date="2023-02-06T09:53:00Z">
            <w:rPr>
              <w:spacing w:val="-12"/>
              <w:sz w:val="16"/>
            </w:rPr>
          </w:rPrChange>
        </w:rPr>
        <w:t xml:space="preserve"> </w:t>
      </w:r>
      <w:r w:rsidRPr="00814BC9">
        <w:rPr>
          <w:spacing w:val="-15"/>
          <w:w w:val="139"/>
          <w:sz w:val="16"/>
          <w:lang w:val="en-GB"/>
          <w:rPrChange w:id="10086" w:author="Christian PIEDALLU" w:date="2023-02-06T09:53:00Z">
            <w:rPr>
              <w:spacing w:val="-15"/>
              <w:w w:val="139"/>
              <w:sz w:val="16"/>
            </w:rPr>
          </w:rPrChange>
        </w:rPr>
        <w:t>P</w:t>
      </w:r>
      <w:r w:rsidRPr="00814BC9">
        <w:rPr>
          <w:w w:val="119"/>
          <w:sz w:val="16"/>
          <w:lang w:val="en-GB"/>
          <w:rPrChange w:id="10087" w:author="Christian PIEDALLU" w:date="2023-02-06T09:53:00Z">
            <w:rPr>
              <w:w w:val="119"/>
              <w:sz w:val="16"/>
            </w:rPr>
          </w:rPrChange>
        </w:rPr>
        <w:t>.-O.</w:t>
      </w:r>
      <w:r w:rsidRPr="00814BC9">
        <w:rPr>
          <w:w w:val="117"/>
          <w:sz w:val="16"/>
          <w:lang w:val="en-GB"/>
          <w:rPrChange w:id="10088" w:author="Christian PIEDALLU" w:date="2023-02-06T09:53:00Z">
            <w:rPr>
              <w:w w:val="117"/>
              <w:sz w:val="16"/>
            </w:rPr>
          </w:rPrChange>
        </w:rPr>
        <w:t>,</w:t>
      </w:r>
      <w:r w:rsidRPr="00814BC9">
        <w:rPr>
          <w:sz w:val="16"/>
          <w:lang w:val="en-GB"/>
          <w:rPrChange w:id="10089" w:author="Christian PIEDALLU" w:date="2023-02-06T09:53:00Z">
            <w:rPr>
              <w:sz w:val="16"/>
            </w:rPr>
          </w:rPrChange>
        </w:rPr>
        <w:t xml:space="preserve"> </w:t>
      </w:r>
      <w:r w:rsidRPr="00814BC9">
        <w:rPr>
          <w:spacing w:val="-12"/>
          <w:sz w:val="16"/>
          <w:lang w:val="en-GB"/>
          <w:rPrChange w:id="10090" w:author="Christian PIEDALLU" w:date="2023-02-06T09:53:00Z">
            <w:rPr>
              <w:spacing w:val="-12"/>
              <w:sz w:val="16"/>
            </w:rPr>
          </w:rPrChange>
        </w:rPr>
        <w:t xml:space="preserve"> </w:t>
      </w:r>
      <w:r w:rsidRPr="00814BC9">
        <w:rPr>
          <w:w w:val="119"/>
          <w:sz w:val="16"/>
          <w:lang w:val="en-GB"/>
          <w:rPrChange w:id="10091" w:author="Christian PIEDALLU" w:date="2023-02-06T09:53:00Z">
            <w:rPr>
              <w:w w:val="119"/>
              <w:sz w:val="16"/>
            </w:rPr>
          </w:rPrChange>
        </w:rPr>
        <w:t>Eklundh,</w:t>
      </w:r>
      <w:r w:rsidRPr="00814BC9">
        <w:rPr>
          <w:sz w:val="16"/>
          <w:lang w:val="en-GB"/>
          <w:rPrChange w:id="10092" w:author="Christian PIEDALLU" w:date="2023-02-06T09:53:00Z">
            <w:rPr>
              <w:sz w:val="16"/>
            </w:rPr>
          </w:rPrChange>
        </w:rPr>
        <w:t xml:space="preserve"> </w:t>
      </w:r>
      <w:r w:rsidRPr="00814BC9">
        <w:rPr>
          <w:spacing w:val="-12"/>
          <w:sz w:val="16"/>
          <w:lang w:val="en-GB"/>
          <w:rPrChange w:id="10093" w:author="Christian PIEDALLU" w:date="2023-02-06T09:53:00Z">
            <w:rPr>
              <w:spacing w:val="-12"/>
              <w:sz w:val="16"/>
            </w:rPr>
          </w:rPrChange>
        </w:rPr>
        <w:t xml:space="preserve"> </w:t>
      </w:r>
      <w:r w:rsidRPr="00814BC9">
        <w:rPr>
          <w:w w:val="135"/>
          <w:sz w:val="16"/>
          <w:lang w:val="en-GB"/>
          <w:rPrChange w:id="10094" w:author="Christian PIEDALLU" w:date="2023-02-06T09:53:00Z">
            <w:rPr>
              <w:w w:val="135"/>
              <w:sz w:val="16"/>
            </w:rPr>
          </w:rPrChange>
        </w:rPr>
        <w:t>L.,</w:t>
      </w:r>
      <w:r w:rsidRPr="00814BC9">
        <w:rPr>
          <w:sz w:val="16"/>
          <w:lang w:val="en-GB"/>
          <w:rPrChange w:id="10095" w:author="Christian PIEDALLU" w:date="2023-02-06T09:53:00Z">
            <w:rPr>
              <w:sz w:val="16"/>
            </w:rPr>
          </w:rPrChange>
        </w:rPr>
        <w:t xml:space="preserve"> </w:t>
      </w:r>
      <w:r w:rsidRPr="00814BC9">
        <w:rPr>
          <w:spacing w:val="-12"/>
          <w:sz w:val="16"/>
          <w:lang w:val="en-GB"/>
          <w:rPrChange w:id="10096" w:author="Christian PIEDALLU" w:date="2023-02-06T09:53:00Z">
            <w:rPr>
              <w:spacing w:val="-12"/>
              <w:sz w:val="16"/>
            </w:rPr>
          </w:rPrChange>
        </w:rPr>
        <w:t xml:space="preserve"> </w:t>
      </w:r>
      <w:r w:rsidRPr="00814BC9">
        <w:rPr>
          <w:w w:val="120"/>
          <w:sz w:val="16"/>
          <w:lang w:val="en-GB"/>
          <w:rPrChange w:id="10097" w:author="Christian PIEDALLU" w:date="2023-02-06T09:53:00Z">
            <w:rPr>
              <w:w w:val="120"/>
              <w:sz w:val="16"/>
            </w:rPr>
          </w:rPrChange>
        </w:rPr>
        <w:t>Jamali,</w:t>
      </w:r>
      <w:r w:rsidRPr="00814BC9">
        <w:rPr>
          <w:sz w:val="16"/>
          <w:lang w:val="en-GB"/>
          <w:rPrChange w:id="10098" w:author="Christian PIEDALLU" w:date="2023-02-06T09:53:00Z">
            <w:rPr>
              <w:sz w:val="16"/>
            </w:rPr>
          </w:rPrChange>
        </w:rPr>
        <w:t xml:space="preserve"> </w:t>
      </w:r>
      <w:r w:rsidRPr="00814BC9">
        <w:rPr>
          <w:spacing w:val="-12"/>
          <w:sz w:val="16"/>
          <w:lang w:val="en-GB"/>
          <w:rPrChange w:id="10099" w:author="Christian PIEDALLU" w:date="2023-02-06T09:53:00Z">
            <w:rPr>
              <w:spacing w:val="-12"/>
              <w:sz w:val="16"/>
            </w:rPr>
          </w:rPrChange>
        </w:rPr>
        <w:t xml:space="preserve"> </w:t>
      </w:r>
      <w:r w:rsidRPr="00814BC9">
        <w:rPr>
          <w:w w:val="122"/>
          <w:sz w:val="16"/>
          <w:lang w:val="en-GB"/>
          <w:rPrChange w:id="10100" w:author="Christian PIEDALLU" w:date="2023-02-06T09:53:00Z">
            <w:rPr>
              <w:w w:val="122"/>
              <w:sz w:val="16"/>
            </w:rPr>
          </w:rPrChange>
        </w:rPr>
        <w:t>S.,</w:t>
      </w:r>
      <w:r w:rsidRPr="00814BC9">
        <w:rPr>
          <w:sz w:val="16"/>
          <w:lang w:val="en-GB"/>
          <w:rPrChange w:id="10101" w:author="Christian PIEDALLU" w:date="2023-02-06T09:53:00Z">
            <w:rPr>
              <w:sz w:val="16"/>
            </w:rPr>
          </w:rPrChange>
        </w:rPr>
        <w:t xml:space="preserve"> </w:t>
      </w:r>
      <w:r w:rsidRPr="00814BC9">
        <w:rPr>
          <w:spacing w:val="-12"/>
          <w:sz w:val="16"/>
          <w:lang w:val="en-GB"/>
          <w:rPrChange w:id="10102" w:author="Christian PIEDALLU" w:date="2023-02-06T09:53:00Z">
            <w:rPr>
              <w:spacing w:val="-12"/>
              <w:sz w:val="16"/>
            </w:rPr>
          </w:rPrChange>
        </w:rPr>
        <w:t xml:space="preserve"> </w:t>
      </w:r>
      <w:r w:rsidRPr="00814BC9">
        <w:rPr>
          <w:w w:val="111"/>
          <w:sz w:val="16"/>
          <w:lang w:val="en-GB"/>
          <w:rPrChange w:id="10103" w:author="Christian PIEDALLU" w:date="2023-02-06T09:53:00Z">
            <w:rPr>
              <w:w w:val="111"/>
              <w:sz w:val="16"/>
            </w:rPr>
          </w:rPrChange>
        </w:rPr>
        <w:t>and</w:t>
      </w:r>
      <w:r w:rsidRPr="00814BC9">
        <w:rPr>
          <w:sz w:val="16"/>
          <w:lang w:val="en-GB"/>
          <w:rPrChange w:id="10104" w:author="Christian PIEDALLU" w:date="2023-02-06T09:53:00Z">
            <w:rPr>
              <w:sz w:val="16"/>
            </w:rPr>
          </w:rPrChange>
        </w:rPr>
        <w:t xml:space="preserve"> </w:t>
      </w:r>
      <w:r w:rsidRPr="00814BC9">
        <w:rPr>
          <w:spacing w:val="-13"/>
          <w:sz w:val="16"/>
          <w:lang w:val="en-GB"/>
          <w:rPrChange w:id="10105" w:author="Christian PIEDALLU" w:date="2023-02-06T09:53:00Z">
            <w:rPr>
              <w:spacing w:val="-13"/>
              <w:sz w:val="16"/>
            </w:rPr>
          </w:rPrChange>
        </w:rPr>
        <w:t xml:space="preserve"> </w:t>
      </w:r>
      <w:r w:rsidRPr="00814BC9">
        <w:rPr>
          <w:w w:val="123"/>
          <w:sz w:val="16"/>
          <w:lang w:val="en-GB"/>
          <w:rPrChange w:id="10106" w:author="Christian PIEDALLU" w:date="2023-02-06T09:53:00Z">
            <w:rPr>
              <w:w w:val="123"/>
              <w:sz w:val="16"/>
            </w:rPr>
          </w:rPrChange>
        </w:rPr>
        <w:t>Ard</w:t>
      </w:r>
      <w:r w:rsidRPr="00814BC9">
        <w:rPr>
          <w:spacing w:val="-85"/>
          <w:w w:val="134"/>
          <w:sz w:val="16"/>
          <w:lang w:val="en-GB"/>
          <w:rPrChange w:id="10107" w:author="Christian PIEDALLU" w:date="2023-02-06T09:53:00Z">
            <w:rPr>
              <w:spacing w:val="-85"/>
              <w:w w:val="134"/>
              <w:sz w:val="16"/>
            </w:rPr>
          </w:rPrChange>
        </w:rPr>
        <w:t>¨</w:t>
      </w:r>
      <w:r w:rsidRPr="00814BC9">
        <w:rPr>
          <w:w w:val="105"/>
          <w:sz w:val="16"/>
          <w:lang w:val="en-GB"/>
          <w:rPrChange w:id="10108" w:author="Christian PIEDALLU" w:date="2023-02-06T09:53:00Z">
            <w:rPr>
              <w:w w:val="105"/>
              <w:sz w:val="16"/>
            </w:rPr>
          </w:rPrChange>
        </w:rPr>
        <w:t>o,</w:t>
      </w:r>
      <w:r w:rsidRPr="00814BC9">
        <w:rPr>
          <w:sz w:val="16"/>
          <w:lang w:val="en-GB"/>
          <w:rPrChange w:id="10109" w:author="Christian PIEDALLU" w:date="2023-02-06T09:53:00Z">
            <w:rPr>
              <w:sz w:val="16"/>
            </w:rPr>
          </w:rPrChange>
        </w:rPr>
        <w:t xml:space="preserve"> </w:t>
      </w:r>
      <w:r w:rsidRPr="00814BC9">
        <w:rPr>
          <w:spacing w:val="-12"/>
          <w:sz w:val="16"/>
          <w:lang w:val="en-GB"/>
          <w:rPrChange w:id="10110" w:author="Christian PIEDALLU" w:date="2023-02-06T09:53:00Z">
            <w:rPr>
              <w:spacing w:val="-12"/>
              <w:sz w:val="16"/>
            </w:rPr>
          </w:rPrChange>
        </w:rPr>
        <w:t xml:space="preserve"> </w:t>
      </w:r>
      <w:r w:rsidRPr="00814BC9">
        <w:rPr>
          <w:w w:val="146"/>
          <w:sz w:val="16"/>
          <w:lang w:val="en-GB"/>
          <w:rPrChange w:id="10111" w:author="Christian PIEDALLU" w:date="2023-02-06T09:53:00Z">
            <w:rPr>
              <w:w w:val="146"/>
              <w:sz w:val="16"/>
            </w:rPr>
          </w:rPrChange>
        </w:rPr>
        <w:t>J.</w:t>
      </w:r>
      <w:r w:rsidRPr="00814BC9">
        <w:rPr>
          <w:w w:val="117"/>
          <w:sz w:val="16"/>
          <w:lang w:val="en-GB"/>
          <w:rPrChange w:id="10112" w:author="Christian PIEDALLU" w:date="2023-02-06T09:53:00Z">
            <w:rPr>
              <w:w w:val="117"/>
              <w:sz w:val="16"/>
            </w:rPr>
          </w:rPrChange>
        </w:rPr>
        <w:t>,</w:t>
      </w:r>
      <w:r w:rsidRPr="00814BC9">
        <w:rPr>
          <w:sz w:val="16"/>
          <w:lang w:val="en-GB"/>
          <w:rPrChange w:id="10113" w:author="Christian PIEDALLU" w:date="2023-02-06T09:53:00Z">
            <w:rPr>
              <w:sz w:val="16"/>
            </w:rPr>
          </w:rPrChange>
        </w:rPr>
        <w:t xml:space="preserve"> </w:t>
      </w:r>
      <w:r w:rsidRPr="00814BC9">
        <w:rPr>
          <w:spacing w:val="-12"/>
          <w:sz w:val="16"/>
          <w:lang w:val="en-GB"/>
          <w:rPrChange w:id="10114" w:author="Christian PIEDALLU" w:date="2023-02-06T09:53:00Z">
            <w:rPr>
              <w:spacing w:val="-12"/>
              <w:sz w:val="16"/>
            </w:rPr>
          </w:rPrChange>
        </w:rPr>
        <w:t xml:space="preserve"> </w:t>
      </w:r>
      <w:r w:rsidRPr="00814BC9">
        <w:rPr>
          <w:w w:val="105"/>
          <w:sz w:val="16"/>
          <w:lang w:val="en-GB"/>
          <w:rPrChange w:id="10115" w:author="Christian PIEDALLU" w:date="2023-02-06T09:53:00Z">
            <w:rPr>
              <w:w w:val="105"/>
              <w:sz w:val="16"/>
            </w:rPr>
          </w:rPrChange>
        </w:rPr>
        <w:t>2022.</w:t>
      </w:r>
      <w:r w:rsidRPr="00814BC9">
        <w:rPr>
          <w:sz w:val="16"/>
          <w:lang w:val="en-GB"/>
          <w:rPrChange w:id="10116" w:author="Christian PIEDALLU" w:date="2023-02-06T09:53:00Z">
            <w:rPr>
              <w:sz w:val="16"/>
            </w:rPr>
          </w:rPrChange>
        </w:rPr>
        <w:t xml:space="preserve"> </w:t>
      </w:r>
      <w:r w:rsidRPr="00814BC9">
        <w:rPr>
          <w:spacing w:val="13"/>
          <w:sz w:val="16"/>
          <w:lang w:val="en-GB"/>
          <w:rPrChange w:id="10117" w:author="Christian PIEDALLU" w:date="2023-02-06T09:53:00Z">
            <w:rPr>
              <w:spacing w:val="13"/>
              <w:sz w:val="16"/>
            </w:rPr>
          </w:rPrChange>
        </w:rPr>
        <w:t xml:space="preserve"> </w:t>
      </w:r>
      <w:r w:rsidRPr="00814BC9">
        <w:rPr>
          <w:spacing w:val="-15"/>
          <w:w w:val="150"/>
          <w:sz w:val="16"/>
          <w:lang w:val="en-GB"/>
          <w:rPrChange w:id="10118" w:author="Christian PIEDALLU" w:date="2023-02-06T09:53:00Z">
            <w:rPr>
              <w:spacing w:val="-15"/>
              <w:w w:val="150"/>
              <w:sz w:val="16"/>
            </w:rPr>
          </w:rPrChange>
        </w:rPr>
        <w:t>F</w:t>
      </w:r>
      <w:r w:rsidRPr="00814BC9">
        <w:rPr>
          <w:w w:val="107"/>
          <w:sz w:val="16"/>
          <w:lang w:val="en-GB"/>
          <w:rPrChange w:id="10119" w:author="Christian PIEDALLU" w:date="2023-02-06T09:53:00Z">
            <w:rPr>
              <w:w w:val="107"/>
              <w:sz w:val="16"/>
            </w:rPr>
          </w:rPrChange>
        </w:rPr>
        <w:t>eatures</w:t>
      </w:r>
      <w:r w:rsidRPr="00814BC9">
        <w:rPr>
          <w:sz w:val="16"/>
          <w:lang w:val="en-GB"/>
          <w:rPrChange w:id="10120" w:author="Christian PIEDALLU" w:date="2023-02-06T09:53:00Z">
            <w:rPr>
              <w:sz w:val="16"/>
            </w:rPr>
          </w:rPrChange>
        </w:rPr>
        <w:t xml:space="preserve"> </w:t>
      </w:r>
      <w:r w:rsidRPr="00814BC9">
        <w:rPr>
          <w:spacing w:val="-13"/>
          <w:sz w:val="16"/>
          <w:lang w:val="en-GB"/>
          <w:rPrChange w:id="10121" w:author="Christian PIEDALLU" w:date="2023-02-06T09:53:00Z">
            <w:rPr>
              <w:spacing w:val="-13"/>
              <w:sz w:val="16"/>
            </w:rPr>
          </w:rPrChange>
        </w:rPr>
        <w:t xml:space="preserve"> </w:t>
      </w:r>
      <w:r w:rsidRPr="00814BC9">
        <w:rPr>
          <w:w w:val="114"/>
          <w:sz w:val="16"/>
          <w:lang w:val="en-GB"/>
          <w:rPrChange w:id="10122" w:author="Christian PIEDALLU" w:date="2023-02-06T09:53:00Z">
            <w:rPr>
              <w:w w:val="114"/>
              <w:sz w:val="16"/>
            </w:rPr>
          </w:rPrChange>
        </w:rPr>
        <w:t>p</w:t>
      </w:r>
      <w:r w:rsidRPr="00814BC9">
        <w:rPr>
          <w:spacing w:val="-1"/>
          <w:w w:val="114"/>
          <w:sz w:val="16"/>
          <w:lang w:val="en-GB"/>
          <w:rPrChange w:id="10123" w:author="Christian PIEDALLU" w:date="2023-02-06T09:53:00Z">
            <w:rPr>
              <w:spacing w:val="-1"/>
              <w:w w:val="114"/>
              <w:sz w:val="16"/>
            </w:rPr>
          </w:rPrChange>
        </w:rPr>
        <w:t>r</w:t>
      </w:r>
      <w:r w:rsidRPr="00814BC9">
        <w:rPr>
          <w:w w:val="94"/>
          <w:sz w:val="16"/>
          <w:lang w:val="en-GB"/>
          <w:rPrChange w:id="10124" w:author="Christian PIEDALLU" w:date="2023-02-06T09:53:00Z">
            <w:rPr>
              <w:w w:val="94"/>
              <w:sz w:val="16"/>
            </w:rPr>
          </w:rPrChange>
        </w:rPr>
        <w:t>e</w:t>
      </w:r>
      <w:r w:rsidRPr="00814BC9">
        <w:rPr>
          <w:w w:val="112"/>
          <w:sz w:val="16"/>
          <w:lang w:val="en-GB"/>
          <w:rPrChange w:id="10125" w:author="Christian PIEDALLU" w:date="2023-02-06T09:53:00Z">
            <w:rPr>
              <w:w w:val="112"/>
              <w:sz w:val="16"/>
            </w:rPr>
          </w:rPrChange>
        </w:rPr>
        <w:t>dis</w:t>
      </w:r>
      <w:r w:rsidRPr="00814BC9">
        <w:rPr>
          <w:spacing w:val="4"/>
          <w:w w:val="112"/>
          <w:sz w:val="16"/>
          <w:lang w:val="en-GB"/>
          <w:rPrChange w:id="10126" w:author="Christian PIEDALLU" w:date="2023-02-06T09:53:00Z">
            <w:rPr>
              <w:spacing w:val="4"/>
              <w:w w:val="112"/>
              <w:sz w:val="16"/>
            </w:rPr>
          </w:rPrChange>
        </w:rPr>
        <w:t>p</w:t>
      </w:r>
      <w:r w:rsidRPr="00814BC9">
        <w:rPr>
          <w:w w:val="109"/>
          <w:sz w:val="16"/>
          <w:lang w:val="en-GB"/>
          <w:rPrChange w:id="10127" w:author="Christian PIEDALLU" w:date="2023-02-06T09:53:00Z">
            <w:rPr>
              <w:w w:val="109"/>
              <w:sz w:val="16"/>
            </w:rPr>
          </w:rPrChange>
        </w:rPr>
        <w:t>osing</w:t>
      </w:r>
      <w:r w:rsidRPr="00814BC9">
        <w:rPr>
          <w:sz w:val="16"/>
          <w:lang w:val="en-GB"/>
          <w:rPrChange w:id="10128" w:author="Christian PIEDALLU" w:date="2023-02-06T09:53:00Z">
            <w:rPr>
              <w:sz w:val="16"/>
            </w:rPr>
          </w:rPrChange>
        </w:rPr>
        <w:t xml:space="preserve"> </w:t>
      </w:r>
      <w:r w:rsidRPr="00814BC9">
        <w:rPr>
          <w:spacing w:val="-13"/>
          <w:sz w:val="16"/>
          <w:lang w:val="en-GB"/>
          <w:rPrChange w:id="10129" w:author="Christian PIEDALLU" w:date="2023-02-06T09:53:00Z">
            <w:rPr>
              <w:spacing w:val="-13"/>
              <w:sz w:val="16"/>
            </w:rPr>
          </w:rPrChange>
        </w:rPr>
        <w:t xml:space="preserve"> </w:t>
      </w:r>
      <w:r w:rsidRPr="00814BC9">
        <w:rPr>
          <w:w w:val="106"/>
          <w:sz w:val="16"/>
          <w:lang w:val="en-GB"/>
          <w:rPrChange w:id="10130" w:author="Christian PIEDALLU" w:date="2023-02-06T09:53:00Z">
            <w:rPr>
              <w:w w:val="106"/>
              <w:sz w:val="16"/>
            </w:rPr>
          </w:rPrChange>
        </w:rPr>
        <w:t>forest</w:t>
      </w:r>
      <w:r w:rsidRPr="00814BC9">
        <w:rPr>
          <w:sz w:val="16"/>
          <w:lang w:val="en-GB"/>
          <w:rPrChange w:id="10131" w:author="Christian PIEDALLU" w:date="2023-02-06T09:53:00Z">
            <w:rPr>
              <w:sz w:val="16"/>
            </w:rPr>
          </w:rPrChange>
        </w:rPr>
        <w:t xml:space="preserve"> </w:t>
      </w:r>
      <w:r w:rsidRPr="00814BC9">
        <w:rPr>
          <w:spacing w:val="-13"/>
          <w:sz w:val="16"/>
          <w:lang w:val="en-GB"/>
          <w:rPrChange w:id="10132" w:author="Christian PIEDALLU" w:date="2023-02-06T09:53:00Z">
            <w:rPr>
              <w:spacing w:val="-13"/>
              <w:sz w:val="16"/>
            </w:rPr>
          </w:rPrChange>
        </w:rPr>
        <w:t xml:space="preserve"> </w:t>
      </w:r>
      <w:r w:rsidRPr="00814BC9">
        <w:rPr>
          <w:w w:val="109"/>
          <w:sz w:val="16"/>
          <w:lang w:val="en-GB"/>
          <w:rPrChange w:id="10133" w:author="Christian PIEDALLU" w:date="2023-02-06T09:53:00Z">
            <w:rPr>
              <w:w w:val="109"/>
              <w:sz w:val="16"/>
            </w:rPr>
          </w:rPrChange>
        </w:rPr>
        <w:t>to</w:t>
      </w:r>
      <w:r w:rsidRPr="00814BC9">
        <w:rPr>
          <w:sz w:val="16"/>
          <w:lang w:val="en-GB"/>
          <w:rPrChange w:id="10134" w:author="Christian PIEDALLU" w:date="2023-02-06T09:53:00Z">
            <w:rPr>
              <w:sz w:val="16"/>
            </w:rPr>
          </w:rPrChange>
        </w:rPr>
        <w:t xml:space="preserve"> </w:t>
      </w:r>
      <w:r w:rsidRPr="00814BC9">
        <w:rPr>
          <w:spacing w:val="-13"/>
          <w:sz w:val="16"/>
          <w:lang w:val="en-GB"/>
          <w:rPrChange w:id="10135" w:author="Christian PIEDALLU" w:date="2023-02-06T09:53:00Z">
            <w:rPr>
              <w:spacing w:val="-13"/>
              <w:sz w:val="16"/>
            </w:rPr>
          </w:rPrChange>
        </w:rPr>
        <w:t xml:space="preserve"> </w:t>
      </w:r>
      <w:r w:rsidRPr="00814BC9">
        <w:rPr>
          <w:w w:val="115"/>
          <w:sz w:val="16"/>
          <w:lang w:val="en-GB"/>
          <w:rPrChange w:id="10136" w:author="Christian PIEDALLU" w:date="2023-02-06T09:53:00Z">
            <w:rPr>
              <w:w w:val="115"/>
              <w:sz w:val="16"/>
            </w:rPr>
          </w:rPrChange>
        </w:rPr>
        <w:t>bark</w:t>
      </w:r>
      <w:r w:rsidRPr="00814BC9">
        <w:rPr>
          <w:sz w:val="16"/>
          <w:lang w:val="en-GB"/>
          <w:rPrChange w:id="10137" w:author="Christian PIEDALLU" w:date="2023-02-06T09:53:00Z">
            <w:rPr>
              <w:sz w:val="16"/>
            </w:rPr>
          </w:rPrChange>
        </w:rPr>
        <w:t xml:space="preserve"> </w:t>
      </w:r>
      <w:r w:rsidRPr="00814BC9">
        <w:rPr>
          <w:spacing w:val="-13"/>
          <w:sz w:val="16"/>
          <w:lang w:val="en-GB"/>
          <w:rPrChange w:id="10138" w:author="Christian PIEDALLU" w:date="2023-02-06T09:53:00Z">
            <w:rPr>
              <w:spacing w:val="-13"/>
              <w:sz w:val="16"/>
            </w:rPr>
          </w:rPrChange>
        </w:rPr>
        <w:t xml:space="preserve"> </w:t>
      </w:r>
      <w:r w:rsidRPr="00814BC9">
        <w:rPr>
          <w:spacing w:val="4"/>
          <w:w w:val="111"/>
          <w:sz w:val="16"/>
          <w:lang w:val="en-GB"/>
          <w:rPrChange w:id="10139" w:author="Christian PIEDALLU" w:date="2023-02-06T09:53:00Z">
            <w:rPr>
              <w:spacing w:val="4"/>
              <w:w w:val="111"/>
              <w:sz w:val="16"/>
            </w:rPr>
          </w:rPrChange>
        </w:rPr>
        <w:t>b</w:t>
      </w:r>
      <w:r w:rsidRPr="00814BC9">
        <w:rPr>
          <w:w w:val="102"/>
          <w:sz w:val="16"/>
          <w:lang w:val="en-GB"/>
          <w:rPrChange w:id="10140" w:author="Christian PIEDALLU" w:date="2023-02-06T09:53:00Z">
            <w:rPr>
              <w:w w:val="102"/>
              <w:sz w:val="16"/>
            </w:rPr>
          </w:rPrChange>
        </w:rPr>
        <w:t>eetle</w:t>
      </w:r>
    </w:p>
    <w:p w14:paraId="53FC80ED" w14:textId="77777777" w:rsidR="00B177F5" w:rsidRPr="00814BC9" w:rsidRDefault="00B553DB">
      <w:pPr>
        <w:tabs>
          <w:tab w:val="left" w:pos="720"/>
        </w:tabs>
        <w:spacing w:line="189" w:lineRule="exact"/>
        <w:ind w:left="163"/>
        <w:rPr>
          <w:sz w:val="16"/>
          <w:lang w:val="en-GB"/>
          <w:rPrChange w:id="10141" w:author="Christian PIEDALLU" w:date="2023-02-06T09:53:00Z">
            <w:rPr>
              <w:sz w:val="16"/>
            </w:rPr>
          </w:rPrChange>
        </w:rPr>
      </w:pPr>
      <w:bookmarkStart w:id="10142" w:name="_bookmark46"/>
      <w:bookmarkEnd w:id="10142"/>
      <w:r w:rsidRPr="00814BC9">
        <w:rPr>
          <w:rFonts w:ascii="Trebuchet MS"/>
          <w:w w:val="110"/>
          <w:sz w:val="10"/>
          <w:lang w:val="en-GB"/>
          <w:rPrChange w:id="10143" w:author="Christian PIEDALLU" w:date="2023-02-06T09:53:00Z">
            <w:rPr>
              <w:rFonts w:ascii="Trebuchet MS"/>
              <w:w w:val="110"/>
              <w:sz w:val="10"/>
            </w:rPr>
          </w:rPrChange>
        </w:rPr>
        <w:t>407</w:t>
      </w:r>
      <w:r w:rsidRPr="00814BC9">
        <w:rPr>
          <w:rFonts w:ascii="Trebuchet MS"/>
          <w:w w:val="110"/>
          <w:sz w:val="10"/>
          <w:lang w:val="en-GB"/>
          <w:rPrChange w:id="10144" w:author="Christian PIEDALLU" w:date="2023-02-06T09:53:00Z">
            <w:rPr>
              <w:rFonts w:ascii="Trebuchet MS"/>
              <w:w w:val="110"/>
              <w:sz w:val="10"/>
            </w:rPr>
          </w:rPrChange>
        </w:rPr>
        <w:tab/>
      </w:r>
      <w:r w:rsidRPr="00814BC9">
        <w:rPr>
          <w:w w:val="110"/>
          <w:sz w:val="16"/>
          <w:lang w:val="en-GB"/>
          <w:rPrChange w:id="10145" w:author="Christian PIEDALLU" w:date="2023-02-06T09:53:00Z">
            <w:rPr>
              <w:w w:val="110"/>
              <w:sz w:val="16"/>
            </w:rPr>
          </w:rPrChange>
        </w:rPr>
        <w:t>outbreaks</w:t>
      </w:r>
      <w:r w:rsidRPr="00814BC9">
        <w:rPr>
          <w:spacing w:val="18"/>
          <w:w w:val="110"/>
          <w:sz w:val="16"/>
          <w:lang w:val="en-GB"/>
          <w:rPrChange w:id="10146" w:author="Christian PIEDALLU" w:date="2023-02-06T09:53:00Z">
            <w:rPr>
              <w:spacing w:val="18"/>
              <w:w w:val="110"/>
              <w:sz w:val="16"/>
            </w:rPr>
          </w:rPrChange>
        </w:rPr>
        <w:t xml:space="preserve"> </w:t>
      </w:r>
      <w:r w:rsidRPr="00814BC9">
        <w:rPr>
          <w:w w:val="110"/>
          <w:sz w:val="16"/>
          <w:lang w:val="en-GB"/>
          <w:rPrChange w:id="10147" w:author="Christian PIEDALLU" w:date="2023-02-06T09:53:00Z">
            <w:rPr>
              <w:w w:val="110"/>
              <w:sz w:val="16"/>
            </w:rPr>
          </w:rPrChange>
        </w:rPr>
        <w:t>and</w:t>
      </w:r>
      <w:r w:rsidRPr="00814BC9">
        <w:rPr>
          <w:spacing w:val="19"/>
          <w:w w:val="110"/>
          <w:sz w:val="16"/>
          <w:lang w:val="en-GB"/>
          <w:rPrChange w:id="10148" w:author="Christian PIEDALLU" w:date="2023-02-06T09:53:00Z">
            <w:rPr>
              <w:spacing w:val="19"/>
              <w:w w:val="110"/>
              <w:sz w:val="16"/>
            </w:rPr>
          </w:rPrChange>
        </w:rPr>
        <w:t xml:space="preserve"> </w:t>
      </w:r>
      <w:r w:rsidRPr="00814BC9">
        <w:rPr>
          <w:w w:val="110"/>
          <w:sz w:val="16"/>
          <w:lang w:val="en-GB"/>
          <w:rPrChange w:id="10149" w:author="Christian PIEDALLU" w:date="2023-02-06T09:53:00Z">
            <w:rPr>
              <w:w w:val="110"/>
              <w:sz w:val="16"/>
            </w:rPr>
          </w:rPrChange>
        </w:rPr>
        <w:t>their</w:t>
      </w:r>
      <w:r w:rsidRPr="00814BC9">
        <w:rPr>
          <w:spacing w:val="18"/>
          <w:w w:val="110"/>
          <w:sz w:val="16"/>
          <w:lang w:val="en-GB"/>
          <w:rPrChange w:id="10150" w:author="Christian PIEDALLU" w:date="2023-02-06T09:53:00Z">
            <w:rPr>
              <w:spacing w:val="18"/>
              <w:w w:val="110"/>
              <w:sz w:val="16"/>
            </w:rPr>
          </w:rPrChange>
        </w:rPr>
        <w:t xml:space="preserve"> </w:t>
      </w:r>
      <w:r w:rsidRPr="00814BC9">
        <w:rPr>
          <w:w w:val="110"/>
          <w:sz w:val="16"/>
          <w:lang w:val="en-GB"/>
          <w:rPrChange w:id="10151" w:author="Christian PIEDALLU" w:date="2023-02-06T09:53:00Z">
            <w:rPr>
              <w:w w:val="110"/>
              <w:sz w:val="16"/>
            </w:rPr>
          </w:rPrChange>
        </w:rPr>
        <w:t>dynamics</w:t>
      </w:r>
      <w:r w:rsidRPr="00814BC9">
        <w:rPr>
          <w:spacing w:val="19"/>
          <w:w w:val="110"/>
          <w:sz w:val="16"/>
          <w:lang w:val="en-GB"/>
          <w:rPrChange w:id="10152" w:author="Christian PIEDALLU" w:date="2023-02-06T09:53:00Z">
            <w:rPr>
              <w:spacing w:val="19"/>
              <w:w w:val="110"/>
              <w:sz w:val="16"/>
            </w:rPr>
          </w:rPrChange>
        </w:rPr>
        <w:t xml:space="preserve"> </w:t>
      </w:r>
      <w:r w:rsidRPr="00814BC9">
        <w:rPr>
          <w:w w:val="110"/>
          <w:sz w:val="16"/>
          <w:lang w:val="en-GB"/>
          <w:rPrChange w:id="10153" w:author="Christian PIEDALLU" w:date="2023-02-06T09:53:00Z">
            <w:rPr>
              <w:w w:val="110"/>
              <w:sz w:val="16"/>
            </w:rPr>
          </w:rPrChange>
        </w:rPr>
        <w:t>during</w:t>
      </w:r>
      <w:r w:rsidRPr="00814BC9">
        <w:rPr>
          <w:spacing w:val="18"/>
          <w:w w:val="110"/>
          <w:sz w:val="16"/>
          <w:lang w:val="en-GB"/>
          <w:rPrChange w:id="10154" w:author="Christian PIEDALLU" w:date="2023-02-06T09:53:00Z">
            <w:rPr>
              <w:spacing w:val="18"/>
              <w:w w:val="110"/>
              <w:sz w:val="16"/>
            </w:rPr>
          </w:rPrChange>
        </w:rPr>
        <w:t xml:space="preserve"> </w:t>
      </w:r>
      <w:r w:rsidRPr="00814BC9">
        <w:rPr>
          <w:w w:val="110"/>
          <w:sz w:val="16"/>
          <w:lang w:val="en-GB"/>
          <w:rPrChange w:id="10155" w:author="Christian PIEDALLU" w:date="2023-02-06T09:53:00Z">
            <w:rPr>
              <w:w w:val="110"/>
              <w:sz w:val="16"/>
            </w:rPr>
          </w:rPrChange>
        </w:rPr>
        <w:t>drought.</w:t>
      </w:r>
      <w:r w:rsidRPr="00814BC9">
        <w:rPr>
          <w:spacing w:val="38"/>
          <w:w w:val="110"/>
          <w:sz w:val="16"/>
          <w:lang w:val="en-GB"/>
          <w:rPrChange w:id="10156" w:author="Christian PIEDALLU" w:date="2023-02-06T09:53:00Z">
            <w:rPr>
              <w:spacing w:val="38"/>
              <w:w w:val="110"/>
              <w:sz w:val="16"/>
            </w:rPr>
          </w:rPrChange>
        </w:rPr>
        <w:t xml:space="preserve"> </w:t>
      </w:r>
      <w:r w:rsidRPr="00814BC9">
        <w:rPr>
          <w:i/>
          <w:w w:val="110"/>
          <w:sz w:val="16"/>
          <w:lang w:val="en-GB"/>
          <w:rPrChange w:id="10157" w:author="Christian PIEDALLU" w:date="2023-02-06T09:53:00Z">
            <w:rPr>
              <w:i/>
              <w:w w:val="110"/>
              <w:sz w:val="16"/>
            </w:rPr>
          </w:rPrChange>
        </w:rPr>
        <w:t>Forest</w:t>
      </w:r>
      <w:r w:rsidRPr="00814BC9">
        <w:rPr>
          <w:i/>
          <w:spacing w:val="23"/>
          <w:w w:val="110"/>
          <w:sz w:val="16"/>
          <w:lang w:val="en-GB"/>
          <w:rPrChange w:id="10158" w:author="Christian PIEDALLU" w:date="2023-02-06T09:53:00Z">
            <w:rPr>
              <w:i/>
              <w:spacing w:val="23"/>
              <w:w w:val="110"/>
              <w:sz w:val="16"/>
            </w:rPr>
          </w:rPrChange>
        </w:rPr>
        <w:t xml:space="preserve"> </w:t>
      </w:r>
      <w:r w:rsidRPr="00814BC9">
        <w:rPr>
          <w:i/>
          <w:w w:val="110"/>
          <w:sz w:val="16"/>
          <w:lang w:val="en-GB"/>
          <w:rPrChange w:id="10159" w:author="Christian PIEDALLU" w:date="2023-02-06T09:53:00Z">
            <w:rPr>
              <w:i/>
              <w:w w:val="110"/>
              <w:sz w:val="16"/>
            </w:rPr>
          </w:rPrChange>
        </w:rPr>
        <w:t>Ecology</w:t>
      </w:r>
      <w:r w:rsidRPr="00814BC9">
        <w:rPr>
          <w:i/>
          <w:spacing w:val="24"/>
          <w:w w:val="110"/>
          <w:sz w:val="16"/>
          <w:lang w:val="en-GB"/>
          <w:rPrChange w:id="10160" w:author="Christian PIEDALLU" w:date="2023-02-06T09:53:00Z">
            <w:rPr>
              <w:i/>
              <w:spacing w:val="24"/>
              <w:w w:val="110"/>
              <w:sz w:val="16"/>
            </w:rPr>
          </w:rPrChange>
        </w:rPr>
        <w:t xml:space="preserve"> </w:t>
      </w:r>
      <w:r w:rsidRPr="00814BC9">
        <w:rPr>
          <w:i/>
          <w:w w:val="110"/>
          <w:sz w:val="16"/>
          <w:lang w:val="en-GB"/>
          <w:rPrChange w:id="10161" w:author="Christian PIEDALLU" w:date="2023-02-06T09:53:00Z">
            <w:rPr>
              <w:i/>
              <w:w w:val="110"/>
              <w:sz w:val="16"/>
            </w:rPr>
          </w:rPrChange>
        </w:rPr>
        <w:t>and</w:t>
      </w:r>
      <w:r w:rsidRPr="00814BC9">
        <w:rPr>
          <w:i/>
          <w:spacing w:val="23"/>
          <w:w w:val="110"/>
          <w:sz w:val="16"/>
          <w:lang w:val="en-GB"/>
          <w:rPrChange w:id="10162" w:author="Christian PIEDALLU" w:date="2023-02-06T09:53:00Z">
            <w:rPr>
              <w:i/>
              <w:spacing w:val="23"/>
              <w:w w:val="110"/>
              <w:sz w:val="16"/>
            </w:rPr>
          </w:rPrChange>
        </w:rPr>
        <w:t xml:space="preserve"> </w:t>
      </w:r>
      <w:r w:rsidRPr="00814BC9">
        <w:rPr>
          <w:i/>
          <w:w w:val="110"/>
          <w:sz w:val="16"/>
          <w:lang w:val="en-GB"/>
          <w:rPrChange w:id="10163" w:author="Christian PIEDALLU" w:date="2023-02-06T09:53:00Z">
            <w:rPr>
              <w:i/>
              <w:w w:val="110"/>
              <w:sz w:val="16"/>
            </w:rPr>
          </w:rPrChange>
        </w:rPr>
        <w:t>Management</w:t>
      </w:r>
      <w:r w:rsidRPr="00814BC9">
        <w:rPr>
          <w:w w:val="110"/>
          <w:sz w:val="16"/>
          <w:lang w:val="en-GB"/>
          <w:rPrChange w:id="10164" w:author="Christian PIEDALLU" w:date="2023-02-06T09:53:00Z">
            <w:rPr>
              <w:w w:val="110"/>
              <w:sz w:val="16"/>
            </w:rPr>
          </w:rPrChange>
        </w:rPr>
        <w:t>,</w:t>
      </w:r>
      <w:r w:rsidRPr="00814BC9">
        <w:rPr>
          <w:spacing w:val="18"/>
          <w:w w:val="110"/>
          <w:sz w:val="16"/>
          <w:lang w:val="en-GB"/>
          <w:rPrChange w:id="10165" w:author="Christian PIEDALLU" w:date="2023-02-06T09:53:00Z">
            <w:rPr>
              <w:spacing w:val="18"/>
              <w:w w:val="110"/>
              <w:sz w:val="16"/>
            </w:rPr>
          </w:rPrChange>
        </w:rPr>
        <w:t xml:space="preserve"> </w:t>
      </w:r>
      <w:r w:rsidRPr="00814BC9">
        <w:rPr>
          <w:w w:val="110"/>
          <w:sz w:val="16"/>
          <w:lang w:val="en-GB"/>
          <w:rPrChange w:id="10166" w:author="Christian PIEDALLU" w:date="2023-02-06T09:53:00Z">
            <w:rPr>
              <w:w w:val="110"/>
              <w:sz w:val="16"/>
            </w:rPr>
          </w:rPrChange>
        </w:rPr>
        <w:t>523:120480.</w:t>
      </w:r>
    </w:p>
    <w:p w14:paraId="18EAE090" w14:textId="77777777" w:rsidR="00B177F5" w:rsidRPr="00814BC9" w:rsidRDefault="00B553DB">
      <w:pPr>
        <w:spacing w:line="189" w:lineRule="exact"/>
        <w:ind w:left="163"/>
        <w:rPr>
          <w:sz w:val="16"/>
          <w:lang w:val="en-GB"/>
          <w:rPrChange w:id="10167" w:author="Christian PIEDALLU" w:date="2023-02-06T09:53:00Z">
            <w:rPr>
              <w:sz w:val="16"/>
            </w:rPr>
          </w:rPrChange>
        </w:rPr>
      </w:pPr>
      <w:r w:rsidRPr="00814BC9">
        <w:rPr>
          <w:rFonts w:ascii="Trebuchet MS"/>
          <w:sz w:val="10"/>
          <w:lang w:val="en-GB"/>
          <w:rPrChange w:id="10168" w:author="Christian PIEDALLU" w:date="2023-02-06T09:53:00Z">
            <w:rPr>
              <w:rFonts w:ascii="Trebuchet MS"/>
              <w:sz w:val="10"/>
            </w:rPr>
          </w:rPrChange>
        </w:rPr>
        <w:t xml:space="preserve">408     </w:t>
      </w:r>
      <w:r w:rsidRPr="00814BC9">
        <w:rPr>
          <w:rFonts w:ascii="Trebuchet MS"/>
          <w:spacing w:val="19"/>
          <w:sz w:val="10"/>
          <w:lang w:val="en-GB"/>
          <w:rPrChange w:id="10169" w:author="Christian PIEDALLU" w:date="2023-02-06T09:53:00Z">
            <w:rPr>
              <w:rFonts w:ascii="Trebuchet MS"/>
              <w:spacing w:val="19"/>
              <w:sz w:val="10"/>
            </w:rPr>
          </w:rPrChange>
        </w:rPr>
        <w:t xml:space="preserve"> </w:t>
      </w:r>
      <w:r w:rsidRPr="00814BC9">
        <w:rPr>
          <w:w w:val="115"/>
          <w:sz w:val="16"/>
          <w:lang w:val="en-GB"/>
          <w:rPrChange w:id="10170" w:author="Christian PIEDALLU" w:date="2023-02-06T09:53:00Z">
            <w:rPr>
              <w:w w:val="115"/>
              <w:sz w:val="16"/>
            </w:rPr>
          </w:rPrChange>
        </w:rPr>
        <w:t>Nardi,</w:t>
      </w:r>
      <w:r w:rsidRPr="00814BC9">
        <w:rPr>
          <w:spacing w:val="13"/>
          <w:w w:val="115"/>
          <w:sz w:val="16"/>
          <w:lang w:val="en-GB"/>
          <w:rPrChange w:id="10171" w:author="Christian PIEDALLU" w:date="2023-02-06T09:53:00Z">
            <w:rPr>
              <w:spacing w:val="13"/>
              <w:w w:val="115"/>
              <w:sz w:val="16"/>
            </w:rPr>
          </w:rPrChange>
        </w:rPr>
        <w:t xml:space="preserve"> </w:t>
      </w:r>
      <w:r w:rsidRPr="00814BC9">
        <w:rPr>
          <w:w w:val="115"/>
          <w:sz w:val="16"/>
          <w:lang w:val="en-GB"/>
          <w:rPrChange w:id="10172" w:author="Christian PIEDALLU" w:date="2023-02-06T09:53:00Z">
            <w:rPr>
              <w:w w:val="115"/>
              <w:sz w:val="16"/>
            </w:rPr>
          </w:rPrChange>
        </w:rPr>
        <w:t>D.,</w:t>
      </w:r>
      <w:r w:rsidRPr="00814BC9">
        <w:rPr>
          <w:spacing w:val="13"/>
          <w:w w:val="115"/>
          <w:sz w:val="16"/>
          <w:lang w:val="en-GB"/>
          <w:rPrChange w:id="10173" w:author="Christian PIEDALLU" w:date="2023-02-06T09:53:00Z">
            <w:rPr>
              <w:spacing w:val="13"/>
              <w:w w:val="115"/>
              <w:sz w:val="16"/>
            </w:rPr>
          </w:rPrChange>
        </w:rPr>
        <w:t xml:space="preserve"> </w:t>
      </w:r>
      <w:r w:rsidRPr="00814BC9">
        <w:rPr>
          <w:w w:val="115"/>
          <w:sz w:val="16"/>
          <w:lang w:val="en-GB"/>
          <w:rPrChange w:id="10174" w:author="Christian PIEDALLU" w:date="2023-02-06T09:53:00Z">
            <w:rPr>
              <w:w w:val="115"/>
              <w:sz w:val="16"/>
            </w:rPr>
          </w:rPrChange>
        </w:rPr>
        <w:t>Jactel,</w:t>
      </w:r>
      <w:r w:rsidRPr="00814BC9">
        <w:rPr>
          <w:spacing w:val="13"/>
          <w:w w:val="115"/>
          <w:sz w:val="16"/>
          <w:lang w:val="en-GB"/>
          <w:rPrChange w:id="10175" w:author="Christian PIEDALLU" w:date="2023-02-06T09:53:00Z">
            <w:rPr>
              <w:spacing w:val="13"/>
              <w:w w:val="115"/>
              <w:sz w:val="16"/>
            </w:rPr>
          </w:rPrChange>
        </w:rPr>
        <w:t xml:space="preserve"> </w:t>
      </w:r>
      <w:r w:rsidRPr="00814BC9">
        <w:rPr>
          <w:w w:val="115"/>
          <w:sz w:val="16"/>
          <w:lang w:val="en-GB"/>
          <w:rPrChange w:id="10176" w:author="Christian PIEDALLU" w:date="2023-02-06T09:53:00Z">
            <w:rPr>
              <w:w w:val="115"/>
              <w:sz w:val="16"/>
            </w:rPr>
          </w:rPrChange>
        </w:rPr>
        <w:t>H.,</w:t>
      </w:r>
      <w:r w:rsidRPr="00814BC9">
        <w:rPr>
          <w:spacing w:val="13"/>
          <w:w w:val="115"/>
          <w:sz w:val="16"/>
          <w:lang w:val="en-GB"/>
          <w:rPrChange w:id="10177" w:author="Christian PIEDALLU" w:date="2023-02-06T09:53:00Z">
            <w:rPr>
              <w:spacing w:val="13"/>
              <w:w w:val="115"/>
              <w:sz w:val="16"/>
            </w:rPr>
          </w:rPrChange>
        </w:rPr>
        <w:t xml:space="preserve"> </w:t>
      </w:r>
      <w:r w:rsidRPr="00814BC9">
        <w:rPr>
          <w:w w:val="115"/>
          <w:sz w:val="16"/>
          <w:lang w:val="en-GB"/>
          <w:rPrChange w:id="10178" w:author="Christian PIEDALLU" w:date="2023-02-06T09:53:00Z">
            <w:rPr>
              <w:w w:val="115"/>
              <w:sz w:val="16"/>
            </w:rPr>
          </w:rPrChange>
        </w:rPr>
        <w:t>Pagot,</w:t>
      </w:r>
      <w:r w:rsidRPr="00814BC9">
        <w:rPr>
          <w:spacing w:val="13"/>
          <w:w w:val="115"/>
          <w:sz w:val="16"/>
          <w:lang w:val="en-GB"/>
          <w:rPrChange w:id="10179" w:author="Christian PIEDALLU" w:date="2023-02-06T09:53:00Z">
            <w:rPr>
              <w:spacing w:val="13"/>
              <w:w w:val="115"/>
              <w:sz w:val="16"/>
            </w:rPr>
          </w:rPrChange>
        </w:rPr>
        <w:t xml:space="preserve"> </w:t>
      </w:r>
      <w:r w:rsidRPr="00814BC9">
        <w:rPr>
          <w:w w:val="115"/>
          <w:sz w:val="16"/>
          <w:lang w:val="en-GB"/>
          <w:rPrChange w:id="10180" w:author="Christian PIEDALLU" w:date="2023-02-06T09:53:00Z">
            <w:rPr>
              <w:w w:val="115"/>
              <w:sz w:val="16"/>
            </w:rPr>
          </w:rPrChange>
        </w:rPr>
        <w:t>E.,</w:t>
      </w:r>
      <w:r w:rsidRPr="00814BC9">
        <w:rPr>
          <w:spacing w:val="12"/>
          <w:w w:val="115"/>
          <w:sz w:val="16"/>
          <w:lang w:val="en-GB"/>
          <w:rPrChange w:id="10181" w:author="Christian PIEDALLU" w:date="2023-02-06T09:53:00Z">
            <w:rPr>
              <w:spacing w:val="12"/>
              <w:w w:val="115"/>
              <w:sz w:val="16"/>
            </w:rPr>
          </w:rPrChange>
        </w:rPr>
        <w:t xml:space="preserve"> </w:t>
      </w:r>
      <w:r w:rsidRPr="00814BC9">
        <w:rPr>
          <w:w w:val="115"/>
          <w:sz w:val="16"/>
          <w:lang w:val="en-GB"/>
          <w:rPrChange w:id="10182" w:author="Christian PIEDALLU" w:date="2023-02-06T09:53:00Z">
            <w:rPr>
              <w:w w:val="115"/>
              <w:sz w:val="16"/>
            </w:rPr>
          </w:rPrChange>
        </w:rPr>
        <w:t>Samalens,</w:t>
      </w:r>
      <w:r w:rsidRPr="00814BC9">
        <w:rPr>
          <w:spacing w:val="13"/>
          <w:w w:val="115"/>
          <w:sz w:val="16"/>
          <w:lang w:val="en-GB"/>
          <w:rPrChange w:id="10183" w:author="Christian PIEDALLU" w:date="2023-02-06T09:53:00Z">
            <w:rPr>
              <w:spacing w:val="13"/>
              <w:w w:val="115"/>
              <w:sz w:val="16"/>
            </w:rPr>
          </w:rPrChange>
        </w:rPr>
        <w:t xml:space="preserve"> </w:t>
      </w:r>
      <w:r w:rsidRPr="00814BC9">
        <w:rPr>
          <w:w w:val="115"/>
          <w:sz w:val="16"/>
          <w:lang w:val="en-GB"/>
          <w:rPrChange w:id="10184" w:author="Christian PIEDALLU" w:date="2023-02-06T09:53:00Z">
            <w:rPr>
              <w:w w:val="115"/>
              <w:sz w:val="16"/>
            </w:rPr>
          </w:rPrChange>
        </w:rPr>
        <w:t>J.,</w:t>
      </w:r>
      <w:r w:rsidRPr="00814BC9">
        <w:rPr>
          <w:spacing w:val="13"/>
          <w:w w:val="115"/>
          <w:sz w:val="16"/>
          <w:lang w:val="en-GB"/>
          <w:rPrChange w:id="10185" w:author="Christian PIEDALLU" w:date="2023-02-06T09:53:00Z">
            <w:rPr>
              <w:spacing w:val="13"/>
              <w:w w:val="115"/>
              <w:sz w:val="16"/>
            </w:rPr>
          </w:rPrChange>
        </w:rPr>
        <w:t xml:space="preserve"> </w:t>
      </w:r>
      <w:r w:rsidRPr="00814BC9">
        <w:rPr>
          <w:w w:val="115"/>
          <w:sz w:val="16"/>
          <w:lang w:val="en-GB"/>
          <w:rPrChange w:id="10186" w:author="Christian PIEDALLU" w:date="2023-02-06T09:53:00Z">
            <w:rPr>
              <w:w w:val="115"/>
              <w:sz w:val="16"/>
            </w:rPr>
          </w:rPrChange>
        </w:rPr>
        <w:t>and</w:t>
      </w:r>
      <w:r w:rsidRPr="00814BC9">
        <w:rPr>
          <w:spacing w:val="13"/>
          <w:w w:val="115"/>
          <w:sz w:val="16"/>
          <w:lang w:val="en-GB"/>
          <w:rPrChange w:id="10187" w:author="Christian PIEDALLU" w:date="2023-02-06T09:53:00Z">
            <w:rPr>
              <w:spacing w:val="13"/>
              <w:w w:val="115"/>
              <w:sz w:val="16"/>
            </w:rPr>
          </w:rPrChange>
        </w:rPr>
        <w:t xml:space="preserve"> </w:t>
      </w:r>
      <w:r w:rsidRPr="00814BC9">
        <w:rPr>
          <w:w w:val="115"/>
          <w:sz w:val="16"/>
          <w:lang w:val="en-GB"/>
          <w:rPrChange w:id="10188" w:author="Christian PIEDALLU" w:date="2023-02-06T09:53:00Z">
            <w:rPr>
              <w:w w:val="115"/>
              <w:sz w:val="16"/>
            </w:rPr>
          </w:rPrChange>
        </w:rPr>
        <w:t>Marini,</w:t>
      </w:r>
      <w:r w:rsidRPr="00814BC9">
        <w:rPr>
          <w:spacing w:val="13"/>
          <w:w w:val="115"/>
          <w:sz w:val="16"/>
          <w:lang w:val="en-GB"/>
          <w:rPrChange w:id="10189" w:author="Christian PIEDALLU" w:date="2023-02-06T09:53:00Z">
            <w:rPr>
              <w:spacing w:val="13"/>
              <w:w w:val="115"/>
              <w:sz w:val="16"/>
            </w:rPr>
          </w:rPrChange>
        </w:rPr>
        <w:t xml:space="preserve"> </w:t>
      </w:r>
      <w:r w:rsidRPr="00814BC9">
        <w:rPr>
          <w:w w:val="115"/>
          <w:sz w:val="16"/>
          <w:lang w:val="en-GB"/>
          <w:rPrChange w:id="10190" w:author="Christian PIEDALLU" w:date="2023-02-06T09:53:00Z">
            <w:rPr>
              <w:w w:val="115"/>
              <w:sz w:val="16"/>
            </w:rPr>
          </w:rPrChange>
        </w:rPr>
        <w:t>L.,</w:t>
      </w:r>
      <w:r w:rsidRPr="00814BC9">
        <w:rPr>
          <w:spacing w:val="13"/>
          <w:w w:val="115"/>
          <w:sz w:val="16"/>
          <w:lang w:val="en-GB"/>
          <w:rPrChange w:id="10191" w:author="Christian PIEDALLU" w:date="2023-02-06T09:53:00Z">
            <w:rPr>
              <w:spacing w:val="13"/>
              <w:w w:val="115"/>
              <w:sz w:val="16"/>
            </w:rPr>
          </w:rPrChange>
        </w:rPr>
        <w:t xml:space="preserve"> </w:t>
      </w:r>
      <w:r w:rsidRPr="00814BC9">
        <w:rPr>
          <w:w w:val="115"/>
          <w:sz w:val="16"/>
          <w:lang w:val="en-GB"/>
          <w:rPrChange w:id="10192" w:author="Christian PIEDALLU" w:date="2023-02-06T09:53:00Z">
            <w:rPr>
              <w:w w:val="115"/>
              <w:sz w:val="16"/>
            </w:rPr>
          </w:rPrChange>
        </w:rPr>
        <w:t>September</w:t>
      </w:r>
      <w:r w:rsidRPr="00814BC9">
        <w:rPr>
          <w:spacing w:val="13"/>
          <w:w w:val="115"/>
          <w:sz w:val="16"/>
          <w:lang w:val="en-GB"/>
          <w:rPrChange w:id="10193" w:author="Christian PIEDALLU" w:date="2023-02-06T09:53:00Z">
            <w:rPr>
              <w:spacing w:val="13"/>
              <w:w w:val="115"/>
              <w:sz w:val="16"/>
            </w:rPr>
          </w:rPrChange>
        </w:rPr>
        <w:t xml:space="preserve"> </w:t>
      </w:r>
      <w:r w:rsidRPr="00814BC9">
        <w:rPr>
          <w:w w:val="115"/>
          <w:sz w:val="16"/>
          <w:lang w:val="en-GB"/>
          <w:rPrChange w:id="10194" w:author="Christian PIEDALLU" w:date="2023-02-06T09:53:00Z">
            <w:rPr>
              <w:w w:val="115"/>
              <w:sz w:val="16"/>
            </w:rPr>
          </w:rPrChange>
        </w:rPr>
        <w:t>2022.</w:t>
      </w:r>
      <w:r w:rsidRPr="00814BC9">
        <w:rPr>
          <w:spacing w:val="31"/>
          <w:w w:val="115"/>
          <w:sz w:val="16"/>
          <w:lang w:val="en-GB"/>
          <w:rPrChange w:id="10195" w:author="Christian PIEDALLU" w:date="2023-02-06T09:53:00Z">
            <w:rPr>
              <w:spacing w:val="31"/>
              <w:w w:val="115"/>
              <w:sz w:val="16"/>
            </w:rPr>
          </w:rPrChange>
        </w:rPr>
        <w:t xml:space="preserve"> </w:t>
      </w:r>
      <w:r w:rsidRPr="00814BC9">
        <w:rPr>
          <w:w w:val="115"/>
          <w:sz w:val="16"/>
          <w:lang w:val="en-GB"/>
          <w:rPrChange w:id="10196" w:author="Christian PIEDALLU" w:date="2023-02-06T09:53:00Z">
            <w:rPr>
              <w:w w:val="115"/>
              <w:sz w:val="16"/>
            </w:rPr>
          </w:rPrChange>
        </w:rPr>
        <w:t>Drought</w:t>
      </w:r>
      <w:r w:rsidRPr="00814BC9">
        <w:rPr>
          <w:spacing w:val="13"/>
          <w:w w:val="115"/>
          <w:sz w:val="16"/>
          <w:lang w:val="en-GB"/>
          <w:rPrChange w:id="10197" w:author="Christian PIEDALLU" w:date="2023-02-06T09:53:00Z">
            <w:rPr>
              <w:spacing w:val="13"/>
              <w:w w:val="115"/>
              <w:sz w:val="16"/>
            </w:rPr>
          </w:rPrChange>
        </w:rPr>
        <w:t xml:space="preserve"> </w:t>
      </w:r>
      <w:r w:rsidRPr="00814BC9">
        <w:rPr>
          <w:w w:val="115"/>
          <w:sz w:val="16"/>
          <w:lang w:val="en-GB"/>
          <w:rPrChange w:id="10198" w:author="Christian PIEDALLU" w:date="2023-02-06T09:53:00Z">
            <w:rPr>
              <w:w w:val="115"/>
              <w:sz w:val="16"/>
            </w:rPr>
          </w:rPrChange>
        </w:rPr>
        <w:t>and</w:t>
      </w:r>
      <w:r w:rsidRPr="00814BC9">
        <w:rPr>
          <w:spacing w:val="13"/>
          <w:w w:val="115"/>
          <w:sz w:val="16"/>
          <w:lang w:val="en-GB"/>
          <w:rPrChange w:id="10199" w:author="Christian PIEDALLU" w:date="2023-02-06T09:53:00Z">
            <w:rPr>
              <w:spacing w:val="13"/>
              <w:w w:val="115"/>
              <w:sz w:val="16"/>
            </w:rPr>
          </w:rPrChange>
        </w:rPr>
        <w:t xml:space="preserve"> </w:t>
      </w:r>
      <w:r w:rsidRPr="00814BC9">
        <w:rPr>
          <w:w w:val="115"/>
          <w:sz w:val="16"/>
          <w:lang w:val="en-GB"/>
          <w:rPrChange w:id="10200" w:author="Christian PIEDALLU" w:date="2023-02-06T09:53:00Z">
            <w:rPr>
              <w:w w:val="115"/>
              <w:sz w:val="16"/>
            </w:rPr>
          </w:rPrChange>
        </w:rPr>
        <w:t>stand</w:t>
      </w:r>
      <w:r w:rsidRPr="00814BC9">
        <w:rPr>
          <w:spacing w:val="13"/>
          <w:w w:val="115"/>
          <w:sz w:val="16"/>
          <w:lang w:val="en-GB"/>
          <w:rPrChange w:id="10201" w:author="Christian PIEDALLU" w:date="2023-02-06T09:53:00Z">
            <w:rPr>
              <w:spacing w:val="13"/>
              <w:w w:val="115"/>
              <w:sz w:val="16"/>
            </w:rPr>
          </w:rPrChange>
        </w:rPr>
        <w:t xml:space="preserve"> </w:t>
      </w:r>
      <w:r w:rsidRPr="00814BC9">
        <w:rPr>
          <w:w w:val="115"/>
          <w:sz w:val="16"/>
          <w:lang w:val="en-GB"/>
          <w:rPrChange w:id="10202" w:author="Christian PIEDALLU" w:date="2023-02-06T09:53:00Z">
            <w:rPr>
              <w:w w:val="115"/>
              <w:sz w:val="16"/>
            </w:rPr>
          </w:rPrChange>
        </w:rPr>
        <w:t>susceptibility</w:t>
      </w:r>
      <w:r w:rsidRPr="00814BC9">
        <w:rPr>
          <w:spacing w:val="13"/>
          <w:w w:val="115"/>
          <w:sz w:val="16"/>
          <w:lang w:val="en-GB"/>
          <w:rPrChange w:id="10203" w:author="Christian PIEDALLU" w:date="2023-02-06T09:53:00Z">
            <w:rPr>
              <w:spacing w:val="13"/>
              <w:w w:val="115"/>
              <w:sz w:val="16"/>
            </w:rPr>
          </w:rPrChange>
        </w:rPr>
        <w:t xml:space="preserve"> </w:t>
      </w:r>
      <w:r w:rsidRPr="00814BC9">
        <w:rPr>
          <w:w w:val="115"/>
          <w:sz w:val="16"/>
          <w:lang w:val="en-GB"/>
          <w:rPrChange w:id="10204" w:author="Christian PIEDALLU" w:date="2023-02-06T09:53:00Z">
            <w:rPr>
              <w:w w:val="115"/>
              <w:sz w:val="16"/>
            </w:rPr>
          </w:rPrChange>
        </w:rPr>
        <w:t>to</w:t>
      </w:r>
    </w:p>
    <w:p w14:paraId="05B5AD56" w14:textId="77777777" w:rsidR="00B177F5" w:rsidRPr="00814BC9" w:rsidRDefault="00B553DB">
      <w:pPr>
        <w:tabs>
          <w:tab w:val="left" w:pos="720"/>
        </w:tabs>
        <w:spacing w:line="189" w:lineRule="exact"/>
        <w:ind w:left="163"/>
        <w:rPr>
          <w:sz w:val="16"/>
          <w:lang w:val="en-GB"/>
          <w:rPrChange w:id="10205" w:author="Christian PIEDALLU" w:date="2023-02-06T09:53:00Z">
            <w:rPr>
              <w:sz w:val="16"/>
            </w:rPr>
          </w:rPrChange>
        </w:rPr>
      </w:pPr>
      <w:bookmarkStart w:id="10206" w:name="_bookmark47"/>
      <w:bookmarkEnd w:id="10206"/>
      <w:r w:rsidRPr="00814BC9">
        <w:rPr>
          <w:rFonts w:ascii="Trebuchet MS"/>
          <w:w w:val="115"/>
          <w:sz w:val="10"/>
          <w:lang w:val="en-GB"/>
          <w:rPrChange w:id="10207" w:author="Christian PIEDALLU" w:date="2023-02-06T09:53:00Z">
            <w:rPr>
              <w:rFonts w:ascii="Trebuchet MS"/>
              <w:w w:val="115"/>
              <w:sz w:val="10"/>
            </w:rPr>
          </w:rPrChange>
        </w:rPr>
        <w:t>409</w:t>
      </w:r>
      <w:r w:rsidRPr="00814BC9">
        <w:rPr>
          <w:rFonts w:ascii="Trebuchet MS"/>
          <w:w w:val="115"/>
          <w:sz w:val="10"/>
          <w:lang w:val="en-GB"/>
          <w:rPrChange w:id="10208" w:author="Christian PIEDALLU" w:date="2023-02-06T09:53:00Z">
            <w:rPr>
              <w:rFonts w:ascii="Trebuchet MS"/>
              <w:w w:val="115"/>
              <w:sz w:val="10"/>
            </w:rPr>
          </w:rPrChange>
        </w:rPr>
        <w:tab/>
      </w:r>
      <w:r w:rsidRPr="00814BC9">
        <w:rPr>
          <w:w w:val="115"/>
          <w:sz w:val="16"/>
          <w:lang w:val="en-GB"/>
          <w:rPrChange w:id="10209" w:author="Christian PIEDALLU" w:date="2023-02-06T09:53:00Z">
            <w:rPr>
              <w:w w:val="115"/>
              <w:sz w:val="16"/>
            </w:rPr>
          </w:rPrChange>
        </w:rPr>
        <w:t>attacks</w:t>
      </w:r>
      <w:r w:rsidRPr="00814BC9">
        <w:rPr>
          <w:spacing w:val="-1"/>
          <w:w w:val="115"/>
          <w:sz w:val="16"/>
          <w:lang w:val="en-GB"/>
          <w:rPrChange w:id="10210" w:author="Christian PIEDALLU" w:date="2023-02-06T09:53:00Z">
            <w:rPr>
              <w:spacing w:val="-1"/>
              <w:w w:val="115"/>
              <w:sz w:val="16"/>
            </w:rPr>
          </w:rPrChange>
        </w:rPr>
        <w:t xml:space="preserve"> </w:t>
      </w:r>
      <w:r w:rsidRPr="00814BC9">
        <w:rPr>
          <w:w w:val="115"/>
          <w:sz w:val="16"/>
          <w:lang w:val="en-GB"/>
          <w:rPrChange w:id="10211" w:author="Christian PIEDALLU" w:date="2023-02-06T09:53:00Z">
            <w:rPr>
              <w:w w:val="115"/>
              <w:sz w:val="16"/>
            </w:rPr>
          </w:rPrChange>
        </w:rPr>
        <w:t>by</w:t>
      </w:r>
      <w:r w:rsidRPr="00814BC9">
        <w:rPr>
          <w:spacing w:val="-1"/>
          <w:w w:val="115"/>
          <w:sz w:val="16"/>
          <w:lang w:val="en-GB"/>
          <w:rPrChange w:id="10212" w:author="Christian PIEDALLU" w:date="2023-02-06T09:53:00Z">
            <w:rPr>
              <w:spacing w:val="-1"/>
              <w:w w:val="115"/>
              <w:sz w:val="16"/>
            </w:rPr>
          </w:rPrChange>
        </w:rPr>
        <w:t xml:space="preserve"> </w:t>
      </w:r>
      <w:r w:rsidRPr="00814BC9">
        <w:rPr>
          <w:w w:val="115"/>
          <w:sz w:val="16"/>
          <w:lang w:val="en-GB"/>
          <w:rPrChange w:id="10213" w:author="Christian PIEDALLU" w:date="2023-02-06T09:53:00Z">
            <w:rPr>
              <w:w w:val="115"/>
              <w:sz w:val="16"/>
            </w:rPr>
          </w:rPrChange>
        </w:rPr>
        <w:t>the</w:t>
      </w:r>
      <w:r w:rsidRPr="00814BC9">
        <w:rPr>
          <w:spacing w:val="-1"/>
          <w:w w:val="115"/>
          <w:sz w:val="16"/>
          <w:lang w:val="en-GB"/>
          <w:rPrChange w:id="10214" w:author="Christian PIEDALLU" w:date="2023-02-06T09:53:00Z">
            <w:rPr>
              <w:spacing w:val="-1"/>
              <w:w w:val="115"/>
              <w:sz w:val="16"/>
            </w:rPr>
          </w:rPrChange>
        </w:rPr>
        <w:t xml:space="preserve"> </w:t>
      </w:r>
      <w:r w:rsidRPr="00814BC9">
        <w:rPr>
          <w:w w:val="115"/>
          <w:sz w:val="16"/>
          <w:lang w:val="en-GB"/>
          <w:rPrChange w:id="10215" w:author="Christian PIEDALLU" w:date="2023-02-06T09:53:00Z">
            <w:rPr>
              <w:w w:val="115"/>
              <w:sz w:val="16"/>
            </w:rPr>
          </w:rPrChange>
        </w:rPr>
        <w:t>European</w:t>
      </w:r>
      <w:r w:rsidRPr="00814BC9">
        <w:rPr>
          <w:spacing w:val="-1"/>
          <w:w w:val="115"/>
          <w:sz w:val="16"/>
          <w:lang w:val="en-GB"/>
          <w:rPrChange w:id="10216" w:author="Christian PIEDALLU" w:date="2023-02-06T09:53:00Z">
            <w:rPr>
              <w:spacing w:val="-1"/>
              <w:w w:val="115"/>
              <w:sz w:val="16"/>
            </w:rPr>
          </w:rPrChange>
        </w:rPr>
        <w:t xml:space="preserve"> </w:t>
      </w:r>
      <w:r w:rsidRPr="00814BC9">
        <w:rPr>
          <w:w w:val="115"/>
          <w:sz w:val="16"/>
          <w:lang w:val="en-GB"/>
          <w:rPrChange w:id="10217" w:author="Christian PIEDALLU" w:date="2023-02-06T09:53:00Z">
            <w:rPr>
              <w:w w:val="115"/>
              <w:sz w:val="16"/>
            </w:rPr>
          </w:rPrChange>
        </w:rPr>
        <w:t>spruce</w:t>
      </w:r>
      <w:r w:rsidRPr="00814BC9">
        <w:rPr>
          <w:spacing w:val="-1"/>
          <w:w w:val="115"/>
          <w:sz w:val="16"/>
          <w:lang w:val="en-GB"/>
          <w:rPrChange w:id="10218" w:author="Christian PIEDALLU" w:date="2023-02-06T09:53:00Z">
            <w:rPr>
              <w:spacing w:val="-1"/>
              <w:w w:val="115"/>
              <w:sz w:val="16"/>
            </w:rPr>
          </w:rPrChange>
        </w:rPr>
        <w:t xml:space="preserve"> </w:t>
      </w:r>
      <w:r w:rsidRPr="00814BC9">
        <w:rPr>
          <w:w w:val="115"/>
          <w:sz w:val="16"/>
          <w:lang w:val="en-GB"/>
          <w:rPrChange w:id="10219" w:author="Christian PIEDALLU" w:date="2023-02-06T09:53:00Z">
            <w:rPr>
              <w:w w:val="115"/>
              <w:sz w:val="16"/>
            </w:rPr>
          </w:rPrChange>
        </w:rPr>
        <w:t>bark</w:t>
      </w:r>
      <w:r w:rsidRPr="00814BC9">
        <w:rPr>
          <w:spacing w:val="-1"/>
          <w:w w:val="115"/>
          <w:sz w:val="16"/>
          <w:lang w:val="en-GB"/>
          <w:rPrChange w:id="10220" w:author="Christian PIEDALLU" w:date="2023-02-06T09:53:00Z">
            <w:rPr>
              <w:spacing w:val="-1"/>
              <w:w w:val="115"/>
              <w:sz w:val="16"/>
            </w:rPr>
          </w:rPrChange>
        </w:rPr>
        <w:t xml:space="preserve"> </w:t>
      </w:r>
      <w:r w:rsidRPr="00814BC9">
        <w:rPr>
          <w:w w:val="115"/>
          <w:sz w:val="16"/>
          <w:lang w:val="en-GB"/>
          <w:rPrChange w:id="10221" w:author="Christian PIEDALLU" w:date="2023-02-06T09:53:00Z">
            <w:rPr>
              <w:w w:val="115"/>
              <w:sz w:val="16"/>
            </w:rPr>
          </w:rPrChange>
        </w:rPr>
        <w:t>beetle:</w:t>
      </w:r>
      <w:r w:rsidRPr="00814BC9">
        <w:rPr>
          <w:spacing w:val="12"/>
          <w:w w:val="115"/>
          <w:sz w:val="16"/>
          <w:lang w:val="en-GB"/>
          <w:rPrChange w:id="10222" w:author="Christian PIEDALLU" w:date="2023-02-06T09:53:00Z">
            <w:rPr>
              <w:spacing w:val="12"/>
              <w:w w:val="115"/>
              <w:sz w:val="16"/>
            </w:rPr>
          </w:rPrChange>
        </w:rPr>
        <w:t xml:space="preserve"> </w:t>
      </w:r>
      <w:r w:rsidRPr="00814BC9">
        <w:rPr>
          <w:w w:val="115"/>
          <w:sz w:val="16"/>
          <w:lang w:val="en-GB"/>
          <w:rPrChange w:id="10223" w:author="Christian PIEDALLU" w:date="2023-02-06T09:53:00Z">
            <w:rPr>
              <w:w w:val="115"/>
              <w:sz w:val="16"/>
            </w:rPr>
          </w:rPrChange>
        </w:rPr>
        <w:t>A</w:t>
      </w:r>
      <w:r w:rsidRPr="00814BC9">
        <w:rPr>
          <w:spacing w:val="-1"/>
          <w:w w:val="115"/>
          <w:sz w:val="16"/>
          <w:lang w:val="en-GB"/>
          <w:rPrChange w:id="10224" w:author="Christian PIEDALLU" w:date="2023-02-06T09:53:00Z">
            <w:rPr>
              <w:spacing w:val="-1"/>
              <w:w w:val="115"/>
              <w:sz w:val="16"/>
            </w:rPr>
          </w:rPrChange>
        </w:rPr>
        <w:t xml:space="preserve"> </w:t>
      </w:r>
      <w:r w:rsidRPr="00814BC9">
        <w:rPr>
          <w:w w:val="115"/>
          <w:sz w:val="16"/>
          <w:lang w:val="en-GB"/>
          <w:rPrChange w:id="10225" w:author="Christian PIEDALLU" w:date="2023-02-06T09:53:00Z">
            <w:rPr>
              <w:w w:val="115"/>
              <w:sz w:val="16"/>
            </w:rPr>
          </w:rPrChange>
        </w:rPr>
        <w:t>remote</w:t>
      </w:r>
      <w:r w:rsidRPr="00814BC9">
        <w:rPr>
          <w:spacing w:val="-1"/>
          <w:w w:val="115"/>
          <w:sz w:val="16"/>
          <w:lang w:val="en-GB"/>
          <w:rPrChange w:id="10226" w:author="Christian PIEDALLU" w:date="2023-02-06T09:53:00Z">
            <w:rPr>
              <w:spacing w:val="-1"/>
              <w:w w:val="115"/>
              <w:sz w:val="16"/>
            </w:rPr>
          </w:rPrChange>
        </w:rPr>
        <w:t xml:space="preserve"> </w:t>
      </w:r>
      <w:r w:rsidRPr="00814BC9">
        <w:rPr>
          <w:w w:val="115"/>
          <w:sz w:val="16"/>
          <w:lang w:val="en-GB"/>
          <w:rPrChange w:id="10227" w:author="Christian PIEDALLU" w:date="2023-02-06T09:53:00Z">
            <w:rPr>
              <w:w w:val="115"/>
              <w:sz w:val="16"/>
            </w:rPr>
          </w:rPrChange>
        </w:rPr>
        <w:t>sensing</w:t>
      </w:r>
      <w:r w:rsidRPr="00814BC9">
        <w:rPr>
          <w:spacing w:val="-1"/>
          <w:w w:val="115"/>
          <w:sz w:val="16"/>
          <w:lang w:val="en-GB"/>
          <w:rPrChange w:id="10228" w:author="Christian PIEDALLU" w:date="2023-02-06T09:53:00Z">
            <w:rPr>
              <w:spacing w:val="-1"/>
              <w:w w:val="115"/>
              <w:sz w:val="16"/>
            </w:rPr>
          </w:rPrChange>
        </w:rPr>
        <w:t xml:space="preserve"> </w:t>
      </w:r>
      <w:r w:rsidRPr="00814BC9">
        <w:rPr>
          <w:w w:val="115"/>
          <w:sz w:val="16"/>
          <w:lang w:val="en-GB"/>
          <w:rPrChange w:id="10229" w:author="Christian PIEDALLU" w:date="2023-02-06T09:53:00Z">
            <w:rPr>
              <w:w w:val="115"/>
              <w:sz w:val="16"/>
            </w:rPr>
          </w:rPrChange>
        </w:rPr>
        <w:t>approach.</w:t>
      </w:r>
      <w:r w:rsidRPr="00814BC9">
        <w:rPr>
          <w:spacing w:val="13"/>
          <w:w w:val="115"/>
          <w:sz w:val="16"/>
          <w:lang w:val="en-GB"/>
          <w:rPrChange w:id="10230" w:author="Christian PIEDALLU" w:date="2023-02-06T09:53:00Z">
            <w:rPr>
              <w:spacing w:val="13"/>
              <w:w w:val="115"/>
              <w:sz w:val="16"/>
            </w:rPr>
          </w:rPrChange>
        </w:rPr>
        <w:t xml:space="preserve"> </w:t>
      </w:r>
      <w:r w:rsidRPr="00814BC9">
        <w:rPr>
          <w:i/>
          <w:w w:val="115"/>
          <w:sz w:val="16"/>
          <w:lang w:val="en-GB"/>
          <w:rPrChange w:id="10231" w:author="Christian PIEDALLU" w:date="2023-02-06T09:53:00Z">
            <w:rPr>
              <w:i/>
              <w:w w:val="115"/>
              <w:sz w:val="16"/>
            </w:rPr>
          </w:rPrChange>
        </w:rPr>
        <w:t>Agricultural</w:t>
      </w:r>
      <w:r w:rsidRPr="00814BC9">
        <w:rPr>
          <w:i/>
          <w:spacing w:val="2"/>
          <w:w w:val="115"/>
          <w:sz w:val="16"/>
          <w:lang w:val="en-GB"/>
          <w:rPrChange w:id="10232" w:author="Christian PIEDALLU" w:date="2023-02-06T09:53:00Z">
            <w:rPr>
              <w:i/>
              <w:spacing w:val="2"/>
              <w:w w:val="115"/>
              <w:sz w:val="16"/>
            </w:rPr>
          </w:rPrChange>
        </w:rPr>
        <w:t xml:space="preserve"> </w:t>
      </w:r>
      <w:r w:rsidRPr="00814BC9">
        <w:rPr>
          <w:i/>
          <w:w w:val="115"/>
          <w:sz w:val="16"/>
          <w:lang w:val="en-GB"/>
          <w:rPrChange w:id="10233" w:author="Christian PIEDALLU" w:date="2023-02-06T09:53:00Z">
            <w:rPr>
              <w:i/>
              <w:w w:val="115"/>
              <w:sz w:val="16"/>
            </w:rPr>
          </w:rPrChange>
        </w:rPr>
        <w:t>and</w:t>
      </w:r>
      <w:r w:rsidRPr="00814BC9">
        <w:rPr>
          <w:i/>
          <w:spacing w:val="1"/>
          <w:w w:val="115"/>
          <w:sz w:val="16"/>
          <w:lang w:val="en-GB"/>
          <w:rPrChange w:id="10234" w:author="Christian PIEDALLU" w:date="2023-02-06T09:53:00Z">
            <w:rPr>
              <w:i/>
              <w:spacing w:val="1"/>
              <w:w w:val="115"/>
              <w:sz w:val="16"/>
            </w:rPr>
          </w:rPrChange>
        </w:rPr>
        <w:t xml:space="preserve"> </w:t>
      </w:r>
      <w:r w:rsidRPr="00814BC9">
        <w:rPr>
          <w:i/>
          <w:w w:val="115"/>
          <w:sz w:val="16"/>
          <w:lang w:val="en-GB"/>
          <w:rPrChange w:id="10235" w:author="Christian PIEDALLU" w:date="2023-02-06T09:53:00Z">
            <w:rPr>
              <w:i/>
              <w:w w:val="115"/>
              <w:sz w:val="16"/>
            </w:rPr>
          </w:rPrChange>
        </w:rPr>
        <w:t>Forest</w:t>
      </w:r>
      <w:r w:rsidRPr="00814BC9">
        <w:rPr>
          <w:i/>
          <w:spacing w:val="3"/>
          <w:w w:val="115"/>
          <w:sz w:val="16"/>
          <w:lang w:val="en-GB"/>
          <w:rPrChange w:id="10236" w:author="Christian PIEDALLU" w:date="2023-02-06T09:53:00Z">
            <w:rPr>
              <w:i/>
              <w:spacing w:val="3"/>
              <w:w w:val="115"/>
              <w:sz w:val="16"/>
            </w:rPr>
          </w:rPrChange>
        </w:rPr>
        <w:t xml:space="preserve"> </w:t>
      </w:r>
      <w:r w:rsidRPr="00814BC9">
        <w:rPr>
          <w:i/>
          <w:w w:val="115"/>
          <w:sz w:val="16"/>
          <w:lang w:val="en-GB"/>
          <w:rPrChange w:id="10237" w:author="Christian PIEDALLU" w:date="2023-02-06T09:53:00Z">
            <w:rPr>
              <w:i/>
              <w:w w:val="115"/>
              <w:sz w:val="16"/>
            </w:rPr>
          </w:rPrChange>
        </w:rPr>
        <w:t>Entomology</w:t>
      </w:r>
      <w:r w:rsidRPr="00814BC9">
        <w:rPr>
          <w:w w:val="115"/>
          <w:sz w:val="16"/>
          <w:lang w:val="en-GB"/>
          <w:rPrChange w:id="10238" w:author="Christian PIEDALLU" w:date="2023-02-06T09:53:00Z">
            <w:rPr>
              <w:w w:val="115"/>
              <w:sz w:val="16"/>
            </w:rPr>
          </w:rPrChange>
        </w:rPr>
        <w:t>.</w:t>
      </w:r>
    </w:p>
    <w:p w14:paraId="25C7787D" w14:textId="77777777" w:rsidR="00B177F5" w:rsidRPr="00814BC9" w:rsidRDefault="00B553DB">
      <w:pPr>
        <w:spacing w:line="192" w:lineRule="exact"/>
        <w:ind w:left="163"/>
        <w:rPr>
          <w:sz w:val="16"/>
          <w:lang w:val="en-GB"/>
          <w:rPrChange w:id="10239" w:author="Christian PIEDALLU" w:date="2023-02-06T09:53:00Z">
            <w:rPr>
              <w:sz w:val="16"/>
            </w:rPr>
          </w:rPrChange>
        </w:rPr>
      </w:pPr>
      <w:r w:rsidRPr="00814BC9">
        <w:rPr>
          <w:rFonts w:ascii="Trebuchet MS"/>
          <w:sz w:val="10"/>
          <w:lang w:val="en-GB"/>
          <w:rPrChange w:id="10240" w:author="Christian PIEDALLU" w:date="2023-02-06T09:53:00Z">
            <w:rPr>
              <w:rFonts w:ascii="Trebuchet MS"/>
              <w:sz w:val="10"/>
            </w:rPr>
          </w:rPrChange>
        </w:rPr>
        <w:t xml:space="preserve">410     </w:t>
      </w:r>
      <w:r w:rsidRPr="00814BC9">
        <w:rPr>
          <w:rFonts w:ascii="Trebuchet MS"/>
          <w:spacing w:val="19"/>
          <w:sz w:val="10"/>
          <w:lang w:val="en-GB"/>
          <w:rPrChange w:id="10241" w:author="Christian PIEDALLU" w:date="2023-02-06T09:53:00Z">
            <w:rPr>
              <w:rFonts w:ascii="Trebuchet MS"/>
              <w:spacing w:val="19"/>
              <w:sz w:val="10"/>
            </w:rPr>
          </w:rPrChange>
        </w:rPr>
        <w:t xml:space="preserve"> </w:t>
      </w:r>
      <w:r w:rsidRPr="00814BC9">
        <w:rPr>
          <w:spacing w:val="-1"/>
          <w:w w:val="120"/>
          <w:sz w:val="16"/>
          <w:lang w:val="en-GB"/>
          <w:rPrChange w:id="10242" w:author="Christian PIEDALLU" w:date="2023-02-06T09:53:00Z">
            <w:rPr>
              <w:spacing w:val="-1"/>
              <w:w w:val="120"/>
              <w:sz w:val="16"/>
            </w:rPr>
          </w:rPrChange>
        </w:rPr>
        <w:t>Netherer,</w:t>
      </w:r>
      <w:r w:rsidRPr="00814BC9">
        <w:rPr>
          <w:spacing w:val="-5"/>
          <w:w w:val="120"/>
          <w:sz w:val="16"/>
          <w:lang w:val="en-GB"/>
          <w:rPrChange w:id="10243" w:author="Christian PIEDALLU" w:date="2023-02-06T09:53:00Z">
            <w:rPr>
              <w:spacing w:val="-5"/>
              <w:w w:val="120"/>
              <w:sz w:val="16"/>
            </w:rPr>
          </w:rPrChange>
        </w:rPr>
        <w:t xml:space="preserve"> </w:t>
      </w:r>
      <w:r w:rsidRPr="00814BC9">
        <w:rPr>
          <w:spacing w:val="-1"/>
          <w:w w:val="120"/>
          <w:sz w:val="16"/>
          <w:lang w:val="en-GB"/>
          <w:rPrChange w:id="10244" w:author="Christian PIEDALLU" w:date="2023-02-06T09:53:00Z">
            <w:rPr>
              <w:spacing w:val="-1"/>
              <w:w w:val="120"/>
              <w:sz w:val="16"/>
            </w:rPr>
          </w:rPrChange>
        </w:rPr>
        <w:t>S.,</w:t>
      </w:r>
      <w:r w:rsidRPr="00814BC9">
        <w:rPr>
          <w:spacing w:val="-4"/>
          <w:w w:val="120"/>
          <w:sz w:val="16"/>
          <w:lang w:val="en-GB"/>
          <w:rPrChange w:id="10245" w:author="Christian PIEDALLU" w:date="2023-02-06T09:53:00Z">
            <w:rPr>
              <w:spacing w:val="-4"/>
              <w:w w:val="120"/>
              <w:sz w:val="16"/>
            </w:rPr>
          </w:rPrChange>
        </w:rPr>
        <w:t xml:space="preserve"> </w:t>
      </w:r>
      <w:r w:rsidRPr="00814BC9">
        <w:rPr>
          <w:spacing w:val="-1"/>
          <w:w w:val="120"/>
          <w:sz w:val="16"/>
          <w:lang w:val="en-GB"/>
          <w:rPrChange w:id="10246" w:author="Christian PIEDALLU" w:date="2023-02-06T09:53:00Z">
            <w:rPr>
              <w:spacing w:val="-1"/>
              <w:w w:val="120"/>
              <w:sz w:val="16"/>
            </w:rPr>
          </w:rPrChange>
        </w:rPr>
        <w:t>Matthews,</w:t>
      </w:r>
      <w:r w:rsidRPr="00814BC9">
        <w:rPr>
          <w:spacing w:val="-5"/>
          <w:w w:val="120"/>
          <w:sz w:val="16"/>
          <w:lang w:val="en-GB"/>
          <w:rPrChange w:id="10247" w:author="Christian PIEDALLU" w:date="2023-02-06T09:53:00Z">
            <w:rPr>
              <w:spacing w:val="-5"/>
              <w:w w:val="120"/>
              <w:sz w:val="16"/>
            </w:rPr>
          </w:rPrChange>
        </w:rPr>
        <w:t xml:space="preserve"> </w:t>
      </w:r>
      <w:r w:rsidRPr="00814BC9">
        <w:rPr>
          <w:w w:val="120"/>
          <w:sz w:val="16"/>
          <w:lang w:val="en-GB"/>
          <w:rPrChange w:id="10248" w:author="Christian PIEDALLU" w:date="2023-02-06T09:53:00Z">
            <w:rPr>
              <w:w w:val="120"/>
              <w:sz w:val="16"/>
            </w:rPr>
          </w:rPrChange>
        </w:rPr>
        <w:t>B.,</w:t>
      </w:r>
      <w:r w:rsidRPr="00814BC9">
        <w:rPr>
          <w:spacing w:val="-5"/>
          <w:w w:val="120"/>
          <w:sz w:val="16"/>
          <w:lang w:val="en-GB"/>
          <w:rPrChange w:id="10249" w:author="Christian PIEDALLU" w:date="2023-02-06T09:53:00Z">
            <w:rPr>
              <w:spacing w:val="-5"/>
              <w:w w:val="120"/>
              <w:sz w:val="16"/>
            </w:rPr>
          </w:rPrChange>
        </w:rPr>
        <w:t xml:space="preserve"> </w:t>
      </w:r>
      <w:r w:rsidRPr="00814BC9">
        <w:rPr>
          <w:w w:val="120"/>
          <w:sz w:val="16"/>
          <w:lang w:val="en-GB"/>
          <w:rPrChange w:id="10250" w:author="Christian PIEDALLU" w:date="2023-02-06T09:53:00Z">
            <w:rPr>
              <w:w w:val="120"/>
              <w:sz w:val="16"/>
            </w:rPr>
          </w:rPrChange>
        </w:rPr>
        <w:t>Katzensteiner,</w:t>
      </w:r>
      <w:r w:rsidRPr="00814BC9">
        <w:rPr>
          <w:spacing w:val="-5"/>
          <w:w w:val="120"/>
          <w:sz w:val="16"/>
          <w:lang w:val="en-GB"/>
          <w:rPrChange w:id="10251" w:author="Christian PIEDALLU" w:date="2023-02-06T09:53:00Z">
            <w:rPr>
              <w:spacing w:val="-5"/>
              <w:w w:val="120"/>
              <w:sz w:val="16"/>
            </w:rPr>
          </w:rPrChange>
        </w:rPr>
        <w:t xml:space="preserve"> </w:t>
      </w:r>
      <w:r w:rsidRPr="00814BC9">
        <w:rPr>
          <w:w w:val="120"/>
          <w:sz w:val="16"/>
          <w:lang w:val="en-GB"/>
          <w:rPrChange w:id="10252" w:author="Christian PIEDALLU" w:date="2023-02-06T09:53:00Z">
            <w:rPr>
              <w:w w:val="120"/>
              <w:sz w:val="16"/>
            </w:rPr>
          </w:rPrChange>
        </w:rPr>
        <w:t>K.,</w:t>
      </w:r>
      <w:r w:rsidRPr="00814BC9">
        <w:rPr>
          <w:spacing w:val="-4"/>
          <w:w w:val="120"/>
          <w:sz w:val="16"/>
          <w:lang w:val="en-GB"/>
          <w:rPrChange w:id="10253" w:author="Christian PIEDALLU" w:date="2023-02-06T09:53:00Z">
            <w:rPr>
              <w:spacing w:val="-4"/>
              <w:w w:val="120"/>
              <w:sz w:val="16"/>
            </w:rPr>
          </w:rPrChange>
        </w:rPr>
        <w:t xml:space="preserve"> </w:t>
      </w:r>
      <w:r w:rsidRPr="00814BC9">
        <w:rPr>
          <w:w w:val="120"/>
          <w:sz w:val="16"/>
          <w:lang w:val="en-GB"/>
          <w:rPrChange w:id="10254" w:author="Christian PIEDALLU" w:date="2023-02-06T09:53:00Z">
            <w:rPr>
              <w:w w:val="120"/>
              <w:sz w:val="16"/>
            </w:rPr>
          </w:rPrChange>
        </w:rPr>
        <w:t>Blackwell,</w:t>
      </w:r>
      <w:r w:rsidRPr="00814BC9">
        <w:rPr>
          <w:spacing w:val="-5"/>
          <w:w w:val="120"/>
          <w:sz w:val="16"/>
          <w:lang w:val="en-GB"/>
          <w:rPrChange w:id="10255" w:author="Christian PIEDALLU" w:date="2023-02-06T09:53:00Z">
            <w:rPr>
              <w:spacing w:val="-5"/>
              <w:w w:val="120"/>
              <w:sz w:val="16"/>
            </w:rPr>
          </w:rPrChange>
        </w:rPr>
        <w:t xml:space="preserve"> </w:t>
      </w:r>
      <w:r w:rsidRPr="00814BC9">
        <w:rPr>
          <w:w w:val="120"/>
          <w:sz w:val="16"/>
          <w:lang w:val="en-GB"/>
          <w:rPrChange w:id="10256" w:author="Christian PIEDALLU" w:date="2023-02-06T09:53:00Z">
            <w:rPr>
              <w:w w:val="120"/>
              <w:sz w:val="16"/>
            </w:rPr>
          </w:rPrChange>
        </w:rPr>
        <w:t>E.,</w:t>
      </w:r>
      <w:r w:rsidRPr="00814BC9">
        <w:rPr>
          <w:spacing w:val="-5"/>
          <w:w w:val="120"/>
          <w:sz w:val="16"/>
          <w:lang w:val="en-GB"/>
          <w:rPrChange w:id="10257" w:author="Christian PIEDALLU" w:date="2023-02-06T09:53:00Z">
            <w:rPr>
              <w:spacing w:val="-5"/>
              <w:w w:val="120"/>
              <w:sz w:val="16"/>
            </w:rPr>
          </w:rPrChange>
        </w:rPr>
        <w:t xml:space="preserve"> </w:t>
      </w:r>
      <w:r w:rsidRPr="00814BC9">
        <w:rPr>
          <w:w w:val="120"/>
          <w:sz w:val="16"/>
          <w:lang w:val="en-GB"/>
          <w:rPrChange w:id="10258" w:author="Christian PIEDALLU" w:date="2023-02-06T09:53:00Z">
            <w:rPr>
              <w:w w:val="120"/>
              <w:sz w:val="16"/>
            </w:rPr>
          </w:rPrChange>
        </w:rPr>
        <w:t>Henschke,</w:t>
      </w:r>
      <w:r w:rsidRPr="00814BC9">
        <w:rPr>
          <w:spacing w:val="-5"/>
          <w:w w:val="120"/>
          <w:sz w:val="16"/>
          <w:lang w:val="en-GB"/>
          <w:rPrChange w:id="10259" w:author="Christian PIEDALLU" w:date="2023-02-06T09:53:00Z">
            <w:rPr>
              <w:spacing w:val="-5"/>
              <w:w w:val="120"/>
              <w:sz w:val="16"/>
            </w:rPr>
          </w:rPrChange>
        </w:rPr>
        <w:t xml:space="preserve"> </w:t>
      </w:r>
      <w:r w:rsidRPr="00814BC9">
        <w:rPr>
          <w:w w:val="120"/>
          <w:sz w:val="16"/>
          <w:lang w:val="en-GB"/>
          <w:rPrChange w:id="10260" w:author="Christian PIEDALLU" w:date="2023-02-06T09:53:00Z">
            <w:rPr>
              <w:w w:val="120"/>
              <w:sz w:val="16"/>
            </w:rPr>
          </w:rPrChange>
        </w:rPr>
        <w:t>P.,</w:t>
      </w:r>
      <w:r w:rsidRPr="00814BC9">
        <w:rPr>
          <w:spacing w:val="-4"/>
          <w:w w:val="120"/>
          <w:sz w:val="16"/>
          <w:lang w:val="en-GB"/>
          <w:rPrChange w:id="10261" w:author="Christian PIEDALLU" w:date="2023-02-06T09:53:00Z">
            <w:rPr>
              <w:spacing w:val="-4"/>
              <w:w w:val="120"/>
              <w:sz w:val="16"/>
            </w:rPr>
          </w:rPrChange>
        </w:rPr>
        <w:t xml:space="preserve"> </w:t>
      </w:r>
      <w:r w:rsidRPr="00814BC9">
        <w:rPr>
          <w:w w:val="120"/>
          <w:sz w:val="16"/>
          <w:lang w:val="en-GB"/>
          <w:rPrChange w:id="10262" w:author="Christian PIEDALLU" w:date="2023-02-06T09:53:00Z">
            <w:rPr>
              <w:w w:val="120"/>
              <w:sz w:val="16"/>
            </w:rPr>
          </w:rPrChange>
        </w:rPr>
        <w:t>Hietz,</w:t>
      </w:r>
      <w:r w:rsidRPr="00814BC9">
        <w:rPr>
          <w:spacing w:val="-5"/>
          <w:w w:val="120"/>
          <w:sz w:val="16"/>
          <w:lang w:val="en-GB"/>
          <w:rPrChange w:id="10263" w:author="Christian PIEDALLU" w:date="2023-02-06T09:53:00Z">
            <w:rPr>
              <w:spacing w:val="-5"/>
              <w:w w:val="120"/>
              <w:sz w:val="16"/>
            </w:rPr>
          </w:rPrChange>
        </w:rPr>
        <w:t xml:space="preserve"> </w:t>
      </w:r>
      <w:r w:rsidRPr="00814BC9">
        <w:rPr>
          <w:w w:val="120"/>
          <w:sz w:val="16"/>
          <w:lang w:val="en-GB"/>
          <w:rPrChange w:id="10264" w:author="Christian PIEDALLU" w:date="2023-02-06T09:53:00Z">
            <w:rPr>
              <w:w w:val="120"/>
              <w:sz w:val="16"/>
            </w:rPr>
          </w:rPrChange>
        </w:rPr>
        <w:t>P.,</w:t>
      </w:r>
      <w:r w:rsidRPr="00814BC9">
        <w:rPr>
          <w:spacing w:val="-5"/>
          <w:w w:val="120"/>
          <w:sz w:val="16"/>
          <w:lang w:val="en-GB"/>
          <w:rPrChange w:id="10265" w:author="Christian PIEDALLU" w:date="2023-02-06T09:53:00Z">
            <w:rPr>
              <w:spacing w:val="-5"/>
              <w:w w:val="120"/>
              <w:sz w:val="16"/>
            </w:rPr>
          </w:rPrChange>
        </w:rPr>
        <w:t xml:space="preserve"> </w:t>
      </w:r>
      <w:r w:rsidRPr="00814BC9">
        <w:rPr>
          <w:w w:val="120"/>
          <w:sz w:val="16"/>
          <w:lang w:val="en-GB"/>
          <w:rPrChange w:id="10266" w:author="Christian PIEDALLU" w:date="2023-02-06T09:53:00Z">
            <w:rPr>
              <w:w w:val="120"/>
              <w:sz w:val="16"/>
            </w:rPr>
          </w:rPrChange>
        </w:rPr>
        <w:t>Pennerstorfer,</w:t>
      </w:r>
      <w:r w:rsidRPr="00814BC9">
        <w:rPr>
          <w:spacing w:val="-5"/>
          <w:w w:val="120"/>
          <w:sz w:val="16"/>
          <w:lang w:val="en-GB"/>
          <w:rPrChange w:id="10267" w:author="Christian PIEDALLU" w:date="2023-02-06T09:53:00Z">
            <w:rPr>
              <w:spacing w:val="-5"/>
              <w:w w:val="120"/>
              <w:sz w:val="16"/>
            </w:rPr>
          </w:rPrChange>
        </w:rPr>
        <w:t xml:space="preserve"> </w:t>
      </w:r>
      <w:r w:rsidRPr="00814BC9">
        <w:rPr>
          <w:w w:val="120"/>
          <w:sz w:val="16"/>
          <w:lang w:val="en-GB"/>
          <w:rPrChange w:id="10268" w:author="Christian PIEDALLU" w:date="2023-02-06T09:53:00Z">
            <w:rPr>
              <w:w w:val="120"/>
              <w:sz w:val="16"/>
            </w:rPr>
          </w:rPrChange>
        </w:rPr>
        <w:t>J.,</w:t>
      </w:r>
      <w:r w:rsidRPr="00814BC9">
        <w:rPr>
          <w:spacing w:val="-4"/>
          <w:w w:val="120"/>
          <w:sz w:val="16"/>
          <w:lang w:val="en-GB"/>
          <w:rPrChange w:id="10269" w:author="Christian PIEDALLU" w:date="2023-02-06T09:53:00Z">
            <w:rPr>
              <w:spacing w:val="-4"/>
              <w:w w:val="120"/>
              <w:sz w:val="16"/>
            </w:rPr>
          </w:rPrChange>
        </w:rPr>
        <w:t xml:space="preserve"> </w:t>
      </w:r>
      <w:r w:rsidRPr="00814BC9">
        <w:rPr>
          <w:w w:val="120"/>
          <w:sz w:val="16"/>
          <w:lang w:val="en-GB"/>
          <w:rPrChange w:id="10270" w:author="Christian PIEDALLU" w:date="2023-02-06T09:53:00Z">
            <w:rPr>
              <w:w w:val="120"/>
              <w:sz w:val="16"/>
            </w:rPr>
          </w:rPrChange>
        </w:rPr>
        <w:t>Rosner,</w:t>
      </w:r>
      <w:r w:rsidRPr="00814BC9">
        <w:rPr>
          <w:spacing w:val="-5"/>
          <w:w w:val="120"/>
          <w:sz w:val="16"/>
          <w:lang w:val="en-GB"/>
          <w:rPrChange w:id="10271" w:author="Christian PIEDALLU" w:date="2023-02-06T09:53:00Z">
            <w:rPr>
              <w:spacing w:val="-5"/>
              <w:w w:val="120"/>
              <w:sz w:val="16"/>
            </w:rPr>
          </w:rPrChange>
        </w:rPr>
        <w:t xml:space="preserve"> </w:t>
      </w:r>
      <w:r w:rsidRPr="00814BC9">
        <w:rPr>
          <w:w w:val="120"/>
          <w:sz w:val="16"/>
          <w:lang w:val="en-GB"/>
          <w:rPrChange w:id="10272" w:author="Christian PIEDALLU" w:date="2023-02-06T09:53:00Z">
            <w:rPr>
              <w:w w:val="120"/>
              <w:sz w:val="16"/>
            </w:rPr>
          </w:rPrChange>
        </w:rPr>
        <w:t>S.,</w:t>
      </w:r>
    </w:p>
    <w:p w14:paraId="70660862" w14:textId="77777777" w:rsidR="00B177F5" w:rsidRPr="00814BC9" w:rsidRDefault="00B177F5">
      <w:pPr>
        <w:spacing w:line="192" w:lineRule="exact"/>
        <w:rPr>
          <w:sz w:val="16"/>
          <w:lang w:val="en-GB"/>
          <w:rPrChange w:id="10273" w:author="Christian PIEDALLU" w:date="2023-02-06T09:53:00Z">
            <w:rPr>
              <w:sz w:val="16"/>
            </w:rPr>
          </w:rPrChange>
        </w:rPr>
        <w:sectPr w:rsidR="00B177F5" w:rsidRPr="00814BC9">
          <w:pgSz w:w="11910" w:h="16840"/>
          <w:pgMar w:top="2000" w:right="1480" w:bottom="280" w:left="1160" w:header="1813" w:footer="0" w:gutter="0"/>
          <w:cols w:space="720"/>
        </w:sectPr>
      </w:pPr>
    </w:p>
    <w:p w14:paraId="155C818E" w14:textId="77777777" w:rsidR="00B177F5" w:rsidRPr="00814BC9" w:rsidRDefault="00B177F5">
      <w:pPr>
        <w:pStyle w:val="Corpsdetexte"/>
        <w:spacing w:before="5" w:line="240" w:lineRule="auto"/>
        <w:rPr>
          <w:sz w:val="15"/>
          <w:lang w:val="en-GB"/>
          <w:rPrChange w:id="10274" w:author="Christian PIEDALLU" w:date="2023-02-06T09:53:00Z">
            <w:rPr>
              <w:sz w:val="15"/>
            </w:rPr>
          </w:rPrChange>
        </w:rPr>
      </w:pPr>
    </w:p>
    <w:p w14:paraId="18E2D212" w14:textId="77777777" w:rsidR="00B177F5" w:rsidRPr="00814BC9" w:rsidRDefault="00B553DB">
      <w:pPr>
        <w:tabs>
          <w:tab w:val="left" w:pos="720"/>
        </w:tabs>
        <w:spacing w:before="68" w:line="192" w:lineRule="exact"/>
        <w:ind w:left="163"/>
        <w:rPr>
          <w:sz w:val="16"/>
          <w:lang w:val="en-GB"/>
          <w:rPrChange w:id="10275" w:author="Christian PIEDALLU" w:date="2023-02-06T09:53:00Z">
            <w:rPr>
              <w:sz w:val="16"/>
            </w:rPr>
          </w:rPrChange>
        </w:rPr>
      </w:pPr>
      <w:r w:rsidRPr="00814BC9">
        <w:rPr>
          <w:rFonts w:ascii="Trebuchet MS"/>
          <w:w w:val="115"/>
          <w:sz w:val="10"/>
          <w:lang w:val="en-GB"/>
          <w:rPrChange w:id="10276" w:author="Christian PIEDALLU" w:date="2023-02-06T09:53:00Z">
            <w:rPr>
              <w:rFonts w:ascii="Trebuchet MS"/>
              <w:w w:val="115"/>
              <w:sz w:val="10"/>
            </w:rPr>
          </w:rPrChange>
        </w:rPr>
        <w:t>411</w:t>
      </w:r>
      <w:r w:rsidRPr="00814BC9">
        <w:rPr>
          <w:rFonts w:ascii="Trebuchet MS"/>
          <w:w w:val="115"/>
          <w:sz w:val="10"/>
          <w:lang w:val="en-GB"/>
          <w:rPrChange w:id="10277" w:author="Christian PIEDALLU" w:date="2023-02-06T09:53:00Z">
            <w:rPr>
              <w:rFonts w:ascii="Trebuchet MS"/>
              <w:w w:val="115"/>
              <w:sz w:val="10"/>
            </w:rPr>
          </w:rPrChange>
        </w:rPr>
        <w:tab/>
      </w:r>
      <w:r w:rsidRPr="00814BC9">
        <w:rPr>
          <w:w w:val="115"/>
          <w:sz w:val="16"/>
          <w:lang w:val="en-GB"/>
          <w:rPrChange w:id="10278" w:author="Christian PIEDALLU" w:date="2023-02-06T09:53:00Z">
            <w:rPr>
              <w:w w:val="115"/>
              <w:sz w:val="16"/>
            </w:rPr>
          </w:rPrChange>
        </w:rPr>
        <w:t>Kikuta,</w:t>
      </w:r>
      <w:r w:rsidRPr="00814BC9">
        <w:rPr>
          <w:spacing w:val="10"/>
          <w:w w:val="115"/>
          <w:sz w:val="16"/>
          <w:lang w:val="en-GB"/>
          <w:rPrChange w:id="10279" w:author="Christian PIEDALLU" w:date="2023-02-06T09:53:00Z">
            <w:rPr>
              <w:spacing w:val="10"/>
              <w:w w:val="115"/>
              <w:sz w:val="16"/>
            </w:rPr>
          </w:rPrChange>
        </w:rPr>
        <w:t xml:space="preserve"> </w:t>
      </w:r>
      <w:r w:rsidRPr="00814BC9">
        <w:rPr>
          <w:w w:val="115"/>
          <w:sz w:val="16"/>
          <w:lang w:val="en-GB"/>
          <w:rPrChange w:id="10280" w:author="Christian PIEDALLU" w:date="2023-02-06T09:53:00Z">
            <w:rPr>
              <w:w w:val="115"/>
              <w:sz w:val="16"/>
            </w:rPr>
          </w:rPrChange>
        </w:rPr>
        <w:t>S.,</w:t>
      </w:r>
      <w:r w:rsidRPr="00814BC9">
        <w:rPr>
          <w:spacing w:val="10"/>
          <w:w w:val="115"/>
          <w:sz w:val="16"/>
          <w:lang w:val="en-GB"/>
          <w:rPrChange w:id="10281" w:author="Christian PIEDALLU" w:date="2023-02-06T09:53:00Z">
            <w:rPr>
              <w:spacing w:val="10"/>
              <w:w w:val="115"/>
              <w:sz w:val="16"/>
            </w:rPr>
          </w:rPrChange>
        </w:rPr>
        <w:t xml:space="preserve"> </w:t>
      </w:r>
      <w:r w:rsidRPr="00814BC9">
        <w:rPr>
          <w:w w:val="115"/>
          <w:sz w:val="16"/>
          <w:lang w:val="en-GB"/>
          <w:rPrChange w:id="10282" w:author="Christian PIEDALLU" w:date="2023-02-06T09:53:00Z">
            <w:rPr>
              <w:w w:val="115"/>
              <w:sz w:val="16"/>
            </w:rPr>
          </w:rPrChange>
        </w:rPr>
        <w:t>Schume,</w:t>
      </w:r>
      <w:r w:rsidRPr="00814BC9">
        <w:rPr>
          <w:spacing w:val="11"/>
          <w:w w:val="115"/>
          <w:sz w:val="16"/>
          <w:lang w:val="en-GB"/>
          <w:rPrChange w:id="10283" w:author="Christian PIEDALLU" w:date="2023-02-06T09:53:00Z">
            <w:rPr>
              <w:spacing w:val="11"/>
              <w:w w:val="115"/>
              <w:sz w:val="16"/>
            </w:rPr>
          </w:rPrChange>
        </w:rPr>
        <w:t xml:space="preserve"> </w:t>
      </w:r>
      <w:r w:rsidRPr="00814BC9">
        <w:rPr>
          <w:w w:val="115"/>
          <w:sz w:val="16"/>
          <w:lang w:val="en-GB"/>
          <w:rPrChange w:id="10284" w:author="Christian PIEDALLU" w:date="2023-02-06T09:53:00Z">
            <w:rPr>
              <w:w w:val="115"/>
              <w:sz w:val="16"/>
            </w:rPr>
          </w:rPrChange>
        </w:rPr>
        <w:t>H.,</w:t>
      </w:r>
      <w:r w:rsidRPr="00814BC9">
        <w:rPr>
          <w:spacing w:val="10"/>
          <w:w w:val="115"/>
          <w:sz w:val="16"/>
          <w:lang w:val="en-GB"/>
          <w:rPrChange w:id="10285" w:author="Christian PIEDALLU" w:date="2023-02-06T09:53:00Z">
            <w:rPr>
              <w:spacing w:val="10"/>
              <w:w w:val="115"/>
              <w:sz w:val="16"/>
            </w:rPr>
          </w:rPrChange>
        </w:rPr>
        <w:t xml:space="preserve"> </w:t>
      </w:r>
      <w:r w:rsidRPr="00814BC9">
        <w:rPr>
          <w:w w:val="115"/>
          <w:sz w:val="16"/>
          <w:lang w:val="en-GB"/>
          <w:rPrChange w:id="10286" w:author="Christian PIEDALLU" w:date="2023-02-06T09:53:00Z">
            <w:rPr>
              <w:w w:val="115"/>
              <w:sz w:val="16"/>
            </w:rPr>
          </w:rPrChange>
        </w:rPr>
        <w:t>and</w:t>
      </w:r>
      <w:r w:rsidRPr="00814BC9">
        <w:rPr>
          <w:spacing w:val="10"/>
          <w:w w:val="115"/>
          <w:sz w:val="16"/>
          <w:lang w:val="en-GB"/>
          <w:rPrChange w:id="10287" w:author="Christian PIEDALLU" w:date="2023-02-06T09:53:00Z">
            <w:rPr>
              <w:spacing w:val="10"/>
              <w:w w:val="115"/>
              <w:sz w:val="16"/>
            </w:rPr>
          </w:rPrChange>
        </w:rPr>
        <w:t xml:space="preserve"> </w:t>
      </w:r>
      <w:r w:rsidRPr="00814BC9">
        <w:rPr>
          <w:w w:val="115"/>
          <w:sz w:val="16"/>
          <w:lang w:val="en-GB"/>
          <w:rPrChange w:id="10288" w:author="Christian PIEDALLU" w:date="2023-02-06T09:53:00Z">
            <w:rPr>
              <w:w w:val="115"/>
              <w:sz w:val="16"/>
            </w:rPr>
          </w:rPrChange>
        </w:rPr>
        <w:t>Schopf,</w:t>
      </w:r>
      <w:r w:rsidRPr="00814BC9">
        <w:rPr>
          <w:spacing w:val="10"/>
          <w:w w:val="115"/>
          <w:sz w:val="16"/>
          <w:lang w:val="en-GB"/>
          <w:rPrChange w:id="10289" w:author="Christian PIEDALLU" w:date="2023-02-06T09:53:00Z">
            <w:rPr>
              <w:spacing w:val="10"/>
              <w:w w:val="115"/>
              <w:sz w:val="16"/>
            </w:rPr>
          </w:rPrChange>
        </w:rPr>
        <w:t xml:space="preserve"> </w:t>
      </w:r>
      <w:r w:rsidRPr="00814BC9">
        <w:rPr>
          <w:w w:val="115"/>
          <w:sz w:val="16"/>
          <w:lang w:val="en-GB"/>
          <w:rPrChange w:id="10290" w:author="Christian PIEDALLU" w:date="2023-02-06T09:53:00Z">
            <w:rPr>
              <w:w w:val="115"/>
              <w:sz w:val="16"/>
            </w:rPr>
          </w:rPrChange>
        </w:rPr>
        <w:t>A.,</w:t>
      </w:r>
      <w:r w:rsidRPr="00814BC9">
        <w:rPr>
          <w:spacing w:val="11"/>
          <w:w w:val="115"/>
          <w:sz w:val="16"/>
          <w:lang w:val="en-GB"/>
          <w:rPrChange w:id="10291" w:author="Christian PIEDALLU" w:date="2023-02-06T09:53:00Z">
            <w:rPr>
              <w:spacing w:val="11"/>
              <w:w w:val="115"/>
              <w:sz w:val="16"/>
            </w:rPr>
          </w:rPrChange>
        </w:rPr>
        <w:t xml:space="preserve"> </w:t>
      </w:r>
      <w:r w:rsidRPr="00814BC9">
        <w:rPr>
          <w:w w:val="115"/>
          <w:sz w:val="16"/>
          <w:lang w:val="en-GB"/>
          <w:rPrChange w:id="10292" w:author="Christian PIEDALLU" w:date="2023-02-06T09:53:00Z">
            <w:rPr>
              <w:w w:val="115"/>
              <w:sz w:val="16"/>
            </w:rPr>
          </w:rPrChange>
        </w:rPr>
        <w:t>February</w:t>
      </w:r>
      <w:r w:rsidRPr="00814BC9">
        <w:rPr>
          <w:spacing w:val="9"/>
          <w:w w:val="115"/>
          <w:sz w:val="16"/>
          <w:lang w:val="en-GB"/>
          <w:rPrChange w:id="10293" w:author="Christian PIEDALLU" w:date="2023-02-06T09:53:00Z">
            <w:rPr>
              <w:spacing w:val="9"/>
              <w:w w:val="115"/>
              <w:sz w:val="16"/>
            </w:rPr>
          </w:rPrChange>
        </w:rPr>
        <w:t xml:space="preserve"> </w:t>
      </w:r>
      <w:r w:rsidRPr="00814BC9">
        <w:rPr>
          <w:w w:val="115"/>
          <w:sz w:val="16"/>
          <w:lang w:val="en-GB"/>
          <w:rPrChange w:id="10294" w:author="Christian PIEDALLU" w:date="2023-02-06T09:53:00Z">
            <w:rPr>
              <w:w w:val="115"/>
              <w:sz w:val="16"/>
            </w:rPr>
          </w:rPrChange>
        </w:rPr>
        <w:t>2015.</w:t>
      </w:r>
      <w:r w:rsidRPr="00814BC9">
        <w:rPr>
          <w:spacing w:val="34"/>
          <w:w w:val="115"/>
          <w:sz w:val="16"/>
          <w:lang w:val="en-GB"/>
          <w:rPrChange w:id="10295" w:author="Christian PIEDALLU" w:date="2023-02-06T09:53:00Z">
            <w:rPr>
              <w:spacing w:val="34"/>
              <w:w w:val="115"/>
              <w:sz w:val="16"/>
            </w:rPr>
          </w:rPrChange>
        </w:rPr>
        <w:t xml:space="preserve"> </w:t>
      </w:r>
      <w:r w:rsidRPr="00814BC9">
        <w:rPr>
          <w:w w:val="115"/>
          <w:sz w:val="16"/>
          <w:lang w:val="en-GB"/>
          <w:rPrChange w:id="10296" w:author="Christian PIEDALLU" w:date="2023-02-06T09:53:00Z">
            <w:rPr>
              <w:w w:val="115"/>
              <w:sz w:val="16"/>
            </w:rPr>
          </w:rPrChange>
        </w:rPr>
        <w:t>Do</w:t>
      </w:r>
      <w:r w:rsidRPr="00814BC9">
        <w:rPr>
          <w:spacing w:val="10"/>
          <w:w w:val="115"/>
          <w:sz w:val="16"/>
          <w:lang w:val="en-GB"/>
          <w:rPrChange w:id="10297" w:author="Christian PIEDALLU" w:date="2023-02-06T09:53:00Z">
            <w:rPr>
              <w:spacing w:val="10"/>
              <w:w w:val="115"/>
              <w:sz w:val="16"/>
            </w:rPr>
          </w:rPrChange>
        </w:rPr>
        <w:t xml:space="preserve"> </w:t>
      </w:r>
      <w:r w:rsidRPr="00814BC9">
        <w:rPr>
          <w:w w:val="115"/>
          <w:sz w:val="16"/>
          <w:lang w:val="en-GB"/>
          <w:rPrChange w:id="10298" w:author="Christian PIEDALLU" w:date="2023-02-06T09:53:00Z">
            <w:rPr>
              <w:w w:val="115"/>
              <w:sz w:val="16"/>
            </w:rPr>
          </w:rPrChange>
        </w:rPr>
        <w:t>water-limiting</w:t>
      </w:r>
      <w:r w:rsidRPr="00814BC9">
        <w:rPr>
          <w:spacing w:val="10"/>
          <w:w w:val="115"/>
          <w:sz w:val="16"/>
          <w:lang w:val="en-GB"/>
          <w:rPrChange w:id="10299" w:author="Christian PIEDALLU" w:date="2023-02-06T09:53:00Z">
            <w:rPr>
              <w:spacing w:val="10"/>
              <w:w w:val="115"/>
              <w:sz w:val="16"/>
            </w:rPr>
          </w:rPrChange>
        </w:rPr>
        <w:t xml:space="preserve"> </w:t>
      </w:r>
      <w:r w:rsidRPr="00814BC9">
        <w:rPr>
          <w:w w:val="115"/>
          <w:sz w:val="16"/>
          <w:lang w:val="en-GB"/>
          <w:rPrChange w:id="10300" w:author="Christian PIEDALLU" w:date="2023-02-06T09:53:00Z">
            <w:rPr>
              <w:w w:val="115"/>
              <w:sz w:val="16"/>
            </w:rPr>
          </w:rPrChange>
        </w:rPr>
        <w:t>conditions</w:t>
      </w:r>
      <w:r w:rsidRPr="00814BC9">
        <w:rPr>
          <w:spacing w:val="9"/>
          <w:w w:val="115"/>
          <w:sz w:val="16"/>
          <w:lang w:val="en-GB"/>
          <w:rPrChange w:id="10301" w:author="Christian PIEDALLU" w:date="2023-02-06T09:53:00Z">
            <w:rPr>
              <w:spacing w:val="9"/>
              <w:w w:val="115"/>
              <w:sz w:val="16"/>
            </w:rPr>
          </w:rPrChange>
        </w:rPr>
        <w:t xml:space="preserve"> </w:t>
      </w:r>
      <w:r w:rsidRPr="00814BC9">
        <w:rPr>
          <w:w w:val="115"/>
          <w:sz w:val="16"/>
          <w:lang w:val="en-GB"/>
          <w:rPrChange w:id="10302" w:author="Christian PIEDALLU" w:date="2023-02-06T09:53:00Z">
            <w:rPr>
              <w:w w:val="115"/>
              <w:sz w:val="16"/>
            </w:rPr>
          </w:rPrChange>
        </w:rPr>
        <w:t>predispose</w:t>
      </w:r>
      <w:r w:rsidRPr="00814BC9">
        <w:rPr>
          <w:spacing w:val="10"/>
          <w:w w:val="115"/>
          <w:sz w:val="16"/>
          <w:lang w:val="en-GB"/>
          <w:rPrChange w:id="10303" w:author="Christian PIEDALLU" w:date="2023-02-06T09:53:00Z">
            <w:rPr>
              <w:spacing w:val="10"/>
              <w:w w:val="115"/>
              <w:sz w:val="16"/>
            </w:rPr>
          </w:rPrChange>
        </w:rPr>
        <w:t xml:space="preserve"> </w:t>
      </w:r>
      <w:r w:rsidRPr="00814BC9">
        <w:rPr>
          <w:w w:val="115"/>
          <w:sz w:val="16"/>
          <w:lang w:val="en-GB"/>
          <w:rPrChange w:id="10304" w:author="Christian PIEDALLU" w:date="2023-02-06T09:53:00Z">
            <w:rPr>
              <w:w w:val="115"/>
              <w:sz w:val="16"/>
            </w:rPr>
          </w:rPrChange>
        </w:rPr>
        <w:t>norway</w:t>
      </w:r>
      <w:r w:rsidRPr="00814BC9">
        <w:rPr>
          <w:spacing w:val="9"/>
          <w:w w:val="115"/>
          <w:sz w:val="16"/>
          <w:lang w:val="en-GB"/>
          <w:rPrChange w:id="10305" w:author="Christian PIEDALLU" w:date="2023-02-06T09:53:00Z">
            <w:rPr>
              <w:spacing w:val="9"/>
              <w:w w:val="115"/>
              <w:sz w:val="16"/>
            </w:rPr>
          </w:rPrChange>
        </w:rPr>
        <w:t xml:space="preserve"> </w:t>
      </w:r>
      <w:r w:rsidRPr="00814BC9">
        <w:rPr>
          <w:w w:val="115"/>
          <w:sz w:val="16"/>
          <w:lang w:val="en-GB"/>
          <w:rPrChange w:id="10306" w:author="Christian PIEDALLU" w:date="2023-02-06T09:53:00Z">
            <w:rPr>
              <w:w w:val="115"/>
              <w:sz w:val="16"/>
            </w:rPr>
          </w:rPrChange>
        </w:rPr>
        <w:t>spruce</w:t>
      </w:r>
    </w:p>
    <w:p w14:paraId="50A1B9D4" w14:textId="77777777" w:rsidR="00B177F5" w:rsidRPr="00814BC9" w:rsidRDefault="00B553DB">
      <w:pPr>
        <w:tabs>
          <w:tab w:val="left" w:pos="720"/>
        </w:tabs>
        <w:spacing w:line="189" w:lineRule="exact"/>
        <w:ind w:left="163"/>
        <w:rPr>
          <w:sz w:val="16"/>
          <w:lang w:val="en-GB"/>
          <w:rPrChange w:id="10307" w:author="Christian PIEDALLU" w:date="2023-02-06T09:53:00Z">
            <w:rPr>
              <w:sz w:val="16"/>
            </w:rPr>
          </w:rPrChange>
        </w:rPr>
      </w:pPr>
      <w:bookmarkStart w:id="10308" w:name="_bookmark48"/>
      <w:bookmarkEnd w:id="10308"/>
      <w:r w:rsidRPr="00814BC9">
        <w:rPr>
          <w:rFonts w:ascii="Trebuchet MS" w:hAnsi="Trebuchet MS"/>
          <w:w w:val="110"/>
          <w:sz w:val="10"/>
          <w:lang w:val="en-GB"/>
          <w:rPrChange w:id="10309" w:author="Christian PIEDALLU" w:date="2023-02-06T09:53:00Z">
            <w:rPr>
              <w:rFonts w:ascii="Trebuchet MS" w:hAnsi="Trebuchet MS"/>
              <w:w w:val="110"/>
              <w:sz w:val="10"/>
            </w:rPr>
          </w:rPrChange>
        </w:rPr>
        <w:t>412</w:t>
      </w:r>
      <w:r w:rsidRPr="00814BC9">
        <w:rPr>
          <w:rFonts w:ascii="Trebuchet MS" w:hAnsi="Trebuchet MS"/>
          <w:w w:val="110"/>
          <w:sz w:val="10"/>
          <w:lang w:val="en-GB"/>
          <w:rPrChange w:id="10310" w:author="Christian PIEDALLU" w:date="2023-02-06T09:53:00Z">
            <w:rPr>
              <w:rFonts w:ascii="Trebuchet MS" w:hAnsi="Trebuchet MS"/>
              <w:w w:val="110"/>
              <w:sz w:val="10"/>
            </w:rPr>
          </w:rPrChange>
        </w:rPr>
        <w:tab/>
      </w:r>
      <w:r w:rsidRPr="00814BC9">
        <w:rPr>
          <w:w w:val="110"/>
          <w:sz w:val="16"/>
          <w:lang w:val="en-GB"/>
          <w:rPrChange w:id="10311" w:author="Christian PIEDALLU" w:date="2023-02-06T09:53:00Z">
            <w:rPr>
              <w:w w:val="110"/>
              <w:sz w:val="16"/>
            </w:rPr>
          </w:rPrChange>
        </w:rPr>
        <w:t>to</w:t>
      </w:r>
      <w:r w:rsidRPr="00814BC9">
        <w:rPr>
          <w:spacing w:val="15"/>
          <w:w w:val="110"/>
          <w:sz w:val="16"/>
          <w:lang w:val="en-GB"/>
          <w:rPrChange w:id="10312" w:author="Christian PIEDALLU" w:date="2023-02-06T09:53:00Z">
            <w:rPr>
              <w:spacing w:val="15"/>
              <w:w w:val="110"/>
              <w:sz w:val="16"/>
            </w:rPr>
          </w:rPrChange>
        </w:rPr>
        <w:t xml:space="preserve"> </w:t>
      </w:r>
      <w:r w:rsidRPr="00814BC9">
        <w:rPr>
          <w:w w:val="110"/>
          <w:sz w:val="16"/>
          <w:lang w:val="en-GB"/>
          <w:rPrChange w:id="10313" w:author="Christian PIEDALLU" w:date="2023-02-06T09:53:00Z">
            <w:rPr>
              <w:w w:val="110"/>
              <w:sz w:val="16"/>
            </w:rPr>
          </w:rPrChange>
        </w:rPr>
        <w:t>bark</w:t>
      </w:r>
      <w:r w:rsidRPr="00814BC9">
        <w:rPr>
          <w:spacing w:val="16"/>
          <w:w w:val="110"/>
          <w:sz w:val="16"/>
          <w:lang w:val="en-GB"/>
          <w:rPrChange w:id="10314" w:author="Christian PIEDALLU" w:date="2023-02-06T09:53:00Z">
            <w:rPr>
              <w:spacing w:val="16"/>
              <w:w w:val="110"/>
              <w:sz w:val="16"/>
            </w:rPr>
          </w:rPrChange>
        </w:rPr>
        <w:t xml:space="preserve"> </w:t>
      </w:r>
      <w:r w:rsidRPr="00814BC9">
        <w:rPr>
          <w:w w:val="110"/>
          <w:sz w:val="16"/>
          <w:lang w:val="en-GB"/>
          <w:rPrChange w:id="10315" w:author="Christian PIEDALLU" w:date="2023-02-06T09:53:00Z">
            <w:rPr>
              <w:w w:val="110"/>
              <w:sz w:val="16"/>
            </w:rPr>
          </w:rPrChange>
        </w:rPr>
        <w:t>beetle</w:t>
      </w:r>
      <w:r w:rsidRPr="00814BC9">
        <w:rPr>
          <w:spacing w:val="16"/>
          <w:w w:val="110"/>
          <w:sz w:val="16"/>
          <w:lang w:val="en-GB"/>
          <w:rPrChange w:id="10316" w:author="Christian PIEDALLU" w:date="2023-02-06T09:53:00Z">
            <w:rPr>
              <w:spacing w:val="16"/>
              <w:w w:val="110"/>
              <w:sz w:val="16"/>
            </w:rPr>
          </w:rPrChange>
        </w:rPr>
        <w:t xml:space="preserve"> </w:t>
      </w:r>
      <w:r w:rsidRPr="00814BC9">
        <w:rPr>
          <w:w w:val="110"/>
          <w:sz w:val="16"/>
          <w:lang w:val="en-GB"/>
          <w:rPrChange w:id="10317" w:author="Christian PIEDALLU" w:date="2023-02-06T09:53:00Z">
            <w:rPr>
              <w:w w:val="110"/>
              <w:sz w:val="16"/>
            </w:rPr>
          </w:rPrChange>
        </w:rPr>
        <w:t xml:space="preserve">attack? </w:t>
      </w:r>
      <w:r w:rsidRPr="00814BC9">
        <w:rPr>
          <w:spacing w:val="12"/>
          <w:w w:val="110"/>
          <w:sz w:val="16"/>
          <w:lang w:val="en-GB"/>
          <w:rPrChange w:id="10318" w:author="Christian PIEDALLU" w:date="2023-02-06T09:53:00Z">
            <w:rPr>
              <w:spacing w:val="12"/>
              <w:w w:val="110"/>
              <w:sz w:val="16"/>
            </w:rPr>
          </w:rPrChange>
        </w:rPr>
        <w:t xml:space="preserve"> </w:t>
      </w:r>
      <w:r w:rsidRPr="00814BC9">
        <w:rPr>
          <w:i/>
          <w:w w:val="110"/>
          <w:sz w:val="16"/>
          <w:lang w:val="en-GB"/>
          <w:rPrChange w:id="10319" w:author="Christian PIEDALLU" w:date="2023-02-06T09:53:00Z">
            <w:rPr>
              <w:i/>
              <w:w w:val="110"/>
              <w:sz w:val="16"/>
            </w:rPr>
          </w:rPrChange>
        </w:rPr>
        <w:t>New</w:t>
      </w:r>
      <w:r w:rsidRPr="00814BC9">
        <w:rPr>
          <w:i/>
          <w:spacing w:val="20"/>
          <w:w w:val="110"/>
          <w:sz w:val="16"/>
          <w:lang w:val="en-GB"/>
          <w:rPrChange w:id="10320" w:author="Christian PIEDALLU" w:date="2023-02-06T09:53:00Z">
            <w:rPr>
              <w:i/>
              <w:spacing w:val="20"/>
              <w:w w:val="110"/>
              <w:sz w:val="16"/>
            </w:rPr>
          </w:rPrChange>
        </w:rPr>
        <w:t xml:space="preserve"> </w:t>
      </w:r>
      <w:r w:rsidRPr="00814BC9">
        <w:rPr>
          <w:i/>
          <w:w w:val="110"/>
          <w:sz w:val="16"/>
          <w:lang w:val="en-GB"/>
          <w:rPrChange w:id="10321" w:author="Christian PIEDALLU" w:date="2023-02-06T09:53:00Z">
            <w:rPr>
              <w:i/>
              <w:w w:val="110"/>
              <w:sz w:val="16"/>
            </w:rPr>
          </w:rPrChange>
        </w:rPr>
        <w:t>Phytologist</w:t>
      </w:r>
      <w:r w:rsidRPr="00814BC9">
        <w:rPr>
          <w:w w:val="110"/>
          <w:sz w:val="16"/>
          <w:lang w:val="en-GB"/>
          <w:rPrChange w:id="10322" w:author="Christian PIEDALLU" w:date="2023-02-06T09:53:00Z">
            <w:rPr>
              <w:w w:val="110"/>
              <w:sz w:val="16"/>
            </w:rPr>
          </w:rPrChange>
        </w:rPr>
        <w:t>,</w:t>
      </w:r>
      <w:r w:rsidRPr="00814BC9">
        <w:rPr>
          <w:spacing w:val="16"/>
          <w:w w:val="110"/>
          <w:sz w:val="16"/>
          <w:lang w:val="en-GB"/>
          <w:rPrChange w:id="10323" w:author="Christian PIEDALLU" w:date="2023-02-06T09:53:00Z">
            <w:rPr>
              <w:spacing w:val="16"/>
              <w:w w:val="110"/>
              <w:sz w:val="16"/>
            </w:rPr>
          </w:rPrChange>
        </w:rPr>
        <w:t xml:space="preserve"> </w:t>
      </w:r>
      <w:r w:rsidRPr="00814BC9">
        <w:rPr>
          <w:w w:val="110"/>
          <w:sz w:val="16"/>
          <w:lang w:val="en-GB"/>
          <w:rPrChange w:id="10324" w:author="Christian PIEDALLU" w:date="2023-02-06T09:53:00Z">
            <w:rPr>
              <w:w w:val="110"/>
              <w:sz w:val="16"/>
            </w:rPr>
          </w:rPrChange>
        </w:rPr>
        <w:t>205(3):1128–1141.</w:t>
      </w:r>
    </w:p>
    <w:p w14:paraId="6762EA2E" w14:textId="77777777" w:rsidR="00B177F5" w:rsidRPr="00814BC9" w:rsidRDefault="00B553DB">
      <w:pPr>
        <w:spacing w:line="189" w:lineRule="exact"/>
        <w:ind w:left="163"/>
        <w:rPr>
          <w:sz w:val="16"/>
          <w:lang w:val="en-GB"/>
          <w:rPrChange w:id="10325" w:author="Christian PIEDALLU" w:date="2023-02-06T09:53:00Z">
            <w:rPr>
              <w:sz w:val="16"/>
            </w:rPr>
          </w:rPrChange>
        </w:rPr>
      </w:pPr>
      <w:r w:rsidRPr="00814BC9">
        <w:rPr>
          <w:rFonts w:ascii="Trebuchet MS" w:hAnsi="Trebuchet MS"/>
          <w:sz w:val="10"/>
          <w:lang w:val="en-GB"/>
          <w:rPrChange w:id="10326" w:author="Christian PIEDALLU" w:date="2023-02-06T09:53:00Z">
            <w:rPr>
              <w:rFonts w:ascii="Trebuchet MS" w:hAnsi="Trebuchet MS"/>
              <w:sz w:val="10"/>
            </w:rPr>
          </w:rPrChange>
        </w:rPr>
        <w:t xml:space="preserve">413      </w:t>
      </w:r>
      <w:r w:rsidRPr="00814BC9">
        <w:rPr>
          <w:rFonts w:ascii="Trebuchet MS" w:hAnsi="Trebuchet MS"/>
          <w:spacing w:val="-12"/>
          <w:sz w:val="10"/>
          <w:lang w:val="en-GB"/>
          <w:rPrChange w:id="10327" w:author="Christian PIEDALLU" w:date="2023-02-06T09:53:00Z">
            <w:rPr>
              <w:rFonts w:ascii="Trebuchet MS" w:hAnsi="Trebuchet MS"/>
              <w:spacing w:val="-12"/>
              <w:sz w:val="10"/>
            </w:rPr>
          </w:rPrChange>
        </w:rPr>
        <w:t xml:space="preserve"> </w:t>
      </w:r>
      <w:r w:rsidRPr="00814BC9">
        <w:rPr>
          <w:w w:val="109"/>
          <w:sz w:val="16"/>
          <w:lang w:val="en-GB"/>
          <w:rPrChange w:id="10328" w:author="Christian PIEDALLU" w:date="2023-02-06T09:53:00Z">
            <w:rPr>
              <w:w w:val="109"/>
              <w:sz w:val="16"/>
            </w:rPr>
          </w:rPrChange>
        </w:rPr>
        <w:t>Netherer,</w:t>
      </w:r>
      <w:r w:rsidRPr="00814BC9">
        <w:rPr>
          <w:sz w:val="16"/>
          <w:lang w:val="en-GB"/>
          <w:rPrChange w:id="10329" w:author="Christian PIEDALLU" w:date="2023-02-06T09:53:00Z">
            <w:rPr>
              <w:sz w:val="16"/>
            </w:rPr>
          </w:rPrChange>
        </w:rPr>
        <w:t xml:space="preserve"> </w:t>
      </w:r>
      <w:r w:rsidRPr="00814BC9">
        <w:rPr>
          <w:spacing w:val="-5"/>
          <w:sz w:val="16"/>
          <w:lang w:val="en-GB"/>
          <w:rPrChange w:id="10330" w:author="Christian PIEDALLU" w:date="2023-02-06T09:53:00Z">
            <w:rPr>
              <w:spacing w:val="-5"/>
              <w:sz w:val="16"/>
            </w:rPr>
          </w:rPrChange>
        </w:rPr>
        <w:t xml:space="preserve"> </w:t>
      </w:r>
      <w:r w:rsidRPr="00814BC9">
        <w:rPr>
          <w:w w:val="122"/>
          <w:sz w:val="16"/>
          <w:lang w:val="en-GB"/>
          <w:rPrChange w:id="10331" w:author="Christian PIEDALLU" w:date="2023-02-06T09:53:00Z">
            <w:rPr>
              <w:w w:val="122"/>
              <w:sz w:val="16"/>
            </w:rPr>
          </w:rPrChange>
        </w:rPr>
        <w:t>S.,</w:t>
      </w:r>
      <w:r w:rsidRPr="00814BC9">
        <w:rPr>
          <w:sz w:val="16"/>
          <w:lang w:val="en-GB"/>
          <w:rPrChange w:id="10332" w:author="Christian PIEDALLU" w:date="2023-02-06T09:53:00Z">
            <w:rPr>
              <w:sz w:val="16"/>
            </w:rPr>
          </w:rPrChange>
        </w:rPr>
        <w:t xml:space="preserve"> </w:t>
      </w:r>
      <w:r w:rsidRPr="00814BC9">
        <w:rPr>
          <w:spacing w:val="-5"/>
          <w:sz w:val="16"/>
          <w:lang w:val="en-GB"/>
          <w:rPrChange w:id="10333" w:author="Christian PIEDALLU" w:date="2023-02-06T09:53:00Z">
            <w:rPr>
              <w:spacing w:val="-5"/>
              <w:sz w:val="16"/>
            </w:rPr>
          </w:rPrChange>
        </w:rPr>
        <w:t xml:space="preserve"> </w:t>
      </w:r>
      <w:r w:rsidRPr="00814BC9">
        <w:rPr>
          <w:w w:val="116"/>
          <w:sz w:val="16"/>
          <w:lang w:val="en-GB"/>
          <w:rPrChange w:id="10334" w:author="Christian PIEDALLU" w:date="2023-02-06T09:53:00Z">
            <w:rPr>
              <w:w w:val="116"/>
              <w:sz w:val="16"/>
            </w:rPr>
          </w:rPrChange>
        </w:rPr>
        <w:t>Kandasa</w:t>
      </w:r>
      <w:r w:rsidRPr="00814BC9">
        <w:rPr>
          <w:spacing w:val="-5"/>
          <w:w w:val="116"/>
          <w:sz w:val="16"/>
          <w:lang w:val="en-GB"/>
          <w:rPrChange w:id="10335" w:author="Christian PIEDALLU" w:date="2023-02-06T09:53:00Z">
            <w:rPr>
              <w:spacing w:val="-5"/>
              <w:w w:val="116"/>
              <w:sz w:val="16"/>
            </w:rPr>
          </w:rPrChange>
        </w:rPr>
        <w:t>m</w:t>
      </w:r>
      <w:r w:rsidRPr="00814BC9">
        <w:rPr>
          <w:spacing w:val="-14"/>
          <w:w w:val="123"/>
          <w:sz w:val="16"/>
          <w:lang w:val="en-GB"/>
          <w:rPrChange w:id="10336" w:author="Christian PIEDALLU" w:date="2023-02-06T09:53:00Z">
            <w:rPr>
              <w:spacing w:val="-14"/>
              <w:w w:val="123"/>
              <w:sz w:val="16"/>
            </w:rPr>
          </w:rPrChange>
        </w:rPr>
        <w:t>y</w:t>
      </w:r>
      <w:r w:rsidRPr="00814BC9">
        <w:rPr>
          <w:w w:val="117"/>
          <w:sz w:val="16"/>
          <w:lang w:val="en-GB"/>
          <w:rPrChange w:id="10337" w:author="Christian PIEDALLU" w:date="2023-02-06T09:53:00Z">
            <w:rPr>
              <w:w w:val="117"/>
              <w:sz w:val="16"/>
            </w:rPr>
          </w:rPrChange>
        </w:rPr>
        <w:t>,</w:t>
      </w:r>
      <w:r w:rsidRPr="00814BC9">
        <w:rPr>
          <w:sz w:val="16"/>
          <w:lang w:val="en-GB"/>
          <w:rPrChange w:id="10338" w:author="Christian PIEDALLU" w:date="2023-02-06T09:53:00Z">
            <w:rPr>
              <w:sz w:val="16"/>
            </w:rPr>
          </w:rPrChange>
        </w:rPr>
        <w:t xml:space="preserve"> </w:t>
      </w:r>
      <w:r w:rsidRPr="00814BC9">
        <w:rPr>
          <w:spacing w:val="-5"/>
          <w:sz w:val="16"/>
          <w:lang w:val="en-GB"/>
          <w:rPrChange w:id="10339" w:author="Christian PIEDALLU" w:date="2023-02-06T09:53:00Z">
            <w:rPr>
              <w:spacing w:val="-5"/>
              <w:sz w:val="16"/>
            </w:rPr>
          </w:rPrChange>
        </w:rPr>
        <w:t xml:space="preserve"> </w:t>
      </w:r>
      <w:r w:rsidRPr="00814BC9">
        <w:rPr>
          <w:w w:val="124"/>
          <w:sz w:val="16"/>
          <w:lang w:val="en-GB"/>
          <w:rPrChange w:id="10340" w:author="Christian PIEDALLU" w:date="2023-02-06T09:53:00Z">
            <w:rPr>
              <w:w w:val="124"/>
              <w:sz w:val="16"/>
            </w:rPr>
          </w:rPrChange>
        </w:rPr>
        <w:t>D.,</w:t>
      </w:r>
      <w:r w:rsidRPr="00814BC9">
        <w:rPr>
          <w:sz w:val="16"/>
          <w:lang w:val="en-GB"/>
          <w:rPrChange w:id="10341" w:author="Christian PIEDALLU" w:date="2023-02-06T09:53:00Z">
            <w:rPr>
              <w:sz w:val="16"/>
            </w:rPr>
          </w:rPrChange>
        </w:rPr>
        <w:t xml:space="preserve"> </w:t>
      </w:r>
      <w:r w:rsidRPr="00814BC9">
        <w:rPr>
          <w:spacing w:val="-5"/>
          <w:sz w:val="16"/>
          <w:lang w:val="en-GB"/>
          <w:rPrChange w:id="10342" w:author="Christian PIEDALLU" w:date="2023-02-06T09:53:00Z">
            <w:rPr>
              <w:spacing w:val="-5"/>
              <w:sz w:val="16"/>
            </w:rPr>
          </w:rPrChange>
        </w:rPr>
        <w:t xml:space="preserve"> </w:t>
      </w:r>
      <w:r w:rsidRPr="00814BC9">
        <w:rPr>
          <w:w w:val="116"/>
          <w:sz w:val="16"/>
          <w:lang w:val="en-GB"/>
          <w:rPrChange w:id="10343" w:author="Christian PIEDALLU" w:date="2023-02-06T09:53:00Z">
            <w:rPr>
              <w:w w:val="116"/>
              <w:sz w:val="16"/>
            </w:rPr>
          </w:rPrChange>
        </w:rPr>
        <w:t>Jiros</w:t>
      </w:r>
      <w:r w:rsidRPr="00814BC9">
        <w:rPr>
          <w:spacing w:val="-5"/>
          <w:w w:val="116"/>
          <w:sz w:val="16"/>
          <w:lang w:val="en-GB"/>
          <w:rPrChange w:id="10344" w:author="Christian PIEDALLU" w:date="2023-02-06T09:53:00Z">
            <w:rPr>
              <w:spacing w:val="-5"/>
              <w:w w:val="116"/>
              <w:sz w:val="16"/>
            </w:rPr>
          </w:rPrChange>
        </w:rPr>
        <w:t>o</w:t>
      </w:r>
      <w:r w:rsidRPr="00814BC9">
        <w:rPr>
          <w:w w:val="123"/>
          <w:sz w:val="16"/>
          <w:lang w:val="en-GB"/>
          <w:rPrChange w:id="10345" w:author="Christian PIEDALLU" w:date="2023-02-06T09:53:00Z">
            <w:rPr>
              <w:w w:val="123"/>
              <w:sz w:val="16"/>
            </w:rPr>
          </w:rPrChange>
        </w:rPr>
        <w:t>v</w:t>
      </w:r>
      <w:r w:rsidRPr="00814BC9">
        <w:rPr>
          <w:spacing w:val="-85"/>
          <w:w w:val="181"/>
          <w:sz w:val="16"/>
          <w:lang w:val="en-GB"/>
          <w:rPrChange w:id="10346" w:author="Christian PIEDALLU" w:date="2023-02-06T09:53:00Z">
            <w:rPr>
              <w:spacing w:val="-85"/>
              <w:w w:val="181"/>
              <w:sz w:val="16"/>
            </w:rPr>
          </w:rPrChange>
        </w:rPr>
        <w:t>´</w:t>
      </w:r>
      <w:r w:rsidRPr="00814BC9">
        <w:rPr>
          <w:w w:val="112"/>
          <w:sz w:val="16"/>
          <w:lang w:val="en-GB"/>
          <w:rPrChange w:id="10347" w:author="Christian PIEDALLU" w:date="2023-02-06T09:53:00Z">
            <w:rPr>
              <w:w w:val="112"/>
              <w:sz w:val="16"/>
            </w:rPr>
          </w:rPrChange>
        </w:rPr>
        <w:t>a,</w:t>
      </w:r>
      <w:r w:rsidRPr="00814BC9">
        <w:rPr>
          <w:sz w:val="16"/>
          <w:lang w:val="en-GB"/>
          <w:rPrChange w:id="10348" w:author="Christian PIEDALLU" w:date="2023-02-06T09:53:00Z">
            <w:rPr>
              <w:sz w:val="16"/>
            </w:rPr>
          </w:rPrChange>
        </w:rPr>
        <w:t xml:space="preserve"> </w:t>
      </w:r>
      <w:r w:rsidRPr="00814BC9">
        <w:rPr>
          <w:spacing w:val="-5"/>
          <w:sz w:val="16"/>
          <w:lang w:val="en-GB"/>
          <w:rPrChange w:id="10349" w:author="Christian PIEDALLU" w:date="2023-02-06T09:53:00Z">
            <w:rPr>
              <w:spacing w:val="-5"/>
              <w:sz w:val="16"/>
            </w:rPr>
          </w:rPrChange>
        </w:rPr>
        <w:t xml:space="preserve"> </w:t>
      </w:r>
      <w:r w:rsidRPr="00814BC9">
        <w:rPr>
          <w:w w:val="127"/>
          <w:sz w:val="16"/>
          <w:lang w:val="en-GB"/>
          <w:rPrChange w:id="10350" w:author="Christian PIEDALLU" w:date="2023-02-06T09:53:00Z">
            <w:rPr>
              <w:w w:val="127"/>
              <w:sz w:val="16"/>
            </w:rPr>
          </w:rPrChange>
        </w:rPr>
        <w:t>A.,</w:t>
      </w:r>
      <w:r w:rsidRPr="00814BC9">
        <w:rPr>
          <w:sz w:val="16"/>
          <w:lang w:val="en-GB"/>
          <w:rPrChange w:id="10351" w:author="Christian PIEDALLU" w:date="2023-02-06T09:53:00Z">
            <w:rPr>
              <w:sz w:val="16"/>
            </w:rPr>
          </w:rPrChange>
        </w:rPr>
        <w:t xml:space="preserve"> </w:t>
      </w:r>
      <w:r w:rsidRPr="00814BC9">
        <w:rPr>
          <w:spacing w:val="-5"/>
          <w:sz w:val="16"/>
          <w:lang w:val="en-GB"/>
          <w:rPrChange w:id="10352" w:author="Christian PIEDALLU" w:date="2023-02-06T09:53:00Z">
            <w:rPr>
              <w:spacing w:val="-5"/>
              <w:sz w:val="16"/>
            </w:rPr>
          </w:rPrChange>
        </w:rPr>
        <w:t xml:space="preserve"> </w:t>
      </w:r>
      <w:r w:rsidRPr="00814BC9">
        <w:rPr>
          <w:w w:val="121"/>
          <w:sz w:val="16"/>
          <w:lang w:val="en-GB"/>
          <w:rPrChange w:id="10353" w:author="Christian PIEDALLU" w:date="2023-02-06T09:53:00Z">
            <w:rPr>
              <w:w w:val="121"/>
              <w:sz w:val="16"/>
            </w:rPr>
          </w:rPrChange>
        </w:rPr>
        <w:t>Kalin</w:t>
      </w:r>
      <w:r w:rsidRPr="00814BC9">
        <w:rPr>
          <w:spacing w:val="-5"/>
          <w:w w:val="121"/>
          <w:sz w:val="16"/>
          <w:lang w:val="en-GB"/>
          <w:rPrChange w:id="10354" w:author="Christian PIEDALLU" w:date="2023-02-06T09:53:00Z">
            <w:rPr>
              <w:spacing w:val="-5"/>
              <w:w w:val="121"/>
              <w:sz w:val="16"/>
            </w:rPr>
          </w:rPrChange>
        </w:rPr>
        <w:t>o</w:t>
      </w:r>
      <w:r w:rsidRPr="00814BC9">
        <w:rPr>
          <w:w w:val="123"/>
          <w:sz w:val="16"/>
          <w:lang w:val="en-GB"/>
          <w:rPrChange w:id="10355" w:author="Christian PIEDALLU" w:date="2023-02-06T09:53:00Z">
            <w:rPr>
              <w:w w:val="123"/>
              <w:sz w:val="16"/>
            </w:rPr>
          </w:rPrChange>
        </w:rPr>
        <w:t>v</w:t>
      </w:r>
      <w:r w:rsidRPr="00814BC9">
        <w:rPr>
          <w:spacing w:val="-85"/>
          <w:w w:val="181"/>
          <w:sz w:val="16"/>
          <w:lang w:val="en-GB"/>
          <w:rPrChange w:id="10356" w:author="Christian PIEDALLU" w:date="2023-02-06T09:53:00Z">
            <w:rPr>
              <w:spacing w:val="-85"/>
              <w:w w:val="181"/>
              <w:sz w:val="16"/>
            </w:rPr>
          </w:rPrChange>
        </w:rPr>
        <w:t>´</w:t>
      </w:r>
      <w:r w:rsidRPr="00814BC9">
        <w:rPr>
          <w:w w:val="112"/>
          <w:sz w:val="16"/>
          <w:lang w:val="en-GB"/>
          <w:rPrChange w:id="10357" w:author="Christian PIEDALLU" w:date="2023-02-06T09:53:00Z">
            <w:rPr>
              <w:w w:val="112"/>
              <w:sz w:val="16"/>
            </w:rPr>
          </w:rPrChange>
        </w:rPr>
        <w:t>a,</w:t>
      </w:r>
      <w:r w:rsidRPr="00814BC9">
        <w:rPr>
          <w:sz w:val="16"/>
          <w:lang w:val="en-GB"/>
          <w:rPrChange w:id="10358" w:author="Christian PIEDALLU" w:date="2023-02-06T09:53:00Z">
            <w:rPr>
              <w:sz w:val="16"/>
            </w:rPr>
          </w:rPrChange>
        </w:rPr>
        <w:t xml:space="preserve"> </w:t>
      </w:r>
      <w:r w:rsidRPr="00814BC9">
        <w:rPr>
          <w:spacing w:val="-5"/>
          <w:sz w:val="16"/>
          <w:lang w:val="en-GB"/>
          <w:rPrChange w:id="10359" w:author="Christian PIEDALLU" w:date="2023-02-06T09:53:00Z">
            <w:rPr>
              <w:spacing w:val="-5"/>
              <w:sz w:val="16"/>
            </w:rPr>
          </w:rPrChange>
        </w:rPr>
        <w:t xml:space="preserve"> </w:t>
      </w:r>
      <w:r w:rsidRPr="00814BC9">
        <w:rPr>
          <w:w w:val="127"/>
          <w:sz w:val="16"/>
          <w:lang w:val="en-GB"/>
          <w:rPrChange w:id="10360" w:author="Christian PIEDALLU" w:date="2023-02-06T09:53:00Z">
            <w:rPr>
              <w:w w:val="127"/>
              <w:sz w:val="16"/>
            </w:rPr>
          </w:rPrChange>
        </w:rPr>
        <w:t>B.,</w:t>
      </w:r>
      <w:r w:rsidRPr="00814BC9">
        <w:rPr>
          <w:sz w:val="16"/>
          <w:lang w:val="en-GB"/>
          <w:rPrChange w:id="10361" w:author="Christian PIEDALLU" w:date="2023-02-06T09:53:00Z">
            <w:rPr>
              <w:sz w:val="16"/>
            </w:rPr>
          </w:rPrChange>
        </w:rPr>
        <w:t xml:space="preserve"> </w:t>
      </w:r>
      <w:r w:rsidRPr="00814BC9">
        <w:rPr>
          <w:spacing w:val="-5"/>
          <w:sz w:val="16"/>
          <w:lang w:val="en-GB"/>
          <w:rPrChange w:id="10362" w:author="Christian PIEDALLU" w:date="2023-02-06T09:53:00Z">
            <w:rPr>
              <w:spacing w:val="-5"/>
              <w:sz w:val="16"/>
            </w:rPr>
          </w:rPrChange>
        </w:rPr>
        <w:t xml:space="preserve"> </w:t>
      </w:r>
      <w:r w:rsidRPr="00814BC9">
        <w:rPr>
          <w:w w:val="119"/>
          <w:sz w:val="16"/>
          <w:lang w:val="en-GB"/>
          <w:rPrChange w:id="10363" w:author="Christian PIEDALLU" w:date="2023-02-06T09:53:00Z">
            <w:rPr>
              <w:w w:val="119"/>
              <w:sz w:val="16"/>
            </w:rPr>
          </w:rPrChange>
        </w:rPr>
        <w:t>S</w:t>
      </w:r>
      <w:r w:rsidRPr="00814BC9">
        <w:rPr>
          <w:spacing w:val="-5"/>
          <w:w w:val="119"/>
          <w:sz w:val="16"/>
          <w:lang w:val="en-GB"/>
          <w:rPrChange w:id="10364" w:author="Christian PIEDALLU" w:date="2023-02-06T09:53:00Z">
            <w:rPr>
              <w:spacing w:val="-5"/>
              <w:w w:val="119"/>
              <w:sz w:val="16"/>
            </w:rPr>
          </w:rPrChange>
        </w:rPr>
        <w:t>c</w:t>
      </w:r>
      <w:r w:rsidRPr="00814BC9">
        <w:rPr>
          <w:w w:val="106"/>
          <w:sz w:val="16"/>
          <w:lang w:val="en-GB"/>
          <w:rPrChange w:id="10365" w:author="Christian PIEDALLU" w:date="2023-02-06T09:53:00Z">
            <w:rPr>
              <w:w w:val="106"/>
              <w:sz w:val="16"/>
            </w:rPr>
          </w:rPrChange>
        </w:rPr>
        <w:t>he</w:t>
      </w:r>
      <w:r w:rsidRPr="00814BC9">
        <w:rPr>
          <w:spacing w:val="4"/>
          <w:w w:val="106"/>
          <w:sz w:val="16"/>
          <w:lang w:val="en-GB"/>
          <w:rPrChange w:id="10366" w:author="Christian PIEDALLU" w:date="2023-02-06T09:53:00Z">
            <w:rPr>
              <w:spacing w:val="4"/>
              <w:w w:val="106"/>
              <w:sz w:val="16"/>
            </w:rPr>
          </w:rPrChange>
        </w:rPr>
        <w:t>b</w:t>
      </w:r>
      <w:r w:rsidRPr="00814BC9">
        <w:rPr>
          <w:w w:val="102"/>
          <w:sz w:val="16"/>
          <w:lang w:val="en-GB"/>
          <w:rPrChange w:id="10367" w:author="Christian PIEDALLU" w:date="2023-02-06T09:53:00Z">
            <w:rPr>
              <w:w w:val="102"/>
              <w:sz w:val="16"/>
            </w:rPr>
          </w:rPrChange>
        </w:rPr>
        <w:t>e</w:t>
      </w:r>
      <w:r w:rsidRPr="00814BC9">
        <w:rPr>
          <w:spacing w:val="-5"/>
          <w:w w:val="102"/>
          <w:sz w:val="16"/>
          <w:lang w:val="en-GB"/>
          <w:rPrChange w:id="10368" w:author="Christian PIEDALLU" w:date="2023-02-06T09:53:00Z">
            <w:rPr>
              <w:spacing w:val="-5"/>
              <w:w w:val="102"/>
              <w:sz w:val="16"/>
            </w:rPr>
          </w:rPrChange>
        </w:rPr>
        <w:t>c</w:t>
      </w:r>
      <w:r w:rsidRPr="00814BC9">
        <w:rPr>
          <w:w w:val="120"/>
          <w:sz w:val="16"/>
          <w:lang w:val="en-GB"/>
          <w:rPrChange w:id="10369" w:author="Christian PIEDALLU" w:date="2023-02-06T09:53:00Z">
            <w:rPr>
              <w:w w:val="120"/>
              <w:sz w:val="16"/>
            </w:rPr>
          </w:rPrChange>
        </w:rPr>
        <w:t>k,</w:t>
      </w:r>
      <w:r w:rsidRPr="00814BC9">
        <w:rPr>
          <w:sz w:val="16"/>
          <w:lang w:val="en-GB"/>
          <w:rPrChange w:id="10370" w:author="Christian PIEDALLU" w:date="2023-02-06T09:53:00Z">
            <w:rPr>
              <w:sz w:val="16"/>
            </w:rPr>
          </w:rPrChange>
        </w:rPr>
        <w:t xml:space="preserve"> </w:t>
      </w:r>
      <w:r w:rsidRPr="00814BC9">
        <w:rPr>
          <w:spacing w:val="-5"/>
          <w:sz w:val="16"/>
          <w:lang w:val="en-GB"/>
          <w:rPrChange w:id="10371" w:author="Christian PIEDALLU" w:date="2023-02-06T09:53:00Z">
            <w:rPr>
              <w:spacing w:val="-5"/>
              <w:sz w:val="16"/>
            </w:rPr>
          </w:rPrChange>
        </w:rPr>
        <w:t xml:space="preserve"> </w:t>
      </w:r>
      <w:r w:rsidRPr="00814BC9">
        <w:rPr>
          <w:w w:val="114"/>
          <w:sz w:val="16"/>
          <w:lang w:val="en-GB"/>
          <w:rPrChange w:id="10372" w:author="Christian PIEDALLU" w:date="2023-02-06T09:53:00Z">
            <w:rPr>
              <w:w w:val="114"/>
              <w:sz w:val="16"/>
            </w:rPr>
          </w:rPrChange>
        </w:rPr>
        <w:t>M.,</w:t>
      </w:r>
      <w:r w:rsidRPr="00814BC9">
        <w:rPr>
          <w:sz w:val="16"/>
          <w:lang w:val="en-GB"/>
          <w:rPrChange w:id="10373" w:author="Christian PIEDALLU" w:date="2023-02-06T09:53:00Z">
            <w:rPr>
              <w:sz w:val="16"/>
            </w:rPr>
          </w:rPrChange>
        </w:rPr>
        <w:t xml:space="preserve"> </w:t>
      </w:r>
      <w:r w:rsidRPr="00814BC9">
        <w:rPr>
          <w:spacing w:val="-5"/>
          <w:sz w:val="16"/>
          <w:lang w:val="en-GB"/>
          <w:rPrChange w:id="10374" w:author="Christian PIEDALLU" w:date="2023-02-06T09:53:00Z">
            <w:rPr>
              <w:spacing w:val="-5"/>
              <w:sz w:val="16"/>
            </w:rPr>
          </w:rPrChange>
        </w:rPr>
        <w:t xml:space="preserve"> </w:t>
      </w:r>
      <w:r w:rsidRPr="00814BC9">
        <w:rPr>
          <w:w w:val="111"/>
          <w:sz w:val="16"/>
          <w:lang w:val="en-GB"/>
          <w:rPrChange w:id="10375" w:author="Christian PIEDALLU" w:date="2023-02-06T09:53:00Z">
            <w:rPr>
              <w:w w:val="111"/>
              <w:sz w:val="16"/>
            </w:rPr>
          </w:rPrChange>
        </w:rPr>
        <w:t>and</w:t>
      </w:r>
      <w:r w:rsidRPr="00814BC9">
        <w:rPr>
          <w:sz w:val="16"/>
          <w:lang w:val="en-GB"/>
          <w:rPrChange w:id="10376" w:author="Christian PIEDALLU" w:date="2023-02-06T09:53:00Z">
            <w:rPr>
              <w:sz w:val="16"/>
            </w:rPr>
          </w:rPrChange>
        </w:rPr>
        <w:t xml:space="preserve"> </w:t>
      </w:r>
      <w:r w:rsidRPr="00814BC9">
        <w:rPr>
          <w:spacing w:val="-7"/>
          <w:sz w:val="16"/>
          <w:lang w:val="en-GB"/>
          <w:rPrChange w:id="10377" w:author="Christian PIEDALLU" w:date="2023-02-06T09:53:00Z">
            <w:rPr>
              <w:spacing w:val="-7"/>
              <w:sz w:val="16"/>
            </w:rPr>
          </w:rPrChange>
        </w:rPr>
        <w:t xml:space="preserve"> </w:t>
      </w:r>
      <w:r w:rsidRPr="00814BC9">
        <w:rPr>
          <w:w w:val="119"/>
          <w:sz w:val="16"/>
          <w:lang w:val="en-GB"/>
          <w:rPrChange w:id="10378" w:author="Christian PIEDALLU" w:date="2023-02-06T09:53:00Z">
            <w:rPr>
              <w:w w:val="119"/>
              <w:sz w:val="16"/>
            </w:rPr>
          </w:rPrChange>
        </w:rPr>
        <w:t>S</w:t>
      </w:r>
      <w:r w:rsidRPr="00814BC9">
        <w:rPr>
          <w:spacing w:val="-5"/>
          <w:w w:val="119"/>
          <w:sz w:val="16"/>
          <w:lang w:val="en-GB"/>
          <w:rPrChange w:id="10379" w:author="Christian PIEDALLU" w:date="2023-02-06T09:53:00Z">
            <w:rPr>
              <w:spacing w:val="-5"/>
              <w:w w:val="119"/>
              <w:sz w:val="16"/>
            </w:rPr>
          </w:rPrChange>
        </w:rPr>
        <w:t>c</w:t>
      </w:r>
      <w:r w:rsidRPr="00814BC9">
        <w:rPr>
          <w:w w:val="114"/>
          <w:sz w:val="16"/>
          <w:lang w:val="en-GB"/>
          <w:rPrChange w:id="10380" w:author="Christian PIEDALLU" w:date="2023-02-06T09:53:00Z">
            <w:rPr>
              <w:w w:val="114"/>
              <w:sz w:val="16"/>
            </w:rPr>
          </w:rPrChange>
        </w:rPr>
        <w:t>hlyter,</w:t>
      </w:r>
      <w:r w:rsidRPr="00814BC9">
        <w:rPr>
          <w:sz w:val="16"/>
          <w:lang w:val="en-GB"/>
          <w:rPrChange w:id="10381" w:author="Christian PIEDALLU" w:date="2023-02-06T09:53:00Z">
            <w:rPr>
              <w:sz w:val="16"/>
            </w:rPr>
          </w:rPrChange>
        </w:rPr>
        <w:t xml:space="preserve"> </w:t>
      </w:r>
      <w:r w:rsidRPr="00814BC9">
        <w:rPr>
          <w:spacing w:val="-5"/>
          <w:sz w:val="16"/>
          <w:lang w:val="en-GB"/>
          <w:rPrChange w:id="10382" w:author="Christian PIEDALLU" w:date="2023-02-06T09:53:00Z">
            <w:rPr>
              <w:spacing w:val="-5"/>
              <w:sz w:val="16"/>
            </w:rPr>
          </w:rPrChange>
        </w:rPr>
        <w:t xml:space="preserve"> </w:t>
      </w:r>
      <w:r w:rsidRPr="00814BC9">
        <w:rPr>
          <w:w w:val="132"/>
          <w:sz w:val="16"/>
          <w:lang w:val="en-GB"/>
          <w:rPrChange w:id="10383" w:author="Christian PIEDALLU" w:date="2023-02-06T09:53:00Z">
            <w:rPr>
              <w:w w:val="132"/>
              <w:sz w:val="16"/>
            </w:rPr>
          </w:rPrChange>
        </w:rPr>
        <w:t>F.,</w:t>
      </w:r>
      <w:r w:rsidRPr="00814BC9">
        <w:rPr>
          <w:sz w:val="16"/>
          <w:lang w:val="en-GB"/>
          <w:rPrChange w:id="10384" w:author="Christian PIEDALLU" w:date="2023-02-06T09:53:00Z">
            <w:rPr>
              <w:sz w:val="16"/>
            </w:rPr>
          </w:rPrChange>
        </w:rPr>
        <w:t xml:space="preserve"> </w:t>
      </w:r>
      <w:r w:rsidRPr="00814BC9">
        <w:rPr>
          <w:spacing w:val="-5"/>
          <w:sz w:val="16"/>
          <w:lang w:val="en-GB"/>
          <w:rPrChange w:id="10385" w:author="Christian PIEDALLU" w:date="2023-02-06T09:53:00Z">
            <w:rPr>
              <w:spacing w:val="-5"/>
              <w:sz w:val="16"/>
            </w:rPr>
          </w:rPrChange>
        </w:rPr>
        <w:t xml:space="preserve"> </w:t>
      </w:r>
      <w:r w:rsidRPr="00814BC9">
        <w:rPr>
          <w:w w:val="117"/>
          <w:sz w:val="16"/>
          <w:lang w:val="en-GB"/>
          <w:rPrChange w:id="10386" w:author="Christian PIEDALLU" w:date="2023-02-06T09:53:00Z">
            <w:rPr>
              <w:w w:val="117"/>
              <w:sz w:val="16"/>
            </w:rPr>
          </w:rPrChange>
        </w:rPr>
        <w:t>June</w:t>
      </w:r>
      <w:r w:rsidRPr="00814BC9">
        <w:rPr>
          <w:sz w:val="16"/>
          <w:lang w:val="en-GB"/>
          <w:rPrChange w:id="10387" w:author="Christian PIEDALLU" w:date="2023-02-06T09:53:00Z">
            <w:rPr>
              <w:sz w:val="16"/>
            </w:rPr>
          </w:rPrChange>
        </w:rPr>
        <w:t xml:space="preserve"> </w:t>
      </w:r>
      <w:r w:rsidRPr="00814BC9">
        <w:rPr>
          <w:spacing w:val="-7"/>
          <w:sz w:val="16"/>
          <w:lang w:val="en-GB"/>
          <w:rPrChange w:id="10388" w:author="Christian PIEDALLU" w:date="2023-02-06T09:53:00Z">
            <w:rPr>
              <w:spacing w:val="-7"/>
              <w:sz w:val="16"/>
            </w:rPr>
          </w:rPrChange>
        </w:rPr>
        <w:t xml:space="preserve"> </w:t>
      </w:r>
      <w:r w:rsidRPr="00814BC9">
        <w:rPr>
          <w:w w:val="105"/>
          <w:sz w:val="16"/>
          <w:lang w:val="en-GB"/>
          <w:rPrChange w:id="10389" w:author="Christian PIEDALLU" w:date="2023-02-06T09:53:00Z">
            <w:rPr>
              <w:w w:val="105"/>
              <w:sz w:val="16"/>
            </w:rPr>
          </w:rPrChange>
        </w:rPr>
        <w:t>2021.</w:t>
      </w:r>
      <w:r w:rsidRPr="00814BC9">
        <w:rPr>
          <w:sz w:val="16"/>
          <w:lang w:val="en-GB"/>
          <w:rPrChange w:id="10390" w:author="Christian PIEDALLU" w:date="2023-02-06T09:53:00Z">
            <w:rPr>
              <w:sz w:val="16"/>
            </w:rPr>
          </w:rPrChange>
        </w:rPr>
        <w:t xml:space="preserve">  </w:t>
      </w:r>
      <w:r w:rsidRPr="00814BC9">
        <w:rPr>
          <w:spacing w:val="-7"/>
          <w:sz w:val="16"/>
          <w:lang w:val="en-GB"/>
          <w:rPrChange w:id="10391" w:author="Christian PIEDALLU" w:date="2023-02-06T09:53:00Z">
            <w:rPr>
              <w:spacing w:val="-7"/>
              <w:sz w:val="16"/>
            </w:rPr>
          </w:rPrChange>
        </w:rPr>
        <w:t xml:space="preserve"> </w:t>
      </w:r>
      <w:r w:rsidRPr="00814BC9">
        <w:rPr>
          <w:w w:val="124"/>
          <w:sz w:val="16"/>
          <w:lang w:val="en-GB"/>
          <w:rPrChange w:id="10392" w:author="Christian PIEDALLU" w:date="2023-02-06T09:53:00Z">
            <w:rPr>
              <w:w w:val="124"/>
              <w:sz w:val="16"/>
            </w:rPr>
          </w:rPrChange>
        </w:rPr>
        <w:t>I</w:t>
      </w:r>
      <w:r w:rsidRPr="00814BC9">
        <w:rPr>
          <w:spacing w:val="-5"/>
          <w:w w:val="124"/>
          <w:sz w:val="16"/>
          <w:lang w:val="en-GB"/>
          <w:rPrChange w:id="10393" w:author="Christian PIEDALLU" w:date="2023-02-06T09:53:00Z">
            <w:rPr>
              <w:spacing w:val="-5"/>
              <w:w w:val="124"/>
              <w:sz w:val="16"/>
            </w:rPr>
          </w:rPrChange>
        </w:rPr>
        <w:t>n</w:t>
      </w:r>
      <w:r w:rsidRPr="00814BC9">
        <w:rPr>
          <w:w w:val="110"/>
          <w:sz w:val="16"/>
          <w:lang w:val="en-GB"/>
          <w:rPrChange w:id="10394" w:author="Christian PIEDALLU" w:date="2023-02-06T09:53:00Z">
            <w:rPr>
              <w:w w:val="110"/>
              <w:sz w:val="16"/>
            </w:rPr>
          </w:rPrChange>
        </w:rPr>
        <w:t>teractions</w:t>
      </w:r>
    </w:p>
    <w:p w14:paraId="58BEE3B1" w14:textId="77777777" w:rsidR="00B177F5" w:rsidRPr="00814BC9" w:rsidRDefault="00B553DB">
      <w:pPr>
        <w:tabs>
          <w:tab w:val="left" w:pos="720"/>
        </w:tabs>
        <w:spacing w:line="189" w:lineRule="exact"/>
        <w:ind w:left="163"/>
        <w:rPr>
          <w:i/>
          <w:sz w:val="16"/>
          <w:lang w:val="en-GB"/>
          <w:rPrChange w:id="10395" w:author="Christian PIEDALLU" w:date="2023-02-06T09:53:00Z">
            <w:rPr>
              <w:i/>
              <w:sz w:val="16"/>
            </w:rPr>
          </w:rPrChange>
        </w:rPr>
      </w:pPr>
      <w:r w:rsidRPr="00814BC9">
        <w:rPr>
          <w:rFonts w:ascii="Trebuchet MS"/>
          <w:w w:val="110"/>
          <w:sz w:val="10"/>
          <w:lang w:val="en-GB"/>
          <w:rPrChange w:id="10396" w:author="Christian PIEDALLU" w:date="2023-02-06T09:53:00Z">
            <w:rPr>
              <w:rFonts w:ascii="Trebuchet MS"/>
              <w:w w:val="110"/>
              <w:sz w:val="10"/>
            </w:rPr>
          </w:rPrChange>
        </w:rPr>
        <w:t>414</w:t>
      </w:r>
      <w:r w:rsidRPr="00814BC9">
        <w:rPr>
          <w:rFonts w:ascii="Trebuchet MS"/>
          <w:w w:val="110"/>
          <w:sz w:val="10"/>
          <w:lang w:val="en-GB"/>
          <w:rPrChange w:id="10397" w:author="Christian PIEDALLU" w:date="2023-02-06T09:53:00Z">
            <w:rPr>
              <w:rFonts w:ascii="Trebuchet MS"/>
              <w:w w:val="110"/>
              <w:sz w:val="10"/>
            </w:rPr>
          </w:rPrChange>
        </w:rPr>
        <w:tab/>
      </w:r>
      <w:r w:rsidRPr="00814BC9">
        <w:rPr>
          <w:w w:val="110"/>
          <w:sz w:val="16"/>
          <w:lang w:val="en-GB"/>
          <w:rPrChange w:id="10398" w:author="Christian PIEDALLU" w:date="2023-02-06T09:53:00Z">
            <w:rPr>
              <w:w w:val="110"/>
              <w:sz w:val="16"/>
            </w:rPr>
          </w:rPrChange>
        </w:rPr>
        <w:t>among</w:t>
      </w:r>
      <w:r w:rsidRPr="00814BC9">
        <w:rPr>
          <w:spacing w:val="21"/>
          <w:w w:val="110"/>
          <w:sz w:val="16"/>
          <w:lang w:val="en-GB"/>
          <w:rPrChange w:id="10399" w:author="Christian PIEDALLU" w:date="2023-02-06T09:53:00Z">
            <w:rPr>
              <w:spacing w:val="21"/>
              <w:w w:val="110"/>
              <w:sz w:val="16"/>
            </w:rPr>
          </w:rPrChange>
        </w:rPr>
        <w:t xml:space="preserve"> </w:t>
      </w:r>
      <w:r w:rsidRPr="00814BC9">
        <w:rPr>
          <w:w w:val="110"/>
          <w:sz w:val="16"/>
          <w:lang w:val="en-GB"/>
          <w:rPrChange w:id="10400" w:author="Christian PIEDALLU" w:date="2023-02-06T09:53:00Z">
            <w:rPr>
              <w:w w:val="110"/>
              <w:sz w:val="16"/>
            </w:rPr>
          </w:rPrChange>
        </w:rPr>
        <w:t>Norway</w:t>
      </w:r>
      <w:r w:rsidRPr="00814BC9">
        <w:rPr>
          <w:spacing w:val="21"/>
          <w:w w:val="110"/>
          <w:sz w:val="16"/>
          <w:lang w:val="en-GB"/>
          <w:rPrChange w:id="10401" w:author="Christian PIEDALLU" w:date="2023-02-06T09:53:00Z">
            <w:rPr>
              <w:spacing w:val="21"/>
              <w:w w:val="110"/>
              <w:sz w:val="16"/>
            </w:rPr>
          </w:rPrChange>
        </w:rPr>
        <w:t xml:space="preserve"> </w:t>
      </w:r>
      <w:r w:rsidRPr="00814BC9">
        <w:rPr>
          <w:w w:val="110"/>
          <w:sz w:val="16"/>
          <w:lang w:val="en-GB"/>
          <w:rPrChange w:id="10402" w:author="Christian PIEDALLU" w:date="2023-02-06T09:53:00Z">
            <w:rPr>
              <w:w w:val="110"/>
              <w:sz w:val="16"/>
            </w:rPr>
          </w:rPrChange>
        </w:rPr>
        <w:t>spruce,</w:t>
      </w:r>
      <w:r w:rsidRPr="00814BC9">
        <w:rPr>
          <w:spacing w:val="22"/>
          <w:w w:val="110"/>
          <w:sz w:val="16"/>
          <w:lang w:val="en-GB"/>
          <w:rPrChange w:id="10403" w:author="Christian PIEDALLU" w:date="2023-02-06T09:53:00Z">
            <w:rPr>
              <w:spacing w:val="22"/>
              <w:w w:val="110"/>
              <w:sz w:val="16"/>
            </w:rPr>
          </w:rPrChange>
        </w:rPr>
        <w:t xml:space="preserve"> </w:t>
      </w:r>
      <w:r w:rsidRPr="00814BC9">
        <w:rPr>
          <w:w w:val="110"/>
          <w:sz w:val="16"/>
          <w:lang w:val="en-GB"/>
          <w:rPrChange w:id="10404" w:author="Christian PIEDALLU" w:date="2023-02-06T09:53:00Z">
            <w:rPr>
              <w:w w:val="110"/>
              <w:sz w:val="16"/>
            </w:rPr>
          </w:rPrChange>
        </w:rPr>
        <w:t>the</w:t>
      </w:r>
      <w:r w:rsidRPr="00814BC9">
        <w:rPr>
          <w:spacing w:val="21"/>
          <w:w w:val="110"/>
          <w:sz w:val="16"/>
          <w:lang w:val="en-GB"/>
          <w:rPrChange w:id="10405" w:author="Christian PIEDALLU" w:date="2023-02-06T09:53:00Z">
            <w:rPr>
              <w:spacing w:val="21"/>
              <w:w w:val="110"/>
              <w:sz w:val="16"/>
            </w:rPr>
          </w:rPrChange>
        </w:rPr>
        <w:t xml:space="preserve"> </w:t>
      </w:r>
      <w:r w:rsidRPr="00814BC9">
        <w:rPr>
          <w:w w:val="110"/>
          <w:sz w:val="16"/>
          <w:lang w:val="en-GB"/>
          <w:rPrChange w:id="10406" w:author="Christian PIEDALLU" w:date="2023-02-06T09:53:00Z">
            <w:rPr>
              <w:w w:val="110"/>
              <w:sz w:val="16"/>
            </w:rPr>
          </w:rPrChange>
        </w:rPr>
        <w:t>bark</w:t>
      </w:r>
      <w:r w:rsidRPr="00814BC9">
        <w:rPr>
          <w:spacing w:val="22"/>
          <w:w w:val="110"/>
          <w:sz w:val="16"/>
          <w:lang w:val="en-GB"/>
          <w:rPrChange w:id="10407" w:author="Christian PIEDALLU" w:date="2023-02-06T09:53:00Z">
            <w:rPr>
              <w:spacing w:val="22"/>
              <w:w w:val="110"/>
              <w:sz w:val="16"/>
            </w:rPr>
          </w:rPrChange>
        </w:rPr>
        <w:t xml:space="preserve"> </w:t>
      </w:r>
      <w:r w:rsidRPr="00814BC9">
        <w:rPr>
          <w:w w:val="110"/>
          <w:sz w:val="16"/>
          <w:lang w:val="en-GB"/>
          <w:rPrChange w:id="10408" w:author="Christian PIEDALLU" w:date="2023-02-06T09:53:00Z">
            <w:rPr>
              <w:w w:val="110"/>
              <w:sz w:val="16"/>
            </w:rPr>
          </w:rPrChange>
        </w:rPr>
        <w:t>beetle</w:t>
      </w:r>
      <w:r w:rsidRPr="00814BC9">
        <w:rPr>
          <w:spacing w:val="21"/>
          <w:w w:val="110"/>
          <w:sz w:val="16"/>
          <w:lang w:val="en-GB"/>
          <w:rPrChange w:id="10409" w:author="Christian PIEDALLU" w:date="2023-02-06T09:53:00Z">
            <w:rPr>
              <w:spacing w:val="21"/>
              <w:w w:val="110"/>
              <w:sz w:val="16"/>
            </w:rPr>
          </w:rPrChange>
        </w:rPr>
        <w:t xml:space="preserve"> </w:t>
      </w:r>
      <w:r w:rsidRPr="00814BC9">
        <w:rPr>
          <w:w w:val="110"/>
          <w:sz w:val="16"/>
          <w:lang w:val="en-GB"/>
          <w:rPrChange w:id="10410" w:author="Christian PIEDALLU" w:date="2023-02-06T09:53:00Z">
            <w:rPr>
              <w:w w:val="110"/>
              <w:sz w:val="16"/>
            </w:rPr>
          </w:rPrChange>
        </w:rPr>
        <w:t>Ips</w:t>
      </w:r>
      <w:r w:rsidRPr="00814BC9">
        <w:rPr>
          <w:spacing w:val="21"/>
          <w:w w:val="110"/>
          <w:sz w:val="16"/>
          <w:lang w:val="en-GB"/>
          <w:rPrChange w:id="10411" w:author="Christian PIEDALLU" w:date="2023-02-06T09:53:00Z">
            <w:rPr>
              <w:spacing w:val="21"/>
              <w:w w:val="110"/>
              <w:sz w:val="16"/>
            </w:rPr>
          </w:rPrChange>
        </w:rPr>
        <w:t xml:space="preserve"> </w:t>
      </w:r>
      <w:r w:rsidRPr="00814BC9">
        <w:rPr>
          <w:w w:val="110"/>
          <w:sz w:val="16"/>
          <w:lang w:val="en-GB"/>
          <w:rPrChange w:id="10412" w:author="Christian PIEDALLU" w:date="2023-02-06T09:53:00Z">
            <w:rPr>
              <w:w w:val="110"/>
              <w:sz w:val="16"/>
            </w:rPr>
          </w:rPrChange>
        </w:rPr>
        <w:t>typographus</w:t>
      </w:r>
      <w:r w:rsidRPr="00814BC9">
        <w:rPr>
          <w:spacing w:val="22"/>
          <w:w w:val="110"/>
          <w:sz w:val="16"/>
          <w:lang w:val="en-GB"/>
          <w:rPrChange w:id="10413" w:author="Christian PIEDALLU" w:date="2023-02-06T09:53:00Z">
            <w:rPr>
              <w:spacing w:val="22"/>
              <w:w w:val="110"/>
              <w:sz w:val="16"/>
            </w:rPr>
          </w:rPrChange>
        </w:rPr>
        <w:t xml:space="preserve"> </w:t>
      </w:r>
      <w:r w:rsidRPr="00814BC9">
        <w:rPr>
          <w:w w:val="110"/>
          <w:sz w:val="16"/>
          <w:lang w:val="en-GB"/>
          <w:rPrChange w:id="10414" w:author="Christian PIEDALLU" w:date="2023-02-06T09:53:00Z">
            <w:rPr>
              <w:w w:val="110"/>
              <w:sz w:val="16"/>
            </w:rPr>
          </w:rPrChange>
        </w:rPr>
        <w:t>and</w:t>
      </w:r>
      <w:r w:rsidRPr="00814BC9">
        <w:rPr>
          <w:spacing w:val="21"/>
          <w:w w:val="110"/>
          <w:sz w:val="16"/>
          <w:lang w:val="en-GB"/>
          <w:rPrChange w:id="10415" w:author="Christian PIEDALLU" w:date="2023-02-06T09:53:00Z">
            <w:rPr>
              <w:spacing w:val="21"/>
              <w:w w:val="110"/>
              <w:sz w:val="16"/>
            </w:rPr>
          </w:rPrChange>
        </w:rPr>
        <w:t xml:space="preserve"> </w:t>
      </w:r>
      <w:r w:rsidRPr="00814BC9">
        <w:rPr>
          <w:w w:val="110"/>
          <w:sz w:val="16"/>
          <w:lang w:val="en-GB"/>
          <w:rPrChange w:id="10416" w:author="Christian PIEDALLU" w:date="2023-02-06T09:53:00Z">
            <w:rPr>
              <w:w w:val="110"/>
              <w:sz w:val="16"/>
            </w:rPr>
          </w:rPrChange>
        </w:rPr>
        <w:t>its</w:t>
      </w:r>
      <w:r w:rsidRPr="00814BC9">
        <w:rPr>
          <w:spacing w:val="22"/>
          <w:w w:val="110"/>
          <w:sz w:val="16"/>
          <w:lang w:val="en-GB"/>
          <w:rPrChange w:id="10417" w:author="Christian PIEDALLU" w:date="2023-02-06T09:53:00Z">
            <w:rPr>
              <w:spacing w:val="22"/>
              <w:w w:val="110"/>
              <w:sz w:val="16"/>
            </w:rPr>
          </w:rPrChange>
        </w:rPr>
        <w:t xml:space="preserve"> </w:t>
      </w:r>
      <w:r w:rsidRPr="00814BC9">
        <w:rPr>
          <w:w w:val="110"/>
          <w:sz w:val="16"/>
          <w:lang w:val="en-GB"/>
          <w:rPrChange w:id="10418" w:author="Christian PIEDALLU" w:date="2023-02-06T09:53:00Z">
            <w:rPr>
              <w:w w:val="110"/>
              <w:sz w:val="16"/>
            </w:rPr>
          </w:rPrChange>
        </w:rPr>
        <w:t>fungal</w:t>
      </w:r>
      <w:r w:rsidRPr="00814BC9">
        <w:rPr>
          <w:spacing w:val="21"/>
          <w:w w:val="110"/>
          <w:sz w:val="16"/>
          <w:lang w:val="en-GB"/>
          <w:rPrChange w:id="10419" w:author="Christian PIEDALLU" w:date="2023-02-06T09:53:00Z">
            <w:rPr>
              <w:spacing w:val="21"/>
              <w:w w:val="110"/>
              <w:sz w:val="16"/>
            </w:rPr>
          </w:rPrChange>
        </w:rPr>
        <w:t xml:space="preserve"> </w:t>
      </w:r>
      <w:r w:rsidRPr="00814BC9">
        <w:rPr>
          <w:w w:val="110"/>
          <w:sz w:val="16"/>
          <w:lang w:val="en-GB"/>
          <w:rPrChange w:id="10420" w:author="Christian PIEDALLU" w:date="2023-02-06T09:53:00Z">
            <w:rPr>
              <w:w w:val="110"/>
              <w:sz w:val="16"/>
            </w:rPr>
          </w:rPrChange>
        </w:rPr>
        <w:t>symbionts</w:t>
      </w:r>
      <w:r w:rsidRPr="00814BC9">
        <w:rPr>
          <w:spacing w:val="22"/>
          <w:w w:val="110"/>
          <w:sz w:val="16"/>
          <w:lang w:val="en-GB"/>
          <w:rPrChange w:id="10421" w:author="Christian PIEDALLU" w:date="2023-02-06T09:53:00Z">
            <w:rPr>
              <w:spacing w:val="22"/>
              <w:w w:val="110"/>
              <w:sz w:val="16"/>
            </w:rPr>
          </w:rPrChange>
        </w:rPr>
        <w:t xml:space="preserve"> </w:t>
      </w:r>
      <w:r w:rsidRPr="00814BC9">
        <w:rPr>
          <w:w w:val="110"/>
          <w:sz w:val="16"/>
          <w:lang w:val="en-GB"/>
          <w:rPrChange w:id="10422" w:author="Christian PIEDALLU" w:date="2023-02-06T09:53:00Z">
            <w:rPr>
              <w:w w:val="110"/>
              <w:sz w:val="16"/>
            </w:rPr>
          </w:rPrChange>
        </w:rPr>
        <w:t>in</w:t>
      </w:r>
      <w:r w:rsidRPr="00814BC9">
        <w:rPr>
          <w:spacing w:val="21"/>
          <w:w w:val="110"/>
          <w:sz w:val="16"/>
          <w:lang w:val="en-GB"/>
          <w:rPrChange w:id="10423" w:author="Christian PIEDALLU" w:date="2023-02-06T09:53:00Z">
            <w:rPr>
              <w:spacing w:val="21"/>
              <w:w w:val="110"/>
              <w:sz w:val="16"/>
            </w:rPr>
          </w:rPrChange>
        </w:rPr>
        <w:t xml:space="preserve"> </w:t>
      </w:r>
      <w:r w:rsidRPr="00814BC9">
        <w:rPr>
          <w:w w:val="110"/>
          <w:sz w:val="16"/>
          <w:lang w:val="en-GB"/>
          <w:rPrChange w:id="10424" w:author="Christian PIEDALLU" w:date="2023-02-06T09:53:00Z">
            <w:rPr>
              <w:w w:val="110"/>
              <w:sz w:val="16"/>
            </w:rPr>
          </w:rPrChange>
        </w:rPr>
        <w:t>times</w:t>
      </w:r>
      <w:r w:rsidRPr="00814BC9">
        <w:rPr>
          <w:spacing w:val="21"/>
          <w:w w:val="110"/>
          <w:sz w:val="16"/>
          <w:lang w:val="en-GB"/>
          <w:rPrChange w:id="10425" w:author="Christian PIEDALLU" w:date="2023-02-06T09:53:00Z">
            <w:rPr>
              <w:spacing w:val="21"/>
              <w:w w:val="110"/>
              <w:sz w:val="16"/>
            </w:rPr>
          </w:rPrChange>
        </w:rPr>
        <w:t xml:space="preserve"> </w:t>
      </w:r>
      <w:r w:rsidRPr="00814BC9">
        <w:rPr>
          <w:w w:val="110"/>
          <w:sz w:val="16"/>
          <w:lang w:val="en-GB"/>
          <w:rPrChange w:id="10426" w:author="Christian PIEDALLU" w:date="2023-02-06T09:53:00Z">
            <w:rPr>
              <w:w w:val="110"/>
              <w:sz w:val="16"/>
            </w:rPr>
          </w:rPrChange>
        </w:rPr>
        <w:t>of</w:t>
      </w:r>
      <w:r w:rsidRPr="00814BC9">
        <w:rPr>
          <w:spacing w:val="22"/>
          <w:w w:val="110"/>
          <w:sz w:val="16"/>
          <w:lang w:val="en-GB"/>
          <w:rPrChange w:id="10427" w:author="Christian PIEDALLU" w:date="2023-02-06T09:53:00Z">
            <w:rPr>
              <w:spacing w:val="22"/>
              <w:w w:val="110"/>
              <w:sz w:val="16"/>
            </w:rPr>
          </w:rPrChange>
        </w:rPr>
        <w:t xml:space="preserve"> </w:t>
      </w:r>
      <w:r w:rsidRPr="00814BC9">
        <w:rPr>
          <w:w w:val="110"/>
          <w:sz w:val="16"/>
          <w:lang w:val="en-GB"/>
          <w:rPrChange w:id="10428" w:author="Christian PIEDALLU" w:date="2023-02-06T09:53:00Z">
            <w:rPr>
              <w:w w:val="110"/>
              <w:sz w:val="16"/>
            </w:rPr>
          </w:rPrChange>
        </w:rPr>
        <w:t xml:space="preserve">drought. </w:t>
      </w:r>
      <w:r w:rsidRPr="00814BC9">
        <w:rPr>
          <w:spacing w:val="1"/>
          <w:w w:val="110"/>
          <w:sz w:val="16"/>
          <w:lang w:val="en-GB"/>
          <w:rPrChange w:id="10429" w:author="Christian PIEDALLU" w:date="2023-02-06T09:53:00Z">
            <w:rPr>
              <w:spacing w:val="1"/>
              <w:w w:val="110"/>
              <w:sz w:val="16"/>
            </w:rPr>
          </w:rPrChange>
        </w:rPr>
        <w:t xml:space="preserve"> </w:t>
      </w:r>
      <w:r w:rsidRPr="00814BC9">
        <w:rPr>
          <w:i/>
          <w:w w:val="110"/>
          <w:sz w:val="16"/>
          <w:lang w:val="en-GB"/>
          <w:rPrChange w:id="10430" w:author="Christian PIEDALLU" w:date="2023-02-06T09:53:00Z">
            <w:rPr>
              <w:i/>
              <w:w w:val="110"/>
              <w:sz w:val="16"/>
            </w:rPr>
          </w:rPrChange>
        </w:rPr>
        <w:t>Journal</w:t>
      </w:r>
      <w:r w:rsidRPr="00814BC9">
        <w:rPr>
          <w:i/>
          <w:spacing w:val="27"/>
          <w:w w:val="110"/>
          <w:sz w:val="16"/>
          <w:lang w:val="en-GB"/>
          <w:rPrChange w:id="10431" w:author="Christian PIEDALLU" w:date="2023-02-06T09:53:00Z">
            <w:rPr>
              <w:i/>
              <w:spacing w:val="27"/>
              <w:w w:val="110"/>
              <w:sz w:val="16"/>
            </w:rPr>
          </w:rPrChange>
        </w:rPr>
        <w:t xml:space="preserve"> </w:t>
      </w:r>
      <w:r w:rsidRPr="00814BC9">
        <w:rPr>
          <w:i/>
          <w:w w:val="110"/>
          <w:sz w:val="16"/>
          <w:lang w:val="en-GB"/>
          <w:rPrChange w:id="10432" w:author="Christian PIEDALLU" w:date="2023-02-06T09:53:00Z">
            <w:rPr>
              <w:i/>
              <w:w w:val="110"/>
              <w:sz w:val="16"/>
            </w:rPr>
          </w:rPrChange>
        </w:rPr>
        <w:t>of</w:t>
      </w:r>
    </w:p>
    <w:p w14:paraId="2E31D63E" w14:textId="77777777" w:rsidR="00B177F5" w:rsidRPr="00814BC9" w:rsidRDefault="00B553DB">
      <w:pPr>
        <w:tabs>
          <w:tab w:val="left" w:pos="720"/>
        </w:tabs>
        <w:spacing w:line="189" w:lineRule="exact"/>
        <w:ind w:left="163"/>
        <w:rPr>
          <w:sz w:val="16"/>
          <w:lang w:val="en-GB"/>
          <w:rPrChange w:id="10433" w:author="Christian PIEDALLU" w:date="2023-02-06T09:53:00Z">
            <w:rPr>
              <w:sz w:val="16"/>
            </w:rPr>
          </w:rPrChange>
        </w:rPr>
      </w:pPr>
      <w:bookmarkStart w:id="10434" w:name="_bookmark49"/>
      <w:bookmarkEnd w:id="10434"/>
      <w:r w:rsidRPr="00814BC9">
        <w:rPr>
          <w:rFonts w:ascii="Trebuchet MS" w:hAnsi="Trebuchet MS"/>
          <w:w w:val="110"/>
          <w:sz w:val="10"/>
          <w:lang w:val="en-GB"/>
          <w:rPrChange w:id="10435" w:author="Christian PIEDALLU" w:date="2023-02-06T09:53:00Z">
            <w:rPr>
              <w:rFonts w:ascii="Trebuchet MS" w:hAnsi="Trebuchet MS"/>
              <w:w w:val="110"/>
              <w:sz w:val="10"/>
            </w:rPr>
          </w:rPrChange>
        </w:rPr>
        <w:t>415</w:t>
      </w:r>
      <w:r w:rsidRPr="00814BC9">
        <w:rPr>
          <w:rFonts w:ascii="Trebuchet MS" w:hAnsi="Trebuchet MS"/>
          <w:w w:val="110"/>
          <w:sz w:val="10"/>
          <w:lang w:val="en-GB"/>
          <w:rPrChange w:id="10436" w:author="Christian PIEDALLU" w:date="2023-02-06T09:53:00Z">
            <w:rPr>
              <w:rFonts w:ascii="Trebuchet MS" w:hAnsi="Trebuchet MS"/>
              <w:w w:val="110"/>
              <w:sz w:val="10"/>
            </w:rPr>
          </w:rPrChange>
        </w:rPr>
        <w:tab/>
      </w:r>
      <w:r w:rsidRPr="00814BC9">
        <w:rPr>
          <w:i/>
          <w:w w:val="110"/>
          <w:sz w:val="16"/>
          <w:lang w:val="en-GB"/>
          <w:rPrChange w:id="10437" w:author="Christian PIEDALLU" w:date="2023-02-06T09:53:00Z">
            <w:rPr>
              <w:i/>
              <w:w w:val="110"/>
              <w:sz w:val="16"/>
            </w:rPr>
          </w:rPrChange>
        </w:rPr>
        <w:t>Pest</w:t>
      </w:r>
      <w:r w:rsidRPr="00814BC9">
        <w:rPr>
          <w:i/>
          <w:spacing w:val="36"/>
          <w:w w:val="110"/>
          <w:sz w:val="16"/>
          <w:lang w:val="en-GB"/>
          <w:rPrChange w:id="10438" w:author="Christian PIEDALLU" w:date="2023-02-06T09:53:00Z">
            <w:rPr>
              <w:i/>
              <w:spacing w:val="36"/>
              <w:w w:val="110"/>
              <w:sz w:val="16"/>
            </w:rPr>
          </w:rPrChange>
        </w:rPr>
        <w:t xml:space="preserve"> </w:t>
      </w:r>
      <w:r w:rsidRPr="00814BC9">
        <w:rPr>
          <w:i/>
          <w:w w:val="110"/>
          <w:sz w:val="16"/>
          <w:lang w:val="en-GB"/>
          <w:rPrChange w:id="10439" w:author="Christian PIEDALLU" w:date="2023-02-06T09:53:00Z">
            <w:rPr>
              <w:i/>
              <w:w w:val="110"/>
              <w:sz w:val="16"/>
            </w:rPr>
          </w:rPrChange>
        </w:rPr>
        <w:t>Science</w:t>
      </w:r>
      <w:r w:rsidRPr="00814BC9">
        <w:rPr>
          <w:w w:val="110"/>
          <w:sz w:val="16"/>
          <w:lang w:val="en-GB"/>
          <w:rPrChange w:id="10440" w:author="Christian PIEDALLU" w:date="2023-02-06T09:53:00Z">
            <w:rPr>
              <w:w w:val="110"/>
              <w:sz w:val="16"/>
            </w:rPr>
          </w:rPrChange>
        </w:rPr>
        <w:t>,</w:t>
      </w:r>
      <w:r w:rsidRPr="00814BC9">
        <w:rPr>
          <w:spacing w:val="31"/>
          <w:w w:val="110"/>
          <w:sz w:val="16"/>
          <w:lang w:val="en-GB"/>
          <w:rPrChange w:id="10441" w:author="Christian PIEDALLU" w:date="2023-02-06T09:53:00Z">
            <w:rPr>
              <w:spacing w:val="31"/>
              <w:w w:val="110"/>
              <w:sz w:val="16"/>
            </w:rPr>
          </w:rPrChange>
        </w:rPr>
        <w:t xml:space="preserve"> </w:t>
      </w:r>
      <w:r w:rsidRPr="00814BC9">
        <w:rPr>
          <w:w w:val="110"/>
          <w:sz w:val="16"/>
          <w:lang w:val="en-GB"/>
          <w:rPrChange w:id="10442" w:author="Christian PIEDALLU" w:date="2023-02-06T09:53:00Z">
            <w:rPr>
              <w:w w:val="110"/>
              <w:sz w:val="16"/>
            </w:rPr>
          </w:rPrChange>
        </w:rPr>
        <w:t>94(3):591–614.</w:t>
      </w:r>
    </w:p>
    <w:p w14:paraId="48F4D34D" w14:textId="77777777" w:rsidR="00B177F5" w:rsidRPr="00814BC9" w:rsidRDefault="00B553DB">
      <w:pPr>
        <w:spacing w:line="189" w:lineRule="exact"/>
        <w:ind w:left="163"/>
        <w:rPr>
          <w:i/>
          <w:sz w:val="16"/>
          <w:lang w:val="en-GB"/>
          <w:rPrChange w:id="10443" w:author="Christian PIEDALLU" w:date="2023-02-06T09:53:00Z">
            <w:rPr>
              <w:i/>
              <w:sz w:val="16"/>
            </w:rPr>
          </w:rPrChange>
        </w:rPr>
      </w:pPr>
      <w:r w:rsidRPr="00814BC9">
        <w:rPr>
          <w:rFonts w:ascii="Trebuchet MS"/>
          <w:sz w:val="10"/>
          <w:lang w:val="en-GB"/>
          <w:rPrChange w:id="10444" w:author="Christian PIEDALLU" w:date="2023-02-06T09:53:00Z">
            <w:rPr>
              <w:rFonts w:ascii="Trebuchet MS"/>
              <w:sz w:val="10"/>
            </w:rPr>
          </w:rPrChange>
        </w:rPr>
        <w:t xml:space="preserve">416     </w:t>
      </w:r>
      <w:r w:rsidRPr="00814BC9">
        <w:rPr>
          <w:rFonts w:ascii="Trebuchet MS"/>
          <w:spacing w:val="19"/>
          <w:sz w:val="10"/>
          <w:lang w:val="en-GB"/>
          <w:rPrChange w:id="10445" w:author="Christian PIEDALLU" w:date="2023-02-06T09:53:00Z">
            <w:rPr>
              <w:rFonts w:ascii="Trebuchet MS"/>
              <w:spacing w:val="19"/>
              <w:sz w:val="10"/>
            </w:rPr>
          </w:rPrChange>
        </w:rPr>
        <w:t xml:space="preserve"> </w:t>
      </w:r>
      <w:r w:rsidRPr="00814BC9">
        <w:rPr>
          <w:w w:val="110"/>
          <w:sz w:val="16"/>
          <w:lang w:val="en-GB"/>
          <w:rPrChange w:id="10446" w:author="Christian PIEDALLU" w:date="2023-02-06T09:53:00Z">
            <w:rPr>
              <w:w w:val="110"/>
              <w:sz w:val="16"/>
            </w:rPr>
          </w:rPrChange>
        </w:rPr>
        <w:t>Noirfalise,</w:t>
      </w:r>
      <w:r w:rsidRPr="00814BC9">
        <w:rPr>
          <w:spacing w:val="30"/>
          <w:w w:val="110"/>
          <w:sz w:val="16"/>
          <w:lang w:val="en-GB"/>
          <w:rPrChange w:id="10447" w:author="Christian PIEDALLU" w:date="2023-02-06T09:53:00Z">
            <w:rPr>
              <w:spacing w:val="30"/>
              <w:w w:val="110"/>
              <w:sz w:val="16"/>
            </w:rPr>
          </w:rPrChange>
        </w:rPr>
        <w:t xml:space="preserve"> </w:t>
      </w:r>
      <w:r w:rsidRPr="00814BC9">
        <w:rPr>
          <w:w w:val="110"/>
          <w:sz w:val="16"/>
          <w:lang w:val="en-GB"/>
          <w:rPrChange w:id="10448" w:author="Christian PIEDALLU" w:date="2023-02-06T09:53:00Z">
            <w:rPr>
              <w:w w:val="110"/>
              <w:sz w:val="16"/>
            </w:rPr>
          </w:rPrChange>
        </w:rPr>
        <w:t>A.</w:t>
      </w:r>
      <w:r w:rsidRPr="00814BC9">
        <w:rPr>
          <w:spacing w:val="30"/>
          <w:w w:val="110"/>
          <w:sz w:val="16"/>
          <w:lang w:val="en-GB"/>
          <w:rPrChange w:id="10449" w:author="Christian PIEDALLU" w:date="2023-02-06T09:53:00Z">
            <w:rPr>
              <w:spacing w:val="30"/>
              <w:w w:val="110"/>
              <w:sz w:val="16"/>
            </w:rPr>
          </w:rPrChange>
        </w:rPr>
        <w:t xml:space="preserve"> </w:t>
      </w:r>
      <w:r w:rsidRPr="00814BC9">
        <w:rPr>
          <w:w w:val="110"/>
          <w:sz w:val="16"/>
          <w:lang w:val="en-GB"/>
          <w:rPrChange w:id="10450" w:author="Christian PIEDALLU" w:date="2023-02-06T09:53:00Z">
            <w:rPr>
              <w:w w:val="110"/>
              <w:sz w:val="16"/>
            </w:rPr>
          </w:rPrChange>
        </w:rPr>
        <w:t>and</w:t>
      </w:r>
      <w:r w:rsidRPr="00814BC9">
        <w:rPr>
          <w:spacing w:val="30"/>
          <w:w w:val="110"/>
          <w:sz w:val="16"/>
          <w:lang w:val="en-GB"/>
          <w:rPrChange w:id="10451" w:author="Christian PIEDALLU" w:date="2023-02-06T09:53:00Z">
            <w:rPr>
              <w:spacing w:val="30"/>
              <w:w w:val="110"/>
              <w:sz w:val="16"/>
            </w:rPr>
          </w:rPrChange>
        </w:rPr>
        <w:t xml:space="preserve"> </w:t>
      </w:r>
      <w:r w:rsidRPr="00814BC9">
        <w:rPr>
          <w:w w:val="110"/>
          <w:sz w:val="16"/>
          <w:lang w:val="en-GB"/>
          <w:rPrChange w:id="10452" w:author="Christian PIEDALLU" w:date="2023-02-06T09:53:00Z">
            <w:rPr>
              <w:w w:val="110"/>
              <w:sz w:val="16"/>
            </w:rPr>
          </w:rPrChange>
        </w:rPr>
        <w:t>Thill,</w:t>
      </w:r>
      <w:r w:rsidRPr="00814BC9">
        <w:rPr>
          <w:spacing w:val="30"/>
          <w:w w:val="110"/>
          <w:sz w:val="16"/>
          <w:lang w:val="en-GB"/>
          <w:rPrChange w:id="10453" w:author="Christian PIEDALLU" w:date="2023-02-06T09:53:00Z">
            <w:rPr>
              <w:spacing w:val="30"/>
              <w:w w:val="110"/>
              <w:sz w:val="16"/>
            </w:rPr>
          </w:rPrChange>
        </w:rPr>
        <w:t xml:space="preserve"> </w:t>
      </w:r>
      <w:r w:rsidRPr="00814BC9">
        <w:rPr>
          <w:w w:val="110"/>
          <w:sz w:val="16"/>
          <w:lang w:val="en-GB"/>
          <w:rPrChange w:id="10454" w:author="Christian PIEDALLU" w:date="2023-02-06T09:53:00Z">
            <w:rPr>
              <w:w w:val="110"/>
              <w:sz w:val="16"/>
            </w:rPr>
          </w:rPrChange>
        </w:rPr>
        <w:t>A.,</w:t>
      </w:r>
      <w:r w:rsidRPr="00814BC9">
        <w:rPr>
          <w:spacing w:val="30"/>
          <w:w w:val="110"/>
          <w:sz w:val="16"/>
          <w:lang w:val="en-GB"/>
          <w:rPrChange w:id="10455" w:author="Christian PIEDALLU" w:date="2023-02-06T09:53:00Z">
            <w:rPr>
              <w:spacing w:val="30"/>
              <w:w w:val="110"/>
              <w:sz w:val="16"/>
            </w:rPr>
          </w:rPrChange>
        </w:rPr>
        <w:t xml:space="preserve"> </w:t>
      </w:r>
      <w:r w:rsidRPr="00814BC9">
        <w:rPr>
          <w:w w:val="110"/>
          <w:sz w:val="16"/>
          <w:lang w:val="en-GB"/>
          <w:rPrChange w:id="10456" w:author="Christian PIEDALLU" w:date="2023-02-06T09:53:00Z">
            <w:rPr>
              <w:w w:val="110"/>
              <w:sz w:val="16"/>
            </w:rPr>
          </w:rPrChange>
        </w:rPr>
        <w:t xml:space="preserve">1975. </w:t>
      </w:r>
      <w:r w:rsidRPr="00814BC9">
        <w:rPr>
          <w:spacing w:val="17"/>
          <w:w w:val="110"/>
          <w:sz w:val="16"/>
          <w:lang w:val="en-GB"/>
          <w:rPrChange w:id="10457" w:author="Christian PIEDALLU" w:date="2023-02-06T09:53:00Z">
            <w:rPr>
              <w:spacing w:val="17"/>
              <w:w w:val="110"/>
              <w:sz w:val="16"/>
            </w:rPr>
          </w:rPrChange>
        </w:rPr>
        <w:t xml:space="preserve"> </w:t>
      </w:r>
      <w:r w:rsidRPr="00814BC9">
        <w:rPr>
          <w:w w:val="110"/>
          <w:sz w:val="16"/>
          <w:lang w:val="en-GB"/>
          <w:rPrChange w:id="10458" w:author="Christian PIEDALLU" w:date="2023-02-06T09:53:00Z">
            <w:rPr>
              <w:w w:val="110"/>
              <w:sz w:val="16"/>
            </w:rPr>
          </w:rPrChange>
        </w:rPr>
        <w:t>Spruce</w:t>
      </w:r>
      <w:r w:rsidRPr="00814BC9">
        <w:rPr>
          <w:spacing w:val="30"/>
          <w:w w:val="110"/>
          <w:sz w:val="16"/>
          <w:lang w:val="en-GB"/>
          <w:rPrChange w:id="10459" w:author="Christian PIEDALLU" w:date="2023-02-06T09:53:00Z">
            <w:rPr>
              <w:spacing w:val="30"/>
              <w:w w:val="110"/>
              <w:sz w:val="16"/>
            </w:rPr>
          </w:rPrChange>
        </w:rPr>
        <w:t xml:space="preserve"> </w:t>
      </w:r>
      <w:r w:rsidRPr="00814BC9">
        <w:rPr>
          <w:w w:val="110"/>
          <w:sz w:val="16"/>
          <w:lang w:val="en-GB"/>
          <w:rPrChange w:id="10460" w:author="Christian PIEDALLU" w:date="2023-02-06T09:53:00Z">
            <w:rPr>
              <w:w w:val="110"/>
              <w:sz w:val="16"/>
            </w:rPr>
          </w:rPrChange>
        </w:rPr>
        <w:t>woods</w:t>
      </w:r>
      <w:r w:rsidRPr="00814BC9">
        <w:rPr>
          <w:spacing w:val="30"/>
          <w:w w:val="110"/>
          <w:sz w:val="16"/>
          <w:lang w:val="en-GB"/>
          <w:rPrChange w:id="10461" w:author="Christian PIEDALLU" w:date="2023-02-06T09:53:00Z">
            <w:rPr>
              <w:spacing w:val="30"/>
              <w:w w:val="110"/>
              <w:sz w:val="16"/>
            </w:rPr>
          </w:rPrChange>
        </w:rPr>
        <w:t xml:space="preserve"> </w:t>
      </w:r>
      <w:r w:rsidRPr="00814BC9">
        <w:rPr>
          <w:w w:val="110"/>
          <w:sz w:val="16"/>
          <w:lang w:val="en-GB"/>
          <w:rPrChange w:id="10462" w:author="Christian PIEDALLU" w:date="2023-02-06T09:53:00Z">
            <w:rPr>
              <w:w w:val="110"/>
              <w:sz w:val="16"/>
            </w:rPr>
          </w:rPrChange>
        </w:rPr>
        <w:t>and</w:t>
      </w:r>
      <w:r w:rsidRPr="00814BC9">
        <w:rPr>
          <w:spacing w:val="30"/>
          <w:w w:val="110"/>
          <w:sz w:val="16"/>
          <w:lang w:val="en-GB"/>
          <w:rPrChange w:id="10463" w:author="Christian PIEDALLU" w:date="2023-02-06T09:53:00Z">
            <w:rPr>
              <w:spacing w:val="30"/>
              <w:w w:val="110"/>
              <w:sz w:val="16"/>
            </w:rPr>
          </w:rPrChange>
        </w:rPr>
        <w:t xml:space="preserve"> </w:t>
      </w:r>
      <w:r w:rsidRPr="00814BC9">
        <w:rPr>
          <w:w w:val="110"/>
          <w:sz w:val="16"/>
          <w:lang w:val="en-GB"/>
          <w:rPrChange w:id="10464" w:author="Christian PIEDALLU" w:date="2023-02-06T09:53:00Z">
            <w:rPr>
              <w:w w:val="110"/>
              <w:sz w:val="16"/>
            </w:rPr>
          </w:rPrChange>
        </w:rPr>
        <w:t>their</w:t>
      </w:r>
      <w:r w:rsidRPr="00814BC9">
        <w:rPr>
          <w:spacing w:val="30"/>
          <w:w w:val="110"/>
          <w:sz w:val="16"/>
          <w:lang w:val="en-GB"/>
          <w:rPrChange w:id="10465" w:author="Christian PIEDALLU" w:date="2023-02-06T09:53:00Z">
            <w:rPr>
              <w:spacing w:val="30"/>
              <w:w w:val="110"/>
              <w:sz w:val="16"/>
            </w:rPr>
          </w:rPrChange>
        </w:rPr>
        <w:t xml:space="preserve"> </w:t>
      </w:r>
      <w:r w:rsidRPr="00814BC9">
        <w:rPr>
          <w:w w:val="110"/>
          <w:sz w:val="16"/>
          <w:lang w:val="en-GB"/>
          <w:rPrChange w:id="10466" w:author="Christian PIEDALLU" w:date="2023-02-06T09:53:00Z">
            <w:rPr>
              <w:w w:val="110"/>
              <w:sz w:val="16"/>
            </w:rPr>
          </w:rPrChange>
        </w:rPr>
        <w:t>pedobotanical</w:t>
      </w:r>
      <w:r w:rsidRPr="00814BC9">
        <w:rPr>
          <w:spacing w:val="30"/>
          <w:w w:val="110"/>
          <w:sz w:val="16"/>
          <w:lang w:val="en-GB"/>
          <w:rPrChange w:id="10467" w:author="Christian PIEDALLU" w:date="2023-02-06T09:53:00Z">
            <w:rPr>
              <w:spacing w:val="30"/>
              <w:w w:val="110"/>
              <w:sz w:val="16"/>
            </w:rPr>
          </w:rPrChange>
        </w:rPr>
        <w:t xml:space="preserve"> </w:t>
      </w:r>
      <w:r w:rsidRPr="00814BC9">
        <w:rPr>
          <w:w w:val="110"/>
          <w:sz w:val="16"/>
          <w:lang w:val="en-GB"/>
          <w:rPrChange w:id="10468" w:author="Christian PIEDALLU" w:date="2023-02-06T09:53:00Z">
            <w:rPr>
              <w:w w:val="110"/>
              <w:sz w:val="16"/>
            </w:rPr>
          </w:rPrChange>
        </w:rPr>
        <w:t>types</w:t>
      </w:r>
      <w:r w:rsidRPr="00814BC9">
        <w:rPr>
          <w:spacing w:val="30"/>
          <w:w w:val="110"/>
          <w:sz w:val="16"/>
          <w:lang w:val="en-GB"/>
          <w:rPrChange w:id="10469" w:author="Christian PIEDALLU" w:date="2023-02-06T09:53:00Z">
            <w:rPr>
              <w:spacing w:val="30"/>
              <w:w w:val="110"/>
              <w:sz w:val="16"/>
            </w:rPr>
          </w:rPrChange>
        </w:rPr>
        <w:t xml:space="preserve"> </w:t>
      </w:r>
      <w:r w:rsidRPr="00814BC9">
        <w:rPr>
          <w:w w:val="110"/>
          <w:sz w:val="16"/>
          <w:lang w:val="en-GB"/>
          <w:rPrChange w:id="10470" w:author="Christian PIEDALLU" w:date="2023-02-06T09:53:00Z">
            <w:rPr>
              <w:w w:val="110"/>
              <w:sz w:val="16"/>
            </w:rPr>
          </w:rPrChange>
        </w:rPr>
        <w:t>in</w:t>
      </w:r>
      <w:r w:rsidRPr="00814BC9">
        <w:rPr>
          <w:spacing w:val="31"/>
          <w:w w:val="110"/>
          <w:sz w:val="16"/>
          <w:lang w:val="en-GB"/>
          <w:rPrChange w:id="10471" w:author="Christian PIEDALLU" w:date="2023-02-06T09:53:00Z">
            <w:rPr>
              <w:spacing w:val="31"/>
              <w:w w:val="110"/>
              <w:sz w:val="16"/>
            </w:rPr>
          </w:rPrChange>
        </w:rPr>
        <w:t xml:space="preserve"> </w:t>
      </w:r>
      <w:r w:rsidRPr="00814BC9">
        <w:rPr>
          <w:w w:val="110"/>
          <w:sz w:val="16"/>
          <w:lang w:val="en-GB"/>
          <w:rPrChange w:id="10472" w:author="Christian PIEDALLU" w:date="2023-02-06T09:53:00Z">
            <w:rPr>
              <w:w w:val="110"/>
              <w:sz w:val="16"/>
            </w:rPr>
          </w:rPrChange>
        </w:rPr>
        <w:t>ardenne</w:t>
      </w:r>
      <w:r w:rsidRPr="00814BC9">
        <w:rPr>
          <w:spacing w:val="30"/>
          <w:w w:val="110"/>
          <w:sz w:val="16"/>
          <w:lang w:val="en-GB"/>
          <w:rPrChange w:id="10473" w:author="Christian PIEDALLU" w:date="2023-02-06T09:53:00Z">
            <w:rPr>
              <w:spacing w:val="30"/>
              <w:w w:val="110"/>
              <w:sz w:val="16"/>
            </w:rPr>
          </w:rPrChange>
        </w:rPr>
        <w:t xml:space="preserve"> </w:t>
      </w:r>
      <w:r w:rsidRPr="00814BC9">
        <w:rPr>
          <w:w w:val="110"/>
          <w:sz w:val="16"/>
          <w:lang w:val="en-GB"/>
          <w:rPrChange w:id="10474" w:author="Christian PIEDALLU" w:date="2023-02-06T09:53:00Z">
            <w:rPr>
              <w:w w:val="110"/>
              <w:sz w:val="16"/>
            </w:rPr>
          </w:rPrChange>
        </w:rPr>
        <w:t xml:space="preserve">(belgium). </w:t>
      </w:r>
      <w:r w:rsidRPr="00814BC9">
        <w:rPr>
          <w:spacing w:val="14"/>
          <w:w w:val="110"/>
          <w:sz w:val="16"/>
          <w:lang w:val="en-GB"/>
          <w:rPrChange w:id="10475" w:author="Christian PIEDALLU" w:date="2023-02-06T09:53:00Z">
            <w:rPr>
              <w:spacing w:val="14"/>
              <w:w w:val="110"/>
              <w:sz w:val="16"/>
            </w:rPr>
          </w:rPrChange>
        </w:rPr>
        <w:t xml:space="preserve"> </w:t>
      </w:r>
      <w:r w:rsidRPr="00814BC9">
        <w:rPr>
          <w:i/>
          <w:w w:val="110"/>
          <w:sz w:val="16"/>
          <w:lang w:val="en-GB"/>
          <w:rPrChange w:id="10476" w:author="Christian PIEDALLU" w:date="2023-02-06T09:53:00Z">
            <w:rPr>
              <w:i/>
              <w:w w:val="110"/>
              <w:sz w:val="16"/>
            </w:rPr>
          </w:rPrChange>
        </w:rPr>
        <w:t>Beitrage</w:t>
      </w:r>
      <w:r w:rsidRPr="00814BC9">
        <w:rPr>
          <w:i/>
          <w:spacing w:val="35"/>
          <w:w w:val="110"/>
          <w:sz w:val="16"/>
          <w:lang w:val="en-GB"/>
          <w:rPrChange w:id="10477" w:author="Christian PIEDALLU" w:date="2023-02-06T09:53:00Z">
            <w:rPr>
              <w:i/>
              <w:spacing w:val="35"/>
              <w:w w:val="110"/>
              <w:sz w:val="16"/>
            </w:rPr>
          </w:rPrChange>
        </w:rPr>
        <w:t xml:space="preserve"> </w:t>
      </w:r>
      <w:r w:rsidRPr="00814BC9">
        <w:rPr>
          <w:i/>
          <w:w w:val="110"/>
          <w:sz w:val="16"/>
          <w:lang w:val="en-GB"/>
          <w:rPrChange w:id="10478" w:author="Christian PIEDALLU" w:date="2023-02-06T09:53:00Z">
            <w:rPr>
              <w:i/>
              <w:w w:val="110"/>
              <w:sz w:val="16"/>
            </w:rPr>
          </w:rPrChange>
        </w:rPr>
        <w:t>zur</w:t>
      </w:r>
    </w:p>
    <w:p w14:paraId="735B1573" w14:textId="77777777" w:rsidR="00B177F5" w:rsidRPr="00814BC9" w:rsidRDefault="00B553DB">
      <w:pPr>
        <w:tabs>
          <w:tab w:val="left" w:pos="720"/>
        </w:tabs>
        <w:spacing w:line="189" w:lineRule="exact"/>
        <w:ind w:left="163"/>
        <w:rPr>
          <w:sz w:val="16"/>
          <w:lang w:val="en-GB"/>
          <w:rPrChange w:id="10479" w:author="Christian PIEDALLU" w:date="2023-02-06T09:53:00Z">
            <w:rPr>
              <w:sz w:val="16"/>
            </w:rPr>
          </w:rPrChange>
        </w:rPr>
      </w:pPr>
      <w:bookmarkStart w:id="10480" w:name="_bookmark50"/>
      <w:bookmarkEnd w:id="10480"/>
      <w:r w:rsidRPr="00814BC9">
        <w:rPr>
          <w:rFonts w:ascii="Trebuchet MS" w:hAnsi="Trebuchet MS"/>
          <w:sz w:val="10"/>
          <w:lang w:val="en-GB"/>
          <w:rPrChange w:id="10481" w:author="Christian PIEDALLU" w:date="2023-02-06T09:53:00Z">
            <w:rPr>
              <w:rFonts w:ascii="Trebuchet MS" w:hAnsi="Trebuchet MS"/>
              <w:sz w:val="10"/>
            </w:rPr>
          </w:rPrChange>
        </w:rPr>
        <w:t>417</w:t>
      </w:r>
      <w:r w:rsidRPr="00814BC9">
        <w:rPr>
          <w:rFonts w:ascii="Trebuchet MS" w:hAnsi="Trebuchet MS"/>
          <w:sz w:val="10"/>
          <w:lang w:val="en-GB"/>
          <w:rPrChange w:id="10482" w:author="Christian PIEDALLU" w:date="2023-02-06T09:53:00Z">
            <w:rPr>
              <w:rFonts w:ascii="Trebuchet MS" w:hAnsi="Trebuchet MS"/>
              <w:sz w:val="10"/>
            </w:rPr>
          </w:rPrChange>
        </w:rPr>
        <w:tab/>
      </w:r>
      <w:r w:rsidRPr="00814BC9">
        <w:rPr>
          <w:i/>
          <w:w w:val="112"/>
          <w:sz w:val="16"/>
          <w:lang w:val="en-GB"/>
          <w:rPrChange w:id="10483" w:author="Christian PIEDALLU" w:date="2023-02-06T09:53:00Z">
            <w:rPr>
              <w:i/>
              <w:w w:val="112"/>
              <w:sz w:val="16"/>
            </w:rPr>
          </w:rPrChange>
        </w:rPr>
        <w:t>naturkun</w:t>
      </w:r>
      <w:r w:rsidRPr="00814BC9">
        <w:rPr>
          <w:i/>
          <w:spacing w:val="8"/>
          <w:w w:val="112"/>
          <w:sz w:val="16"/>
          <w:lang w:val="en-GB"/>
          <w:rPrChange w:id="10484" w:author="Christian PIEDALLU" w:date="2023-02-06T09:53:00Z">
            <w:rPr>
              <w:i/>
              <w:spacing w:val="8"/>
              <w:w w:val="112"/>
              <w:sz w:val="16"/>
            </w:rPr>
          </w:rPrChange>
        </w:rPr>
        <w:t>d</w:t>
      </w:r>
      <w:r w:rsidRPr="00814BC9">
        <w:rPr>
          <w:i/>
          <w:w w:val="114"/>
          <w:sz w:val="16"/>
          <w:lang w:val="en-GB"/>
          <w:rPrChange w:id="10485" w:author="Christian PIEDALLU" w:date="2023-02-06T09:53:00Z">
            <w:rPr>
              <w:i/>
              <w:w w:val="114"/>
              <w:sz w:val="16"/>
            </w:rPr>
          </w:rPrChange>
        </w:rPr>
        <w:t>lichen</w:t>
      </w:r>
      <w:r w:rsidRPr="00814BC9">
        <w:rPr>
          <w:i/>
          <w:sz w:val="16"/>
          <w:lang w:val="en-GB"/>
          <w:rPrChange w:id="10486" w:author="Christian PIEDALLU" w:date="2023-02-06T09:53:00Z">
            <w:rPr>
              <w:i/>
              <w:sz w:val="16"/>
            </w:rPr>
          </w:rPrChange>
        </w:rPr>
        <w:t xml:space="preserve"> </w:t>
      </w:r>
      <w:r w:rsidRPr="00814BC9">
        <w:rPr>
          <w:i/>
          <w:spacing w:val="-12"/>
          <w:sz w:val="16"/>
          <w:lang w:val="en-GB"/>
          <w:rPrChange w:id="10487" w:author="Christian PIEDALLU" w:date="2023-02-06T09:53:00Z">
            <w:rPr>
              <w:i/>
              <w:spacing w:val="-12"/>
              <w:sz w:val="16"/>
            </w:rPr>
          </w:rPrChange>
        </w:rPr>
        <w:t xml:space="preserve"> </w:t>
      </w:r>
      <w:r w:rsidRPr="00814BC9">
        <w:rPr>
          <w:i/>
          <w:spacing w:val="-14"/>
          <w:w w:val="151"/>
          <w:sz w:val="16"/>
          <w:lang w:val="en-GB"/>
          <w:rPrChange w:id="10488" w:author="Christian PIEDALLU" w:date="2023-02-06T09:53:00Z">
            <w:rPr>
              <w:i/>
              <w:spacing w:val="-14"/>
              <w:w w:val="151"/>
              <w:sz w:val="16"/>
            </w:rPr>
          </w:rPrChange>
        </w:rPr>
        <w:t>F</w:t>
      </w:r>
      <w:r w:rsidRPr="00814BC9">
        <w:rPr>
          <w:i/>
          <w:w w:val="115"/>
          <w:sz w:val="16"/>
          <w:lang w:val="en-GB"/>
          <w:rPrChange w:id="10489" w:author="Christian PIEDALLU" w:date="2023-02-06T09:53:00Z">
            <w:rPr>
              <w:i/>
              <w:w w:val="115"/>
              <w:sz w:val="16"/>
            </w:rPr>
          </w:rPrChange>
        </w:rPr>
        <w:t>ors</w:t>
      </w:r>
      <w:r w:rsidRPr="00814BC9">
        <w:rPr>
          <w:i/>
          <w:spacing w:val="-1"/>
          <w:w w:val="115"/>
          <w:sz w:val="16"/>
          <w:lang w:val="en-GB"/>
          <w:rPrChange w:id="10490" w:author="Christian PIEDALLU" w:date="2023-02-06T09:53:00Z">
            <w:rPr>
              <w:i/>
              <w:spacing w:val="-1"/>
              <w:w w:val="115"/>
              <w:sz w:val="16"/>
            </w:rPr>
          </w:rPrChange>
        </w:rPr>
        <w:t>c</w:t>
      </w:r>
      <w:r w:rsidRPr="00814BC9">
        <w:rPr>
          <w:i/>
          <w:w w:val="106"/>
          <w:sz w:val="16"/>
          <w:lang w:val="en-GB"/>
          <w:rPrChange w:id="10491" w:author="Christian PIEDALLU" w:date="2023-02-06T09:53:00Z">
            <w:rPr>
              <w:i/>
              <w:w w:val="106"/>
              <w:sz w:val="16"/>
            </w:rPr>
          </w:rPrChange>
        </w:rPr>
        <w:t>h</w:t>
      </w:r>
      <w:r w:rsidRPr="00814BC9">
        <w:rPr>
          <w:i/>
          <w:w w:val="107"/>
          <w:sz w:val="16"/>
          <w:lang w:val="en-GB"/>
          <w:rPrChange w:id="10492" w:author="Christian PIEDALLU" w:date="2023-02-06T09:53:00Z">
            <w:rPr>
              <w:i/>
              <w:w w:val="107"/>
              <w:sz w:val="16"/>
            </w:rPr>
          </w:rPrChange>
        </w:rPr>
        <w:t>ung</w:t>
      </w:r>
      <w:r w:rsidRPr="00814BC9">
        <w:rPr>
          <w:i/>
          <w:sz w:val="16"/>
          <w:lang w:val="en-GB"/>
          <w:rPrChange w:id="10493" w:author="Christian PIEDALLU" w:date="2023-02-06T09:53:00Z">
            <w:rPr>
              <w:i/>
              <w:sz w:val="16"/>
            </w:rPr>
          </w:rPrChange>
        </w:rPr>
        <w:t xml:space="preserve"> </w:t>
      </w:r>
      <w:r w:rsidRPr="00814BC9">
        <w:rPr>
          <w:i/>
          <w:spacing w:val="-12"/>
          <w:sz w:val="16"/>
          <w:lang w:val="en-GB"/>
          <w:rPrChange w:id="10494" w:author="Christian PIEDALLU" w:date="2023-02-06T09:53:00Z">
            <w:rPr>
              <w:i/>
              <w:spacing w:val="-12"/>
              <w:sz w:val="16"/>
            </w:rPr>
          </w:rPrChange>
        </w:rPr>
        <w:t xml:space="preserve"> </w:t>
      </w:r>
      <w:r w:rsidRPr="00814BC9">
        <w:rPr>
          <w:i/>
          <w:spacing w:val="-1"/>
          <w:w w:val="142"/>
          <w:sz w:val="16"/>
          <w:lang w:val="en-GB"/>
          <w:rPrChange w:id="10495" w:author="Christian PIEDALLU" w:date="2023-02-06T09:53:00Z">
            <w:rPr>
              <w:i/>
              <w:spacing w:val="-1"/>
              <w:w w:val="142"/>
              <w:sz w:val="16"/>
            </w:rPr>
          </w:rPrChange>
        </w:rPr>
        <w:t>i</w:t>
      </w:r>
      <w:r w:rsidRPr="00814BC9">
        <w:rPr>
          <w:i/>
          <w:w w:val="116"/>
          <w:sz w:val="16"/>
          <w:lang w:val="en-GB"/>
          <w:rPrChange w:id="10496" w:author="Christian PIEDALLU" w:date="2023-02-06T09:53:00Z">
            <w:rPr>
              <w:i/>
              <w:w w:val="116"/>
              <w:sz w:val="16"/>
            </w:rPr>
          </w:rPrChange>
        </w:rPr>
        <w:t>n</w:t>
      </w:r>
      <w:r w:rsidRPr="00814BC9">
        <w:rPr>
          <w:i/>
          <w:sz w:val="16"/>
          <w:lang w:val="en-GB"/>
          <w:rPrChange w:id="10497" w:author="Christian PIEDALLU" w:date="2023-02-06T09:53:00Z">
            <w:rPr>
              <w:i/>
              <w:sz w:val="16"/>
            </w:rPr>
          </w:rPrChange>
        </w:rPr>
        <w:t xml:space="preserve"> </w:t>
      </w:r>
      <w:r w:rsidRPr="00814BC9">
        <w:rPr>
          <w:i/>
          <w:spacing w:val="-12"/>
          <w:sz w:val="16"/>
          <w:lang w:val="en-GB"/>
          <w:rPrChange w:id="10498" w:author="Christian PIEDALLU" w:date="2023-02-06T09:53:00Z">
            <w:rPr>
              <w:i/>
              <w:spacing w:val="-12"/>
              <w:sz w:val="16"/>
            </w:rPr>
          </w:rPrChange>
        </w:rPr>
        <w:t xml:space="preserve"> </w:t>
      </w:r>
      <w:r w:rsidRPr="00814BC9">
        <w:rPr>
          <w:i/>
          <w:w w:val="132"/>
          <w:sz w:val="16"/>
          <w:lang w:val="en-GB"/>
          <w:rPrChange w:id="10499" w:author="Christian PIEDALLU" w:date="2023-02-06T09:53:00Z">
            <w:rPr>
              <w:i/>
              <w:w w:val="132"/>
              <w:sz w:val="16"/>
            </w:rPr>
          </w:rPrChange>
        </w:rPr>
        <w:t>S</w:t>
      </w:r>
      <w:r w:rsidRPr="00814BC9">
        <w:rPr>
          <w:i/>
          <w:spacing w:val="-90"/>
          <w:w w:val="111"/>
          <w:sz w:val="16"/>
          <w:lang w:val="en-GB"/>
          <w:rPrChange w:id="10500" w:author="Christian PIEDALLU" w:date="2023-02-06T09:53:00Z">
            <w:rPr>
              <w:i/>
              <w:spacing w:val="-90"/>
              <w:w w:val="111"/>
              <w:sz w:val="16"/>
            </w:rPr>
          </w:rPrChange>
        </w:rPr>
        <w:t>u</w:t>
      </w:r>
      <w:r w:rsidRPr="00814BC9">
        <w:rPr>
          <w:i/>
          <w:spacing w:val="2"/>
          <w:w w:val="139"/>
          <w:sz w:val="16"/>
          <w:lang w:val="en-GB"/>
          <w:rPrChange w:id="10501" w:author="Christian PIEDALLU" w:date="2023-02-06T09:53:00Z">
            <w:rPr>
              <w:i/>
              <w:spacing w:val="2"/>
              <w:w w:val="139"/>
              <w:sz w:val="16"/>
            </w:rPr>
          </w:rPrChange>
        </w:rPr>
        <w:t>¨</w:t>
      </w:r>
      <w:r w:rsidRPr="00814BC9">
        <w:rPr>
          <w:i/>
          <w:w w:val="107"/>
          <w:sz w:val="16"/>
          <w:lang w:val="en-GB"/>
          <w:rPrChange w:id="10502" w:author="Christian PIEDALLU" w:date="2023-02-06T09:53:00Z">
            <w:rPr>
              <w:i/>
              <w:w w:val="107"/>
              <w:sz w:val="16"/>
            </w:rPr>
          </w:rPrChange>
        </w:rPr>
        <w:t>dwestdeutschlan</w:t>
      </w:r>
      <w:r w:rsidRPr="00814BC9">
        <w:rPr>
          <w:i/>
          <w:spacing w:val="1"/>
          <w:w w:val="107"/>
          <w:sz w:val="16"/>
          <w:lang w:val="en-GB"/>
          <w:rPrChange w:id="10503" w:author="Christian PIEDALLU" w:date="2023-02-06T09:53:00Z">
            <w:rPr>
              <w:i/>
              <w:spacing w:val="1"/>
              <w:w w:val="107"/>
              <w:sz w:val="16"/>
            </w:rPr>
          </w:rPrChange>
        </w:rPr>
        <w:t>d</w:t>
      </w:r>
      <w:r w:rsidRPr="00814BC9">
        <w:rPr>
          <w:w w:val="117"/>
          <w:sz w:val="16"/>
          <w:lang w:val="en-GB"/>
          <w:rPrChange w:id="10504" w:author="Christian PIEDALLU" w:date="2023-02-06T09:53:00Z">
            <w:rPr>
              <w:w w:val="117"/>
              <w:sz w:val="16"/>
            </w:rPr>
          </w:rPrChange>
        </w:rPr>
        <w:t>,</w:t>
      </w:r>
      <w:r w:rsidRPr="00814BC9">
        <w:rPr>
          <w:sz w:val="16"/>
          <w:lang w:val="en-GB"/>
          <w:rPrChange w:id="10505" w:author="Christian PIEDALLU" w:date="2023-02-06T09:53:00Z">
            <w:rPr>
              <w:sz w:val="16"/>
            </w:rPr>
          </w:rPrChange>
        </w:rPr>
        <w:t xml:space="preserve"> </w:t>
      </w:r>
      <w:r w:rsidRPr="00814BC9">
        <w:rPr>
          <w:spacing w:val="-16"/>
          <w:sz w:val="16"/>
          <w:lang w:val="en-GB"/>
          <w:rPrChange w:id="10506" w:author="Christian PIEDALLU" w:date="2023-02-06T09:53:00Z">
            <w:rPr>
              <w:spacing w:val="-16"/>
              <w:sz w:val="16"/>
            </w:rPr>
          </w:rPrChange>
        </w:rPr>
        <w:t xml:space="preserve"> </w:t>
      </w:r>
      <w:r w:rsidRPr="00814BC9">
        <w:rPr>
          <w:w w:val="105"/>
          <w:sz w:val="16"/>
          <w:lang w:val="en-GB"/>
          <w:rPrChange w:id="10507" w:author="Christian PIEDALLU" w:date="2023-02-06T09:53:00Z">
            <w:rPr>
              <w:w w:val="105"/>
              <w:sz w:val="16"/>
            </w:rPr>
          </w:rPrChange>
        </w:rPr>
        <w:t>34:251–257.</w:t>
      </w:r>
    </w:p>
    <w:p w14:paraId="0852CCE0" w14:textId="77777777" w:rsidR="00B177F5" w:rsidRPr="00814BC9" w:rsidRDefault="00B553DB">
      <w:pPr>
        <w:spacing w:line="189" w:lineRule="exact"/>
        <w:ind w:left="163"/>
        <w:rPr>
          <w:sz w:val="16"/>
          <w:lang w:val="en-GB"/>
          <w:rPrChange w:id="10508" w:author="Christian PIEDALLU" w:date="2023-02-06T09:53:00Z">
            <w:rPr>
              <w:sz w:val="16"/>
            </w:rPr>
          </w:rPrChange>
        </w:rPr>
      </w:pPr>
      <w:r w:rsidRPr="00814BC9">
        <w:rPr>
          <w:rFonts w:ascii="Trebuchet MS"/>
          <w:sz w:val="10"/>
          <w:lang w:val="en-GB"/>
          <w:rPrChange w:id="10509" w:author="Christian PIEDALLU" w:date="2023-02-06T09:53:00Z">
            <w:rPr>
              <w:rFonts w:ascii="Trebuchet MS"/>
              <w:sz w:val="10"/>
            </w:rPr>
          </w:rPrChange>
        </w:rPr>
        <w:t xml:space="preserve">418     </w:t>
      </w:r>
      <w:r w:rsidRPr="00814BC9">
        <w:rPr>
          <w:rFonts w:ascii="Trebuchet MS"/>
          <w:spacing w:val="19"/>
          <w:sz w:val="10"/>
          <w:lang w:val="en-GB"/>
          <w:rPrChange w:id="10510" w:author="Christian PIEDALLU" w:date="2023-02-06T09:53:00Z">
            <w:rPr>
              <w:rFonts w:ascii="Trebuchet MS"/>
              <w:spacing w:val="19"/>
              <w:sz w:val="10"/>
            </w:rPr>
          </w:rPrChange>
        </w:rPr>
        <w:t xml:space="preserve"> </w:t>
      </w:r>
      <w:r w:rsidRPr="00814BC9">
        <w:rPr>
          <w:w w:val="110"/>
          <w:sz w:val="16"/>
          <w:lang w:val="en-GB"/>
          <w:rPrChange w:id="10511" w:author="Christian PIEDALLU" w:date="2023-02-06T09:53:00Z">
            <w:rPr>
              <w:w w:val="110"/>
              <w:sz w:val="16"/>
            </w:rPr>
          </w:rPrChange>
        </w:rPr>
        <w:t>Nystedt,</w:t>
      </w:r>
      <w:r w:rsidRPr="00814BC9">
        <w:rPr>
          <w:spacing w:val="7"/>
          <w:w w:val="110"/>
          <w:sz w:val="16"/>
          <w:lang w:val="en-GB"/>
          <w:rPrChange w:id="10512" w:author="Christian PIEDALLU" w:date="2023-02-06T09:53:00Z">
            <w:rPr>
              <w:spacing w:val="7"/>
              <w:w w:val="110"/>
              <w:sz w:val="16"/>
            </w:rPr>
          </w:rPrChange>
        </w:rPr>
        <w:t xml:space="preserve"> </w:t>
      </w:r>
      <w:r w:rsidRPr="00814BC9">
        <w:rPr>
          <w:w w:val="110"/>
          <w:sz w:val="16"/>
          <w:lang w:val="en-GB"/>
          <w:rPrChange w:id="10513" w:author="Christian PIEDALLU" w:date="2023-02-06T09:53:00Z">
            <w:rPr>
              <w:w w:val="110"/>
              <w:sz w:val="16"/>
            </w:rPr>
          </w:rPrChange>
        </w:rPr>
        <w:t>B.,</w:t>
      </w:r>
      <w:r w:rsidRPr="00814BC9">
        <w:rPr>
          <w:spacing w:val="6"/>
          <w:w w:val="110"/>
          <w:sz w:val="16"/>
          <w:lang w:val="en-GB"/>
          <w:rPrChange w:id="10514" w:author="Christian PIEDALLU" w:date="2023-02-06T09:53:00Z">
            <w:rPr>
              <w:spacing w:val="6"/>
              <w:w w:val="110"/>
              <w:sz w:val="16"/>
            </w:rPr>
          </w:rPrChange>
        </w:rPr>
        <w:t xml:space="preserve"> </w:t>
      </w:r>
      <w:r w:rsidRPr="00814BC9">
        <w:rPr>
          <w:w w:val="110"/>
          <w:sz w:val="16"/>
          <w:lang w:val="en-GB"/>
          <w:rPrChange w:id="10515" w:author="Christian PIEDALLU" w:date="2023-02-06T09:53:00Z">
            <w:rPr>
              <w:w w:val="110"/>
              <w:sz w:val="16"/>
            </w:rPr>
          </w:rPrChange>
        </w:rPr>
        <w:t>Street,</w:t>
      </w:r>
      <w:r w:rsidRPr="00814BC9">
        <w:rPr>
          <w:spacing w:val="7"/>
          <w:w w:val="110"/>
          <w:sz w:val="16"/>
          <w:lang w:val="en-GB"/>
          <w:rPrChange w:id="10516" w:author="Christian PIEDALLU" w:date="2023-02-06T09:53:00Z">
            <w:rPr>
              <w:spacing w:val="7"/>
              <w:w w:val="110"/>
              <w:sz w:val="16"/>
            </w:rPr>
          </w:rPrChange>
        </w:rPr>
        <w:t xml:space="preserve"> </w:t>
      </w:r>
      <w:r w:rsidRPr="00814BC9">
        <w:rPr>
          <w:w w:val="110"/>
          <w:sz w:val="16"/>
          <w:lang w:val="en-GB"/>
          <w:rPrChange w:id="10517" w:author="Christian PIEDALLU" w:date="2023-02-06T09:53:00Z">
            <w:rPr>
              <w:w w:val="110"/>
              <w:sz w:val="16"/>
            </w:rPr>
          </w:rPrChange>
        </w:rPr>
        <w:t>N.</w:t>
      </w:r>
      <w:r w:rsidRPr="00814BC9">
        <w:rPr>
          <w:spacing w:val="4"/>
          <w:w w:val="110"/>
          <w:sz w:val="16"/>
          <w:lang w:val="en-GB"/>
          <w:rPrChange w:id="10518" w:author="Christian PIEDALLU" w:date="2023-02-06T09:53:00Z">
            <w:rPr>
              <w:spacing w:val="4"/>
              <w:w w:val="110"/>
              <w:sz w:val="16"/>
            </w:rPr>
          </w:rPrChange>
        </w:rPr>
        <w:t xml:space="preserve"> </w:t>
      </w:r>
      <w:r w:rsidRPr="00814BC9">
        <w:rPr>
          <w:w w:val="110"/>
          <w:sz w:val="16"/>
          <w:lang w:val="en-GB"/>
          <w:rPrChange w:id="10519" w:author="Christian PIEDALLU" w:date="2023-02-06T09:53:00Z">
            <w:rPr>
              <w:w w:val="110"/>
              <w:sz w:val="16"/>
            </w:rPr>
          </w:rPrChange>
        </w:rPr>
        <w:t>R.,</w:t>
      </w:r>
      <w:r w:rsidRPr="00814BC9">
        <w:rPr>
          <w:spacing w:val="6"/>
          <w:w w:val="110"/>
          <w:sz w:val="16"/>
          <w:lang w:val="en-GB"/>
          <w:rPrChange w:id="10520" w:author="Christian PIEDALLU" w:date="2023-02-06T09:53:00Z">
            <w:rPr>
              <w:spacing w:val="6"/>
              <w:w w:val="110"/>
              <w:sz w:val="16"/>
            </w:rPr>
          </w:rPrChange>
        </w:rPr>
        <w:t xml:space="preserve"> </w:t>
      </w:r>
      <w:r w:rsidRPr="00814BC9">
        <w:rPr>
          <w:w w:val="110"/>
          <w:sz w:val="16"/>
          <w:lang w:val="en-GB"/>
          <w:rPrChange w:id="10521" w:author="Christian PIEDALLU" w:date="2023-02-06T09:53:00Z">
            <w:rPr>
              <w:w w:val="110"/>
              <w:sz w:val="16"/>
            </w:rPr>
          </w:rPrChange>
        </w:rPr>
        <w:t>and</w:t>
      </w:r>
      <w:r w:rsidRPr="00814BC9">
        <w:rPr>
          <w:spacing w:val="4"/>
          <w:w w:val="110"/>
          <w:sz w:val="16"/>
          <w:lang w:val="en-GB"/>
          <w:rPrChange w:id="10522" w:author="Christian PIEDALLU" w:date="2023-02-06T09:53:00Z">
            <w:rPr>
              <w:spacing w:val="4"/>
              <w:w w:val="110"/>
              <w:sz w:val="16"/>
            </w:rPr>
          </w:rPrChange>
        </w:rPr>
        <w:t xml:space="preserve"> </w:t>
      </w:r>
      <w:r w:rsidRPr="00814BC9">
        <w:rPr>
          <w:w w:val="110"/>
          <w:sz w:val="16"/>
          <w:lang w:val="en-GB"/>
          <w:rPrChange w:id="10523" w:author="Christian PIEDALLU" w:date="2023-02-06T09:53:00Z">
            <w:rPr>
              <w:w w:val="110"/>
              <w:sz w:val="16"/>
            </w:rPr>
          </w:rPrChange>
        </w:rPr>
        <w:t>Wetterbom,</w:t>
      </w:r>
      <w:r w:rsidRPr="00814BC9">
        <w:rPr>
          <w:spacing w:val="6"/>
          <w:w w:val="110"/>
          <w:sz w:val="16"/>
          <w:lang w:val="en-GB"/>
          <w:rPrChange w:id="10524" w:author="Christian PIEDALLU" w:date="2023-02-06T09:53:00Z">
            <w:rPr>
              <w:spacing w:val="6"/>
              <w:w w:val="110"/>
              <w:sz w:val="16"/>
            </w:rPr>
          </w:rPrChange>
        </w:rPr>
        <w:t xml:space="preserve"> </w:t>
      </w:r>
      <w:r w:rsidRPr="00814BC9">
        <w:rPr>
          <w:w w:val="110"/>
          <w:sz w:val="16"/>
          <w:lang w:val="en-GB"/>
          <w:rPrChange w:id="10525" w:author="Christian PIEDALLU" w:date="2023-02-06T09:53:00Z">
            <w:rPr>
              <w:w w:val="110"/>
              <w:sz w:val="16"/>
            </w:rPr>
          </w:rPrChange>
        </w:rPr>
        <w:t>2013.</w:t>
      </w:r>
      <w:r w:rsidRPr="00814BC9">
        <w:rPr>
          <w:spacing w:val="14"/>
          <w:w w:val="110"/>
          <w:sz w:val="16"/>
          <w:lang w:val="en-GB"/>
          <w:rPrChange w:id="10526" w:author="Christian PIEDALLU" w:date="2023-02-06T09:53:00Z">
            <w:rPr>
              <w:spacing w:val="14"/>
              <w:w w:val="110"/>
              <w:sz w:val="16"/>
            </w:rPr>
          </w:rPrChange>
        </w:rPr>
        <w:t xml:space="preserve"> </w:t>
      </w:r>
      <w:r w:rsidRPr="00814BC9">
        <w:rPr>
          <w:w w:val="110"/>
          <w:sz w:val="16"/>
          <w:lang w:val="en-GB"/>
          <w:rPrChange w:id="10527" w:author="Christian PIEDALLU" w:date="2023-02-06T09:53:00Z">
            <w:rPr>
              <w:w w:val="110"/>
              <w:sz w:val="16"/>
            </w:rPr>
          </w:rPrChange>
        </w:rPr>
        <w:t>The</w:t>
      </w:r>
      <w:r w:rsidRPr="00814BC9">
        <w:rPr>
          <w:spacing w:val="4"/>
          <w:w w:val="110"/>
          <w:sz w:val="16"/>
          <w:lang w:val="en-GB"/>
          <w:rPrChange w:id="10528" w:author="Christian PIEDALLU" w:date="2023-02-06T09:53:00Z">
            <w:rPr>
              <w:spacing w:val="4"/>
              <w:w w:val="110"/>
              <w:sz w:val="16"/>
            </w:rPr>
          </w:rPrChange>
        </w:rPr>
        <w:t xml:space="preserve"> </w:t>
      </w:r>
      <w:r w:rsidRPr="00814BC9">
        <w:rPr>
          <w:w w:val="110"/>
          <w:sz w:val="16"/>
          <w:lang w:val="en-GB"/>
          <w:rPrChange w:id="10529" w:author="Christian PIEDALLU" w:date="2023-02-06T09:53:00Z">
            <w:rPr>
              <w:w w:val="110"/>
              <w:sz w:val="16"/>
            </w:rPr>
          </w:rPrChange>
        </w:rPr>
        <w:t>Norway</w:t>
      </w:r>
      <w:r w:rsidRPr="00814BC9">
        <w:rPr>
          <w:spacing w:val="4"/>
          <w:w w:val="110"/>
          <w:sz w:val="16"/>
          <w:lang w:val="en-GB"/>
          <w:rPrChange w:id="10530" w:author="Christian PIEDALLU" w:date="2023-02-06T09:53:00Z">
            <w:rPr>
              <w:spacing w:val="4"/>
              <w:w w:val="110"/>
              <w:sz w:val="16"/>
            </w:rPr>
          </w:rPrChange>
        </w:rPr>
        <w:t xml:space="preserve"> </w:t>
      </w:r>
      <w:r w:rsidRPr="00814BC9">
        <w:rPr>
          <w:w w:val="110"/>
          <w:sz w:val="16"/>
          <w:lang w:val="en-GB"/>
          <w:rPrChange w:id="10531" w:author="Christian PIEDALLU" w:date="2023-02-06T09:53:00Z">
            <w:rPr>
              <w:w w:val="110"/>
              <w:sz w:val="16"/>
            </w:rPr>
          </w:rPrChange>
        </w:rPr>
        <w:t>spruce</w:t>
      </w:r>
      <w:r w:rsidRPr="00814BC9">
        <w:rPr>
          <w:spacing w:val="4"/>
          <w:w w:val="110"/>
          <w:sz w:val="16"/>
          <w:lang w:val="en-GB"/>
          <w:rPrChange w:id="10532" w:author="Christian PIEDALLU" w:date="2023-02-06T09:53:00Z">
            <w:rPr>
              <w:spacing w:val="4"/>
              <w:w w:val="110"/>
              <w:sz w:val="16"/>
            </w:rPr>
          </w:rPrChange>
        </w:rPr>
        <w:t xml:space="preserve"> </w:t>
      </w:r>
      <w:r w:rsidRPr="00814BC9">
        <w:rPr>
          <w:w w:val="110"/>
          <w:sz w:val="16"/>
          <w:lang w:val="en-GB"/>
          <w:rPrChange w:id="10533" w:author="Christian PIEDALLU" w:date="2023-02-06T09:53:00Z">
            <w:rPr>
              <w:w w:val="110"/>
              <w:sz w:val="16"/>
            </w:rPr>
          </w:rPrChange>
        </w:rPr>
        <w:t>genome</w:t>
      </w:r>
      <w:r w:rsidRPr="00814BC9">
        <w:rPr>
          <w:spacing w:val="4"/>
          <w:w w:val="110"/>
          <w:sz w:val="16"/>
          <w:lang w:val="en-GB"/>
          <w:rPrChange w:id="10534" w:author="Christian PIEDALLU" w:date="2023-02-06T09:53:00Z">
            <w:rPr>
              <w:spacing w:val="4"/>
              <w:w w:val="110"/>
              <w:sz w:val="16"/>
            </w:rPr>
          </w:rPrChange>
        </w:rPr>
        <w:t xml:space="preserve"> </w:t>
      </w:r>
      <w:r w:rsidRPr="00814BC9">
        <w:rPr>
          <w:w w:val="110"/>
          <w:sz w:val="16"/>
          <w:lang w:val="en-GB"/>
          <w:rPrChange w:id="10535" w:author="Christian PIEDALLU" w:date="2023-02-06T09:53:00Z">
            <w:rPr>
              <w:w w:val="110"/>
              <w:sz w:val="16"/>
            </w:rPr>
          </w:rPrChange>
        </w:rPr>
        <w:t>sequence</w:t>
      </w:r>
      <w:r w:rsidRPr="00814BC9">
        <w:rPr>
          <w:spacing w:val="4"/>
          <w:w w:val="110"/>
          <w:sz w:val="16"/>
          <w:lang w:val="en-GB"/>
          <w:rPrChange w:id="10536" w:author="Christian PIEDALLU" w:date="2023-02-06T09:53:00Z">
            <w:rPr>
              <w:spacing w:val="4"/>
              <w:w w:val="110"/>
              <w:sz w:val="16"/>
            </w:rPr>
          </w:rPrChange>
        </w:rPr>
        <w:t xml:space="preserve"> </w:t>
      </w:r>
      <w:r w:rsidRPr="00814BC9">
        <w:rPr>
          <w:w w:val="110"/>
          <w:sz w:val="16"/>
          <w:lang w:val="en-GB"/>
          <w:rPrChange w:id="10537" w:author="Christian PIEDALLU" w:date="2023-02-06T09:53:00Z">
            <w:rPr>
              <w:w w:val="110"/>
              <w:sz w:val="16"/>
            </w:rPr>
          </w:rPrChange>
        </w:rPr>
        <w:t>and</w:t>
      </w:r>
      <w:r w:rsidRPr="00814BC9">
        <w:rPr>
          <w:spacing w:val="4"/>
          <w:w w:val="110"/>
          <w:sz w:val="16"/>
          <w:lang w:val="en-GB"/>
          <w:rPrChange w:id="10538" w:author="Christian PIEDALLU" w:date="2023-02-06T09:53:00Z">
            <w:rPr>
              <w:spacing w:val="4"/>
              <w:w w:val="110"/>
              <w:sz w:val="16"/>
            </w:rPr>
          </w:rPrChange>
        </w:rPr>
        <w:t xml:space="preserve"> </w:t>
      </w:r>
      <w:r w:rsidRPr="00814BC9">
        <w:rPr>
          <w:w w:val="110"/>
          <w:sz w:val="16"/>
          <w:lang w:val="en-GB"/>
          <w:rPrChange w:id="10539" w:author="Christian PIEDALLU" w:date="2023-02-06T09:53:00Z">
            <w:rPr>
              <w:w w:val="110"/>
              <w:sz w:val="16"/>
            </w:rPr>
          </w:rPrChange>
        </w:rPr>
        <w:t>conifer</w:t>
      </w:r>
      <w:r w:rsidRPr="00814BC9">
        <w:rPr>
          <w:spacing w:val="4"/>
          <w:w w:val="110"/>
          <w:sz w:val="16"/>
          <w:lang w:val="en-GB"/>
          <w:rPrChange w:id="10540" w:author="Christian PIEDALLU" w:date="2023-02-06T09:53:00Z">
            <w:rPr>
              <w:spacing w:val="4"/>
              <w:w w:val="110"/>
              <w:sz w:val="16"/>
            </w:rPr>
          </w:rPrChange>
        </w:rPr>
        <w:t xml:space="preserve"> </w:t>
      </w:r>
      <w:r w:rsidRPr="00814BC9">
        <w:rPr>
          <w:w w:val="110"/>
          <w:sz w:val="16"/>
          <w:lang w:val="en-GB"/>
          <w:rPrChange w:id="10541" w:author="Christian PIEDALLU" w:date="2023-02-06T09:53:00Z">
            <w:rPr>
              <w:w w:val="110"/>
              <w:sz w:val="16"/>
            </w:rPr>
          </w:rPrChange>
        </w:rPr>
        <w:t>genome</w:t>
      </w:r>
      <w:r w:rsidRPr="00814BC9">
        <w:rPr>
          <w:spacing w:val="4"/>
          <w:w w:val="110"/>
          <w:sz w:val="16"/>
          <w:lang w:val="en-GB"/>
          <w:rPrChange w:id="10542" w:author="Christian PIEDALLU" w:date="2023-02-06T09:53:00Z">
            <w:rPr>
              <w:spacing w:val="4"/>
              <w:w w:val="110"/>
              <w:sz w:val="16"/>
            </w:rPr>
          </w:rPrChange>
        </w:rPr>
        <w:t xml:space="preserve"> </w:t>
      </w:r>
      <w:r w:rsidRPr="00814BC9">
        <w:rPr>
          <w:w w:val="110"/>
          <w:sz w:val="16"/>
          <w:lang w:val="en-GB"/>
          <w:rPrChange w:id="10543" w:author="Christian PIEDALLU" w:date="2023-02-06T09:53:00Z">
            <w:rPr>
              <w:w w:val="110"/>
              <w:sz w:val="16"/>
            </w:rPr>
          </w:rPrChange>
        </w:rPr>
        <w:t>evolution.</w:t>
      </w:r>
    </w:p>
    <w:p w14:paraId="6B8A56A8" w14:textId="77777777" w:rsidR="00B177F5" w:rsidRPr="00814BC9" w:rsidRDefault="00B553DB">
      <w:pPr>
        <w:tabs>
          <w:tab w:val="left" w:pos="720"/>
        </w:tabs>
        <w:spacing w:line="189" w:lineRule="exact"/>
        <w:ind w:left="163"/>
        <w:rPr>
          <w:sz w:val="16"/>
          <w:lang w:val="en-GB"/>
          <w:rPrChange w:id="10544" w:author="Christian PIEDALLU" w:date="2023-02-06T09:53:00Z">
            <w:rPr>
              <w:sz w:val="16"/>
            </w:rPr>
          </w:rPrChange>
        </w:rPr>
      </w:pPr>
      <w:bookmarkStart w:id="10545" w:name="_bookmark51"/>
      <w:bookmarkEnd w:id="10545"/>
      <w:r w:rsidRPr="00814BC9">
        <w:rPr>
          <w:rFonts w:ascii="Trebuchet MS" w:hAnsi="Trebuchet MS"/>
          <w:w w:val="105"/>
          <w:sz w:val="10"/>
          <w:lang w:val="en-GB"/>
          <w:rPrChange w:id="10546" w:author="Christian PIEDALLU" w:date="2023-02-06T09:53:00Z">
            <w:rPr>
              <w:rFonts w:ascii="Trebuchet MS" w:hAnsi="Trebuchet MS"/>
              <w:w w:val="105"/>
              <w:sz w:val="10"/>
            </w:rPr>
          </w:rPrChange>
        </w:rPr>
        <w:t>419</w:t>
      </w:r>
      <w:r w:rsidRPr="00814BC9">
        <w:rPr>
          <w:rFonts w:ascii="Trebuchet MS" w:hAnsi="Trebuchet MS"/>
          <w:w w:val="105"/>
          <w:sz w:val="10"/>
          <w:lang w:val="en-GB"/>
          <w:rPrChange w:id="10547" w:author="Christian PIEDALLU" w:date="2023-02-06T09:53:00Z">
            <w:rPr>
              <w:rFonts w:ascii="Trebuchet MS" w:hAnsi="Trebuchet MS"/>
              <w:w w:val="105"/>
              <w:sz w:val="10"/>
            </w:rPr>
          </w:rPrChange>
        </w:rPr>
        <w:tab/>
      </w:r>
      <w:r w:rsidRPr="00814BC9">
        <w:rPr>
          <w:i/>
          <w:w w:val="105"/>
          <w:sz w:val="16"/>
          <w:lang w:val="en-GB"/>
          <w:rPrChange w:id="10548" w:author="Christian PIEDALLU" w:date="2023-02-06T09:53:00Z">
            <w:rPr>
              <w:i/>
              <w:w w:val="105"/>
              <w:sz w:val="16"/>
            </w:rPr>
          </w:rPrChange>
        </w:rPr>
        <w:t>Nature</w:t>
      </w:r>
      <w:r w:rsidRPr="00814BC9">
        <w:rPr>
          <w:w w:val="105"/>
          <w:sz w:val="16"/>
          <w:lang w:val="en-GB"/>
          <w:rPrChange w:id="10549" w:author="Christian PIEDALLU" w:date="2023-02-06T09:53:00Z">
            <w:rPr>
              <w:w w:val="105"/>
              <w:sz w:val="16"/>
            </w:rPr>
          </w:rPrChange>
        </w:rPr>
        <w:t xml:space="preserve">,  </w:t>
      </w:r>
      <w:r w:rsidRPr="00814BC9">
        <w:rPr>
          <w:spacing w:val="7"/>
          <w:w w:val="105"/>
          <w:sz w:val="16"/>
          <w:lang w:val="en-GB"/>
          <w:rPrChange w:id="10550" w:author="Christian PIEDALLU" w:date="2023-02-06T09:53:00Z">
            <w:rPr>
              <w:spacing w:val="7"/>
              <w:w w:val="105"/>
              <w:sz w:val="16"/>
            </w:rPr>
          </w:rPrChange>
        </w:rPr>
        <w:t xml:space="preserve"> </w:t>
      </w:r>
      <w:r w:rsidRPr="00814BC9">
        <w:rPr>
          <w:w w:val="105"/>
          <w:sz w:val="16"/>
          <w:lang w:val="en-GB"/>
          <w:rPrChange w:id="10551" w:author="Christian PIEDALLU" w:date="2023-02-06T09:53:00Z">
            <w:rPr>
              <w:w w:val="105"/>
              <w:sz w:val="16"/>
            </w:rPr>
          </w:rPrChange>
        </w:rPr>
        <w:t>497(7451):579–584.</w:t>
      </w:r>
    </w:p>
    <w:p w14:paraId="352B6E75" w14:textId="77777777" w:rsidR="00B177F5" w:rsidRPr="00814BC9" w:rsidRDefault="00B553DB">
      <w:pPr>
        <w:spacing w:line="189" w:lineRule="exact"/>
        <w:ind w:left="163"/>
        <w:rPr>
          <w:sz w:val="16"/>
          <w:lang w:val="en-GB"/>
          <w:rPrChange w:id="10552" w:author="Christian PIEDALLU" w:date="2023-02-06T09:53:00Z">
            <w:rPr>
              <w:sz w:val="16"/>
            </w:rPr>
          </w:rPrChange>
        </w:rPr>
      </w:pPr>
      <w:r w:rsidRPr="00814BC9">
        <w:rPr>
          <w:rFonts w:ascii="Trebuchet MS" w:hAnsi="Trebuchet MS"/>
          <w:sz w:val="10"/>
          <w:lang w:val="en-GB"/>
          <w:rPrChange w:id="10553" w:author="Christian PIEDALLU" w:date="2023-02-06T09:53:00Z">
            <w:rPr>
              <w:rFonts w:ascii="Trebuchet MS" w:hAnsi="Trebuchet MS"/>
              <w:sz w:val="10"/>
            </w:rPr>
          </w:rPrChange>
        </w:rPr>
        <w:t xml:space="preserve">420      </w:t>
      </w:r>
      <w:r w:rsidRPr="00814BC9">
        <w:rPr>
          <w:rFonts w:ascii="Trebuchet MS" w:hAnsi="Trebuchet MS"/>
          <w:spacing w:val="-12"/>
          <w:sz w:val="10"/>
          <w:lang w:val="en-GB"/>
          <w:rPrChange w:id="10554" w:author="Christian PIEDALLU" w:date="2023-02-06T09:53:00Z">
            <w:rPr>
              <w:rFonts w:ascii="Trebuchet MS" w:hAnsi="Trebuchet MS"/>
              <w:spacing w:val="-12"/>
              <w:sz w:val="10"/>
            </w:rPr>
          </w:rPrChange>
        </w:rPr>
        <w:t xml:space="preserve"> </w:t>
      </w:r>
      <w:r w:rsidRPr="00814BC9">
        <w:rPr>
          <w:w w:val="116"/>
          <w:sz w:val="16"/>
          <w:lang w:val="en-GB"/>
          <w:rPrChange w:id="10555" w:author="Christian PIEDALLU" w:date="2023-02-06T09:53:00Z">
            <w:rPr>
              <w:w w:val="116"/>
              <w:sz w:val="16"/>
            </w:rPr>
          </w:rPrChange>
        </w:rPr>
        <w:t>Piedallu,</w:t>
      </w:r>
      <w:r w:rsidRPr="00814BC9">
        <w:rPr>
          <w:sz w:val="16"/>
          <w:lang w:val="en-GB"/>
          <w:rPrChange w:id="10556" w:author="Christian PIEDALLU" w:date="2023-02-06T09:53:00Z">
            <w:rPr>
              <w:sz w:val="16"/>
            </w:rPr>
          </w:rPrChange>
        </w:rPr>
        <w:t xml:space="preserve"> </w:t>
      </w:r>
      <w:r w:rsidRPr="00814BC9">
        <w:rPr>
          <w:spacing w:val="-16"/>
          <w:sz w:val="16"/>
          <w:lang w:val="en-GB"/>
          <w:rPrChange w:id="10557" w:author="Christian PIEDALLU" w:date="2023-02-06T09:53:00Z">
            <w:rPr>
              <w:spacing w:val="-16"/>
              <w:sz w:val="16"/>
            </w:rPr>
          </w:rPrChange>
        </w:rPr>
        <w:t xml:space="preserve"> </w:t>
      </w:r>
      <w:r w:rsidRPr="00814BC9">
        <w:rPr>
          <w:w w:val="130"/>
          <w:sz w:val="16"/>
          <w:lang w:val="en-GB"/>
          <w:rPrChange w:id="10558" w:author="Christian PIEDALLU" w:date="2023-02-06T09:53:00Z">
            <w:rPr>
              <w:w w:val="130"/>
              <w:sz w:val="16"/>
            </w:rPr>
          </w:rPrChange>
        </w:rPr>
        <w:t>C.,</w:t>
      </w:r>
      <w:r w:rsidRPr="00814BC9">
        <w:rPr>
          <w:sz w:val="16"/>
          <w:lang w:val="en-GB"/>
          <w:rPrChange w:id="10559" w:author="Christian PIEDALLU" w:date="2023-02-06T09:53:00Z">
            <w:rPr>
              <w:sz w:val="16"/>
            </w:rPr>
          </w:rPrChange>
        </w:rPr>
        <w:t xml:space="preserve"> </w:t>
      </w:r>
      <w:r w:rsidRPr="00814BC9">
        <w:rPr>
          <w:spacing w:val="-17"/>
          <w:sz w:val="16"/>
          <w:lang w:val="en-GB"/>
          <w:rPrChange w:id="10560" w:author="Christian PIEDALLU" w:date="2023-02-06T09:53:00Z">
            <w:rPr>
              <w:spacing w:val="-17"/>
              <w:sz w:val="16"/>
            </w:rPr>
          </w:rPrChange>
        </w:rPr>
        <w:t xml:space="preserve"> </w:t>
      </w:r>
      <w:r w:rsidRPr="00814BC9">
        <w:rPr>
          <w:spacing w:val="-5"/>
          <w:w w:val="139"/>
          <w:sz w:val="16"/>
          <w:lang w:val="en-GB"/>
          <w:rPrChange w:id="10561" w:author="Christian PIEDALLU" w:date="2023-02-06T09:53:00Z">
            <w:rPr>
              <w:spacing w:val="-5"/>
              <w:w w:val="139"/>
              <w:sz w:val="16"/>
            </w:rPr>
          </w:rPrChange>
        </w:rPr>
        <w:t>P</w:t>
      </w:r>
      <w:r w:rsidRPr="00814BC9">
        <w:rPr>
          <w:w w:val="106"/>
          <w:sz w:val="16"/>
          <w:lang w:val="en-GB"/>
          <w:rPrChange w:id="10562" w:author="Christian PIEDALLU" w:date="2023-02-06T09:53:00Z">
            <w:rPr>
              <w:w w:val="106"/>
              <w:sz w:val="16"/>
            </w:rPr>
          </w:rPrChange>
        </w:rPr>
        <w:t>erez,</w:t>
      </w:r>
      <w:r w:rsidRPr="00814BC9">
        <w:rPr>
          <w:sz w:val="16"/>
          <w:lang w:val="en-GB"/>
          <w:rPrChange w:id="10563" w:author="Christian PIEDALLU" w:date="2023-02-06T09:53:00Z">
            <w:rPr>
              <w:sz w:val="16"/>
            </w:rPr>
          </w:rPrChange>
        </w:rPr>
        <w:t xml:space="preserve"> </w:t>
      </w:r>
      <w:r w:rsidRPr="00814BC9">
        <w:rPr>
          <w:spacing w:val="-17"/>
          <w:sz w:val="16"/>
          <w:lang w:val="en-GB"/>
          <w:rPrChange w:id="10564" w:author="Christian PIEDALLU" w:date="2023-02-06T09:53:00Z">
            <w:rPr>
              <w:spacing w:val="-17"/>
              <w:sz w:val="16"/>
            </w:rPr>
          </w:rPrChange>
        </w:rPr>
        <w:t xml:space="preserve"> </w:t>
      </w:r>
      <w:r w:rsidRPr="00814BC9">
        <w:rPr>
          <w:w w:val="129"/>
          <w:sz w:val="16"/>
          <w:lang w:val="en-GB"/>
          <w:rPrChange w:id="10565" w:author="Christian PIEDALLU" w:date="2023-02-06T09:53:00Z">
            <w:rPr>
              <w:w w:val="129"/>
              <w:sz w:val="16"/>
            </w:rPr>
          </w:rPrChange>
        </w:rPr>
        <w:t>V.,</w:t>
      </w:r>
      <w:r w:rsidRPr="00814BC9">
        <w:rPr>
          <w:sz w:val="16"/>
          <w:lang w:val="en-GB"/>
          <w:rPrChange w:id="10566" w:author="Christian PIEDALLU" w:date="2023-02-06T09:53:00Z">
            <w:rPr>
              <w:sz w:val="16"/>
            </w:rPr>
          </w:rPrChange>
        </w:rPr>
        <w:t xml:space="preserve"> </w:t>
      </w:r>
      <w:r w:rsidRPr="00814BC9">
        <w:rPr>
          <w:spacing w:val="-16"/>
          <w:sz w:val="16"/>
          <w:lang w:val="en-GB"/>
          <w:rPrChange w:id="10567" w:author="Christian PIEDALLU" w:date="2023-02-06T09:53:00Z">
            <w:rPr>
              <w:spacing w:val="-16"/>
              <w:sz w:val="16"/>
            </w:rPr>
          </w:rPrChange>
        </w:rPr>
        <w:t xml:space="preserve"> </w:t>
      </w:r>
      <w:r w:rsidRPr="00814BC9">
        <w:rPr>
          <w:w w:val="113"/>
          <w:sz w:val="16"/>
          <w:lang w:val="en-GB"/>
          <w:rPrChange w:id="10568" w:author="Christian PIEDALLU" w:date="2023-02-06T09:53:00Z">
            <w:rPr>
              <w:w w:val="113"/>
              <w:sz w:val="16"/>
            </w:rPr>
          </w:rPrChange>
        </w:rPr>
        <w:t>Seyn</w:t>
      </w:r>
      <w:r w:rsidRPr="00814BC9">
        <w:rPr>
          <w:spacing w:val="-5"/>
          <w:w w:val="113"/>
          <w:sz w:val="16"/>
          <w:lang w:val="en-GB"/>
          <w:rPrChange w:id="10569" w:author="Christian PIEDALLU" w:date="2023-02-06T09:53:00Z">
            <w:rPr>
              <w:spacing w:val="-5"/>
              <w:w w:val="113"/>
              <w:sz w:val="16"/>
            </w:rPr>
          </w:rPrChange>
        </w:rPr>
        <w:t>a</w:t>
      </w:r>
      <w:r w:rsidRPr="00814BC9">
        <w:rPr>
          <w:spacing w:val="-5"/>
          <w:w w:val="123"/>
          <w:sz w:val="16"/>
          <w:lang w:val="en-GB"/>
          <w:rPrChange w:id="10570" w:author="Christian PIEDALLU" w:date="2023-02-06T09:53:00Z">
            <w:rPr>
              <w:spacing w:val="-5"/>
              <w:w w:val="123"/>
              <w:sz w:val="16"/>
            </w:rPr>
          </w:rPrChange>
        </w:rPr>
        <w:t>v</w:t>
      </w:r>
      <w:r w:rsidRPr="00814BC9">
        <w:rPr>
          <w:w w:val="102"/>
          <w:sz w:val="16"/>
          <w:lang w:val="en-GB"/>
          <w:rPrChange w:id="10571" w:author="Christian PIEDALLU" w:date="2023-02-06T09:53:00Z">
            <w:rPr>
              <w:w w:val="102"/>
              <w:sz w:val="16"/>
            </w:rPr>
          </w:rPrChange>
        </w:rPr>
        <w:t>e,</w:t>
      </w:r>
      <w:r w:rsidRPr="00814BC9">
        <w:rPr>
          <w:sz w:val="16"/>
          <w:lang w:val="en-GB"/>
          <w:rPrChange w:id="10572" w:author="Christian PIEDALLU" w:date="2023-02-06T09:53:00Z">
            <w:rPr>
              <w:sz w:val="16"/>
            </w:rPr>
          </w:rPrChange>
        </w:rPr>
        <w:t xml:space="preserve"> </w:t>
      </w:r>
      <w:r w:rsidRPr="00814BC9">
        <w:rPr>
          <w:spacing w:val="-17"/>
          <w:sz w:val="16"/>
          <w:lang w:val="en-GB"/>
          <w:rPrChange w:id="10573" w:author="Christian PIEDALLU" w:date="2023-02-06T09:53:00Z">
            <w:rPr>
              <w:spacing w:val="-17"/>
              <w:sz w:val="16"/>
            </w:rPr>
          </w:rPrChange>
        </w:rPr>
        <w:t xml:space="preserve"> </w:t>
      </w:r>
      <w:r w:rsidRPr="00814BC9">
        <w:rPr>
          <w:w w:val="128"/>
          <w:sz w:val="16"/>
          <w:lang w:val="en-GB"/>
          <w:rPrChange w:id="10574" w:author="Christian PIEDALLU" w:date="2023-02-06T09:53:00Z">
            <w:rPr>
              <w:w w:val="128"/>
              <w:sz w:val="16"/>
            </w:rPr>
          </w:rPrChange>
        </w:rPr>
        <w:t>I.,</w:t>
      </w:r>
      <w:r w:rsidRPr="00814BC9">
        <w:rPr>
          <w:sz w:val="16"/>
          <w:lang w:val="en-GB"/>
          <w:rPrChange w:id="10575" w:author="Christian PIEDALLU" w:date="2023-02-06T09:53:00Z">
            <w:rPr>
              <w:sz w:val="16"/>
            </w:rPr>
          </w:rPrChange>
        </w:rPr>
        <w:t xml:space="preserve"> </w:t>
      </w:r>
      <w:r w:rsidRPr="00814BC9">
        <w:rPr>
          <w:spacing w:val="-16"/>
          <w:sz w:val="16"/>
          <w:lang w:val="en-GB"/>
          <w:rPrChange w:id="10576" w:author="Christian PIEDALLU" w:date="2023-02-06T09:53:00Z">
            <w:rPr>
              <w:spacing w:val="-16"/>
              <w:sz w:val="16"/>
            </w:rPr>
          </w:rPrChange>
        </w:rPr>
        <w:t xml:space="preserve"> </w:t>
      </w:r>
      <w:r w:rsidRPr="00814BC9">
        <w:rPr>
          <w:w w:val="113"/>
          <w:sz w:val="16"/>
          <w:lang w:val="en-GB"/>
          <w:rPrChange w:id="10577" w:author="Christian PIEDALLU" w:date="2023-02-06T09:53:00Z">
            <w:rPr>
              <w:w w:val="113"/>
              <w:sz w:val="16"/>
            </w:rPr>
          </w:rPrChange>
        </w:rPr>
        <w:t>Gasparotto,</w:t>
      </w:r>
      <w:r w:rsidRPr="00814BC9">
        <w:rPr>
          <w:sz w:val="16"/>
          <w:lang w:val="en-GB"/>
          <w:rPrChange w:id="10578" w:author="Christian PIEDALLU" w:date="2023-02-06T09:53:00Z">
            <w:rPr>
              <w:sz w:val="16"/>
            </w:rPr>
          </w:rPrChange>
        </w:rPr>
        <w:t xml:space="preserve"> </w:t>
      </w:r>
      <w:r w:rsidRPr="00814BC9">
        <w:rPr>
          <w:spacing w:val="-16"/>
          <w:sz w:val="16"/>
          <w:lang w:val="en-GB"/>
          <w:rPrChange w:id="10579" w:author="Christian PIEDALLU" w:date="2023-02-06T09:53:00Z">
            <w:rPr>
              <w:spacing w:val="-16"/>
              <w:sz w:val="16"/>
            </w:rPr>
          </w:rPrChange>
        </w:rPr>
        <w:t xml:space="preserve"> </w:t>
      </w:r>
      <w:r w:rsidRPr="00814BC9">
        <w:rPr>
          <w:w w:val="124"/>
          <w:sz w:val="16"/>
          <w:lang w:val="en-GB"/>
          <w:rPrChange w:id="10580" w:author="Christian PIEDALLU" w:date="2023-02-06T09:53:00Z">
            <w:rPr>
              <w:w w:val="124"/>
              <w:sz w:val="16"/>
            </w:rPr>
          </w:rPrChange>
        </w:rPr>
        <w:t>D.,</w:t>
      </w:r>
      <w:r w:rsidRPr="00814BC9">
        <w:rPr>
          <w:sz w:val="16"/>
          <w:lang w:val="en-GB"/>
          <w:rPrChange w:id="10581" w:author="Christian PIEDALLU" w:date="2023-02-06T09:53:00Z">
            <w:rPr>
              <w:sz w:val="16"/>
            </w:rPr>
          </w:rPrChange>
        </w:rPr>
        <w:t xml:space="preserve"> </w:t>
      </w:r>
      <w:r w:rsidRPr="00814BC9">
        <w:rPr>
          <w:spacing w:val="-16"/>
          <w:sz w:val="16"/>
          <w:lang w:val="en-GB"/>
          <w:rPrChange w:id="10582" w:author="Christian PIEDALLU" w:date="2023-02-06T09:53:00Z">
            <w:rPr>
              <w:spacing w:val="-16"/>
              <w:sz w:val="16"/>
            </w:rPr>
          </w:rPrChange>
        </w:rPr>
        <w:t xml:space="preserve"> </w:t>
      </w:r>
      <w:r w:rsidRPr="00814BC9">
        <w:rPr>
          <w:w w:val="111"/>
          <w:sz w:val="16"/>
          <w:lang w:val="en-GB"/>
          <w:rPrChange w:id="10583" w:author="Christian PIEDALLU" w:date="2023-02-06T09:53:00Z">
            <w:rPr>
              <w:w w:val="111"/>
              <w:sz w:val="16"/>
            </w:rPr>
          </w:rPrChange>
        </w:rPr>
        <w:t>and</w:t>
      </w:r>
      <w:r w:rsidRPr="00814BC9">
        <w:rPr>
          <w:sz w:val="16"/>
          <w:lang w:val="en-GB"/>
          <w:rPrChange w:id="10584" w:author="Christian PIEDALLU" w:date="2023-02-06T09:53:00Z">
            <w:rPr>
              <w:sz w:val="16"/>
            </w:rPr>
          </w:rPrChange>
        </w:rPr>
        <w:t xml:space="preserve"> </w:t>
      </w:r>
      <w:r w:rsidRPr="00814BC9">
        <w:rPr>
          <w:spacing w:val="-17"/>
          <w:sz w:val="16"/>
          <w:lang w:val="en-GB"/>
          <w:rPrChange w:id="10585" w:author="Christian PIEDALLU" w:date="2023-02-06T09:53:00Z">
            <w:rPr>
              <w:spacing w:val="-17"/>
              <w:sz w:val="16"/>
            </w:rPr>
          </w:rPrChange>
        </w:rPr>
        <w:t xml:space="preserve"> </w:t>
      </w:r>
      <w:r w:rsidRPr="00814BC9">
        <w:rPr>
          <w:spacing w:val="-5"/>
          <w:w w:val="131"/>
          <w:sz w:val="16"/>
          <w:lang w:val="en-GB"/>
          <w:rPrChange w:id="10586" w:author="Christian PIEDALLU" w:date="2023-02-06T09:53:00Z">
            <w:rPr>
              <w:spacing w:val="-5"/>
              <w:w w:val="131"/>
              <w:sz w:val="16"/>
            </w:rPr>
          </w:rPrChange>
        </w:rPr>
        <w:t>G</w:t>
      </w:r>
      <w:r w:rsidRPr="00814BC9">
        <w:rPr>
          <w:spacing w:val="-80"/>
          <w:w w:val="181"/>
          <w:sz w:val="16"/>
          <w:lang w:val="en-GB"/>
          <w:rPrChange w:id="10587" w:author="Christian PIEDALLU" w:date="2023-02-06T09:53:00Z">
            <w:rPr>
              <w:spacing w:val="-80"/>
              <w:w w:val="181"/>
              <w:sz w:val="16"/>
            </w:rPr>
          </w:rPrChange>
        </w:rPr>
        <w:t>´</w:t>
      </w:r>
      <w:r w:rsidRPr="00814BC9">
        <w:rPr>
          <w:w w:val="108"/>
          <w:sz w:val="16"/>
          <w:lang w:val="en-GB"/>
          <w:rPrChange w:id="10588" w:author="Christian PIEDALLU" w:date="2023-02-06T09:53:00Z">
            <w:rPr>
              <w:w w:val="108"/>
              <w:sz w:val="16"/>
            </w:rPr>
          </w:rPrChange>
        </w:rPr>
        <w:t>egout,</w:t>
      </w:r>
      <w:r w:rsidRPr="00814BC9">
        <w:rPr>
          <w:sz w:val="16"/>
          <w:lang w:val="en-GB"/>
          <w:rPrChange w:id="10589" w:author="Christian PIEDALLU" w:date="2023-02-06T09:53:00Z">
            <w:rPr>
              <w:sz w:val="16"/>
            </w:rPr>
          </w:rPrChange>
        </w:rPr>
        <w:t xml:space="preserve"> </w:t>
      </w:r>
      <w:r w:rsidRPr="00814BC9">
        <w:rPr>
          <w:spacing w:val="-17"/>
          <w:sz w:val="16"/>
          <w:lang w:val="en-GB"/>
          <w:rPrChange w:id="10590" w:author="Christian PIEDALLU" w:date="2023-02-06T09:53:00Z">
            <w:rPr>
              <w:spacing w:val="-17"/>
              <w:sz w:val="16"/>
            </w:rPr>
          </w:rPrChange>
        </w:rPr>
        <w:t xml:space="preserve"> </w:t>
      </w:r>
      <w:r w:rsidRPr="00814BC9">
        <w:rPr>
          <w:w w:val="132"/>
          <w:sz w:val="16"/>
          <w:lang w:val="en-GB"/>
          <w:rPrChange w:id="10591" w:author="Christian PIEDALLU" w:date="2023-02-06T09:53:00Z">
            <w:rPr>
              <w:w w:val="132"/>
              <w:sz w:val="16"/>
            </w:rPr>
          </w:rPrChange>
        </w:rPr>
        <w:t>J.-C.,</w:t>
      </w:r>
      <w:r w:rsidRPr="00814BC9">
        <w:rPr>
          <w:sz w:val="16"/>
          <w:lang w:val="en-GB"/>
          <w:rPrChange w:id="10592" w:author="Christian PIEDALLU" w:date="2023-02-06T09:53:00Z">
            <w:rPr>
              <w:sz w:val="16"/>
            </w:rPr>
          </w:rPrChange>
        </w:rPr>
        <w:t xml:space="preserve"> </w:t>
      </w:r>
      <w:r w:rsidRPr="00814BC9">
        <w:rPr>
          <w:spacing w:val="-16"/>
          <w:sz w:val="16"/>
          <w:lang w:val="en-GB"/>
          <w:rPrChange w:id="10593" w:author="Christian PIEDALLU" w:date="2023-02-06T09:53:00Z">
            <w:rPr>
              <w:spacing w:val="-16"/>
              <w:sz w:val="16"/>
            </w:rPr>
          </w:rPrChange>
        </w:rPr>
        <w:t xml:space="preserve"> </w:t>
      </w:r>
      <w:r w:rsidRPr="00814BC9">
        <w:rPr>
          <w:w w:val="104"/>
          <w:sz w:val="16"/>
          <w:lang w:val="en-GB"/>
          <w:rPrChange w:id="10594" w:author="Christian PIEDALLU" w:date="2023-02-06T09:53:00Z">
            <w:rPr>
              <w:w w:val="104"/>
              <w:sz w:val="16"/>
            </w:rPr>
          </w:rPrChange>
        </w:rPr>
        <w:t>20</w:t>
      </w:r>
      <w:r w:rsidRPr="00814BC9">
        <w:rPr>
          <w:spacing w:val="-1"/>
          <w:w w:val="104"/>
          <w:sz w:val="16"/>
          <w:lang w:val="en-GB"/>
          <w:rPrChange w:id="10595" w:author="Christian PIEDALLU" w:date="2023-02-06T09:53:00Z">
            <w:rPr>
              <w:spacing w:val="-1"/>
              <w:w w:val="104"/>
              <w:sz w:val="16"/>
            </w:rPr>
          </w:rPrChange>
        </w:rPr>
        <w:t>1</w:t>
      </w:r>
      <w:r w:rsidRPr="00814BC9">
        <w:rPr>
          <w:w w:val="108"/>
          <w:sz w:val="16"/>
          <w:lang w:val="en-GB"/>
          <w:rPrChange w:id="10596" w:author="Christian PIEDALLU" w:date="2023-02-06T09:53:00Z">
            <w:rPr>
              <w:w w:val="108"/>
              <w:sz w:val="16"/>
            </w:rPr>
          </w:rPrChange>
        </w:rPr>
        <w:t>4.</w:t>
      </w:r>
      <w:r w:rsidRPr="00814BC9">
        <w:rPr>
          <w:sz w:val="16"/>
          <w:lang w:val="en-GB"/>
          <w:rPrChange w:id="10597" w:author="Christian PIEDALLU" w:date="2023-02-06T09:53:00Z">
            <w:rPr>
              <w:sz w:val="16"/>
            </w:rPr>
          </w:rPrChange>
        </w:rPr>
        <w:t xml:space="preserve"> </w:t>
      </w:r>
      <w:r w:rsidRPr="00814BC9">
        <w:rPr>
          <w:spacing w:val="2"/>
          <w:sz w:val="16"/>
          <w:lang w:val="en-GB"/>
          <w:rPrChange w:id="10598" w:author="Christian PIEDALLU" w:date="2023-02-06T09:53:00Z">
            <w:rPr>
              <w:spacing w:val="2"/>
              <w:sz w:val="16"/>
            </w:rPr>
          </w:rPrChange>
        </w:rPr>
        <w:t xml:space="preserve"> </w:t>
      </w:r>
      <w:r w:rsidRPr="00814BC9">
        <w:rPr>
          <w:w w:val="130"/>
          <w:sz w:val="16"/>
          <w:lang w:val="en-GB"/>
          <w:rPrChange w:id="10599" w:author="Christian PIEDALLU" w:date="2023-02-06T09:53:00Z">
            <w:rPr>
              <w:w w:val="130"/>
              <w:sz w:val="16"/>
            </w:rPr>
          </w:rPrChange>
        </w:rPr>
        <w:t>P</w:t>
      </w:r>
      <w:r w:rsidRPr="00814BC9">
        <w:rPr>
          <w:spacing w:val="-5"/>
          <w:w w:val="130"/>
          <w:sz w:val="16"/>
          <w:lang w:val="en-GB"/>
          <w:rPrChange w:id="10600" w:author="Christian PIEDALLU" w:date="2023-02-06T09:53:00Z">
            <w:rPr>
              <w:spacing w:val="-5"/>
              <w:w w:val="130"/>
              <w:sz w:val="16"/>
            </w:rPr>
          </w:rPrChange>
        </w:rPr>
        <w:t>r</w:t>
      </w:r>
      <w:r w:rsidRPr="00814BC9">
        <w:rPr>
          <w:spacing w:val="-80"/>
          <w:w w:val="181"/>
          <w:sz w:val="16"/>
          <w:lang w:val="en-GB"/>
          <w:rPrChange w:id="10601" w:author="Christian PIEDALLU" w:date="2023-02-06T09:53:00Z">
            <w:rPr>
              <w:spacing w:val="-80"/>
              <w:w w:val="181"/>
              <w:sz w:val="16"/>
            </w:rPr>
          </w:rPrChange>
        </w:rPr>
        <w:t>´</w:t>
      </w:r>
      <w:r w:rsidRPr="00814BC9">
        <w:rPr>
          <w:w w:val="101"/>
          <w:sz w:val="16"/>
          <w:lang w:val="en-GB"/>
          <w:rPrChange w:id="10602" w:author="Christian PIEDALLU" w:date="2023-02-06T09:53:00Z">
            <w:rPr>
              <w:w w:val="101"/>
              <w:sz w:val="16"/>
            </w:rPr>
          </w:rPrChange>
        </w:rPr>
        <w:t>ese</w:t>
      </w:r>
      <w:r w:rsidRPr="00814BC9">
        <w:rPr>
          <w:spacing w:val="-5"/>
          <w:w w:val="101"/>
          <w:sz w:val="16"/>
          <w:lang w:val="en-GB"/>
          <w:rPrChange w:id="10603" w:author="Christian PIEDALLU" w:date="2023-02-06T09:53:00Z">
            <w:rPr>
              <w:spacing w:val="-5"/>
              <w:w w:val="101"/>
              <w:sz w:val="16"/>
            </w:rPr>
          </w:rPrChange>
        </w:rPr>
        <w:t>n</w:t>
      </w:r>
      <w:r w:rsidRPr="00814BC9">
        <w:rPr>
          <w:w w:val="113"/>
          <w:sz w:val="16"/>
          <w:lang w:val="en-GB"/>
          <w:rPrChange w:id="10604" w:author="Christian PIEDALLU" w:date="2023-02-06T09:53:00Z">
            <w:rPr>
              <w:w w:val="113"/>
              <w:sz w:val="16"/>
            </w:rPr>
          </w:rPrChange>
        </w:rPr>
        <w:t>tation</w:t>
      </w:r>
      <w:r w:rsidRPr="00814BC9">
        <w:rPr>
          <w:sz w:val="16"/>
          <w:lang w:val="en-GB"/>
          <w:rPrChange w:id="10605" w:author="Christian PIEDALLU" w:date="2023-02-06T09:53:00Z">
            <w:rPr>
              <w:sz w:val="16"/>
            </w:rPr>
          </w:rPrChange>
        </w:rPr>
        <w:t xml:space="preserve"> </w:t>
      </w:r>
      <w:r w:rsidRPr="00814BC9">
        <w:rPr>
          <w:spacing w:val="-16"/>
          <w:sz w:val="16"/>
          <w:lang w:val="en-GB"/>
          <w:rPrChange w:id="10606" w:author="Christian PIEDALLU" w:date="2023-02-06T09:53:00Z">
            <w:rPr>
              <w:spacing w:val="-16"/>
              <w:sz w:val="16"/>
            </w:rPr>
          </w:rPrChange>
        </w:rPr>
        <w:t xml:space="preserve"> </w:t>
      </w:r>
      <w:r w:rsidRPr="00814BC9">
        <w:rPr>
          <w:w w:val="111"/>
          <w:sz w:val="16"/>
          <w:lang w:val="en-GB"/>
          <w:rPrChange w:id="10607" w:author="Christian PIEDALLU" w:date="2023-02-06T09:53:00Z">
            <w:rPr>
              <w:w w:val="111"/>
              <w:sz w:val="16"/>
            </w:rPr>
          </w:rPrChange>
        </w:rPr>
        <w:t>du</w:t>
      </w:r>
      <w:r w:rsidRPr="00814BC9">
        <w:rPr>
          <w:sz w:val="16"/>
          <w:lang w:val="en-GB"/>
          <w:rPrChange w:id="10608" w:author="Christian PIEDALLU" w:date="2023-02-06T09:53:00Z">
            <w:rPr>
              <w:sz w:val="16"/>
            </w:rPr>
          </w:rPrChange>
        </w:rPr>
        <w:t xml:space="preserve"> </w:t>
      </w:r>
      <w:r w:rsidRPr="00814BC9">
        <w:rPr>
          <w:spacing w:val="-17"/>
          <w:sz w:val="16"/>
          <w:lang w:val="en-GB"/>
          <w:rPrChange w:id="10609" w:author="Christian PIEDALLU" w:date="2023-02-06T09:53:00Z">
            <w:rPr>
              <w:spacing w:val="-17"/>
              <w:sz w:val="16"/>
            </w:rPr>
          </w:rPrChange>
        </w:rPr>
        <w:t xml:space="preserve"> </w:t>
      </w:r>
      <w:r w:rsidRPr="00814BC9">
        <w:rPr>
          <w:spacing w:val="4"/>
          <w:w w:val="111"/>
          <w:sz w:val="16"/>
          <w:lang w:val="en-GB"/>
          <w:rPrChange w:id="10610" w:author="Christian PIEDALLU" w:date="2023-02-06T09:53:00Z">
            <w:rPr>
              <w:spacing w:val="4"/>
              <w:w w:val="111"/>
              <w:sz w:val="16"/>
            </w:rPr>
          </w:rPrChange>
        </w:rPr>
        <w:t>p</w:t>
      </w:r>
      <w:r w:rsidRPr="00814BC9">
        <w:rPr>
          <w:w w:val="114"/>
          <w:sz w:val="16"/>
          <w:lang w:val="en-GB"/>
          <w:rPrChange w:id="10611" w:author="Christian PIEDALLU" w:date="2023-02-06T09:53:00Z">
            <w:rPr>
              <w:w w:val="114"/>
              <w:sz w:val="16"/>
            </w:rPr>
          </w:rPrChange>
        </w:rPr>
        <w:t>ortail</w:t>
      </w:r>
      <w:r w:rsidRPr="00814BC9">
        <w:rPr>
          <w:sz w:val="16"/>
          <w:lang w:val="en-GB"/>
          <w:rPrChange w:id="10612" w:author="Christian PIEDALLU" w:date="2023-02-06T09:53:00Z">
            <w:rPr>
              <w:sz w:val="16"/>
            </w:rPr>
          </w:rPrChange>
        </w:rPr>
        <w:t xml:space="preserve"> </w:t>
      </w:r>
      <w:r w:rsidRPr="00814BC9">
        <w:rPr>
          <w:spacing w:val="-16"/>
          <w:sz w:val="16"/>
          <w:lang w:val="en-GB"/>
          <w:rPrChange w:id="10613" w:author="Christian PIEDALLU" w:date="2023-02-06T09:53:00Z">
            <w:rPr>
              <w:spacing w:val="-16"/>
              <w:sz w:val="16"/>
            </w:rPr>
          </w:rPrChange>
        </w:rPr>
        <w:t xml:space="preserve"> </w:t>
      </w:r>
      <w:r w:rsidRPr="00814BC9">
        <w:rPr>
          <w:spacing w:val="-5"/>
          <w:w w:val="106"/>
          <w:sz w:val="16"/>
          <w:lang w:val="en-GB"/>
          <w:rPrChange w:id="10614" w:author="Christian PIEDALLU" w:date="2023-02-06T09:53:00Z">
            <w:rPr>
              <w:spacing w:val="-5"/>
              <w:w w:val="106"/>
              <w:sz w:val="16"/>
            </w:rPr>
          </w:rPrChange>
        </w:rPr>
        <w:t>w</w:t>
      </w:r>
      <w:r w:rsidRPr="00814BC9">
        <w:rPr>
          <w:w w:val="103"/>
          <w:sz w:val="16"/>
          <w:lang w:val="en-GB"/>
          <w:rPrChange w:id="10615" w:author="Christian PIEDALLU" w:date="2023-02-06T09:53:00Z">
            <w:rPr>
              <w:w w:val="103"/>
              <w:sz w:val="16"/>
            </w:rPr>
          </w:rPrChange>
        </w:rPr>
        <w:t>eb</w:t>
      </w:r>
      <w:r w:rsidRPr="00814BC9">
        <w:rPr>
          <w:sz w:val="16"/>
          <w:lang w:val="en-GB"/>
          <w:rPrChange w:id="10616" w:author="Christian PIEDALLU" w:date="2023-02-06T09:53:00Z">
            <w:rPr>
              <w:sz w:val="16"/>
            </w:rPr>
          </w:rPrChange>
        </w:rPr>
        <w:t xml:space="preserve"> </w:t>
      </w:r>
      <w:r w:rsidRPr="00814BC9">
        <w:rPr>
          <w:spacing w:val="-17"/>
          <w:sz w:val="16"/>
          <w:lang w:val="en-GB"/>
          <w:rPrChange w:id="10617" w:author="Christian PIEDALLU" w:date="2023-02-06T09:53:00Z">
            <w:rPr>
              <w:spacing w:val="-17"/>
              <w:sz w:val="16"/>
            </w:rPr>
          </w:rPrChange>
        </w:rPr>
        <w:t xml:space="preserve"> </w:t>
      </w:r>
      <w:r w:rsidRPr="00814BC9">
        <w:rPr>
          <w:w w:val="143"/>
          <w:sz w:val="16"/>
          <w:lang w:val="en-GB"/>
          <w:rPrChange w:id="10618" w:author="Christian PIEDALLU" w:date="2023-02-06T09:53:00Z">
            <w:rPr>
              <w:w w:val="143"/>
              <w:sz w:val="16"/>
            </w:rPr>
          </w:rPrChange>
        </w:rPr>
        <w:t>SI</w:t>
      </w:r>
      <w:r w:rsidRPr="00814BC9">
        <w:rPr>
          <w:spacing w:val="-19"/>
          <w:w w:val="143"/>
          <w:sz w:val="16"/>
          <w:lang w:val="en-GB"/>
          <w:rPrChange w:id="10619" w:author="Christian PIEDALLU" w:date="2023-02-06T09:53:00Z">
            <w:rPr>
              <w:spacing w:val="-19"/>
              <w:w w:val="143"/>
              <w:sz w:val="16"/>
            </w:rPr>
          </w:rPrChange>
        </w:rPr>
        <w:t>L</w:t>
      </w:r>
      <w:r w:rsidRPr="00814BC9">
        <w:rPr>
          <w:spacing w:val="-19"/>
          <w:w w:val="139"/>
          <w:sz w:val="16"/>
          <w:lang w:val="en-GB"/>
          <w:rPrChange w:id="10620" w:author="Christian PIEDALLU" w:date="2023-02-06T09:53:00Z">
            <w:rPr>
              <w:spacing w:val="-19"/>
              <w:w w:val="139"/>
              <w:sz w:val="16"/>
            </w:rPr>
          </w:rPrChange>
        </w:rPr>
        <w:t>V</w:t>
      </w:r>
      <w:r w:rsidRPr="00814BC9">
        <w:rPr>
          <w:w w:val="135"/>
          <w:sz w:val="16"/>
          <w:lang w:val="en-GB"/>
          <w:rPrChange w:id="10621" w:author="Christian PIEDALLU" w:date="2023-02-06T09:53:00Z">
            <w:rPr>
              <w:w w:val="135"/>
              <w:sz w:val="16"/>
            </w:rPr>
          </w:rPrChange>
        </w:rPr>
        <w:t>AE:</w:t>
      </w:r>
    </w:p>
    <w:p w14:paraId="5E39490E" w14:textId="77777777" w:rsidR="00B177F5" w:rsidRPr="00814BC9" w:rsidRDefault="00B553DB">
      <w:pPr>
        <w:tabs>
          <w:tab w:val="left" w:pos="720"/>
        </w:tabs>
        <w:spacing w:line="189" w:lineRule="exact"/>
        <w:ind w:left="163"/>
        <w:rPr>
          <w:sz w:val="16"/>
          <w:lang w:val="en-GB"/>
          <w:rPrChange w:id="10622" w:author="Christian PIEDALLU" w:date="2023-02-06T09:53:00Z">
            <w:rPr>
              <w:sz w:val="16"/>
            </w:rPr>
          </w:rPrChange>
        </w:rPr>
      </w:pPr>
      <w:r w:rsidRPr="00814BC9">
        <w:rPr>
          <w:rFonts w:ascii="Trebuchet MS" w:hAnsi="Trebuchet MS"/>
          <w:sz w:val="10"/>
          <w:lang w:val="en-GB"/>
          <w:rPrChange w:id="10623" w:author="Christian PIEDALLU" w:date="2023-02-06T09:53:00Z">
            <w:rPr>
              <w:rFonts w:ascii="Trebuchet MS" w:hAnsi="Trebuchet MS"/>
              <w:sz w:val="10"/>
            </w:rPr>
          </w:rPrChange>
        </w:rPr>
        <w:t>421</w:t>
      </w:r>
      <w:r w:rsidRPr="00814BC9">
        <w:rPr>
          <w:rFonts w:ascii="Trebuchet MS" w:hAnsi="Trebuchet MS"/>
          <w:sz w:val="10"/>
          <w:lang w:val="en-GB"/>
          <w:rPrChange w:id="10624" w:author="Christian PIEDALLU" w:date="2023-02-06T09:53:00Z">
            <w:rPr>
              <w:rFonts w:ascii="Trebuchet MS" w:hAnsi="Trebuchet MS"/>
              <w:sz w:val="10"/>
            </w:rPr>
          </w:rPrChange>
        </w:rPr>
        <w:tab/>
      </w:r>
      <w:r w:rsidRPr="00814BC9">
        <w:rPr>
          <w:w w:val="114"/>
          <w:sz w:val="16"/>
          <w:lang w:val="en-GB"/>
          <w:rPrChange w:id="10625" w:author="Christian PIEDALLU" w:date="2023-02-06T09:53:00Z">
            <w:rPr>
              <w:w w:val="114"/>
              <w:sz w:val="16"/>
            </w:rPr>
          </w:rPrChange>
        </w:rPr>
        <w:t>sys</w:t>
      </w:r>
      <w:r w:rsidRPr="00814BC9">
        <w:rPr>
          <w:spacing w:val="-5"/>
          <w:w w:val="114"/>
          <w:sz w:val="16"/>
          <w:lang w:val="en-GB"/>
          <w:rPrChange w:id="10626" w:author="Christian PIEDALLU" w:date="2023-02-06T09:53:00Z">
            <w:rPr>
              <w:spacing w:val="-5"/>
              <w:w w:val="114"/>
              <w:sz w:val="16"/>
            </w:rPr>
          </w:rPrChange>
        </w:rPr>
        <w:t>t</w:t>
      </w:r>
      <w:r w:rsidRPr="00814BC9">
        <w:rPr>
          <w:spacing w:val="-80"/>
          <w:w w:val="181"/>
          <w:sz w:val="16"/>
          <w:lang w:val="en-GB"/>
          <w:rPrChange w:id="10627" w:author="Christian PIEDALLU" w:date="2023-02-06T09:53:00Z">
            <w:rPr>
              <w:spacing w:val="-80"/>
              <w:w w:val="181"/>
              <w:sz w:val="16"/>
            </w:rPr>
          </w:rPrChange>
        </w:rPr>
        <w:t>`</w:t>
      </w:r>
      <w:r w:rsidRPr="00814BC9">
        <w:rPr>
          <w:w w:val="101"/>
          <w:sz w:val="16"/>
          <w:lang w:val="en-GB"/>
          <w:rPrChange w:id="10628" w:author="Christian PIEDALLU" w:date="2023-02-06T09:53:00Z">
            <w:rPr>
              <w:w w:val="101"/>
              <w:sz w:val="16"/>
            </w:rPr>
          </w:rPrChange>
        </w:rPr>
        <w:t>eme</w:t>
      </w:r>
      <w:r w:rsidRPr="00814BC9">
        <w:rPr>
          <w:sz w:val="16"/>
          <w:lang w:val="en-GB"/>
          <w:rPrChange w:id="10629" w:author="Christian PIEDALLU" w:date="2023-02-06T09:53:00Z">
            <w:rPr>
              <w:sz w:val="16"/>
            </w:rPr>
          </w:rPrChange>
        </w:rPr>
        <w:t xml:space="preserve"> </w:t>
      </w:r>
      <w:r w:rsidRPr="00814BC9">
        <w:rPr>
          <w:spacing w:val="-9"/>
          <w:sz w:val="16"/>
          <w:lang w:val="en-GB"/>
          <w:rPrChange w:id="10630" w:author="Christian PIEDALLU" w:date="2023-02-06T09:53:00Z">
            <w:rPr>
              <w:spacing w:val="-9"/>
              <w:sz w:val="16"/>
            </w:rPr>
          </w:rPrChange>
        </w:rPr>
        <w:t xml:space="preserve"> </w:t>
      </w:r>
      <w:r w:rsidRPr="00814BC9">
        <w:rPr>
          <w:w w:val="111"/>
          <w:sz w:val="16"/>
          <w:lang w:val="en-GB"/>
          <w:rPrChange w:id="10631" w:author="Christian PIEDALLU" w:date="2023-02-06T09:53:00Z">
            <w:rPr>
              <w:w w:val="111"/>
              <w:sz w:val="16"/>
            </w:rPr>
          </w:rPrChange>
        </w:rPr>
        <w:t>d’informations</w:t>
      </w:r>
      <w:r w:rsidRPr="00814BC9">
        <w:rPr>
          <w:sz w:val="16"/>
          <w:lang w:val="en-GB"/>
          <w:rPrChange w:id="10632" w:author="Christian PIEDALLU" w:date="2023-02-06T09:53:00Z">
            <w:rPr>
              <w:sz w:val="16"/>
            </w:rPr>
          </w:rPrChange>
        </w:rPr>
        <w:t xml:space="preserve"> </w:t>
      </w:r>
      <w:r w:rsidRPr="00814BC9">
        <w:rPr>
          <w:spacing w:val="-9"/>
          <w:sz w:val="16"/>
          <w:lang w:val="en-GB"/>
          <w:rPrChange w:id="10633" w:author="Christian PIEDALLU" w:date="2023-02-06T09:53:00Z">
            <w:rPr>
              <w:spacing w:val="-9"/>
              <w:sz w:val="16"/>
            </w:rPr>
          </w:rPrChange>
        </w:rPr>
        <w:t xml:space="preserve"> </w:t>
      </w:r>
      <w:r w:rsidRPr="00814BC9">
        <w:rPr>
          <w:w w:val="108"/>
          <w:sz w:val="16"/>
          <w:lang w:val="en-GB"/>
          <w:rPrChange w:id="10634" w:author="Christian PIEDALLU" w:date="2023-02-06T09:53:00Z">
            <w:rPr>
              <w:w w:val="108"/>
              <w:sz w:val="16"/>
            </w:rPr>
          </w:rPrChange>
        </w:rPr>
        <w:t>l</w:t>
      </w:r>
      <w:r w:rsidRPr="00814BC9">
        <w:rPr>
          <w:spacing w:val="4"/>
          <w:w w:val="108"/>
          <w:sz w:val="16"/>
          <w:lang w:val="en-GB"/>
          <w:rPrChange w:id="10635" w:author="Christian PIEDALLU" w:date="2023-02-06T09:53:00Z">
            <w:rPr>
              <w:spacing w:val="4"/>
              <w:w w:val="108"/>
              <w:sz w:val="16"/>
            </w:rPr>
          </w:rPrChange>
        </w:rPr>
        <w:t>o</w:t>
      </w:r>
      <w:r w:rsidRPr="00814BC9">
        <w:rPr>
          <w:w w:val="114"/>
          <w:sz w:val="16"/>
          <w:lang w:val="en-GB"/>
          <w:rPrChange w:id="10636" w:author="Christian PIEDALLU" w:date="2023-02-06T09:53:00Z">
            <w:rPr>
              <w:w w:val="114"/>
              <w:sz w:val="16"/>
            </w:rPr>
          </w:rPrChange>
        </w:rPr>
        <w:t>cali</w:t>
      </w:r>
      <w:r w:rsidRPr="00814BC9">
        <w:rPr>
          <w:spacing w:val="-5"/>
          <w:w w:val="114"/>
          <w:sz w:val="16"/>
          <w:lang w:val="en-GB"/>
          <w:rPrChange w:id="10637" w:author="Christian PIEDALLU" w:date="2023-02-06T09:53:00Z">
            <w:rPr>
              <w:spacing w:val="-5"/>
              <w:w w:val="114"/>
              <w:sz w:val="16"/>
            </w:rPr>
          </w:rPrChange>
        </w:rPr>
        <w:t>s</w:t>
      </w:r>
      <w:r w:rsidRPr="00814BC9">
        <w:rPr>
          <w:spacing w:val="-80"/>
          <w:w w:val="181"/>
          <w:sz w:val="16"/>
          <w:lang w:val="en-GB"/>
          <w:rPrChange w:id="10638" w:author="Christian PIEDALLU" w:date="2023-02-06T09:53:00Z">
            <w:rPr>
              <w:spacing w:val="-80"/>
              <w:w w:val="181"/>
              <w:sz w:val="16"/>
            </w:rPr>
          </w:rPrChange>
        </w:rPr>
        <w:t>´</w:t>
      </w:r>
      <w:r w:rsidRPr="00814BC9">
        <w:rPr>
          <w:w w:val="94"/>
          <w:sz w:val="16"/>
          <w:lang w:val="en-GB"/>
          <w:rPrChange w:id="10639" w:author="Christian PIEDALLU" w:date="2023-02-06T09:53:00Z">
            <w:rPr>
              <w:w w:val="94"/>
              <w:sz w:val="16"/>
            </w:rPr>
          </w:rPrChange>
        </w:rPr>
        <w:t>ee</w:t>
      </w:r>
      <w:r w:rsidRPr="00814BC9">
        <w:rPr>
          <w:sz w:val="16"/>
          <w:lang w:val="en-GB"/>
          <w:rPrChange w:id="10640" w:author="Christian PIEDALLU" w:date="2023-02-06T09:53:00Z">
            <w:rPr>
              <w:sz w:val="16"/>
            </w:rPr>
          </w:rPrChange>
        </w:rPr>
        <w:t xml:space="preserve"> </w:t>
      </w:r>
      <w:r w:rsidRPr="00814BC9">
        <w:rPr>
          <w:spacing w:val="-9"/>
          <w:sz w:val="16"/>
          <w:lang w:val="en-GB"/>
          <w:rPrChange w:id="10641" w:author="Christian PIEDALLU" w:date="2023-02-06T09:53:00Z">
            <w:rPr>
              <w:spacing w:val="-9"/>
              <w:sz w:val="16"/>
            </w:rPr>
          </w:rPrChange>
        </w:rPr>
        <w:t xml:space="preserve"> </w:t>
      </w:r>
      <w:r w:rsidRPr="00814BC9">
        <w:rPr>
          <w:w w:val="112"/>
          <w:sz w:val="16"/>
          <w:lang w:val="en-GB"/>
          <w:rPrChange w:id="10642" w:author="Christian PIEDALLU" w:date="2023-02-06T09:53:00Z">
            <w:rPr>
              <w:w w:val="112"/>
              <w:sz w:val="16"/>
            </w:rPr>
          </w:rPrChange>
        </w:rPr>
        <w:t>sur</w:t>
      </w:r>
      <w:r w:rsidRPr="00814BC9">
        <w:rPr>
          <w:sz w:val="16"/>
          <w:lang w:val="en-GB"/>
          <w:rPrChange w:id="10643" w:author="Christian PIEDALLU" w:date="2023-02-06T09:53:00Z">
            <w:rPr>
              <w:sz w:val="16"/>
            </w:rPr>
          </w:rPrChange>
        </w:rPr>
        <w:t xml:space="preserve"> </w:t>
      </w:r>
      <w:r w:rsidRPr="00814BC9">
        <w:rPr>
          <w:spacing w:val="-9"/>
          <w:sz w:val="16"/>
          <w:lang w:val="en-GB"/>
          <w:rPrChange w:id="10644" w:author="Christian PIEDALLU" w:date="2023-02-06T09:53:00Z">
            <w:rPr>
              <w:spacing w:val="-9"/>
              <w:sz w:val="16"/>
            </w:rPr>
          </w:rPrChange>
        </w:rPr>
        <w:t xml:space="preserve"> </w:t>
      </w:r>
      <w:r w:rsidRPr="00814BC9">
        <w:rPr>
          <w:w w:val="116"/>
          <w:sz w:val="16"/>
          <w:lang w:val="en-GB"/>
          <w:rPrChange w:id="10645" w:author="Christian PIEDALLU" w:date="2023-02-06T09:53:00Z">
            <w:rPr>
              <w:w w:val="116"/>
              <w:sz w:val="16"/>
            </w:rPr>
          </w:rPrChange>
        </w:rPr>
        <w:t>la</w:t>
      </w:r>
      <w:r w:rsidRPr="00814BC9">
        <w:rPr>
          <w:sz w:val="16"/>
          <w:lang w:val="en-GB"/>
          <w:rPrChange w:id="10646" w:author="Christian PIEDALLU" w:date="2023-02-06T09:53:00Z">
            <w:rPr>
              <w:sz w:val="16"/>
            </w:rPr>
          </w:rPrChange>
        </w:rPr>
        <w:t xml:space="preserve"> </w:t>
      </w:r>
      <w:r w:rsidRPr="00814BC9">
        <w:rPr>
          <w:spacing w:val="-9"/>
          <w:sz w:val="16"/>
          <w:lang w:val="en-GB"/>
          <w:rPrChange w:id="10647" w:author="Christian PIEDALLU" w:date="2023-02-06T09:53:00Z">
            <w:rPr>
              <w:spacing w:val="-9"/>
              <w:sz w:val="16"/>
            </w:rPr>
          </w:rPrChange>
        </w:rPr>
        <w:t xml:space="preserve"> </w:t>
      </w:r>
      <w:r w:rsidRPr="00814BC9">
        <w:rPr>
          <w:spacing w:val="-5"/>
          <w:w w:val="123"/>
          <w:sz w:val="16"/>
          <w:lang w:val="en-GB"/>
          <w:rPrChange w:id="10648" w:author="Christian PIEDALLU" w:date="2023-02-06T09:53:00Z">
            <w:rPr>
              <w:spacing w:val="-5"/>
              <w:w w:val="123"/>
              <w:sz w:val="16"/>
            </w:rPr>
          </w:rPrChange>
        </w:rPr>
        <w:t>v</w:t>
      </w:r>
      <w:r w:rsidRPr="00814BC9">
        <w:rPr>
          <w:spacing w:val="-80"/>
          <w:w w:val="181"/>
          <w:sz w:val="16"/>
          <w:lang w:val="en-GB"/>
          <w:rPrChange w:id="10649" w:author="Christian PIEDALLU" w:date="2023-02-06T09:53:00Z">
            <w:rPr>
              <w:spacing w:val="-80"/>
              <w:w w:val="181"/>
              <w:sz w:val="16"/>
            </w:rPr>
          </w:rPrChange>
        </w:rPr>
        <w:t>´</w:t>
      </w:r>
      <w:r w:rsidRPr="00814BC9">
        <w:rPr>
          <w:w w:val="109"/>
          <w:sz w:val="16"/>
          <w:lang w:val="en-GB"/>
          <w:rPrChange w:id="10650" w:author="Christian PIEDALLU" w:date="2023-02-06T09:53:00Z">
            <w:rPr>
              <w:w w:val="109"/>
              <w:sz w:val="16"/>
            </w:rPr>
          </w:rPrChange>
        </w:rPr>
        <w:t>egetation,</w:t>
      </w:r>
      <w:r w:rsidRPr="00814BC9">
        <w:rPr>
          <w:sz w:val="16"/>
          <w:lang w:val="en-GB"/>
          <w:rPrChange w:id="10651" w:author="Christian PIEDALLU" w:date="2023-02-06T09:53:00Z">
            <w:rPr>
              <w:sz w:val="16"/>
            </w:rPr>
          </w:rPrChange>
        </w:rPr>
        <w:t xml:space="preserve"> </w:t>
      </w:r>
      <w:r w:rsidRPr="00814BC9">
        <w:rPr>
          <w:spacing w:val="-7"/>
          <w:sz w:val="16"/>
          <w:lang w:val="en-GB"/>
          <w:rPrChange w:id="10652" w:author="Christian PIEDALLU" w:date="2023-02-06T09:53:00Z">
            <w:rPr>
              <w:spacing w:val="-7"/>
              <w:sz w:val="16"/>
            </w:rPr>
          </w:rPrChange>
        </w:rPr>
        <w:t xml:space="preserve"> </w:t>
      </w:r>
      <w:r w:rsidRPr="00814BC9">
        <w:rPr>
          <w:w w:val="105"/>
          <w:sz w:val="16"/>
          <w:lang w:val="en-GB"/>
          <w:rPrChange w:id="10653" w:author="Christian PIEDALLU" w:date="2023-02-06T09:53:00Z">
            <w:rPr>
              <w:w w:val="105"/>
              <w:sz w:val="16"/>
            </w:rPr>
          </w:rPrChange>
        </w:rPr>
        <w:t>les</w:t>
      </w:r>
      <w:r w:rsidRPr="00814BC9">
        <w:rPr>
          <w:sz w:val="16"/>
          <w:lang w:val="en-GB"/>
          <w:rPrChange w:id="10654" w:author="Christian PIEDALLU" w:date="2023-02-06T09:53:00Z">
            <w:rPr>
              <w:sz w:val="16"/>
            </w:rPr>
          </w:rPrChange>
        </w:rPr>
        <w:t xml:space="preserve"> </w:t>
      </w:r>
      <w:r w:rsidRPr="00814BC9">
        <w:rPr>
          <w:spacing w:val="-9"/>
          <w:sz w:val="16"/>
          <w:lang w:val="en-GB"/>
          <w:rPrChange w:id="10655" w:author="Christian PIEDALLU" w:date="2023-02-06T09:53:00Z">
            <w:rPr>
              <w:spacing w:val="-9"/>
              <w:sz w:val="16"/>
            </w:rPr>
          </w:rPrChange>
        </w:rPr>
        <w:t xml:space="preserve"> </w:t>
      </w:r>
      <w:r w:rsidRPr="00814BC9">
        <w:rPr>
          <w:w w:val="107"/>
          <w:sz w:val="16"/>
          <w:lang w:val="en-GB"/>
          <w:rPrChange w:id="10656" w:author="Christian PIEDALLU" w:date="2023-02-06T09:53:00Z">
            <w:rPr>
              <w:w w:val="107"/>
              <w:sz w:val="16"/>
            </w:rPr>
          </w:rPrChange>
        </w:rPr>
        <w:t>abres</w:t>
      </w:r>
      <w:r w:rsidRPr="00814BC9">
        <w:rPr>
          <w:sz w:val="16"/>
          <w:lang w:val="en-GB"/>
          <w:rPrChange w:id="10657" w:author="Christian PIEDALLU" w:date="2023-02-06T09:53:00Z">
            <w:rPr>
              <w:sz w:val="16"/>
            </w:rPr>
          </w:rPrChange>
        </w:rPr>
        <w:t xml:space="preserve"> </w:t>
      </w:r>
      <w:r w:rsidRPr="00814BC9">
        <w:rPr>
          <w:spacing w:val="-9"/>
          <w:sz w:val="16"/>
          <w:lang w:val="en-GB"/>
          <w:rPrChange w:id="10658" w:author="Christian PIEDALLU" w:date="2023-02-06T09:53:00Z">
            <w:rPr>
              <w:spacing w:val="-9"/>
              <w:sz w:val="16"/>
            </w:rPr>
          </w:rPrChange>
        </w:rPr>
        <w:t xml:space="preserve"> </w:t>
      </w:r>
      <w:r w:rsidRPr="00814BC9">
        <w:rPr>
          <w:w w:val="105"/>
          <w:sz w:val="16"/>
          <w:lang w:val="en-GB"/>
          <w:rPrChange w:id="10659" w:author="Christian PIEDALLU" w:date="2023-02-06T09:53:00Z">
            <w:rPr>
              <w:w w:val="105"/>
              <w:sz w:val="16"/>
            </w:rPr>
          </w:rPrChange>
        </w:rPr>
        <w:t>et</w:t>
      </w:r>
      <w:r w:rsidRPr="00814BC9">
        <w:rPr>
          <w:sz w:val="16"/>
          <w:lang w:val="en-GB"/>
          <w:rPrChange w:id="10660" w:author="Christian PIEDALLU" w:date="2023-02-06T09:53:00Z">
            <w:rPr>
              <w:sz w:val="16"/>
            </w:rPr>
          </w:rPrChange>
        </w:rPr>
        <w:t xml:space="preserve"> </w:t>
      </w:r>
      <w:r w:rsidRPr="00814BC9">
        <w:rPr>
          <w:spacing w:val="-9"/>
          <w:sz w:val="16"/>
          <w:lang w:val="en-GB"/>
          <w:rPrChange w:id="10661" w:author="Christian PIEDALLU" w:date="2023-02-06T09:53:00Z">
            <w:rPr>
              <w:spacing w:val="-9"/>
              <w:sz w:val="16"/>
            </w:rPr>
          </w:rPrChange>
        </w:rPr>
        <w:t xml:space="preserve"> </w:t>
      </w:r>
      <w:r w:rsidRPr="00814BC9">
        <w:rPr>
          <w:w w:val="105"/>
          <w:sz w:val="16"/>
          <w:lang w:val="en-GB"/>
          <w:rPrChange w:id="10662" w:author="Christian PIEDALLU" w:date="2023-02-06T09:53:00Z">
            <w:rPr>
              <w:w w:val="105"/>
              <w:sz w:val="16"/>
            </w:rPr>
          </w:rPrChange>
        </w:rPr>
        <w:t>le</w:t>
      </w:r>
      <w:r w:rsidRPr="00814BC9">
        <w:rPr>
          <w:spacing w:val="-1"/>
          <w:w w:val="111"/>
          <w:sz w:val="16"/>
          <w:lang w:val="en-GB"/>
          <w:rPrChange w:id="10663" w:author="Christian PIEDALLU" w:date="2023-02-06T09:53:00Z">
            <w:rPr>
              <w:spacing w:val="-1"/>
              <w:w w:val="111"/>
              <w:sz w:val="16"/>
            </w:rPr>
          </w:rPrChange>
        </w:rPr>
        <w:t>u</w:t>
      </w:r>
      <w:r w:rsidRPr="00814BC9">
        <w:rPr>
          <w:w w:val="118"/>
          <w:sz w:val="16"/>
          <w:lang w:val="en-GB"/>
          <w:rPrChange w:id="10664" w:author="Christian PIEDALLU" w:date="2023-02-06T09:53:00Z">
            <w:rPr>
              <w:w w:val="118"/>
              <w:sz w:val="16"/>
            </w:rPr>
          </w:rPrChange>
        </w:rPr>
        <w:t>r</w:t>
      </w:r>
      <w:r w:rsidRPr="00814BC9">
        <w:rPr>
          <w:sz w:val="16"/>
          <w:lang w:val="en-GB"/>
          <w:rPrChange w:id="10665" w:author="Christian PIEDALLU" w:date="2023-02-06T09:53:00Z">
            <w:rPr>
              <w:sz w:val="16"/>
            </w:rPr>
          </w:rPrChange>
        </w:rPr>
        <w:t xml:space="preserve"> </w:t>
      </w:r>
      <w:r w:rsidRPr="00814BC9">
        <w:rPr>
          <w:spacing w:val="-9"/>
          <w:sz w:val="16"/>
          <w:lang w:val="en-GB"/>
          <w:rPrChange w:id="10666" w:author="Christian PIEDALLU" w:date="2023-02-06T09:53:00Z">
            <w:rPr>
              <w:spacing w:val="-9"/>
              <w:sz w:val="16"/>
            </w:rPr>
          </w:rPrChange>
        </w:rPr>
        <w:t xml:space="preserve"> </w:t>
      </w:r>
      <w:r w:rsidRPr="00814BC9">
        <w:rPr>
          <w:w w:val="103"/>
          <w:sz w:val="16"/>
          <w:lang w:val="en-GB"/>
          <w:rPrChange w:id="10667" w:author="Christian PIEDALLU" w:date="2023-02-06T09:53:00Z">
            <w:rPr>
              <w:w w:val="103"/>
              <w:sz w:val="16"/>
            </w:rPr>
          </w:rPrChange>
        </w:rPr>
        <w:t>e</w:t>
      </w:r>
      <w:r w:rsidRPr="00814BC9">
        <w:rPr>
          <w:spacing w:val="-5"/>
          <w:w w:val="103"/>
          <w:sz w:val="16"/>
          <w:lang w:val="en-GB"/>
          <w:rPrChange w:id="10668" w:author="Christian PIEDALLU" w:date="2023-02-06T09:53:00Z">
            <w:rPr>
              <w:spacing w:val="-5"/>
              <w:w w:val="103"/>
              <w:sz w:val="16"/>
            </w:rPr>
          </w:rPrChange>
        </w:rPr>
        <w:t>n</w:t>
      </w:r>
      <w:r w:rsidRPr="00814BC9">
        <w:rPr>
          <w:spacing w:val="-1"/>
          <w:w w:val="123"/>
          <w:sz w:val="16"/>
          <w:lang w:val="en-GB"/>
          <w:rPrChange w:id="10669" w:author="Christian PIEDALLU" w:date="2023-02-06T09:53:00Z">
            <w:rPr>
              <w:spacing w:val="-1"/>
              <w:w w:val="123"/>
              <w:sz w:val="16"/>
            </w:rPr>
          </w:rPrChange>
        </w:rPr>
        <w:t>v</w:t>
      </w:r>
      <w:r w:rsidRPr="00814BC9">
        <w:rPr>
          <w:w w:val="128"/>
          <w:sz w:val="16"/>
          <w:lang w:val="en-GB"/>
          <w:rPrChange w:id="10670" w:author="Christian PIEDALLU" w:date="2023-02-06T09:53:00Z">
            <w:rPr>
              <w:w w:val="128"/>
              <w:sz w:val="16"/>
            </w:rPr>
          </w:rPrChange>
        </w:rPr>
        <w:t>i</w:t>
      </w:r>
      <w:r w:rsidRPr="00814BC9">
        <w:rPr>
          <w:spacing w:val="-1"/>
          <w:w w:val="118"/>
          <w:sz w:val="16"/>
          <w:lang w:val="en-GB"/>
          <w:rPrChange w:id="10671" w:author="Christian PIEDALLU" w:date="2023-02-06T09:53:00Z">
            <w:rPr>
              <w:spacing w:val="-1"/>
              <w:w w:val="118"/>
              <w:sz w:val="16"/>
            </w:rPr>
          </w:rPrChange>
        </w:rPr>
        <w:t>r</w:t>
      </w:r>
      <w:r w:rsidRPr="00814BC9">
        <w:rPr>
          <w:w w:val="103"/>
          <w:sz w:val="16"/>
          <w:lang w:val="en-GB"/>
          <w:rPrChange w:id="10672" w:author="Christian PIEDALLU" w:date="2023-02-06T09:53:00Z">
            <w:rPr>
              <w:w w:val="103"/>
              <w:sz w:val="16"/>
            </w:rPr>
          </w:rPrChange>
        </w:rPr>
        <w:t>oneme</w:t>
      </w:r>
      <w:r w:rsidRPr="00814BC9">
        <w:rPr>
          <w:spacing w:val="-5"/>
          <w:w w:val="111"/>
          <w:sz w:val="16"/>
          <w:lang w:val="en-GB"/>
          <w:rPrChange w:id="10673" w:author="Christian PIEDALLU" w:date="2023-02-06T09:53:00Z">
            <w:rPr>
              <w:spacing w:val="-5"/>
              <w:w w:val="111"/>
              <w:sz w:val="16"/>
            </w:rPr>
          </w:rPrChange>
        </w:rPr>
        <w:t>n</w:t>
      </w:r>
      <w:r w:rsidRPr="00814BC9">
        <w:rPr>
          <w:w w:val="120"/>
          <w:sz w:val="16"/>
          <w:lang w:val="en-GB"/>
          <w:rPrChange w:id="10674" w:author="Christian PIEDALLU" w:date="2023-02-06T09:53:00Z">
            <w:rPr>
              <w:w w:val="120"/>
              <w:sz w:val="16"/>
            </w:rPr>
          </w:rPrChange>
        </w:rPr>
        <w:t>t.</w:t>
      </w:r>
      <w:r w:rsidRPr="00814BC9">
        <w:rPr>
          <w:sz w:val="16"/>
          <w:lang w:val="en-GB"/>
          <w:rPrChange w:id="10675" w:author="Christian PIEDALLU" w:date="2023-02-06T09:53:00Z">
            <w:rPr>
              <w:sz w:val="16"/>
            </w:rPr>
          </w:rPrChange>
        </w:rPr>
        <w:t xml:space="preserve">  </w:t>
      </w:r>
      <w:r w:rsidRPr="00814BC9">
        <w:rPr>
          <w:spacing w:val="-11"/>
          <w:sz w:val="16"/>
          <w:lang w:val="en-GB"/>
          <w:rPrChange w:id="10676" w:author="Christian PIEDALLU" w:date="2023-02-06T09:53:00Z">
            <w:rPr>
              <w:spacing w:val="-11"/>
              <w:sz w:val="16"/>
            </w:rPr>
          </w:rPrChange>
        </w:rPr>
        <w:t xml:space="preserve"> </w:t>
      </w:r>
      <w:r w:rsidRPr="00814BC9">
        <w:rPr>
          <w:i/>
          <w:spacing w:val="-9"/>
          <w:w w:val="143"/>
          <w:sz w:val="16"/>
          <w:lang w:val="en-GB"/>
          <w:rPrChange w:id="10677" w:author="Christian PIEDALLU" w:date="2023-02-06T09:53:00Z">
            <w:rPr>
              <w:i/>
              <w:spacing w:val="-9"/>
              <w:w w:val="143"/>
              <w:sz w:val="16"/>
            </w:rPr>
          </w:rPrChange>
        </w:rPr>
        <w:t>R</w:t>
      </w:r>
      <w:r w:rsidRPr="00814BC9">
        <w:rPr>
          <w:i/>
          <w:w w:val="106"/>
          <w:sz w:val="16"/>
          <w:lang w:val="en-GB"/>
          <w:rPrChange w:id="10678" w:author="Christian PIEDALLU" w:date="2023-02-06T09:53:00Z">
            <w:rPr>
              <w:i/>
              <w:w w:val="106"/>
              <w:sz w:val="16"/>
            </w:rPr>
          </w:rPrChange>
        </w:rPr>
        <w:t>evue</w:t>
      </w:r>
      <w:r w:rsidRPr="00814BC9">
        <w:rPr>
          <w:i/>
          <w:sz w:val="16"/>
          <w:lang w:val="en-GB"/>
          <w:rPrChange w:id="10679" w:author="Christian PIEDALLU" w:date="2023-02-06T09:53:00Z">
            <w:rPr>
              <w:i/>
              <w:sz w:val="16"/>
            </w:rPr>
          </w:rPrChange>
        </w:rPr>
        <w:t xml:space="preserve"> </w:t>
      </w:r>
      <w:r w:rsidRPr="00814BC9">
        <w:rPr>
          <w:i/>
          <w:spacing w:val="-4"/>
          <w:sz w:val="16"/>
          <w:lang w:val="en-GB"/>
          <w:rPrChange w:id="10680" w:author="Christian PIEDALLU" w:date="2023-02-06T09:53:00Z">
            <w:rPr>
              <w:i/>
              <w:spacing w:val="-4"/>
              <w:sz w:val="16"/>
            </w:rPr>
          </w:rPrChange>
        </w:rPr>
        <w:t xml:space="preserve"> </w:t>
      </w:r>
      <w:r w:rsidRPr="00814BC9">
        <w:rPr>
          <w:i/>
          <w:spacing w:val="-14"/>
          <w:w w:val="151"/>
          <w:sz w:val="16"/>
          <w:lang w:val="en-GB"/>
          <w:rPrChange w:id="10681" w:author="Christian PIEDALLU" w:date="2023-02-06T09:53:00Z">
            <w:rPr>
              <w:i/>
              <w:spacing w:val="-14"/>
              <w:w w:val="151"/>
              <w:sz w:val="16"/>
            </w:rPr>
          </w:rPrChange>
        </w:rPr>
        <w:t>F</w:t>
      </w:r>
      <w:r w:rsidRPr="00814BC9">
        <w:rPr>
          <w:i/>
          <w:w w:val="116"/>
          <w:sz w:val="16"/>
          <w:lang w:val="en-GB"/>
          <w:rPrChange w:id="10682" w:author="Christian PIEDALLU" w:date="2023-02-06T09:53:00Z">
            <w:rPr>
              <w:i/>
              <w:w w:val="116"/>
              <w:sz w:val="16"/>
            </w:rPr>
          </w:rPrChange>
        </w:rPr>
        <w:t>o</w:t>
      </w:r>
      <w:r w:rsidRPr="00814BC9">
        <w:rPr>
          <w:i/>
          <w:spacing w:val="-9"/>
          <w:w w:val="116"/>
          <w:sz w:val="16"/>
          <w:lang w:val="en-GB"/>
          <w:rPrChange w:id="10683" w:author="Christian PIEDALLU" w:date="2023-02-06T09:53:00Z">
            <w:rPr>
              <w:i/>
              <w:spacing w:val="-9"/>
              <w:w w:val="116"/>
              <w:sz w:val="16"/>
            </w:rPr>
          </w:rPrChange>
        </w:rPr>
        <w:t>r</w:t>
      </w:r>
      <w:r w:rsidRPr="00814BC9">
        <w:rPr>
          <w:i/>
          <w:w w:val="112"/>
          <w:sz w:val="16"/>
          <w:lang w:val="en-GB"/>
          <w:rPrChange w:id="10684" w:author="Christian PIEDALLU" w:date="2023-02-06T09:53:00Z">
            <w:rPr>
              <w:i/>
              <w:w w:val="112"/>
              <w:sz w:val="16"/>
            </w:rPr>
          </w:rPrChange>
        </w:rPr>
        <w:t>est</w:t>
      </w:r>
      <w:r w:rsidRPr="00814BC9">
        <w:rPr>
          <w:i/>
          <w:spacing w:val="-5"/>
          <w:w w:val="112"/>
          <w:sz w:val="16"/>
          <w:lang w:val="en-GB"/>
          <w:rPrChange w:id="10685" w:author="Christian PIEDALLU" w:date="2023-02-06T09:53:00Z">
            <w:rPr>
              <w:i/>
              <w:spacing w:val="-5"/>
              <w:w w:val="112"/>
              <w:sz w:val="16"/>
            </w:rPr>
          </w:rPrChange>
        </w:rPr>
        <w:t>i</w:t>
      </w:r>
      <w:r w:rsidRPr="00814BC9">
        <w:rPr>
          <w:i/>
          <w:spacing w:val="-83"/>
          <w:w w:val="187"/>
          <w:sz w:val="16"/>
          <w:lang w:val="en-GB"/>
          <w:rPrChange w:id="10686" w:author="Christian PIEDALLU" w:date="2023-02-06T09:53:00Z">
            <w:rPr>
              <w:i/>
              <w:spacing w:val="-83"/>
              <w:w w:val="187"/>
              <w:sz w:val="16"/>
            </w:rPr>
          </w:rPrChange>
        </w:rPr>
        <w:t>`</w:t>
      </w:r>
      <w:r w:rsidRPr="00814BC9">
        <w:rPr>
          <w:i/>
          <w:w w:val="114"/>
          <w:sz w:val="16"/>
          <w:lang w:val="en-GB"/>
          <w:rPrChange w:id="10687" w:author="Christian PIEDALLU" w:date="2023-02-06T09:53:00Z">
            <w:rPr>
              <w:i/>
              <w:w w:val="114"/>
              <w:sz w:val="16"/>
            </w:rPr>
          </w:rPrChange>
        </w:rPr>
        <w:t>e</w:t>
      </w:r>
      <w:r w:rsidRPr="00814BC9">
        <w:rPr>
          <w:i/>
          <w:spacing w:val="-9"/>
          <w:w w:val="114"/>
          <w:sz w:val="16"/>
          <w:lang w:val="en-GB"/>
          <w:rPrChange w:id="10688" w:author="Christian PIEDALLU" w:date="2023-02-06T09:53:00Z">
            <w:rPr>
              <w:i/>
              <w:spacing w:val="-9"/>
              <w:w w:val="114"/>
              <w:sz w:val="16"/>
            </w:rPr>
          </w:rPrChange>
        </w:rPr>
        <w:t>r</w:t>
      </w:r>
      <w:r w:rsidRPr="00814BC9">
        <w:rPr>
          <w:i/>
          <w:w w:val="102"/>
          <w:sz w:val="16"/>
          <w:lang w:val="en-GB"/>
          <w:rPrChange w:id="10689" w:author="Christian PIEDALLU" w:date="2023-02-06T09:53:00Z">
            <w:rPr>
              <w:i/>
              <w:w w:val="102"/>
              <w:sz w:val="16"/>
            </w:rPr>
          </w:rPrChange>
        </w:rPr>
        <w:t>e</w:t>
      </w:r>
      <w:r w:rsidRPr="00814BC9">
        <w:rPr>
          <w:i/>
          <w:sz w:val="16"/>
          <w:lang w:val="en-GB"/>
          <w:rPrChange w:id="10690" w:author="Christian PIEDALLU" w:date="2023-02-06T09:53:00Z">
            <w:rPr>
              <w:i/>
              <w:sz w:val="16"/>
            </w:rPr>
          </w:rPrChange>
        </w:rPr>
        <w:t xml:space="preserve"> </w:t>
      </w:r>
      <w:r w:rsidRPr="00814BC9">
        <w:rPr>
          <w:i/>
          <w:spacing w:val="-4"/>
          <w:sz w:val="16"/>
          <w:lang w:val="en-GB"/>
          <w:rPrChange w:id="10691" w:author="Christian PIEDALLU" w:date="2023-02-06T09:53:00Z">
            <w:rPr>
              <w:i/>
              <w:spacing w:val="-4"/>
              <w:sz w:val="16"/>
            </w:rPr>
          </w:rPrChange>
        </w:rPr>
        <w:t xml:space="preserve"> </w:t>
      </w:r>
      <w:r w:rsidRPr="00814BC9">
        <w:rPr>
          <w:i/>
          <w:spacing w:val="-14"/>
          <w:w w:val="151"/>
          <w:sz w:val="16"/>
          <w:lang w:val="en-GB"/>
          <w:rPrChange w:id="10692" w:author="Christian PIEDALLU" w:date="2023-02-06T09:53:00Z">
            <w:rPr>
              <w:i/>
              <w:spacing w:val="-14"/>
              <w:w w:val="151"/>
              <w:sz w:val="16"/>
            </w:rPr>
          </w:rPrChange>
        </w:rPr>
        <w:t>F</w:t>
      </w:r>
      <w:r w:rsidRPr="00814BC9">
        <w:rPr>
          <w:i/>
          <w:spacing w:val="-9"/>
          <w:w w:val="131"/>
          <w:sz w:val="16"/>
          <w:lang w:val="en-GB"/>
          <w:rPrChange w:id="10693" w:author="Christian PIEDALLU" w:date="2023-02-06T09:53:00Z">
            <w:rPr>
              <w:i/>
              <w:spacing w:val="-9"/>
              <w:w w:val="131"/>
              <w:sz w:val="16"/>
            </w:rPr>
          </w:rPrChange>
        </w:rPr>
        <w:t>r</w:t>
      </w:r>
      <w:r w:rsidRPr="00814BC9">
        <w:rPr>
          <w:i/>
          <w:w w:val="111"/>
          <w:sz w:val="16"/>
          <w:lang w:val="en-GB"/>
          <w:rPrChange w:id="10694" w:author="Christian PIEDALLU" w:date="2023-02-06T09:53:00Z">
            <w:rPr>
              <w:i/>
              <w:w w:val="111"/>
              <w:sz w:val="16"/>
            </w:rPr>
          </w:rPrChange>
        </w:rPr>
        <w:t>an</w:t>
      </w:r>
      <w:r w:rsidRPr="00814BC9">
        <w:rPr>
          <w:i/>
          <w:w w:val="118"/>
          <w:sz w:val="16"/>
          <w:lang w:val="en-GB"/>
          <w:rPrChange w:id="10695" w:author="Christian PIEDALLU" w:date="2023-02-06T09:53:00Z">
            <w:rPr>
              <w:i/>
              <w:w w:val="118"/>
              <w:sz w:val="16"/>
            </w:rPr>
          </w:rPrChange>
        </w:rPr>
        <w:t>c</w:t>
      </w:r>
      <w:r w:rsidRPr="00814BC9">
        <w:rPr>
          <w:i/>
          <w:w w:val="111"/>
          <w:sz w:val="16"/>
          <w:lang w:val="en-GB"/>
          <w:rPrChange w:id="10696" w:author="Christian PIEDALLU" w:date="2023-02-06T09:53:00Z">
            <w:rPr>
              <w:i/>
              <w:w w:val="111"/>
              <w:sz w:val="16"/>
            </w:rPr>
          </w:rPrChange>
        </w:rPr>
        <w:t>ais</w:t>
      </w:r>
      <w:r w:rsidRPr="00814BC9">
        <w:rPr>
          <w:i/>
          <w:spacing w:val="-1"/>
          <w:w w:val="111"/>
          <w:sz w:val="16"/>
          <w:lang w:val="en-GB"/>
          <w:rPrChange w:id="10697" w:author="Christian PIEDALLU" w:date="2023-02-06T09:53:00Z">
            <w:rPr>
              <w:i/>
              <w:spacing w:val="-1"/>
              <w:w w:val="111"/>
              <w:sz w:val="16"/>
            </w:rPr>
          </w:rPrChange>
        </w:rPr>
        <w:t>e</w:t>
      </w:r>
      <w:r w:rsidRPr="00814BC9">
        <w:rPr>
          <w:w w:val="117"/>
          <w:sz w:val="16"/>
          <w:lang w:val="en-GB"/>
          <w:rPrChange w:id="10698" w:author="Christian PIEDALLU" w:date="2023-02-06T09:53:00Z">
            <w:rPr>
              <w:w w:val="117"/>
              <w:sz w:val="16"/>
            </w:rPr>
          </w:rPrChange>
        </w:rPr>
        <w:t>,</w:t>
      </w:r>
    </w:p>
    <w:p w14:paraId="56B49406" w14:textId="77777777" w:rsidR="00B177F5" w:rsidRPr="00814BC9" w:rsidRDefault="00B553DB">
      <w:pPr>
        <w:tabs>
          <w:tab w:val="left" w:pos="720"/>
        </w:tabs>
        <w:spacing w:line="189" w:lineRule="exact"/>
        <w:ind w:left="163"/>
        <w:rPr>
          <w:sz w:val="16"/>
          <w:lang w:val="en-GB"/>
          <w:rPrChange w:id="10699" w:author="Christian PIEDALLU" w:date="2023-02-06T09:53:00Z">
            <w:rPr>
              <w:sz w:val="16"/>
            </w:rPr>
          </w:rPrChange>
        </w:rPr>
      </w:pPr>
      <w:bookmarkStart w:id="10700" w:name="_bookmark52"/>
      <w:bookmarkEnd w:id="10700"/>
      <w:r w:rsidRPr="00814BC9">
        <w:rPr>
          <w:rFonts w:ascii="Trebuchet MS"/>
          <w:w w:val="110"/>
          <w:sz w:val="10"/>
          <w:lang w:val="en-GB"/>
          <w:rPrChange w:id="10701" w:author="Christian PIEDALLU" w:date="2023-02-06T09:53:00Z">
            <w:rPr>
              <w:rFonts w:ascii="Trebuchet MS"/>
              <w:w w:val="110"/>
              <w:sz w:val="10"/>
            </w:rPr>
          </w:rPrChange>
        </w:rPr>
        <w:t>422</w:t>
      </w:r>
      <w:r w:rsidRPr="00814BC9">
        <w:rPr>
          <w:rFonts w:ascii="Trebuchet MS"/>
          <w:w w:val="110"/>
          <w:sz w:val="10"/>
          <w:lang w:val="en-GB"/>
          <w:rPrChange w:id="10702" w:author="Christian PIEDALLU" w:date="2023-02-06T09:53:00Z">
            <w:rPr>
              <w:rFonts w:ascii="Trebuchet MS"/>
              <w:w w:val="110"/>
              <w:sz w:val="10"/>
            </w:rPr>
          </w:rPrChange>
        </w:rPr>
        <w:tab/>
      </w:r>
      <w:r w:rsidRPr="00814BC9">
        <w:rPr>
          <w:w w:val="110"/>
          <w:sz w:val="16"/>
          <w:lang w:val="en-GB"/>
          <w:rPrChange w:id="10703" w:author="Christian PIEDALLU" w:date="2023-02-06T09:53:00Z">
            <w:rPr>
              <w:w w:val="110"/>
              <w:sz w:val="16"/>
            </w:rPr>
          </w:rPrChange>
        </w:rPr>
        <w:t>(1):41.</w:t>
      </w:r>
    </w:p>
    <w:p w14:paraId="689F8045" w14:textId="77777777" w:rsidR="00B177F5" w:rsidRPr="00814BC9" w:rsidRDefault="00B553DB">
      <w:pPr>
        <w:spacing w:line="189" w:lineRule="exact"/>
        <w:ind w:left="163"/>
        <w:rPr>
          <w:sz w:val="16"/>
          <w:lang w:val="en-GB"/>
          <w:rPrChange w:id="10704" w:author="Christian PIEDALLU" w:date="2023-02-06T09:53:00Z">
            <w:rPr>
              <w:sz w:val="16"/>
            </w:rPr>
          </w:rPrChange>
        </w:rPr>
      </w:pPr>
      <w:r w:rsidRPr="00814BC9">
        <w:rPr>
          <w:rFonts w:ascii="Trebuchet MS" w:hAnsi="Trebuchet MS"/>
          <w:sz w:val="10"/>
          <w:lang w:val="en-GB"/>
          <w:rPrChange w:id="10705" w:author="Christian PIEDALLU" w:date="2023-02-06T09:53:00Z">
            <w:rPr>
              <w:rFonts w:ascii="Trebuchet MS" w:hAnsi="Trebuchet MS"/>
              <w:sz w:val="10"/>
            </w:rPr>
          </w:rPrChange>
        </w:rPr>
        <w:t xml:space="preserve">423      </w:t>
      </w:r>
      <w:r w:rsidRPr="00814BC9">
        <w:rPr>
          <w:rFonts w:ascii="Trebuchet MS" w:hAnsi="Trebuchet MS"/>
          <w:spacing w:val="-12"/>
          <w:sz w:val="10"/>
          <w:lang w:val="en-GB"/>
          <w:rPrChange w:id="10706" w:author="Christian PIEDALLU" w:date="2023-02-06T09:53:00Z">
            <w:rPr>
              <w:rFonts w:ascii="Trebuchet MS" w:hAnsi="Trebuchet MS"/>
              <w:spacing w:val="-12"/>
              <w:sz w:val="10"/>
            </w:rPr>
          </w:rPrChange>
        </w:rPr>
        <w:t xml:space="preserve"> </w:t>
      </w:r>
      <w:r w:rsidRPr="00814BC9">
        <w:rPr>
          <w:w w:val="116"/>
          <w:sz w:val="16"/>
          <w:lang w:val="en-GB"/>
          <w:rPrChange w:id="10707" w:author="Christian PIEDALLU" w:date="2023-02-06T09:53:00Z">
            <w:rPr>
              <w:w w:val="116"/>
              <w:sz w:val="16"/>
            </w:rPr>
          </w:rPrChange>
        </w:rPr>
        <w:t>Piedallu,</w:t>
      </w:r>
      <w:r w:rsidRPr="00814BC9">
        <w:rPr>
          <w:sz w:val="16"/>
          <w:lang w:val="en-GB"/>
          <w:rPrChange w:id="10708" w:author="Christian PIEDALLU" w:date="2023-02-06T09:53:00Z">
            <w:rPr>
              <w:sz w:val="16"/>
            </w:rPr>
          </w:rPrChange>
        </w:rPr>
        <w:t xml:space="preserve"> </w:t>
      </w:r>
      <w:r w:rsidRPr="00814BC9">
        <w:rPr>
          <w:spacing w:val="-15"/>
          <w:sz w:val="16"/>
          <w:lang w:val="en-GB"/>
          <w:rPrChange w:id="10709" w:author="Christian PIEDALLU" w:date="2023-02-06T09:53:00Z">
            <w:rPr>
              <w:spacing w:val="-15"/>
              <w:sz w:val="16"/>
            </w:rPr>
          </w:rPrChange>
        </w:rPr>
        <w:t xml:space="preserve"> </w:t>
      </w:r>
      <w:r w:rsidRPr="00814BC9">
        <w:rPr>
          <w:w w:val="130"/>
          <w:sz w:val="16"/>
          <w:lang w:val="en-GB"/>
          <w:rPrChange w:id="10710" w:author="Christian PIEDALLU" w:date="2023-02-06T09:53:00Z">
            <w:rPr>
              <w:w w:val="130"/>
              <w:sz w:val="16"/>
            </w:rPr>
          </w:rPrChange>
        </w:rPr>
        <w:t>C.,</w:t>
      </w:r>
      <w:r w:rsidRPr="00814BC9">
        <w:rPr>
          <w:sz w:val="16"/>
          <w:lang w:val="en-GB"/>
          <w:rPrChange w:id="10711" w:author="Christian PIEDALLU" w:date="2023-02-06T09:53:00Z">
            <w:rPr>
              <w:sz w:val="16"/>
            </w:rPr>
          </w:rPrChange>
        </w:rPr>
        <w:t xml:space="preserve"> </w:t>
      </w:r>
      <w:r w:rsidRPr="00814BC9">
        <w:rPr>
          <w:spacing w:val="-14"/>
          <w:sz w:val="16"/>
          <w:lang w:val="en-GB"/>
          <w:rPrChange w:id="10712" w:author="Christian PIEDALLU" w:date="2023-02-06T09:53:00Z">
            <w:rPr>
              <w:spacing w:val="-14"/>
              <w:sz w:val="16"/>
            </w:rPr>
          </w:rPrChange>
        </w:rPr>
        <w:t xml:space="preserve"> </w:t>
      </w:r>
      <w:r w:rsidRPr="00814BC9">
        <w:rPr>
          <w:w w:val="117"/>
          <w:sz w:val="16"/>
          <w:lang w:val="en-GB"/>
          <w:rPrChange w:id="10713" w:author="Christian PIEDALLU" w:date="2023-02-06T09:53:00Z">
            <w:rPr>
              <w:w w:val="117"/>
              <w:sz w:val="16"/>
            </w:rPr>
          </w:rPrChange>
        </w:rPr>
        <w:t>Daller</w:t>
      </w:r>
      <w:r w:rsidRPr="00814BC9">
        <w:rPr>
          <w:spacing w:val="-15"/>
          <w:w w:val="117"/>
          <w:sz w:val="16"/>
          <w:lang w:val="en-GB"/>
          <w:rPrChange w:id="10714" w:author="Christian PIEDALLU" w:date="2023-02-06T09:53:00Z">
            <w:rPr>
              <w:spacing w:val="-15"/>
              <w:w w:val="117"/>
              <w:sz w:val="16"/>
            </w:rPr>
          </w:rPrChange>
        </w:rPr>
        <w:t>y</w:t>
      </w:r>
      <w:r w:rsidRPr="00814BC9">
        <w:rPr>
          <w:w w:val="117"/>
          <w:sz w:val="16"/>
          <w:lang w:val="en-GB"/>
          <w:rPrChange w:id="10715" w:author="Christian PIEDALLU" w:date="2023-02-06T09:53:00Z">
            <w:rPr>
              <w:w w:val="117"/>
              <w:sz w:val="16"/>
            </w:rPr>
          </w:rPrChange>
        </w:rPr>
        <w:t>,</w:t>
      </w:r>
      <w:r w:rsidRPr="00814BC9">
        <w:rPr>
          <w:sz w:val="16"/>
          <w:lang w:val="en-GB"/>
          <w:rPrChange w:id="10716" w:author="Christian PIEDALLU" w:date="2023-02-06T09:53:00Z">
            <w:rPr>
              <w:sz w:val="16"/>
            </w:rPr>
          </w:rPrChange>
        </w:rPr>
        <w:t xml:space="preserve"> </w:t>
      </w:r>
      <w:r w:rsidRPr="00814BC9">
        <w:rPr>
          <w:spacing w:val="-14"/>
          <w:sz w:val="16"/>
          <w:lang w:val="en-GB"/>
          <w:rPrChange w:id="10717" w:author="Christian PIEDALLU" w:date="2023-02-06T09:53:00Z">
            <w:rPr>
              <w:spacing w:val="-14"/>
              <w:sz w:val="16"/>
            </w:rPr>
          </w:rPrChange>
        </w:rPr>
        <w:t xml:space="preserve"> </w:t>
      </w:r>
      <w:r w:rsidRPr="00814BC9">
        <w:rPr>
          <w:w w:val="124"/>
          <w:sz w:val="16"/>
          <w:lang w:val="en-GB"/>
          <w:rPrChange w:id="10718" w:author="Christian PIEDALLU" w:date="2023-02-06T09:53:00Z">
            <w:rPr>
              <w:w w:val="124"/>
              <w:sz w:val="16"/>
            </w:rPr>
          </w:rPrChange>
        </w:rPr>
        <w:t>D.,</w:t>
      </w:r>
      <w:r w:rsidRPr="00814BC9">
        <w:rPr>
          <w:sz w:val="16"/>
          <w:lang w:val="en-GB"/>
          <w:rPrChange w:id="10719" w:author="Christian PIEDALLU" w:date="2023-02-06T09:53:00Z">
            <w:rPr>
              <w:sz w:val="16"/>
            </w:rPr>
          </w:rPrChange>
        </w:rPr>
        <w:t xml:space="preserve"> </w:t>
      </w:r>
      <w:r w:rsidRPr="00814BC9">
        <w:rPr>
          <w:spacing w:val="-15"/>
          <w:sz w:val="16"/>
          <w:lang w:val="en-GB"/>
          <w:rPrChange w:id="10720" w:author="Christian PIEDALLU" w:date="2023-02-06T09:53:00Z">
            <w:rPr>
              <w:spacing w:val="-15"/>
              <w:sz w:val="16"/>
            </w:rPr>
          </w:rPrChange>
        </w:rPr>
        <w:t xml:space="preserve"> </w:t>
      </w:r>
      <w:r w:rsidRPr="00814BC9">
        <w:rPr>
          <w:w w:val="111"/>
          <w:sz w:val="16"/>
          <w:lang w:val="en-GB"/>
          <w:rPrChange w:id="10721" w:author="Christian PIEDALLU" w:date="2023-02-06T09:53:00Z">
            <w:rPr>
              <w:w w:val="111"/>
              <w:sz w:val="16"/>
            </w:rPr>
          </w:rPrChange>
        </w:rPr>
        <w:t>Bresson,</w:t>
      </w:r>
      <w:r w:rsidRPr="00814BC9">
        <w:rPr>
          <w:sz w:val="16"/>
          <w:lang w:val="en-GB"/>
          <w:rPrChange w:id="10722" w:author="Christian PIEDALLU" w:date="2023-02-06T09:53:00Z">
            <w:rPr>
              <w:sz w:val="16"/>
            </w:rPr>
          </w:rPrChange>
        </w:rPr>
        <w:t xml:space="preserve"> </w:t>
      </w:r>
      <w:r w:rsidRPr="00814BC9">
        <w:rPr>
          <w:spacing w:val="-14"/>
          <w:sz w:val="16"/>
          <w:lang w:val="en-GB"/>
          <w:rPrChange w:id="10723" w:author="Christian PIEDALLU" w:date="2023-02-06T09:53:00Z">
            <w:rPr>
              <w:spacing w:val="-14"/>
              <w:sz w:val="16"/>
            </w:rPr>
          </w:rPrChange>
        </w:rPr>
        <w:t xml:space="preserve"> </w:t>
      </w:r>
      <w:r w:rsidRPr="00814BC9">
        <w:rPr>
          <w:spacing w:val="-1"/>
          <w:w w:val="143"/>
          <w:sz w:val="16"/>
          <w:lang w:val="en-GB"/>
          <w:rPrChange w:id="10724" w:author="Christian PIEDALLU" w:date="2023-02-06T09:53:00Z">
            <w:rPr>
              <w:spacing w:val="-1"/>
              <w:w w:val="143"/>
              <w:sz w:val="16"/>
            </w:rPr>
          </w:rPrChange>
        </w:rPr>
        <w:t>C</w:t>
      </w:r>
      <w:r w:rsidRPr="00814BC9">
        <w:rPr>
          <w:w w:val="116"/>
          <w:sz w:val="16"/>
          <w:lang w:val="en-GB"/>
          <w:rPrChange w:id="10725" w:author="Christian PIEDALLU" w:date="2023-02-06T09:53:00Z">
            <w:rPr>
              <w:w w:val="116"/>
              <w:sz w:val="16"/>
            </w:rPr>
          </w:rPrChange>
        </w:rPr>
        <w:t>.</w:t>
      </w:r>
      <w:r w:rsidRPr="00814BC9">
        <w:rPr>
          <w:w w:val="117"/>
          <w:sz w:val="16"/>
          <w:lang w:val="en-GB"/>
          <w:rPrChange w:id="10726" w:author="Christian PIEDALLU" w:date="2023-02-06T09:53:00Z">
            <w:rPr>
              <w:w w:val="117"/>
              <w:sz w:val="16"/>
            </w:rPr>
          </w:rPrChange>
        </w:rPr>
        <w:t>,</w:t>
      </w:r>
      <w:r w:rsidRPr="00814BC9">
        <w:rPr>
          <w:sz w:val="16"/>
          <w:lang w:val="en-GB"/>
          <w:rPrChange w:id="10727" w:author="Christian PIEDALLU" w:date="2023-02-06T09:53:00Z">
            <w:rPr>
              <w:sz w:val="16"/>
            </w:rPr>
          </w:rPrChange>
        </w:rPr>
        <w:t xml:space="preserve"> </w:t>
      </w:r>
      <w:r w:rsidRPr="00814BC9">
        <w:rPr>
          <w:spacing w:val="-15"/>
          <w:sz w:val="16"/>
          <w:lang w:val="en-GB"/>
          <w:rPrChange w:id="10728" w:author="Christian PIEDALLU" w:date="2023-02-06T09:53:00Z">
            <w:rPr>
              <w:spacing w:val="-15"/>
              <w:sz w:val="16"/>
            </w:rPr>
          </w:rPrChange>
        </w:rPr>
        <w:t xml:space="preserve"> </w:t>
      </w:r>
      <w:r w:rsidRPr="00814BC9">
        <w:rPr>
          <w:w w:val="117"/>
          <w:sz w:val="16"/>
          <w:lang w:val="en-GB"/>
          <w:rPrChange w:id="10729" w:author="Christian PIEDALLU" w:date="2023-02-06T09:53:00Z">
            <w:rPr>
              <w:w w:val="117"/>
              <w:sz w:val="16"/>
            </w:rPr>
          </w:rPrChange>
        </w:rPr>
        <w:t>Leg</w:t>
      </w:r>
      <w:r w:rsidRPr="00814BC9">
        <w:rPr>
          <w:spacing w:val="-5"/>
          <w:w w:val="117"/>
          <w:sz w:val="16"/>
          <w:lang w:val="en-GB"/>
          <w:rPrChange w:id="10730" w:author="Christian PIEDALLU" w:date="2023-02-06T09:53:00Z">
            <w:rPr>
              <w:spacing w:val="-5"/>
              <w:w w:val="117"/>
              <w:sz w:val="16"/>
            </w:rPr>
          </w:rPrChange>
        </w:rPr>
        <w:t>a</w:t>
      </w:r>
      <w:r w:rsidRPr="00814BC9">
        <w:rPr>
          <w:spacing w:val="-14"/>
          <w:w w:val="123"/>
          <w:sz w:val="16"/>
          <w:lang w:val="en-GB"/>
          <w:rPrChange w:id="10731" w:author="Christian PIEDALLU" w:date="2023-02-06T09:53:00Z">
            <w:rPr>
              <w:spacing w:val="-14"/>
              <w:w w:val="123"/>
              <w:sz w:val="16"/>
            </w:rPr>
          </w:rPrChange>
        </w:rPr>
        <w:t>y</w:t>
      </w:r>
      <w:r w:rsidRPr="00814BC9">
        <w:rPr>
          <w:w w:val="117"/>
          <w:sz w:val="16"/>
          <w:lang w:val="en-GB"/>
          <w:rPrChange w:id="10732" w:author="Christian PIEDALLU" w:date="2023-02-06T09:53:00Z">
            <w:rPr>
              <w:w w:val="117"/>
              <w:sz w:val="16"/>
            </w:rPr>
          </w:rPrChange>
        </w:rPr>
        <w:t>,</w:t>
      </w:r>
      <w:r w:rsidRPr="00814BC9">
        <w:rPr>
          <w:sz w:val="16"/>
          <w:lang w:val="en-GB"/>
          <w:rPrChange w:id="10733" w:author="Christian PIEDALLU" w:date="2023-02-06T09:53:00Z">
            <w:rPr>
              <w:sz w:val="16"/>
            </w:rPr>
          </w:rPrChange>
        </w:rPr>
        <w:t xml:space="preserve"> </w:t>
      </w:r>
      <w:r w:rsidRPr="00814BC9">
        <w:rPr>
          <w:spacing w:val="-15"/>
          <w:sz w:val="16"/>
          <w:lang w:val="en-GB"/>
          <w:rPrChange w:id="10734" w:author="Christian PIEDALLU" w:date="2023-02-06T09:53:00Z">
            <w:rPr>
              <w:spacing w:val="-15"/>
              <w:sz w:val="16"/>
            </w:rPr>
          </w:rPrChange>
        </w:rPr>
        <w:t xml:space="preserve"> </w:t>
      </w:r>
      <w:r w:rsidRPr="00814BC9">
        <w:rPr>
          <w:w w:val="114"/>
          <w:sz w:val="16"/>
          <w:lang w:val="en-GB"/>
          <w:rPrChange w:id="10735" w:author="Christian PIEDALLU" w:date="2023-02-06T09:53:00Z">
            <w:rPr>
              <w:w w:val="114"/>
              <w:sz w:val="16"/>
            </w:rPr>
          </w:rPrChange>
        </w:rPr>
        <w:t>M.,</w:t>
      </w:r>
      <w:r w:rsidRPr="00814BC9">
        <w:rPr>
          <w:sz w:val="16"/>
          <w:lang w:val="en-GB"/>
          <w:rPrChange w:id="10736" w:author="Christian PIEDALLU" w:date="2023-02-06T09:53:00Z">
            <w:rPr>
              <w:sz w:val="16"/>
            </w:rPr>
          </w:rPrChange>
        </w:rPr>
        <w:t xml:space="preserve"> </w:t>
      </w:r>
      <w:r w:rsidRPr="00814BC9">
        <w:rPr>
          <w:spacing w:val="-14"/>
          <w:sz w:val="16"/>
          <w:lang w:val="en-GB"/>
          <w:rPrChange w:id="10737" w:author="Christian PIEDALLU" w:date="2023-02-06T09:53:00Z">
            <w:rPr>
              <w:spacing w:val="-14"/>
              <w:sz w:val="16"/>
            </w:rPr>
          </w:rPrChange>
        </w:rPr>
        <w:t xml:space="preserve"> </w:t>
      </w:r>
      <w:r w:rsidRPr="00814BC9">
        <w:rPr>
          <w:spacing w:val="-5"/>
          <w:w w:val="131"/>
          <w:sz w:val="16"/>
          <w:lang w:val="en-GB"/>
          <w:rPrChange w:id="10738" w:author="Christian PIEDALLU" w:date="2023-02-06T09:53:00Z">
            <w:rPr>
              <w:spacing w:val="-5"/>
              <w:w w:val="131"/>
              <w:sz w:val="16"/>
            </w:rPr>
          </w:rPrChange>
        </w:rPr>
        <w:t>G</w:t>
      </w:r>
      <w:r w:rsidRPr="00814BC9">
        <w:rPr>
          <w:spacing w:val="-80"/>
          <w:w w:val="181"/>
          <w:sz w:val="16"/>
          <w:lang w:val="en-GB"/>
          <w:rPrChange w:id="10739" w:author="Christian PIEDALLU" w:date="2023-02-06T09:53:00Z">
            <w:rPr>
              <w:spacing w:val="-80"/>
              <w:w w:val="181"/>
              <w:sz w:val="16"/>
            </w:rPr>
          </w:rPrChange>
        </w:rPr>
        <w:t>´</w:t>
      </w:r>
      <w:r w:rsidRPr="00814BC9">
        <w:rPr>
          <w:w w:val="108"/>
          <w:sz w:val="16"/>
          <w:lang w:val="en-GB"/>
          <w:rPrChange w:id="10740" w:author="Christian PIEDALLU" w:date="2023-02-06T09:53:00Z">
            <w:rPr>
              <w:w w:val="108"/>
              <w:sz w:val="16"/>
            </w:rPr>
          </w:rPrChange>
        </w:rPr>
        <w:t>egout,</w:t>
      </w:r>
      <w:r w:rsidRPr="00814BC9">
        <w:rPr>
          <w:sz w:val="16"/>
          <w:lang w:val="en-GB"/>
          <w:rPrChange w:id="10741" w:author="Christian PIEDALLU" w:date="2023-02-06T09:53:00Z">
            <w:rPr>
              <w:sz w:val="16"/>
            </w:rPr>
          </w:rPrChange>
        </w:rPr>
        <w:t xml:space="preserve"> </w:t>
      </w:r>
      <w:r w:rsidRPr="00814BC9">
        <w:rPr>
          <w:spacing w:val="-14"/>
          <w:sz w:val="16"/>
          <w:lang w:val="en-GB"/>
          <w:rPrChange w:id="10742" w:author="Christian PIEDALLU" w:date="2023-02-06T09:53:00Z">
            <w:rPr>
              <w:spacing w:val="-14"/>
              <w:sz w:val="16"/>
            </w:rPr>
          </w:rPrChange>
        </w:rPr>
        <w:t xml:space="preserve"> </w:t>
      </w:r>
      <w:r w:rsidRPr="00814BC9">
        <w:rPr>
          <w:w w:val="132"/>
          <w:sz w:val="16"/>
          <w:lang w:val="en-GB"/>
          <w:rPrChange w:id="10743" w:author="Christian PIEDALLU" w:date="2023-02-06T09:53:00Z">
            <w:rPr>
              <w:w w:val="132"/>
              <w:sz w:val="16"/>
            </w:rPr>
          </w:rPrChange>
        </w:rPr>
        <w:t>J.-C.,</w:t>
      </w:r>
      <w:r w:rsidRPr="00814BC9">
        <w:rPr>
          <w:sz w:val="16"/>
          <w:lang w:val="en-GB"/>
          <w:rPrChange w:id="10744" w:author="Christian PIEDALLU" w:date="2023-02-06T09:53:00Z">
            <w:rPr>
              <w:sz w:val="16"/>
            </w:rPr>
          </w:rPrChange>
        </w:rPr>
        <w:t xml:space="preserve"> </w:t>
      </w:r>
      <w:r w:rsidRPr="00814BC9">
        <w:rPr>
          <w:spacing w:val="-15"/>
          <w:sz w:val="16"/>
          <w:lang w:val="en-GB"/>
          <w:rPrChange w:id="10745" w:author="Christian PIEDALLU" w:date="2023-02-06T09:53:00Z">
            <w:rPr>
              <w:spacing w:val="-15"/>
              <w:sz w:val="16"/>
            </w:rPr>
          </w:rPrChange>
        </w:rPr>
        <w:t xml:space="preserve"> </w:t>
      </w:r>
      <w:r w:rsidRPr="00814BC9">
        <w:rPr>
          <w:w w:val="111"/>
          <w:sz w:val="16"/>
          <w:lang w:val="en-GB"/>
          <w:rPrChange w:id="10746" w:author="Christian PIEDALLU" w:date="2023-02-06T09:53:00Z">
            <w:rPr>
              <w:w w:val="111"/>
              <w:sz w:val="16"/>
            </w:rPr>
          </w:rPrChange>
        </w:rPr>
        <w:t>and</w:t>
      </w:r>
      <w:r w:rsidRPr="00814BC9">
        <w:rPr>
          <w:sz w:val="16"/>
          <w:lang w:val="en-GB"/>
          <w:rPrChange w:id="10747" w:author="Christian PIEDALLU" w:date="2023-02-06T09:53:00Z">
            <w:rPr>
              <w:sz w:val="16"/>
            </w:rPr>
          </w:rPrChange>
        </w:rPr>
        <w:t xml:space="preserve"> </w:t>
      </w:r>
      <w:r w:rsidRPr="00814BC9">
        <w:rPr>
          <w:spacing w:val="-15"/>
          <w:sz w:val="16"/>
          <w:lang w:val="en-GB"/>
          <w:rPrChange w:id="10748" w:author="Christian PIEDALLU" w:date="2023-02-06T09:53:00Z">
            <w:rPr>
              <w:spacing w:val="-15"/>
              <w:sz w:val="16"/>
            </w:rPr>
          </w:rPrChange>
        </w:rPr>
        <w:t xml:space="preserve"> </w:t>
      </w:r>
      <w:r w:rsidRPr="00814BC9">
        <w:rPr>
          <w:w w:val="117"/>
          <w:sz w:val="16"/>
          <w:lang w:val="en-GB"/>
          <w:rPrChange w:id="10749" w:author="Christian PIEDALLU" w:date="2023-02-06T09:53:00Z">
            <w:rPr>
              <w:w w:val="117"/>
              <w:sz w:val="16"/>
            </w:rPr>
          </w:rPrChange>
        </w:rPr>
        <w:t>Pierrat,</w:t>
      </w:r>
      <w:r w:rsidRPr="00814BC9">
        <w:rPr>
          <w:sz w:val="16"/>
          <w:lang w:val="en-GB"/>
          <w:rPrChange w:id="10750" w:author="Christian PIEDALLU" w:date="2023-02-06T09:53:00Z">
            <w:rPr>
              <w:sz w:val="16"/>
            </w:rPr>
          </w:rPrChange>
        </w:rPr>
        <w:t xml:space="preserve"> </w:t>
      </w:r>
      <w:r w:rsidRPr="00814BC9">
        <w:rPr>
          <w:spacing w:val="-15"/>
          <w:sz w:val="16"/>
          <w:lang w:val="en-GB"/>
          <w:rPrChange w:id="10751" w:author="Christian PIEDALLU" w:date="2023-02-06T09:53:00Z">
            <w:rPr>
              <w:spacing w:val="-15"/>
              <w:sz w:val="16"/>
            </w:rPr>
          </w:rPrChange>
        </w:rPr>
        <w:t xml:space="preserve"> </w:t>
      </w:r>
      <w:r w:rsidRPr="00814BC9">
        <w:rPr>
          <w:w w:val="130"/>
          <w:sz w:val="16"/>
          <w:lang w:val="en-GB"/>
          <w:rPrChange w:id="10752" w:author="Christian PIEDALLU" w:date="2023-02-06T09:53:00Z">
            <w:rPr>
              <w:w w:val="130"/>
              <w:sz w:val="16"/>
            </w:rPr>
          </w:rPrChange>
        </w:rPr>
        <w:t>R.,</w:t>
      </w:r>
      <w:r w:rsidRPr="00814BC9">
        <w:rPr>
          <w:sz w:val="16"/>
          <w:lang w:val="en-GB"/>
          <w:rPrChange w:id="10753" w:author="Christian PIEDALLU" w:date="2023-02-06T09:53:00Z">
            <w:rPr>
              <w:sz w:val="16"/>
            </w:rPr>
          </w:rPrChange>
        </w:rPr>
        <w:t xml:space="preserve"> </w:t>
      </w:r>
      <w:r w:rsidRPr="00814BC9">
        <w:rPr>
          <w:spacing w:val="-14"/>
          <w:sz w:val="16"/>
          <w:lang w:val="en-GB"/>
          <w:rPrChange w:id="10754" w:author="Christian PIEDALLU" w:date="2023-02-06T09:53:00Z">
            <w:rPr>
              <w:spacing w:val="-14"/>
              <w:sz w:val="16"/>
            </w:rPr>
          </w:rPrChange>
        </w:rPr>
        <w:t xml:space="preserve"> </w:t>
      </w:r>
      <w:r w:rsidRPr="00814BC9">
        <w:rPr>
          <w:w w:val="105"/>
          <w:sz w:val="16"/>
          <w:lang w:val="en-GB"/>
          <w:rPrChange w:id="10755" w:author="Christian PIEDALLU" w:date="2023-02-06T09:53:00Z">
            <w:rPr>
              <w:w w:val="105"/>
              <w:sz w:val="16"/>
            </w:rPr>
          </w:rPrChange>
        </w:rPr>
        <w:t>2022.</w:t>
      </w:r>
      <w:r w:rsidRPr="00814BC9">
        <w:rPr>
          <w:sz w:val="16"/>
          <w:lang w:val="en-GB"/>
          <w:rPrChange w:id="10756" w:author="Christian PIEDALLU" w:date="2023-02-06T09:53:00Z">
            <w:rPr>
              <w:sz w:val="16"/>
            </w:rPr>
          </w:rPrChange>
        </w:rPr>
        <w:t xml:space="preserve"> </w:t>
      </w:r>
      <w:r w:rsidRPr="00814BC9">
        <w:rPr>
          <w:spacing w:val="6"/>
          <w:sz w:val="16"/>
          <w:lang w:val="en-GB"/>
          <w:rPrChange w:id="10757" w:author="Christian PIEDALLU" w:date="2023-02-06T09:53:00Z">
            <w:rPr>
              <w:spacing w:val="6"/>
              <w:sz w:val="16"/>
            </w:rPr>
          </w:rPrChange>
        </w:rPr>
        <w:t xml:space="preserve"> </w:t>
      </w:r>
      <w:r w:rsidRPr="00814BC9">
        <w:rPr>
          <w:w w:val="118"/>
          <w:sz w:val="16"/>
          <w:lang w:val="en-GB"/>
          <w:rPrChange w:id="10758" w:author="Christian PIEDALLU" w:date="2023-02-06T09:53:00Z">
            <w:rPr>
              <w:w w:val="118"/>
              <w:sz w:val="16"/>
            </w:rPr>
          </w:rPrChange>
        </w:rPr>
        <w:t>Spatial</w:t>
      </w:r>
      <w:r w:rsidRPr="00814BC9">
        <w:rPr>
          <w:sz w:val="16"/>
          <w:lang w:val="en-GB"/>
          <w:rPrChange w:id="10759" w:author="Christian PIEDALLU" w:date="2023-02-06T09:53:00Z">
            <w:rPr>
              <w:sz w:val="16"/>
            </w:rPr>
          </w:rPrChange>
        </w:rPr>
        <w:t xml:space="preserve"> </w:t>
      </w:r>
      <w:r w:rsidRPr="00814BC9">
        <w:rPr>
          <w:spacing w:val="-15"/>
          <w:sz w:val="16"/>
          <w:lang w:val="en-GB"/>
          <w:rPrChange w:id="10760" w:author="Christian PIEDALLU" w:date="2023-02-06T09:53:00Z">
            <w:rPr>
              <w:spacing w:val="-15"/>
              <w:sz w:val="16"/>
            </w:rPr>
          </w:rPrChange>
        </w:rPr>
        <w:t xml:space="preserve"> </w:t>
      </w:r>
      <w:r w:rsidRPr="00814BC9">
        <w:rPr>
          <w:w w:val="117"/>
          <w:sz w:val="16"/>
          <w:lang w:val="en-GB"/>
          <w:rPrChange w:id="10761" w:author="Christian PIEDALLU" w:date="2023-02-06T09:53:00Z">
            <w:rPr>
              <w:w w:val="117"/>
              <w:sz w:val="16"/>
            </w:rPr>
          </w:rPrChange>
        </w:rPr>
        <w:t>v</w:t>
      </w:r>
      <w:r w:rsidRPr="00814BC9">
        <w:rPr>
          <w:spacing w:val="-1"/>
          <w:w w:val="117"/>
          <w:sz w:val="16"/>
          <w:lang w:val="en-GB"/>
          <w:rPrChange w:id="10762" w:author="Christian PIEDALLU" w:date="2023-02-06T09:53:00Z">
            <w:rPr>
              <w:spacing w:val="-1"/>
              <w:w w:val="117"/>
              <w:sz w:val="16"/>
            </w:rPr>
          </w:rPrChange>
        </w:rPr>
        <w:t>u</w:t>
      </w:r>
      <w:r w:rsidRPr="00814BC9">
        <w:rPr>
          <w:w w:val="128"/>
          <w:sz w:val="16"/>
          <w:lang w:val="en-GB"/>
          <w:rPrChange w:id="10763" w:author="Christian PIEDALLU" w:date="2023-02-06T09:53:00Z">
            <w:rPr>
              <w:w w:val="128"/>
              <w:sz w:val="16"/>
            </w:rPr>
          </w:rPrChange>
        </w:rPr>
        <w:t>l</w:t>
      </w:r>
      <w:r w:rsidRPr="00814BC9">
        <w:rPr>
          <w:w w:val="108"/>
          <w:sz w:val="16"/>
          <w:lang w:val="en-GB"/>
          <w:rPrChange w:id="10764" w:author="Christian PIEDALLU" w:date="2023-02-06T09:53:00Z">
            <w:rPr>
              <w:w w:val="108"/>
              <w:sz w:val="16"/>
            </w:rPr>
          </w:rPrChange>
        </w:rPr>
        <w:t>ner</w:t>
      </w:r>
      <w:r w:rsidRPr="00814BC9">
        <w:rPr>
          <w:spacing w:val="-1"/>
          <w:w w:val="108"/>
          <w:sz w:val="16"/>
          <w:lang w:val="en-GB"/>
          <w:rPrChange w:id="10765" w:author="Christian PIEDALLU" w:date="2023-02-06T09:53:00Z">
            <w:rPr>
              <w:spacing w:val="-1"/>
              <w:w w:val="108"/>
              <w:sz w:val="16"/>
            </w:rPr>
          </w:rPrChange>
        </w:rPr>
        <w:t>a</w:t>
      </w:r>
      <w:r w:rsidRPr="00814BC9">
        <w:rPr>
          <w:w w:val="116"/>
          <w:sz w:val="16"/>
          <w:lang w:val="en-GB"/>
          <w:rPrChange w:id="10766" w:author="Christian PIEDALLU" w:date="2023-02-06T09:53:00Z">
            <w:rPr>
              <w:w w:val="116"/>
              <w:sz w:val="16"/>
            </w:rPr>
          </w:rPrChange>
        </w:rPr>
        <w:t>bi</w:t>
      </w:r>
      <w:r w:rsidRPr="00814BC9">
        <w:rPr>
          <w:w w:val="125"/>
          <w:sz w:val="16"/>
          <w:lang w:val="en-GB"/>
          <w:rPrChange w:id="10767" w:author="Christian PIEDALLU" w:date="2023-02-06T09:53:00Z">
            <w:rPr>
              <w:w w:val="125"/>
              <w:sz w:val="16"/>
            </w:rPr>
          </w:rPrChange>
        </w:rPr>
        <w:t>li</w:t>
      </w:r>
      <w:r w:rsidRPr="00814BC9">
        <w:rPr>
          <w:spacing w:val="-5"/>
          <w:w w:val="125"/>
          <w:sz w:val="16"/>
          <w:lang w:val="en-GB"/>
          <w:rPrChange w:id="10768" w:author="Christian PIEDALLU" w:date="2023-02-06T09:53:00Z">
            <w:rPr>
              <w:spacing w:val="-5"/>
              <w:w w:val="125"/>
              <w:sz w:val="16"/>
            </w:rPr>
          </w:rPrChange>
        </w:rPr>
        <w:t>t</w:t>
      </w:r>
      <w:r w:rsidRPr="00814BC9">
        <w:rPr>
          <w:w w:val="123"/>
          <w:sz w:val="16"/>
          <w:lang w:val="en-GB"/>
          <w:rPrChange w:id="10769" w:author="Christian PIEDALLU" w:date="2023-02-06T09:53:00Z">
            <w:rPr>
              <w:w w:val="123"/>
              <w:sz w:val="16"/>
            </w:rPr>
          </w:rPrChange>
        </w:rPr>
        <w:t>y</w:t>
      </w:r>
      <w:r w:rsidRPr="00814BC9">
        <w:rPr>
          <w:sz w:val="16"/>
          <w:lang w:val="en-GB"/>
          <w:rPrChange w:id="10770" w:author="Christian PIEDALLU" w:date="2023-02-06T09:53:00Z">
            <w:rPr>
              <w:sz w:val="16"/>
            </w:rPr>
          </w:rPrChange>
        </w:rPr>
        <w:t xml:space="preserve"> </w:t>
      </w:r>
      <w:r w:rsidRPr="00814BC9">
        <w:rPr>
          <w:spacing w:val="-15"/>
          <w:sz w:val="16"/>
          <w:lang w:val="en-GB"/>
          <w:rPrChange w:id="10771" w:author="Christian PIEDALLU" w:date="2023-02-06T09:53:00Z">
            <w:rPr>
              <w:spacing w:val="-15"/>
              <w:sz w:val="16"/>
            </w:rPr>
          </w:rPrChange>
        </w:rPr>
        <w:t xml:space="preserve"> </w:t>
      </w:r>
      <w:r w:rsidRPr="00814BC9">
        <w:rPr>
          <w:w w:val="106"/>
          <w:sz w:val="16"/>
          <w:lang w:val="en-GB"/>
          <w:rPrChange w:id="10772" w:author="Christian PIEDALLU" w:date="2023-02-06T09:53:00Z">
            <w:rPr>
              <w:w w:val="106"/>
              <w:sz w:val="16"/>
            </w:rPr>
          </w:rPrChange>
        </w:rPr>
        <w:t>assess-</w:t>
      </w:r>
    </w:p>
    <w:p w14:paraId="4A08CBF4" w14:textId="77777777" w:rsidR="00B177F5" w:rsidRPr="00814BC9" w:rsidRDefault="00B553DB">
      <w:pPr>
        <w:tabs>
          <w:tab w:val="left" w:pos="720"/>
        </w:tabs>
        <w:spacing w:line="189" w:lineRule="exact"/>
        <w:ind w:left="163"/>
        <w:rPr>
          <w:sz w:val="16"/>
          <w:lang w:val="en-GB"/>
          <w:rPrChange w:id="10773" w:author="Christian PIEDALLU" w:date="2023-02-06T09:53:00Z">
            <w:rPr>
              <w:sz w:val="16"/>
            </w:rPr>
          </w:rPrChange>
        </w:rPr>
      </w:pPr>
      <w:bookmarkStart w:id="10774" w:name="_bookmark53"/>
      <w:bookmarkEnd w:id="10774"/>
      <w:r w:rsidRPr="00814BC9">
        <w:rPr>
          <w:rFonts w:ascii="Trebuchet MS"/>
          <w:w w:val="115"/>
          <w:sz w:val="10"/>
          <w:lang w:val="en-GB"/>
          <w:rPrChange w:id="10775" w:author="Christian PIEDALLU" w:date="2023-02-06T09:53:00Z">
            <w:rPr>
              <w:rFonts w:ascii="Trebuchet MS"/>
              <w:w w:val="115"/>
              <w:sz w:val="10"/>
            </w:rPr>
          </w:rPrChange>
        </w:rPr>
        <w:t>424</w:t>
      </w:r>
      <w:r w:rsidRPr="00814BC9">
        <w:rPr>
          <w:rFonts w:ascii="Trebuchet MS"/>
          <w:w w:val="115"/>
          <w:sz w:val="10"/>
          <w:lang w:val="en-GB"/>
          <w:rPrChange w:id="10776" w:author="Christian PIEDALLU" w:date="2023-02-06T09:53:00Z">
            <w:rPr>
              <w:rFonts w:ascii="Trebuchet MS"/>
              <w:w w:val="115"/>
              <w:sz w:val="10"/>
            </w:rPr>
          </w:rPrChange>
        </w:rPr>
        <w:tab/>
      </w:r>
      <w:r w:rsidRPr="00814BC9">
        <w:rPr>
          <w:w w:val="115"/>
          <w:sz w:val="16"/>
          <w:lang w:val="en-GB"/>
          <w:rPrChange w:id="10777" w:author="Christian PIEDALLU" w:date="2023-02-06T09:53:00Z">
            <w:rPr>
              <w:w w:val="115"/>
              <w:sz w:val="16"/>
            </w:rPr>
          </w:rPrChange>
        </w:rPr>
        <w:t>ment</w:t>
      </w:r>
      <w:r w:rsidRPr="00814BC9">
        <w:rPr>
          <w:spacing w:val="-3"/>
          <w:w w:val="115"/>
          <w:sz w:val="16"/>
          <w:lang w:val="en-GB"/>
          <w:rPrChange w:id="10778" w:author="Christian PIEDALLU" w:date="2023-02-06T09:53:00Z">
            <w:rPr>
              <w:spacing w:val="-3"/>
              <w:w w:val="115"/>
              <w:sz w:val="16"/>
            </w:rPr>
          </w:rPrChange>
        </w:rPr>
        <w:t xml:space="preserve"> </w:t>
      </w:r>
      <w:r w:rsidRPr="00814BC9">
        <w:rPr>
          <w:w w:val="115"/>
          <w:sz w:val="16"/>
          <w:lang w:val="en-GB"/>
          <w:rPrChange w:id="10779" w:author="Christian PIEDALLU" w:date="2023-02-06T09:53:00Z">
            <w:rPr>
              <w:w w:val="115"/>
              <w:sz w:val="16"/>
            </w:rPr>
          </w:rPrChange>
        </w:rPr>
        <w:t>of</w:t>
      </w:r>
      <w:r w:rsidRPr="00814BC9">
        <w:rPr>
          <w:spacing w:val="-3"/>
          <w:w w:val="115"/>
          <w:sz w:val="16"/>
          <w:lang w:val="en-GB"/>
          <w:rPrChange w:id="10780" w:author="Christian PIEDALLU" w:date="2023-02-06T09:53:00Z">
            <w:rPr>
              <w:spacing w:val="-3"/>
              <w:w w:val="115"/>
              <w:sz w:val="16"/>
            </w:rPr>
          </w:rPrChange>
        </w:rPr>
        <w:t xml:space="preserve"> </w:t>
      </w:r>
      <w:r w:rsidRPr="00814BC9">
        <w:rPr>
          <w:w w:val="115"/>
          <w:sz w:val="16"/>
          <w:lang w:val="en-GB"/>
          <w:rPrChange w:id="10781" w:author="Christian PIEDALLU" w:date="2023-02-06T09:53:00Z">
            <w:rPr>
              <w:w w:val="115"/>
              <w:sz w:val="16"/>
            </w:rPr>
          </w:rPrChange>
        </w:rPr>
        <w:t>silver</w:t>
      </w:r>
      <w:r w:rsidRPr="00814BC9">
        <w:rPr>
          <w:spacing w:val="-3"/>
          <w:w w:val="115"/>
          <w:sz w:val="16"/>
          <w:lang w:val="en-GB"/>
          <w:rPrChange w:id="10782" w:author="Christian PIEDALLU" w:date="2023-02-06T09:53:00Z">
            <w:rPr>
              <w:spacing w:val="-3"/>
              <w:w w:val="115"/>
              <w:sz w:val="16"/>
            </w:rPr>
          </w:rPrChange>
        </w:rPr>
        <w:t xml:space="preserve"> </w:t>
      </w:r>
      <w:r w:rsidRPr="00814BC9">
        <w:rPr>
          <w:w w:val="115"/>
          <w:sz w:val="16"/>
          <w:lang w:val="en-GB"/>
          <w:rPrChange w:id="10783" w:author="Christian PIEDALLU" w:date="2023-02-06T09:53:00Z">
            <w:rPr>
              <w:w w:val="115"/>
              <w:sz w:val="16"/>
            </w:rPr>
          </w:rPrChange>
        </w:rPr>
        <w:t>fir</w:t>
      </w:r>
      <w:r w:rsidRPr="00814BC9">
        <w:rPr>
          <w:spacing w:val="-2"/>
          <w:w w:val="115"/>
          <w:sz w:val="16"/>
          <w:lang w:val="en-GB"/>
          <w:rPrChange w:id="10784" w:author="Christian PIEDALLU" w:date="2023-02-06T09:53:00Z">
            <w:rPr>
              <w:spacing w:val="-2"/>
              <w:w w:val="115"/>
              <w:sz w:val="16"/>
            </w:rPr>
          </w:rPrChange>
        </w:rPr>
        <w:t xml:space="preserve"> </w:t>
      </w:r>
      <w:r w:rsidRPr="00814BC9">
        <w:rPr>
          <w:w w:val="115"/>
          <w:sz w:val="16"/>
          <w:lang w:val="en-GB"/>
          <w:rPrChange w:id="10785" w:author="Christian PIEDALLU" w:date="2023-02-06T09:53:00Z">
            <w:rPr>
              <w:w w:val="115"/>
              <w:sz w:val="16"/>
            </w:rPr>
          </w:rPrChange>
        </w:rPr>
        <w:t>and</w:t>
      </w:r>
      <w:r w:rsidRPr="00814BC9">
        <w:rPr>
          <w:spacing w:val="-3"/>
          <w:w w:val="115"/>
          <w:sz w:val="16"/>
          <w:lang w:val="en-GB"/>
          <w:rPrChange w:id="10786" w:author="Christian PIEDALLU" w:date="2023-02-06T09:53:00Z">
            <w:rPr>
              <w:spacing w:val="-3"/>
              <w:w w:val="115"/>
              <w:sz w:val="16"/>
            </w:rPr>
          </w:rPrChange>
        </w:rPr>
        <w:t xml:space="preserve"> </w:t>
      </w:r>
      <w:r w:rsidRPr="00814BC9">
        <w:rPr>
          <w:w w:val="115"/>
          <w:sz w:val="16"/>
          <w:lang w:val="en-GB"/>
          <w:rPrChange w:id="10787" w:author="Christian PIEDALLU" w:date="2023-02-06T09:53:00Z">
            <w:rPr>
              <w:w w:val="115"/>
              <w:sz w:val="16"/>
            </w:rPr>
          </w:rPrChange>
        </w:rPr>
        <w:t>Norway</w:t>
      </w:r>
      <w:r w:rsidRPr="00814BC9">
        <w:rPr>
          <w:spacing w:val="-3"/>
          <w:w w:val="115"/>
          <w:sz w:val="16"/>
          <w:lang w:val="en-GB"/>
          <w:rPrChange w:id="10788" w:author="Christian PIEDALLU" w:date="2023-02-06T09:53:00Z">
            <w:rPr>
              <w:spacing w:val="-3"/>
              <w:w w:val="115"/>
              <w:sz w:val="16"/>
            </w:rPr>
          </w:rPrChange>
        </w:rPr>
        <w:t xml:space="preserve"> </w:t>
      </w:r>
      <w:r w:rsidRPr="00814BC9">
        <w:rPr>
          <w:w w:val="115"/>
          <w:sz w:val="16"/>
          <w:lang w:val="en-GB"/>
          <w:rPrChange w:id="10789" w:author="Christian PIEDALLU" w:date="2023-02-06T09:53:00Z">
            <w:rPr>
              <w:w w:val="115"/>
              <w:sz w:val="16"/>
            </w:rPr>
          </w:rPrChange>
        </w:rPr>
        <w:t>spruce</w:t>
      </w:r>
      <w:r w:rsidRPr="00814BC9">
        <w:rPr>
          <w:spacing w:val="-2"/>
          <w:w w:val="115"/>
          <w:sz w:val="16"/>
          <w:lang w:val="en-GB"/>
          <w:rPrChange w:id="10790" w:author="Christian PIEDALLU" w:date="2023-02-06T09:53:00Z">
            <w:rPr>
              <w:spacing w:val="-2"/>
              <w:w w:val="115"/>
              <w:sz w:val="16"/>
            </w:rPr>
          </w:rPrChange>
        </w:rPr>
        <w:t xml:space="preserve"> </w:t>
      </w:r>
      <w:r w:rsidRPr="00814BC9">
        <w:rPr>
          <w:w w:val="115"/>
          <w:sz w:val="16"/>
          <w:lang w:val="en-GB"/>
          <w:rPrChange w:id="10791" w:author="Christian PIEDALLU" w:date="2023-02-06T09:53:00Z">
            <w:rPr>
              <w:w w:val="115"/>
              <w:sz w:val="16"/>
            </w:rPr>
          </w:rPrChange>
        </w:rPr>
        <w:t>dieback</w:t>
      </w:r>
      <w:r w:rsidRPr="00814BC9">
        <w:rPr>
          <w:spacing w:val="-3"/>
          <w:w w:val="115"/>
          <w:sz w:val="16"/>
          <w:lang w:val="en-GB"/>
          <w:rPrChange w:id="10792" w:author="Christian PIEDALLU" w:date="2023-02-06T09:53:00Z">
            <w:rPr>
              <w:spacing w:val="-3"/>
              <w:w w:val="115"/>
              <w:sz w:val="16"/>
            </w:rPr>
          </w:rPrChange>
        </w:rPr>
        <w:t xml:space="preserve"> </w:t>
      </w:r>
      <w:r w:rsidRPr="00814BC9">
        <w:rPr>
          <w:w w:val="115"/>
          <w:sz w:val="16"/>
          <w:lang w:val="en-GB"/>
          <w:rPrChange w:id="10793" w:author="Christian PIEDALLU" w:date="2023-02-06T09:53:00Z">
            <w:rPr>
              <w:w w:val="115"/>
              <w:sz w:val="16"/>
            </w:rPr>
          </w:rPrChange>
        </w:rPr>
        <w:t>driven</w:t>
      </w:r>
      <w:r w:rsidRPr="00814BC9">
        <w:rPr>
          <w:spacing w:val="-3"/>
          <w:w w:val="115"/>
          <w:sz w:val="16"/>
          <w:lang w:val="en-GB"/>
          <w:rPrChange w:id="10794" w:author="Christian PIEDALLU" w:date="2023-02-06T09:53:00Z">
            <w:rPr>
              <w:spacing w:val="-3"/>
              <w:w w:val="115"/>
              <w:sz w:val="16"/>
            </w:rPr>
          </w:rPrChange>
        </w:rPr>
        <w:t xml:space="preserve"> </w:t>
      </w:r>
      <w:r w:rsidRPr="00814BC9">
        <w:rPr>
          <w:w w:val="115"/>
          <w:sz w:val="16"/>
          <w:lang w:val="en-GB"/>
          <w:rPrChange w:id="10795" w:author="Christian PIEDALLU" w:date="2023-02-06T09:53:00Z">
            <w:rPr>
              <w:w w:val="115"/>
              <w:sz w:val="16"/>
            </w:rPr>
          </w:rPrChange>
        </w:rPr>
        <w:t>by</w:t>
      </w:r>
      <w:r w:rsidRPr="00814BC9">
        <w:rPr>
          <w:spacing w:val="-2"/>
          <w:w w:val="115"/>
          <w:sz w:val="16"/>
          <w:lang w:val="en-GB"/>
          <w:rPrChange w:id="10796" w:author="Christian PIEDALLU" w:date="2023-02-06T09:53:00Z">
            <w:rPr>
              <w:spacing w:val="-2"/>
              <w:w w:val="115"/>
              <w:sz w:val="16"/>
            </w:rPr>
          </w:rPrChange>
        </w:rPr>
        <w:t xml:space="preserve"> </w:t>
      </w:r>
      <w:r w:rsidRPr="00814BC9">
        <w:rPr>
          <w:w w:val="115"/>
          <w:sz w:val="16"/>
          <w:lang w:val="en-GB"/>
          <w:rPrChange w:id="10797" w:author="Christian PIEDALLU" w:date="2023-02-06T09:53:00Z">
            <w:rPr>
              <w:w w:val="115"/>
              <w:sz w:val="16"/>
            </w:rPr>
          </w:rPrChange>
        </w:rPr>
        <w:t>climate</w:t>
      </w:r>
      <w:r w:rsidRPr="00814BC9">
        <w:rPr>
          <w:spacing w:val="-3"/>
          <w:w w:val="115"/>
          <w:sz w:val="16"/>
          <w:lang w:val="en-GB"/>
          <w:rPrChange w:id="10798" w:author="Christian PIEDALLU" w:date="2023-02-06T09:53:00Z">
            <w:rPr>
              <w:spacing w:val="-3"/>
              <w:w w:val="115"/>
              <w:sz w:val="16"/>
            </w:rPr>
          </w:rPrChange>
        </w:rPr>
        <w:t xml:space="preserve"> </w:t>
      </w:r>
      <w:r w:rsidRPr="00814BC9">
        <w:rPr>
          <w:w w:val="115"/>
          <w:sz w:val="16"/>
          <w:lang w:val="en-GB"/>
          <w:rPrChange w:id="10799" w:author="Christian PIEDALLU" w:date="2023-02-06T09:53:00Z">
            <w:rPr>
              <w:w w:val="115"/>
              <w:sz w:val="16"/>
            </w:rPr>
          </w:rPrChange>
        </w:rPr>
        <w:t>warming.</w:t>
      </w:r>
      <w:r w:rsidRPr="00814BC9">
        <w:rPr>
          <w:spacing w:val="10"/>
          <w:w w:val="115"/>
          <w:sz w:val="16"/>
          <w:lang w:val="en-GB"/>
          <w:rPrChange w:id="10800" w:author="Christian PIEDALLU" w:date="2023-02-06T09:53:00Z">
            <w:rPr>
              <w:spacing w:val="10"/>
              <w:w w:val="115"/>
              <w:sz w:val="16"/>
            </w:rPr>
          </w:rPrChange>
        </w:rPr>
        <w:t xml:space="preserve"> </w:t>
      </w:r>
      <w:r w:rsidRPr="00814BC9">
        <w:rPr>
          <w:i/>
          <w:w w:val="115"/>
          <w:sz w:val="16"/>
          <w:lang w:val="en-GB"/>
          <w:rPrChange w:id="10801" w:author="Christian PIEDALLU" w:date="2023-02-06T09:53:00Z">
            <w:rPr>
              <w:i/>
              <w:w w:val="115"/>
              <w:sz w:val="16"/>
            </w:rPr>
          </w:rPrChange>
        </w:rPr>
        <w:t>Landscape</w:t>
      </w:r>
      <w:r w:rsidRPr="00814BC9">
        <w:rPr>
          <w:i/>
          <w:spacing w:val="1"/>
          <w:w w:val="115"/>
          <w:sz w:val="16"/>
          <w:lang w:val="en-GB"/>
          <w:rPrChange w:id="10802" w:author="Christian PIEDALLU" w:date="2023-02-06T09:53:00Z">
            <w:rPr>
              <w:i/>
              <w:spacing w:val="1"/>
              <w:w w:val="115"/>
              <w:sz w:val="16"/>
            </w:rPr>
          </w:rPrChange>
        </w:rPr>
        <w:t xml:space="preserve"> </w:t>
      </w:r>
      <w:r w:rsidRPr="00814BC9">
        <w:rPr>
          <w:i/>
          <w:w w:val="115"/>
          <w:sz w:val="16"/>
          <w:lang w:val="en-GB"/>
          <w:rPrChange w:id="10803" w:author="Christian PIEDALLU" w:date="2023-02-06T09:53:00Z">
            <w:rPr>
              <w:i/>
              <w:w w:val="115"/>
              <w:sz w:val="16"/>
            </w:rPr>
          </w:rPrChange>
        </w:rPr>
        <w:t>Ecology</w:t>
      </w:r>
      <w:r w:rsidRPr="00814BC9">
        <w:rPr>
          <w:w w:val="115"/>
          <w:sz w:val="16"/>
          <w:lang w:val="en-GB"/>
          <w:rPrChange w:id="10804" w:author="Christian PIEDALLU" w:date="2023-02-06T09:53:00Z">
            <w:rPr>
              <w:w w:val="115"/>
              <w:sz w:val="16"/>
            </w:rPr>
          </w:rPrChange>
        </w:rPr>
        <w:t>.</w:t>
      </w:r>
    </w:p>
    <w:p w14:paraId="4E853744" w14:textId="77777777" w:rsidR="00B177F5" w:rsidRPr="00814BC9" w:rsidRDefault="00B553DB">
      <w:pPr>
        <w:spacing w:line="189" w:lineRule="exact"/>
        <w:ind w:left="163"/>
        <w:rPr>
          <w:sz w:val="16"/>
          <w:lang w:val="en-GB"/>
          <w:rPrChange w:id="10805" w:author="Christian PIEDALLU" w:date="2023-02-06T09:53:00Z">
            <w:rPr>
              <w:sz w:val="16"/>
            </w:rPr>
          </w:rPrChange>
        </w:rPr>
      </w:pPr>
      <w:r w:rsidRPr="00814BC9">
        <w:rPr>
          <w:rFonts w:ascii="Trebuchet MS"/>
          <w:sz w:val="10"/>
          <w:lang w:val="en-GB"/>
          <w:rPrChange w:id="10806" w:author="Christian PIEDALLU" w:date="2023-02-06T09:53:00Z">
            <w:rPr>
              <w:rFonts w:ascii="Trebuchet MS"/>
              <w:sz w:val="10"/>
            </w:rPr>
          </w:rPrChange>
        </w:rPr>
        <w:t xml:space="preserve">425     </w:t>
      </w:r>
      <w:r w:rsidRPr="00814BC9">
        <w:rPr>
          <w:rFonts w:ascii="Trebuchet MS"/>
          <w:spacing w:val="19"/>
          <w:sz w:val="10"/>
          <w:lang w:val="en-GB"/>
          <w:rPrChange w:id="10807" w:author="Christian PIEDALLU" w:date="2023-02-06T09:53:00Z">
            <w:rPr>
              <w:rFonts w:ascii="Trebuchet MS"/>
              <w:spacing w:val="19"/>
              <w:sz w:val="10"/>
            </w:rPr>
          </w:rPrChange>
        </w:rPr>
        <w:t xml:space="preserve"> </w:t>
      </w:r>
      <w:r w:rsidRPr="00814BC9">
        <w:rPr>
          <w:w w:val="110"/>
          <w:sz w:val="16"/>
          <w:lang w:val="en-GB"/>
          <w:rPrChange w:id="10808" w:author="Christian PIEDALLU" w:date="2023-02-06T09:53:00Z">
            <w:rPr>
              <w:w w:val="110"/>
              <w:sz w:val="16"/>
            </w:rPr>
          </w:rPrChange>
        </w:rPr>
        <w:t>Puhe,</w:t>
      </w:r>
      <w:r w:rsidRPr="00814BC9">
        <w:rPr>
          <w:spacing w:val="10"/>
          <w:w w:val="110"/>
          <w:sz w:val="16"/>
          <w:lang w:val="en-GB"/>
          <w:rPrChange w:id="10809" w:author="Christian PIEDALLU" w:date="2023-02-06T09:53:00Z">
            <w:rPr>
              <w:spacing w:val="10"/>
              <w:w w:val="110"/>
              <w:sz w:val="16"/>
            </w:rPr>
          </w:rPrChange>
        </w:rPr>
        <w:t xml:space="preserve"> </w:t>
      </w:r>
      <w:r w:rsidRPr="00814BC9">
        <w:rPr>
          <w:w w:val="110"/>
          <w:sz w:val="16"/>
          <w:lang w:val="en-GB"/>
          <w:rPrChange w:id="10810" w:author="Christian PIEDALLU" w:date="2023-02-06T09:53:00Z">
            <w:rPr>
              <w:w w:val="110"/>
              <w:sz w:val="16"/>
            </w:rPr>
          </w:rPrChange>
        </w:rPr>
        <w:t>J.,</w:t>
      </w:r>
      <w:r w:rsidRPr="00814BC9">
        <w:rPr>
          <w:spacing w:val="11"/>
          <w:w w:val="110"/>
          <w:sz w:val="16"/>
          <w:lang w:val="en-GB"/>
          <w:rPrChange w:id="10811" w:author="Christian PIEDALLU" w:date="2023-02-06T09:53:00Z">
            <w:rPr>
              <w:spacing w:val="11"/>
              <w:w w:val="110"/>
              <w:sz w:val="16"/>
            </w:rPr>
          </w:rPrChange>
        </w:rPr>
        <w:t xml:space="preserve"> </w:t>
      </w:r>
      <w:r w:rsidRPr="00814BC9">
        <w:rPr>
          <w:w w:val="110"/>
          <w:sz w:val="16"/>
          <w:lang w:val="en-GB"/>
          <w:rPrChange w:id="10812" w:author="Christian PIEDALLU" w:date="2023-02-06T09:53:00Z">
            <w:rPr>
              <w:w w:val="110"/>
              <w:sz w:val="16"/>
            </w:rPr>
          </w:rPrChange>
        </w:rPr>
        <w:t>2003.</w:t>
      </w:r>
      <w:r w:rsidRPr="00814BC9">
        <w:rPr>
          <w:spacing w:val="20"/>
          <w:w w:val="110"/>
          <w:sz w:val="16"/>
          <w:lang w:val="en-GB"/>
          <w:rPrChange w:id="10813" w:author="Christian PIEDALLU" w:date="2023-02-06T09:53:00Z">
            <w:rPr>
              <w:spacing w:val="20"/>
              <w:w w:val="110"/>
              <w:sz w:val="16"/>
            </w:rPr>
          </w:rPrChange>
        </w:rPr>
        <w:t xml:space="preserve"> </w:t>
      </w:r>
      <w:r w:rsidRPr="00814BC9">
        <w:rPr>
          <w:w w:val="110"/>
          <w:sz w:val="16"/>
          <w:lang w:val="en-GB"/>
          <w:rPrChange w:id="10814" w:author="Christian PIEDALLU" w:date="2023-02-06T09:53:00Z">
            <w:rPr>
              <w:w w:val="110"/>
              <w:sz w:val="16"/>
            </w:rPr>
          </w:rPrChange>
        </w:rPr>
        <w:t>Growth</w:t>
      </w:r>
      <w:r w:rsidRPr="00814BC9">
        <w:rPr>
          <w:spacing w:val="8"/>
          <w:w w:val="110"/>
          <w:sz w:val="16"/>
          <w:lang w:val="en-GB"/>
          <w:rPrChange w:id="10815" w:author="Christian PIEDALLU" w:date="2023-02-06T09:53:00Z">
            <w:rPr>
              <w:spacing w:val="8"/>
              <w:w w:val="110"/>
              <w:sz w:val="16"/>
            </w:rPr>
          </w:rPrChange>
        </w:rPr>
        <w:t xml:space="preserve"> </w:t>
      </w:r>
      <w:r w:rsidRPr="00814BC9">
        <w:rPr>
          <w:w w:val="110"/>
          <w:sz w:val="16"/>
          <w:lang w:val="en-GB"/>
          <w:rPrChange w:id="10816" w:author="Christian PIEDALLU" w:date="2023-02-06T09:53:00Z">
            <w:rPr>
              <w:w w:val="110"/>
              <w:sz w:val="16"/>
            </w:rPr>
          </w:rPrChange>
        </w:rPr>
        <w:t>and</w:t>
      </w:r>
      <w:r w:rsidRPr="00814BC9">
        <w:rPr>
          <w:spacing w:val="8"/>
          <w:w w:val="110"/>
          <w:sz w:val="16"/>
          <w:lang w:val="en-GB"/>
          <w:rPrChange w:id="10817" w:author="Christian PIEDALLU" w:date="2023-02-06T09:53:00Z">
            <w:rPr>
              <w:spacing w:val="8"/>
              <w:w w:val="110"/>
              <w:sz w:val="16"/>
            </w:rPr>
          </w:rPrChange>
        </w:rPr>
        <w:t xml:space="preserve"> </w:t>
      </w:r>
      <w:r w:rsidRPr="00814BC9">
        <w:rPr>
          <w:w w:val="110"/>
          <w:sz w:val="16"/>
          <w:lang w:val="en-GB"/>
          <w:rPrChange w:id="10818" w:author="Christian PIEDALLU" w:date="2023-02-06T09:53:00Z">
            <w:rPr>
              <w:w w:val="110"/>
              <w:sz w:val="16"/>
            </w:rPr>
          </w:rPrChange>
        </w:rPr>
        <w:t>development</w:t>
      </w:r>
      <w:r w:rsidRPr="00814BC9">
        <w:rPr>
          <w:spacing w:val="8"/>
          <w:w w:val="110"/>
          <w:sz w:val="16"/>
          <w:lang w:val="en-GB"/>
          <w:rPrChange w:id="10819" w:author="Christian PIEDALLU" w:date="2023-02-06T09:53:00Z">
            <w:rPr>
              <w:spacing w:val="8"/>
              <w:w w:val="110"/>
              <w:sz w:val="16"/>
            </w:rPr>
          </w:rPrChange>
        </w:rPr>
        <w:t xml:space="preserve"> </w:t>
      </w:r>
      <w:r w:rsidRPr="00814BC9">
        <w:rPr>
          <w:w w:val="110"/>
          <w:sz w:val="16"/>
          <w:lang w:val="en-GB"/>
          <w:rPrChange w:id="10820" w:author="Christian PIEDALLU" w:date="2023-02-06T09:53:00Z">
            <w:rPr>
              <w:w w:val="110"/>
              <w:sz w:val="16"/>
            </w:rPr>
          </w:rPrChange>
        </w:rPr>
        <w:t>of</w:t>
      </w:r>
      <w:r w:rsidRPr="00814BC9">
        <w:rPr>
          <w:spacing w:val="8"/>
          <w:w w:val="110"/>
          <w:sz w:val="16"/>
          <w:lang w:val="en-GB"/>
          <w:rPrChange w:id="10821" w:author="Christian PIEDALLU" w:date="2023-02-06T09:53:00Z">
            <w:rPr>
              <w:spacing w:val="8"/>
              <w:w w:val="110"/>
              <w:sz w:val="16"/>
            </w:rPr>
          </w:rPrChange>
        </w:rPr>
        <w:t xml:space="preserve"> </w:t>
      </w:r>
      <w:r w:rsidRPr="00814BC9">
        <w:rPr>
          <w:w w:val="110"/>
          <w:sz w:val="16"/>
          <w:lang w:val="en-GB"/>
          <w:rPrChange w:id="10822" w:author="Christian PIEDALLU" w:date="2023-02-06T09:53:00Z">
            <w:rPr>
              <w:w w:val="110"/>
              <w:sz w:val="16"/>
            </w:rPr>
          </w:rPrChange>
        </w:rPr>
        <w:t>the</w:t>
      </w:r>
      <w:r w:rsidRPr="00814BC9">
        <w:rPr>
          <w:spacing w:val="8"/>
          <w:w w:val="110"/>
          <w:sz w:val="16"/>
          <w:lang w:val="en-GB"/>
          <w:rPrChange w:id="10823" w:author="Christian PIEDALLU" w:date="2023-02-06T09:53:00Z">
            <w:rPr>
              <w:spacing w:val="8"/>
              <w:w w:val="110"/>
              <w:sz w:val="16"/>
            </w:rPr>
          </w:rPrChange>
        </w:rPr>
        <w:t xml:space="preserve"> </w:t>
      </w:r>
      <w:r w:rsidRPr="00814BC9">
        <w:rPr>
          <w:w w:val="110"/>
          <w:sz w:val="16"/>
          <w:lang w:val="en-GB"/>
          <w:rPrChange w:id="10824" w:author="Christian PIEDALLU" w:date="2023-02-06T09:53:00Z">
            <w:rPr>
              <w:w w:val="110"/>
              <w:sz w:val="16"/>
            </w:rPr>
          </w:rPrChange>
        </w:rPr>
        <w:t>root</w:t>
      </w:r>
      <w:r w:rsidRPr="00814BC9">
        <w:rPr>
          <w:spacing w:val="8"/>
          <w:w w:val="110"/>
          <w:sz w:val="16"/>
          <w:lang w:val="en-GB"/>
          <w:rPrChange w:id="10825" w:author="Christian PIEDALLU" w:date="2023-02-06T09:53:00Z">
            <w:rPr>
              <w:spacing w:val="8"/>
              <w:w w:val="110"/>
              <w:sz w:val="16"/>
            </w:rPr>
          </w:rPrChange>
        </w:rPr>
        <w:t xml:space="preserve"> </w:t>
      </w:r>
      <w:r w:rsidRPr="00814BC9">
        <w:rPr>
          <w:w w:val="110"/>
          <w:sz w:val="16"/>
          <w:lang w:val="en-GB"/>
          <w:rPrChange w:id="10826" w:author="Christian PIEDALLU" w:date="2023-02-06T09:53:00Z">
            <w:rPr>
              <w:w w:val="110"/>
              <w:sz w:val="16"/>
            </w:rPr>
          </w:rPrChange>
        </w:rPr>
        <w:t>systern</w:t>
      </w:r>
      <w:r w:rsidRPr="00814BC9">
        <w:rPr>
          <w:spacing w:val="9"/>
          <w:w w:val="110"/>
          <w:sz w:val="16"/>
          <w:lang w:val="en-GB"/>
          <w:rPrChange w:id="10827" w:author="Christian PIEDALLU" w:date="2023-02-06T09:53:00Z">
            <w:rPr>
              <w:spacing w:val="9"/>
              <w:w w:val="110"/>
              <w:sz w:val="16"/>
            </w:rPr>
          </w:rPrChange>
        </w:rPr>
        <w:t xml:space="preserve"> </w:t>
      </w:r>
      <w:r w:rsidRPr="00814BC9">
        <w:rPr>
          <w:w w:val="110"/>
          <w:sz w:val="16"/>
          <w:lang w:val="en-GB"/>
          <w:rPrChange w:id="10828" w:author="Christian PIEDALLU" w:date="2023-02-06T09:53:00Z">
            <w:rPr>
              <w:w w:val="110"/>
              <w:sz w:val="16"/>
            </w:rPr>
          </w:rPrChange>
        </w:rPr>
        <w:t>of</w:t>
      </w:r>
      <w:r w:rsidRPr="00814BC9">
        <w:rPr>
          <w:spacing w:val="8"/>
          <w:w w:val="110"/>
          <w:sz w:val="16"/>
          <w:lang w:val="en-GB"/>
          <w:rPrChange w:id="10829" w:author="Christian PIEDALLU" w:date="2023-02-06T09:53:00Z">
            <w:rPr>
              <w:spacing w:val="8"/>
              <w:w w:val="110"/>
              <w:sz w:val="16"/>
            </w:rPr>
          </w:rPrChange>
        </w:rPr>
        <w:t xml:space="preserve"> </w:t>
      </w:r>
      <w:r w:rsidRPr="00814BC9">
        <w:rPr>
          <w:w w:val="110"/>
          <w:sz w:val="16"/>
          <w:lang w:val="en-GB"/>
          <w:rPrChange w:id="10830" w:author="Christian PIEDALLU" w:date="2023-02-06T09:53:00Z">
            <w:rPr>
              <w:w w:val="110"/>
              <w:sz w:val="16"/>
            </w:rPr>
          </w:rPrChange>
        </w:rPr>
        <w:t>Norway</w:t>
      </w:r>
      <w:r w:rsidRPr="00814BC9">
        <w:rPr>
          <w:spacing w:val="8"/>
          <w:w w:val="110"/>
          <w:sz w:val="16"/>
          <w:lang w:val="en-GB"/>
          <w:rPrChange w:id="10831" w:author="Christian PIEDALLU" w:date="2023-02-06T09:53:00Z">
            <w:rPr>
              <w:spacing w:val="8"/>
              <w:w w:val="110"/>
              <w:sz w:val="16"/>
            </w:rPr>
          </w:rPrChange>
        </w:rPr>
        <w:t xml:space="preserve"> </w:t>
      </w:r>
      <w:r w:rsidRPr="00814BC9">
        <w:rPr>
          <w:w w:val="110"/>
          <w:sz w:val="16"/>
          <w:lang w:val="en-GB"/>
          <w:rPrChange w:id="10832" w:author="Christian PIEDALLU" w:date="2023-02-06T09:53:00Z">
            <w:rPr>
              <w:w w:val="110"/>
              <w:sz w:val="16"/>
            </w:rPr>
          </w:rPrChange>
        </w:rPr>
        <w:t>spruce</w:t>
      </w:r>
      <w:r w:rsidRPr="00814BC9">
        <w:rPr>
          <w:spacing w:val="8"/>
          <w:w w:val="110"/>
          <w:sz w:val="16"/>
          <w:lang w:val="en-GB"/>
          <w:rPrChange w:id="10833" w:author="Christian PIEDALLU" w:date="2023-02-06T09:53:00Z">
            <w:rPr>
              <w:spacing w:val="8"/>
              <w:w w:val="110"/>
              <w:sz w:val="16"/>
            </w:rPr>
          </w:rPrChange>
        </w:rPr>
        <w:t xml:space="preserve"> </w:t>
      </w:r>
      <w:r w:rsidRPr="00814BC9">
        <w:rPr>
          <w:w w:val="110"/>
          <w:sz w:val="16"/>
          <w:lang w:val="en-GB"/>
          <w:rPrChange w:id="10834" w:author="Christian PIEDALLU" w:date="2023-02-06T09:53:00Z">
            <w:rPr>
              <w:w w:val="110"/>
              <w:sz w:val="16"/>
            </w:rPr>
          </w:rPrChange>
        </w:rPr>
        <w:t>(Picea</w:t>
      </w:r>
      <w:r w:rsidRPr="00814BC9">
        <w:rPr>
          <w:spacing w:val="8"/>
          <w:w w:val="110"/>
          <w:sz w:val="16"/>
          <w:lang w:val="en-GB"/>
          <w:rPrChange w:id="10835" w:author="Christian PIEDALLU" w:date="2023-02-06T09:53:00Z">
            <w:rPr>
              <w:spacing w:val="8"/>
              <w:w w:val="110"/>
              <w:sz w:val="16"/>
            </w:rPr>
          </w:rPrChange>
        </w:rPr>
        <w:t xml:space="preserve"> </w:t>
      </w:r>
      <w:r w:rsidRPr="00814BC9">
        <w:rPr>
          <w:w w:val="110"/>
          <w:sz w:val="16"/>
          <w:lang w:val="en-GB"/>
          <w:rPrChange w:id="10836" w:author="Christian PIEDALLU" w:date="2023-02-06T09:53:00Z">
            <w:rPr>
              <w:w w:val="110"/>
              <w:sz w:val="16"/>
            </w:rPr>
          </w:rPrChange>
        </w:rPr>
        <w:t>abies)</w:t>
      </w:r>
      <w:r w:rsidRPr="00814BC9">
        <w:rPr>
          <w:spacing w:val="8"/>
          <w:w w:val="110"/>
          <w:sz w:val="16"/>
          <w:lang w:val="en-GB"/>
          <w:rPrChange w:id="10837" w:author="Christian PIEDALLU" w:date="2023-02-06T09:53:00Z">
            <w:rPr>
              <w:spacing w:val="8"/>
              <w:w w:val="110"/>
              <w:sz w:val="16"/>
            </w:rPr>
          </w:rPrChange>
        </w:rPr>
        <w:t xml:space="preserve"> </w:t>
      </w:r>
      <w:r w:rsidRPr="00814BC9">
        <w:rPr>
          <w:w w:val="110"/>
          <w:sz w:val="16"/>
          <w:lang w:val="en-GB"/>
          <w:rPrChange w:id="10838" w:author="Christian PIEDALLU" w:date="2023-02-06T09:53:00Z">
            <w:rPr>
              <w:w w:val="110"/>
              <w:sz w:val="16"/>
            </w:rPr>
          </w:rPrChange>
        </w:rPr>
        <w:t>in</w:t>
      </w:r>
      <w:r w:rsidRPr="00814BC9">
        <w:rPr>
          <w:spacing w:val="7"/>
          <w:w w:val="110"/>
          <w:sz w:val="16"/>
          <w:lang w:val="en-GB"/>
          <w:rPrChange w:id="10839" w:author="Christian PIEDALLU" w:date="2023-02-06T09:53:00Z">
            <w:rPr>
              <w:spacing w:val="7"/>
              <w:w w:val="110"/>
              <w:sz w:val="16"/>
            </w:rPr>
          </w:rPrChange>
        </w:rPr>
        <w:t xml:space="preserve"> </w:t>
      </w:r>
      <w:r w:rsidRPr="00814BC9">
        <w:rPr>
          <w:w w:val="110"/>
          <w:sz w:val="16"/>
          <w:lang w:val="en-GB"/>
          <w:rPrChange w:id="10840" w:author="Christian PIEDALLU" w:date="2023-02-06T09:53:00Z">
            <w:rPr>
              <w:w w:val="110"/>
              <w:sz w:val="16"/>
            </w:rPr>
          </w:rPrChange>
        </w:rPr>
        <w:t>forest</w:t>
      </w:r>
      <w:r w:rsidRPr="00814BC9">
        <w:rPr>
          <w:spacing w:val="8"/>
          <w:w w:val="110"/>
          <w:sz w:val="16"/>
          <w:lang w:val="en-GB"/>
          <w:rPrChange w:id="10841" w:author="Christian PIEDALLU" w:date="2023-02-06T09:53:00Z">
            <w:rPr>
              <w:spacing w:val="8"/>
              <w:w w:val="110"/>
              <w:sz w:val="16"/>
            </w:rPr>
          </w:rPrChange>
        </w:rPr>
        <w:t xml:space="preserve"> </w:t>
      </w:r>
      <w:r w:rsidRPr="00814BC9">
        <w:rPr>
          <w:w w:val="110"/>
          <w:sz w:val="16"/>
          <w:lang w:val="en-GB"/>
          <w:rPrChange w:id="10842" w:author="Christian PIEDALLU" w:date="2023-02-06T09:53:00Z">
            <w:rPr>
              <w:w w:val="110"/>
              <w:sz w:val="16"/>
            </w:rPr>
          </w:rPrChange>
        </w:rPr>
        <w:t>stands-a</w:t>
      </w:r>
      <w:r w:rsidRPr="00814BC9">
        <w:rPr>
          <w:spacing w:val="9"/>
          <w:w w:val="110"/>
          <w:sz w:val="16"/>
          <w:lang w:val="en-GB"/>
          <w:rPrChange w:id="10843" w:author="Christian PIEDALLU" w:date="2023-02-06T09:53:00Z">
            <w:rPr>
              <w:spacing w:val="9"/>
              <w:w w:val="110"/>
              <w:sz w:val="16"/>
            </w:rPr>
          </w:rPrChange>
        </w:rPr>
        <w:t xml:space="preserve"> </w:t>
      </w:r>
      <w:r w:rsidRPr="00814BC9">
        <w:rPr>
          <w:w w:val="110"/>
          <w:sz w:val="16"/>
          <w:lang w:val="en-GB"/>
          <w:rPrChange w:id="10844" w:author="Christian PIEDALLU" w:date="2023-02-06T09:53:00Z">
            <w:rPr>
              <w:w w:val="110"/>
              <w:sz w:val="16"/>
            </w:rPr>
          </w:rPrChange>
        </w:rPr>
        <w:t>review.</w:t>
      </w:r>
    </w:p>
    <w:p w14:paraId="67A60D8F" w14:textId="77777777" w:rsidR="00B177F5" w:rsidRPr="00814BC9" w:rsidRDefault="00B553DB">
      <w:pPr>
        <w:tabs>
          <w:tab w:val="left" w:pos="720"/>
        </w:tabs>
        <w:spacing w:line="189" w:lineRule="exact"/>
        <w:ind w:left="163"/>
        <w:rPr>
          <w:sz w:val="16"/>
          <w:lang w:val="en-GB"/>
          <w:rPrChange w:id="10845" w:author="Christian PIEDALLU" w:date="2023-02-06T09:53:00Z">
            <w:rPr>
              <w:sz w:val="16"/>
            </w:rPr>
          </w:rPrChange>
        </w:rPr>
      </w:pPr>
      <w:bookmarkStart w:id="10846" w:name="_bookmark54"/>
      <w:bookmarkEnd w:id="10846"/>
      <w:r w:rsidRPr="00814BC9">
        <w:rPr>
          <w:rFonts w:ascii="Trebuchet MS" w:hAnsi="Trebuchet MS"/>
          <w:w w:val="110"/>
          <w:sz w:val="10"/>
          <w:lang w:val="en-GB"/>
          <w:rPrChange w:id="10847" w:author="Christian PIEDALLU" w:date="2023-02-06T09:53:00Z">
            <w:rPr>
              <w:rFonts w:ascii="Trebuchet MS" w:hAnsi="Trebuchet MS"/>
              <w:w w:val="110"/>
              <w:sz w:val="10"/>
            </w:rPr>
          </w:rPrChange>
        </w:rPr>
        <w:t>426</w:t>
      </w:r>
      <w:r w:rsidRPr="00814BC9">
        <w:rPr>
          <w:rFonts w:ascii="Trebuchet MS" w:hAnsi="Trebuchet MS"/>
          <w:w w:val="110"/>
          <w:sz w:val="10"/>
          <w:lang w:val="en-GB"/>
          <w:rPrChange w:id="10848" w:author="Christian PIEDALLU" w:date="2023-02-06T09:53:00Z">
            <w:rPr>
              <w:rFonts w:ascii="Trebuchet MS" w:hAnsi="Trebuchet MS"/>
              <w:w w:val="110"/>
              <w:sz w:val="10"/>
            </w:rPr>
          </w:rPrChange>
        </w:rPr>
        <w:tab/>
      </w:r>
      <w:r w:rsidRPr="00814BC9">
        <w:rPr>
          <w:i/>
          <w:w w:val="110"/>
          <w:sz w:val="16"/>
          <w:lang w:val="en-GB"/>
          <w:rPrChange w:id="10849" w:author="Christian PIEDALLU" w:date="2023-02-06T09:53:00Z">
            <w:rPr>
              <w:i/>
              <w:w w:val="110"/>
              <w:sz w:val="16"/>
            </w:rPr>
          </w:rPrChange>
        </w:rPr>
        <w:t>Forest</w:t>
      </w:r>
      <w:r w:rsidRPr="00814BC9">
        <w:rPr>
          <w:i/>
          <w:spacing w:val="13"/>
          <w:w w:val="110"/>
          <w:sz w:val="16"/>
          <w:lang w:val="en-GB"/>
          <w:rPrChange w:id="10850" w:author="Christian PIEDALLU" w:date="2023-02-06T09:53:00Z">
            <w:rPr>
              <w:i/>
              <w:spacing w:val="13"/>
              <w:w w:val="110"/>
              <w:sz w:val="16"/>
            </w:rPr>
          </w:rPrChange>
        </w:rPr>
        <w:t xml:space="preserve"> </w:t>
      </w:r>
      <w:r w:rsidRPr="00814BC9">
        <w:rPr>
          <w:i/>
          <w:w w:val="110"/>
          <w:sz w:val="16"/>
          <w:lang w:val="en-GB"/>
          <w:rPrChange w:id="10851" w:author="Christian PIEDALLU" w:date="2023-02-06T09:53:00Z">
            <w:rPr>
              <w:i/>
              <w:w w:val="110"/>
              <w:sz w:val="16"/>
            </w:rPr>
          </w:rPrChange>
        </w:rPr>
        <w:t>Ecoiogy</w:t>
      </w:r>
      <w:r w:rsidRPr="00814BC9">
        <w:rPr>
          <w:i/>
          <w:spacing w:val="14"/>
          <w:w w:val="110"/>
          <w:sz w:val="16"/>
          <w:lang w:val="en-GB"/>
          <w:rPrChange w:id="10852" w:author="Christian PIEDALLU" w:date="2023-02-06T09:53:00Z">
            <w:rPr>
              <w:i/>
              <w:spacing w:val="14"/>
              <w:w w:val="110"/>
              <w:sz w:val="16"/>
            </w:rPr>
          </w:rPrChange>
        </w:rPr>
        <w:t xml:space="preserve"> </w:t>
      </w:r>
      <w:r w:rsidRPr="00814BC9">
        <w:rPr>
          <w:i/>
          <w:w w:val="110"/>
          <w:sz w:val="16"/>
          <w:lang w:val="en-GB"/>
          <w:rPrChange w:id="10853" w:author="Christian PIEDALLU" w:date="2023-02-06T09:53:00Z">
            <w:rPr>
              <w:i/>
              <w:w w:val="110"/>
              <w:sz w:val="16"/>
            </w:rPr>
          </w:rPrChange>
        </w:rPr>
        <w:t>and</w:t>
      </w:r>
      <w:r w:rsidRPr="00814BC9">
        <w:rPr>
          <w:i/>
          <w:spacing w:val="13"/>
          <w:w w:val="110"/>
          <w:sz w:val="16"/>
          <w:lang w:val="en-GB"/>
          <w:rPrChange w:id="10854" w:author="Christian PIEDALLU" w:date="2023-02-06T09:53:00Z">
            <w:rPr>
              <w:i/>
              <w:spacing w:val="13"/>
              <w:w w:val="110"/>
              <w:sz w:val="16"/>
            </w:rPr>
          </w:rPrChange>
        </w:rPr>
        <w:t xml:space="preserve"> </w:t>
      </w:r>
      <w:r w:rsidRPr="00814BC9">
        <w:rPr>
          <w:i/>
          <w:w w:val="110"/>
          <w:sz w:val="16"/>
          <w:lang w:val="en-GB"/>
          <w:rPrChange w:id="10855" w:author="Christian PIEDALLU" w:date="2023-02-06T09:53:00Z">
            <w:rPr>
              <w:i/>
              <w:w w:val="110"/>
              <w:sz w:val="16"/>
            </w:rPr>
          </w:rPrChange>
        </w:rPr>
        <w:t>Management</w:t>
      </w:r>
      <w:r w:rsidRPr="00814BC9">
        <w:rPr>
          <w:w w:val="110"/>
          <w:sz w:val="16"/>
          <w:lang w:val="en-GB"/>
          <w:rPrChange w:id="10856" w:author="Christian PIEDALLU" w:date="2023-02-06T09:53:00Z">
            <w:rPr>
              <w:w w:val="110"/>
              <w:sz w:val="16"/>
            </w:rPr>
          </w:rPrChange>
        </w:rPr>
        <w:t>,</w:t>
      </w:r>
      <w:r w:rsidRPr="00814BC9">
        <w:rPr>
          <w:spacing w:val="10"/>
          <w:w w:val="110"/>
          <w:sz w:val="16"/>
          <w:lang w:val="en-GB"/>
          <w:rPrChange w:id="10857" w:author="Christian PIEDALLU" w:date="2023-02-06T09:53:00Z">
            <w:rPr>
              <w:spacing w:val="10"/>
              <w:w w:val="110"/>
              <w:sz w:val="16"/>
            </w:rPr>
          </w:rPrChange>
        </w:rPr>
        <w:t xml:space="preserve"> </w:t>
      </w:r>
      <w:r w:rsidRPr="00814BC9">
        <w:rPr>
          <w:w w:val="110"/>
          <w:sz w:val="16"/>
          <w:lang w:val="en-GB"/>
          <w:rPrChange w:id="10858" w:author="Christian PIEDALLU" w:date="2023-02-06T09:53:00Z">
            <w:rPr>
              <w:w w:val="110"/>
              <w:sz w:val="16"/>
            </w:rPr>
          </w:rPrChange>
        </w:rPr>
        <w:t>175:253–273.</w:t>
      </w:r>
    </w:p>
    <w:p w14:paraId="68630954" w14:textId="77777777" w:rsidR="00B177F5" w:rsidRPr="00814BC9" w:rsidRDefault="00B553DB">
      <w:pPr>
        <w:spacing w:line="189" w:lineRule="exact"/>
        <w:ind w:left="163"/>
        <w:rPr>
          <w:sz w:val="16"/>
          <w:lang w:val="en-GB"/>
          <w:rPrChange w:id="10859" w:author="Christian PIEDALLU" w:date="2023-02-06T09:53:00Z">
            <w:rPr>
              <w:sz w:val="16"/>
            </w:rPr>
          </w:rPrChange>
        </w:rPr>
      </w:pPr>
      <w:r w:rsidRPr="00814BC9">
        <w:rPr>
          <w:rFonts w:ascii="Trebuchet MS"/>
          <w:sz w:val="10"/>
          <w:lang w:val="en-GB"/>
          <w:rPrChange w:id="10860" w:author="Christian PIEDALLU" w:date="2023-02-06T09:53:00Z">
            <w:rPr>
              <w:rFonts w:ascii="Trebuchet MS"/>
              <w:sz w:val="10"/>
            </w:rPr>
          </w:rPrChange>
        </w:rPr>
        <w:t xml:space="preserve">427     </w:t>
      </w:r>
      <w:r w:rsidRPr="00814BC9">
        <w:rPr>
          <w:rFonts w:ascii="Trebuchet MS"/>
          <w:spacing w:val="19"/>
          <w:sz w:val="10"/>
          <w:lang w:val="en-GB"/>
          <w:rPrChange w:id="10861" w:author="Christian PIEDALLU" w:date="2023-02-06T09:53:00Z">
            <w:rPr>
              <w:rFonts w:ascii="Trebuchet MS"/>
              <w:spacing w:val="19"/>
              <w:sz w:val="10"/>
            </w:rPr>
          </w:rPrChange>
        </w:rPr>
        <w:t xml:space="preserve"> </w:t>
      </w:r>
      <w:r w:rsidRPr="00814BC9">
        <w:rPr>
          <w:w w:val="115"/>
          <w:sz w:val="16"/>
          <w:lang w:val="en-GB"/>
          <w:rPrChange w:id="10862" w:author="Christian PIEDALLU" w:date="2023-02-06T09:53:00Z">
            <w:rPr>
              <w:w w:val="115"/>
              <w:sz w:val="16"/>
            </w:rPr>
          </w:rPrChange>
        </w:rPr>
        <w:t>Rouse,</w:t>
      </w:r>
      <w:r w:rsidRPr="00814BC9">
        <w:rPr>
          <w:spacing w:val="3"/>
          <w:w w:val="115"/>
          <w:sz w:val="16"/>
          <w:lang w:val="en-GB"/>
          <w:rPrChange w:id="10863" w:author="Christian PIEDALLU" w:date="2023-02-06T09:53:00Z">
            <w:rPr>
              <w:spacing w:val="3"/>
              <w:w w:val="115"/>
              <w:sz w:val="16"/>
            </w:rPr>
          </w:rPrChange>
        </w:rPr>
        <w:t xml:space="preserve"> </w:t>
      </w:r>
      <w:r w:rsidRPr="00814BC9">
        <w:rPr>
          <w:w w:val="115"/>
          <w:sz w:val="16"/>
          <w:lang w:val="en-GB"/>
          <w:rPrChange w:id="10864" w:author="Christian PIEDALLU" w:date="2023-02-06T09:53:00Z">
            <w:rPr>
              <w:w w:val="115"/>
              <w:sz w:val="16"/>
            </w:rPr>
          </w:rPrChange>
        </w:rPr>
        <w:t>W.</w:t>
      </w:r>
      <w:r w:rsidRPr="00814BC9">
        <w:rPr>
          <w:spacing w:val="4"/>
          <w:w w:val="115"/>
          <w:sz w:val="16"/>
          <w:lang w:val="en-GB"/>
          <w:rPrChange w:id="10865" w:author="Christian PIEDALLU" w:date="2023-02-06T09:53:00Z">
            <w:rPr>
              <w:spacing w:val="4"/>
              <w:w w:val="115"/>
              <w:sz w:val="16"/>
            </w:rPr>
          </w:rPrChange>
        </w:rPr>
        <w:t xml:space="preserve"> </w:t>
      </w:r>
      <w:r w:rsidRPr="00814BC9">
        <w:rPr>
          <w:w w:val="115"/>
          <w:sz w:val="16"/>
          <w:lang w:val="en-GB"/>
          <w:rPrChange w:id="10866" w:author="Christian PIEDALLU" w:date="2023-02-06T09:53:00Z">
            <w:rPr>
              <w:w w:val="115"/>
              <w:sz w:val="16"/>
            </w:rPr>
          </w:rPrChange>
        </w:rPr>
        <w:t>R.</w:t>
      </w:r>
      <w:r w:rsidRPr="00814BC9">
        <w:rPr>
          <w:spacing w:val="2"/>
          <w:w w:val="115"/>
          <w:sz w:val="16"/>
          <w:lang w:val="en-GB"/>
          <w:rPrChange w:id="10867" w:author="Christian PIEDALLU" w:date="2023-02-06T09:53:00Z">
            <w:rPr>
              <w:spacing w:val="2"/>
              <w:w w:val="115"/>
              <w:sz w:val="16"/>
            </w:rPr>
          </w:rPrChange>
        </w:rPr>
        <w:t xml:space="preserve"> </w:t>
      </w:r>
      <w:r w:rsidRPr="00814BC9">
        <w:rPr>
          <w:w w:val="115"/>
          <w:sz w:val="16"/>
          <w:lang w:val="en-GB"/>
          <w:rPrChange w:id="10868" w:author="Christian PIEDALLU" w:date="2023-02-06T09:53:00Z">
            <w:rPr>
              <w:w w:val="115"/>
              <w:sz w:val="16"/>
            </w:rPr>
          </w:rPrChange>
        </w:rPr>
        <w:t>and</w:t>
      </w:r>
      <w:r w:rsidRPr="00814BC9">
        <w:rPr>
          <w:spacing w:val="3"/>
          <w:w w:val="115"/>
          <w:sz w:val="16"/>
          <w:lang w:val="en-GB"/>
          <w:rPrChange w:id="10869" w:author="Christian PIEDALLU" w:date="2023-02-06T09:53:00Z">
            <w:rPr>
              <w:spacing w:val="3"/>
              <w:w w:val="115"/>
              <w:sz w:val="16"/>
            </w:rPr>
          </w:rPrChange>
        </w:rPr>
        <w:t xml:space="preserve"> </w:t>
      </w:r>
      <w:r w:rsidRPr="00814BC9">
        <w:rPr>
          <w:w w:val="115"/>
          <w:sz w:val="16"/>
          <w:lang w:val="en-GB"/>
          <w:rPrChange w:id="10870" w:author="Christian PIEDALLU" w:date="2023-02-06T09:53:00Z">
            <w:rPr>
              <w:w w:val="115"/>
              <w:sz w:val="16"/>
            </w:rPr>
          </w:rPrChange>
        </w:rPr>
        <w:t>Wilson,</w:t>
      </w:r>
      <w:r w:rsidRPr="00814BC9">
        <w:rPr>
          <w:spacing w:val="3"/>
          <w:w w:val="115"/>
          <w:sz w:val="16"/>
          <w:lang w:val="en-GB"/>
          <w:rPrChange w:id="10871" w:author="Christian PIEDALLU" w:date="2023-02-06T09:53:00Z">
            <w:rPr>
              <w:spacing w:val="3"/>
              <w:w w:val="115"/>
              <w:sz w:val="16"/>
            </w:rPr>
          </w:rPrChange>
        </w:rPr>
        <w:t xml:space="preserve"> </w:t>
      </w:r>
      <w:r w:rsidRPr="00814BC9">
        <w:rPr>
          <w:w w:val="115"/>
          <w:sz w:val="16"/>
          <w:lang w:val="en-GB"/>
          <w:rPrChange w:id="10872" w:author="Christian PIEDALLU" w:date="2023-02-06T09:53:00Z">
            <w:rPr>
              <w:w w:val="115"/>
              <w:sz w:val="16"/>
            </w:rPr>
          </w:rPrChange>
        </w:rPr>
        <w:t>R.</w:t>
      </w:r>
      <w:r w:rsidRPr="00814BC9">
        <w:rPr>
          <w:spacing w:val="3"/>
          <w:w w:val="115"/>
          <w:sz w:val="16"/>
          <w:lang w:val="en-GB"/>
          <w:rPrChange w:id="10873" w:author="Christian PIEDALLU" w:date="2023-02-06T09:53:00Z">
            <w:rPr>
              <w:spacing w:val="3"/>
              <w:w w:val="115"/>
              <w:sz w:val="16"/>
            </w:rPr>
          </w:rPrChange>
        </w:rPr>
        <w:t xml:space="preserve"> </w:t>
      </w:r>
      <w:r w:rsidRPr="00814BC9">
        <w:rPr>
          <w:w w:val="115"/>
          <w:sz w:val="16"/>
          <w:lang w:val="en-GB"/>
          <w:rPrChange w:id="10874" w:author="Christian PIEDALLU" w:date="2023-02-06T09:53:00Z">
            <w:rPr>
              <w:w w:val="115"/>
              <w:sz w:val="16"/>
            </w:rPr>
          </w:rPrChange>
        </w:rPr>
        <w:t>G.,</w:t>
      </w:r>
      <w:r w:rsidRPr="00814BC9">
        <w:rPr>
          <w:spacing w:val="3"/>
          <w:w w:val="115"/>
          <w:sz w:val="16"/>
          <w:lang w:val="en-GB"/>
          <w:rPrChange w:id="10875" w:author="Christian PIEDALLU" w:date="2023-02-06T09:53:00Z">
            <w:rPr>
              <w:spacing w:val="3"/>
              <w:w w:val="115"/>
              <w:sz w:val="16"/>
            </w:rPr>
          </w:rPrChange>
        </w:rPr>
        <w:t xml:space="preserve"> </w:t>
      </w:r>
      <w:r w:rsidRPr="00814BC9">
        <w:rPr>
          <w:w w:val="115"/>
          <w:sz w:val="16"/>
          <w:lang w:val="en-GB"/>
          <w:rPrChange w:id="10876" w:author="Christian PIEDALLU" w:date="2023-02-06T09:53:00Z">
            <w:rPr>
              <w:w w:val="115"/>
              <w:sz w:val="16"/>
            </w:rPr>
          </w:rPrChange>
        </w:rPr>
        <w:t>1969.</w:t>
      </w:r>
      <w:r w:rsidRPr="00814BC9">
        <w:rPr>
          <w:spacing w:val="17"/>
          <w:w w:val="115"/>
          <w:sz w:val="16"/>
          <w:lang w:val="en-GB"/>
          <w:rPrChange w:id="10877" w:author="Christian PIEDALLU" w:date="2023-02-06T09:53:00Z">
            <w:rPr>
              <w:spacing w:val="17"/>
              <w:w w:val="115"/>
              <w:sz w:val="16"/>
            </w:rPr>
          </w:rPrChange>
        </w:rPr>
        <w:t xml:space="preserve"> </w:t>
      </w:r>
      <w:r w:rsidRPr="00814BC9">
        <w:rPr>
          <w:w w:val="115"/>
          <w:sz w:val="16"/>
          <w:lang w:val="en-GB"/>
          <w:rPrChange w:id="10878" w:author="Christian PIEDALLU" w:date="2023-02-06T09:53:00Z">
            <w:rPr>
              <w:w w:val="115"/>
              <w:sz w:val="16"/>
            </w:rPr>
          </w:rPrChange>
        </w:rPr>
        <w:t>Time</w:t>
      </w:r>
      <w:r w:rsidRPr="00814BC9">
        <w:rPr>
          <w:spacing w:val="2"/>
          <w:w w:val="115"/>
          <w:sz w:val="16"/>
          <w:lang w:val="en-GB"/>
          <w:rPrChange w:id="10879" w:author="Christian PIEDALLU" w:date="2023-02-06T09:53:00Z">
            <w:rPr>
              <w:spacing w:val="2"/>
              <w:w w:val="115"/>
              <w:sz w:val="16"/>
            </w:rPr>
          </w:rPrChange>
        </w:rPr>
        <w:t xml:space="preserve"> </w:t>
      </w:r>
      <w:r w:rsidRPr="00814BC9">
        <w:rPr>
          <w:w w:val="115"/>
          <w:sz w:val="16"/>
          <w:lang w:val="en-GB"/>
          <w:rPrChange w:id="10880" w:author="Christian PIEDALLU" w:date="2023-02-06T09:53:00Z">
            <w:rPr>
              <w:w w:val="115"/>
              <w:sz w:val="16"/>
            </w:rPr>
          </w:rPrChange>
        </w:rPr>
        <w:t>and</w:t>
      </w:r>
      <w:r w:rsidRPr="00814BC9">
        <w:rPr>
          <w:spacing w:val="3"/>
          <w:w w:val="115"/>
          <w:sz w:val="16"/>
          <w:lang w:val="en-GB"/>
          <w:rPrChange w:id="10881" w:author="Christian PIEDALLU" w:date="2023-02-06T09:53:00Z">
            <w:rPr>
              <w:spacing w:val="3"/>
              <w:w w:val="115"/>
              <w:sz w:val="16"/>
            </w:rPr>
          </w:rPrChange>
        </w:rPr>
        <w:t xml:space="preserve"> </w:t>
      </w:r>
      <w:r w:rsidRPr="00814BC9">
        <w:rPr>
          <w:w w:val="115"/>
          <w:sz w:val="16"/>
          <w:lang w:val="en-GB"/>
          <w:rPrChange w:id="10882" w:author="Christian PIEDALLU" w:date="2023-02-06T09:53:00Z">
            <w:rPr>
              <w:w w:val="115"/>
              <w:sz w:val="16"/>
            </w:rPr>
          </w:rPrChange>
        </w:rPr>
        <w:t>space</w:t>
      </w:r>
      <w:r w:rsidRPr="00814BC9">
        <w:rPr>
          <w:spacing w:val="3"/>
          <w:w w:val="115"/>
          <w:sz w:val="16"/>
          <w:lang w:val="en-GB"/>
          <w:rPrChange w:id="10883" w:author="Christian PIEDALLU" w:date="2023-02-06T09:53:00Z">
            <w:rPr>
              <w:spacing w:val="3"/>
              <w:w w:val="115"/>
              <w:sz w:val="16"/>
            </w:rPr>
          </w:rPrChange>
        </w:rPr>
        <w:t xml:space="preserve"> </w:t>
      </w:r>
      <w:r w:rsidRPr="00814BC9">
        <w:rPr>
          <w:w w:val="115"/>
          <w:sz w:val="16"/>
          <w:lang w:val="en-GB"/>
          <w:rPrChange w:id="10884" w:author="Christian PIEDALLU" w:date="2023-02-06T09:53:00Z">
            <w:rPr>
              <w:w w:val="115"/>
              <w:sz w:val="16"/>
            </w:rPr>
          </w:rPrChange>
        </w:rPr>
        <w:t>variations</w:t>
      </w:r>
      <w:r w:rsidRPr="00814BC9">
        <w:rPr>
          <w:spacing w:val="3"/>
          <w:w w:val="115"/>
          <w:sz w:val="16"/>
          <w:lang w:val="en-GB"/>
          <w:rPrChange w:id="10885" w:author="Christian PIEDALLU" w:date="2023-02-06T09:53:00Z">
            <w:rPr>
              <w:spacing w:val="3"/>
              <w:w w:val="115"/>
              <w:sz w:val="16"/>
            </w:rPr>
          </w:rPrChange>
        </w:rPr>
        <w:t xml:space="preserve"> </w:t>
      </w:r>
      <w:r w:rsidRPr="00814BC9">
        <w:rPr>
          <w:w w:val="115"/>
          <w:sz w:val="16"/>
          <w:lang w:val="en-GB"/>
          <w:rPrChange w:id="10886" w:author="Christian PIEDALLU" w:date="2023-02-06T09:53:00Z">
            <w:rPr>
              <w:w w:val="115"/>
              <w:sz w:val="16"/>
            </w:rPr>
          </w:rPrChange>
        </w:rPr>
        <w:t>in</w:t>
      </w:r>
      <w:r w:rsidRPr="00814BC9">
        <w:rPr>
          <w:spacing w:val="3"/>
          <w:w w:val="115"/>
          <w:sz w:val="16"/>
          <w:lang w:val="en-GB"/>
          <w:rPrChange w:id="10887" w:author="Christian PIEDALLU" w:date="2023-02-06T09:53:00Z">
            <w:rPr>
              <w:spacing w:val="3"/>
              <w:w w:val="115"/>
              <w:sz w:val="16"/>
            </w:rPr>
          </w:rPrChange>
        </w:rPr>
        <w:t xml:space="preserve"> </w:t>
      </w:r>
      <w:r w:rsidRPr="00814BC9">
        <w:rPr>
          <w:w w:val="115"/>
          <w:sz w:val="16"/>
          <w:lang w:val="en-GB"/>
          <w:rPrChange w:id="10888" w:author="Christian PIEDALLU" w:date="2023-02-06T09:53:00Z">
            <w:rPr>
              <w:w w:val="115"/>
              <w:sz w:val="16"/>
            </w:rPr>
          </w:rPrChange>
        </w:rPr>
        <w:t>the</w:t>
      </w:r>
      <w:r w:rsidRPr="00814BC9">
        <w:rPr>
          <w:spacing w:val="3"/>
          <w:w w:val="115"/>
          <w:sz w:val="16"/>
          <w:lang w:val="en-GB"/>
          <w:rPrChange w:id="10889" w:author="Christian PIEDALLU" w:date="2023-02-06T09:53:00Z">
            <w:rPr>
              <w:spacing w:val="3"/>
              <w:w w:val="115"/>
              <w:sz w:val="16"/>
            </w:rPr>
          </w:rPrChange>
        </w:rPr>
        <w:t xml:space="preserve"> </w:t>
      </w:r>
      <w:r w:rsidRPr="00814BC9">
        <w:rPr>
          <w:w w:val="115"/>
          <w:sz w:val="16"/>
          <w:lang w:val="en-GB"/>
          <w:rPrChange w:id="10890" w:author="Christian PIEDALLU" w:date="2023-02-06T09:53:00Z">
            <w:rPr>
              <w:w w:val="115"/>
              <w:sz w:val="16"/>
            </w:rPr>
          </w:rPrChange>
        </w:rPr>
        <w:t>radiant</w:t>
      </w:r>
      <w:r w:rsidRPr="00814BC9">
        <w:rPr>
          <w:spacing w:val="3"/>
          <w:w w:val="115"/>
          <w:sz w:val="16"/>
          <w:lang w:val="en-GB"/>
          <w:rPrChange w:id="10891" w:author="Christian PIEDALLU" w:date="2023-02-06T09:53:00Z">
            <w:rPr>
              <w:spacing w:val="3"/>
              <w:w w:val="115"/>
              <w:sz w:val="16"/>
            </w:rPr>
          </w:rPrChange>
        </w:rPr>
        <w:t xml:space="preserve"> </w:t>
      </w:r>
      <w:r w:rsidRPr="00814BC9">
        <w:rPr>
          <w:w w:val="115"/>
          <w:sz w:val="16"/>
          <w:lang w:val="en-GB"/>
          <w:rPrChange w:id="10892" w:author="Christian PIEDALLU" w:date="2023-02-06T09:53:00Z">
            <w:rPr>
              <w:w w:val="115"/>
              <w:sz w:val="16"/>
            </w:rPr>
          </w:rPrChange>
        </w:rPr>
        <w:t>energy</w:t>
      </w:r>
      <w:r w:rsidRPr="00814BC9">
        <w:rPr>
          <w:spacing w:val="3"/>
          <w:w w:val="115"/>
          <w:sz w:val="16"/>
          <w:lang w:val="en-GB"/>
          <w:rPrChange w:id="10893" w:author="Christian PIEDALLU" w:date="2023-02-06T09:53:00Z">
            <w:rPr>
              <w:spacing w:val="3"/>
              <w:w w:val="115"/>
              <w:sz w:val="16"/>
            </w:rPr>
          </w:rPrChange>
        </w:rPr>
        <w:t xml:space="preserve"> </w:t>
      </w:r>
      <w:r w:rsidRPr="00814BC9">
        <w:rPr>
          <w:w w:val="115"/>
          <w:sz w:val="16"/>
          <w:lang w:val="en-GB"/>
          <w:rPrChange w:id="10894" w:author="Christian PIEDALLU" w:date="2023-02-06T09:53:00Z">
            <w:rPr>
              <w:w w:val="115"/>
              <w:sz w:val="16"/>
            </w:rPr>
          </w:rPrChange>
        </w:rPr>
        <w:t>fluxes</w:t>
      </w:r>
      <w:r w:rsidRPr="00814BC9">
        <w:rPr>
          <w:spacing w:val="3"/>
          <w:w w:val="115"/>
          <w:sz w:val="16"/>
          <w:lang w:val="en-GB"/>
          <w:rPrChange w:id="10895" w:author="Christian PIEDALLU" w:date="2023-02-06T09:53:00Z">
            <w:rPr>
              <w:spacing w:val="3"/>
              <w:w w:val="115"/>
              <w:sz w:val="16"/>
            </w:rPr>
          </w:rPrChange>
        </w:rPr>
        <w:t xml:space="preserve"> </w:t>
      </w:r>
      <w:r w:rsidRPr="00814BC9">
        <w:rPr>
          <w:w w:val="115"/>
          <w:sz w:val="16"/>
          <w:lang w:val="en-GB"/>
          <w:rPrChange w:id="10896" w:author="Christian PIEDALLU" w:date="2023-02-06T09:53:00Z">
            <w:rPr>
              <w:w w:val="115"/>
              <w:sz w:val="16"/>
            </w:rPr>
          </w:rPrChange>
        </w:rPr>
        <w:t>over</w:t>
      </w:r>
      <w:r w:rsidRPr="00814BC9">
        <w:rPr>
          <w:spacing w:val="2"/>
          <w:w w:val="115"/>
          <w:sz w:val="16"/>
          <w:lang w:val="en-GB"/>
          <w:rPrChange w:id="10897" w:author="Christian PIEDALLU" w:date="2023-02-06T09:53:00Z">
            <w:rPr>
              <w:spacing w:val="2"/>
              <w:w w:val="115"/>
              <w:sz w:val="16"/>
            </w:rPr>
          </w:rPrChange>
        </w:rPr>
        <w:t xml:space="preserve"> </w:t>
      </w:r>
      <w:r w:rsidRPr="00814BC9">
        <w:rPr>
          <w:w w:val="115"/>
          <w:sz w:val="16"/>
          <w:lang w:val="en-GB"/>
          <w:rPrChange w:id="10898" w:author="Christian PIEDALLU" w:date="2023-02-06T09:53:00Z">
            <w:rPr>
              <w:w w:val="115"/>
              <w:sz w:val="16"/>
            </w:rPr>
          </w:rPrChange>
        </w:rPr>
        <w:t>sloping</w:t>
      </w:r>
      <w:r w:rsidRPr="00814BC9">
        <w:rPr>
          <w:spacing w:val="3"/>
          <w:w w:val="115"/>
          <w:sz w:val="16"/>
          <w:lang w:val="en-GB"/>
          <w:rPrChange w:id="10899" w:author="Christian PIEDALLU" w:date="2023-02-06T09:53:00Z">
            <w:rPr>
              <w:spacing w:val="3"/>
              <w:w w:val="115"/>
              <w:sz w:val="16"/>
            </w:rPr>
          </w:rPrChange>
        </w:rPr>
        <w:t xml:space="preserve"> </w:t>
      </w:r>
      <w:r w:rsidRPr="00814BC9">
        <w:rPr>
          <w:w w:val="115"/>
          <w:sz w:val="16"/>
          <w:lang w:val="en-GB"/>
          <w:rPrChange w:id="10900" w:author="Christian PIEDALLU" w:date="2023-02-06T09:53:00Z">
            <w:rPr>
              <w:w w:val="115"/>
              <w:sz w:val="16"/>
            </w:rPr>
          </w:rPrChange>
        </w:rPr>
        <w:t>forested</w:t>
      </w:r>
    </w:p>
    <w:p w14:paraId="3A69C850" w14:textId="77777777" w:rsidR="00B177F5" w:rsidRPr="00814BC9" w:rsidRDefault="00B553DB">
      <w:pPr>
        <w:tabs>
          <w:tab w:val="left" w:pos="720"/>
        </w:tabs>
        <w:spacing w:line="189" w:lineRule="exact"/>
        <w:ind w:left="163"/>
        <w:rPr>
          <w:i/>
          <w:sz w:val="16"/>
          <w:lang w:val="en-GB"/>
          <w:rPrChange w:id="10901" w:author="Christian PIEDALLU" w:date="2023-02-06T09:53:00Z">
            <w:rPr>
              <w:i/>
              <w:sz w:val="16"/>
            </w:rPr>
          </w:rPrChange>
        </w:rPr>
      </w:pPr>
      <w:r w:rsidRPr="00814BC9">
        <w:rPr>
          <w:rFonts w:ascii="Trebuchet MS"/>
          <w:w w:val="110"/>
          <w:sz w:val="10"/>
          <w:lang w:val="en-GB"/>
          <w:rPrChange w:id="10902" w:author="Christian PIEDALLU" w:date="2023-02-06T09:53:00Z">
            <w:rPr>
              <w:rFonts w:ascii="Trebuchet MS"/>
              <w:w w:val="110"/>
              <w:sz w:val="10"/>
            </w:rPr>
          </w:rPrChange>
        </w:rPr>
        <w:t>428</w:t>
      </w:r>
      <w:r w:rsidRPr="00814BC9">
        <w:rPr>
          <w:rFonts w:ascii="Trebuchet MS"/>
          <w:w w:val="110"/>
          <w:sz w:val="10"/>
          <w:lang w:val="en-GB"/>
          <w:rPrChange w:id="10903" w:author="Christian PIEDALLU" w:date="2023-02-06T09:53:00Z">
            <w:rPr>
              <w:rFonts w:ascii="Trebuchet MS"/>
              <w:w w:val="110"/>
              <w:sz w:val="10"/>
            </w:rPr>
          </w:rPrChange>
        </w:rPr>
        <w:tab/>
      </w:r>
      <w:r w:rsidRPr="00814BC9">
        <w:rPr>
          <w:w w:val="110"/>
          <w:sz w:val="16"/>
          <w:lang w:val="en-GB"/>
          <w:rPrChange w:id="10904" w:author="Christian PIEDALLU" w:date="2023-02-06T09:53:00Z">
            <w:rPr>
              <w:w w:val="110"/>
              <w:sz w:val="16"/>
            </w:rPr>
          </w:rPrChange>
        </w:rPr>
        <w:t>terrain</w:t>
      </w:r>
      <w:r w:rsidRPr="00814BC9">
        <w:rPr>
          <w:spacing w:val="25"/>
          <w:w w:val="110"/>
          <w:sz w:val="16"/>
          <w:lang w:val="en-GB"/>
          <w:rPrChange w:id="10905" w:author="Christian PIEDALLU" w:date="2023-02-06T09:53:00Z">
            <w:rPr>
              <w:spacing w:val="25"/>
              <w:w w:val="110"/>
              <w:sz w:val="16"/>
            </w:rPr>
          </w:rPrChange>
        </w:rPr>
        <w:t xml:space="preserve"> </w:t>
      </w:r>
      <w:r w:rsidRPr="00814BC9">
        <w:rPr>
          <w:w w:val="110"/>
          <w:sz w:val="16"/>
          <w:lang w:val="en-GB"/>
          <w:rPrChange w:id="10906" w:author="Christian PIEDALLU" w:date="2023-02-06T09:53:00Z">
            <w:rPr>
              <w:w w:val="110"/>
              <w:sz w:val="16"/>
            </w:rPr>
          </w:rPrChange>
        </w:rPr>
        <w:t>and</w:t>
      </w:r>
      <w:r w:rsidRPr="00814BC9">
        <w:rPr>
          <w:spacing w:val="25"/>
          <w:w w:val="110"/>
          <w:sz w:val="16"/>
          <w:lang w:val="en-GB"/>
          <w:rPrChange w:id="10907" w:author="Christian PIEDALLU" w:date="2023-02-06T09:53:00Z">
            <w:rPr>
              <w:spacing w:val="25"/>
              <w:w w:val="110"/>
              <w:sz w:val="16"/>
            </w:rPr>
          </w:rPrChange>
        </w:rPr>
        <w:t xml:space="preserve"> </w:t>
      </w:r>
      <w:r w:rsidRPr="00814BC9">
        <w:rPr>
          <w:w w:val="110"/>
          <w:sz w:val="16"/>
          <w:lang w:val="en-GB"/>
          <w:rPrChange w:id="10908" w:author="Christian PIEDALLU" w:date="2023-02-06T09:53:00Z">
            <w:rPr>
              <w:w w:val="110"/>
              <w:sz w:val="16"/>
            </w:rPr>
          </w:rPrChange>
        </w:rPr>
        <w:t>their</w:t>
      </w:r>
      <w:r w:rsidRPr="00814BC9">
        <w:rPr>
          <w:spacing w:val="26"/>
          <w:w w:val="110"/>
          <w:sz w:val="16"/>
          <w:lang w:val="en-GB"/>
          <w:rPrChange w:id="10909" w:author="Christian PIEDALLU" w:date="2023-02-06T09:53:00Z">
            <w:rPr>
              <w:spacing w:val="26"/>
              <w:w w:val="110"/>
              <w:sz w:val="16"/>
            </w:rPr>
          </w:rPrChange>
        </w:rPr>
        <w:t xml:space="preserve"> </w:t>
      </w:r>
      <w:r w:rsidRPr="00814BC9">
        <w:rPr>
          <w:w w:val="110"/>
          <w:sz w:val="16"/>
          <w:lang w:val="en-GB"/>
          <w:rPrChange w:id="10910" w:author="Christian PIEDALLU" w:date="2023-02-06T09:53:00Z">
            <w:rPr>
              <w:w w:val="110"/>
              <w:sz w:val="16"/>
            </w:rPr>
          </w:rPrChange>
        </w:rPr>
        <w:t>influence</w:t>
      </w:r>
      <w:r w:rsidRPr="00814BC9">
        <w:rPr>
          <w:spacing w:val="25"/>
          <w:w w:val="110"/>
          <w:sz w:val="16"/>
          <w:lang w:val="en-GB"/>
          <w:rPrChange w:id="10911" w:author="Christian PIEDALLU" w:date="2023-02-06T09:53:00Z">
            <w:rPr>
              <w:spacing w:val="25"/>
              <w:w w:val="110"/>
              <w:sz w:val="16"/>
            </w:rPr>
          </w:rPrChange>
        </w:rPr>
        <w:t xml:space="preserve"> </w:t>
      </w:r>
      <w:r w:rsidRPr="00814BC9">
        <w:rPr>
          <w:w w:val="110"/>
          <w:sz w:val="16"/>
          <w:lang w:val="en-GB"/>
          <w:rPrChange w:id="10912" w:author="Christian PIEDALLU" w:date="2023-02-06T09:53:00Z">
            <w:rPr>
              <w:w w:val="110"/>
              <w:sz w:val="16"/>
            </w:rPr>
          </w:rPrChange>
        </w:rPr>
        <w:t>on</w:t>
      </w:r>
      <w:r w:rsidRPr="00814BC9">
        <w:rPr>
          <w:spacing w:val="26"/>
          <w:w w:val="110"/>
          <w:sz w:val="16"/>
          <w:lang w:val="en-GB"/>
          <w:rPrChange w:id="10913" w:author="Christian PIEDALLU" w:date="2023-02-06T09:53:00Z">
            <w:rPr>
              <w:spacing w:val="26"/>
              <w:w w:val="110"/>
              <w:sz w:val="16"/>
            </w:rPr>
          </w:rPrChange>
        </w:rPr>
        <w:t xml:space="preserve"> </w:t>
      </w:r>
      <w:r w:rsidRPr="00814BC9">
        <w:rPr>
          <w:w w:val="110"/>
          <w:sz w:val="16"/>
          <w:lang w:val="en-GB"/>
          <w:rPrChange w:id="10914" w:author="Christian PIEDALLU" w:date="2023-02-06T09:53:00Z">
            <w:rPr>
              <w:w w:val="110"/>
              <w:sz w:val="16"/>
            </w:rPr>
          </w:rPrChange>
        </w:rPr>
        <w:t>seasonal</w:t>
      </w:r>
      <w:r w:rsidRPr="00814BC9">
        <w:rPr>
          <w:spacing w:val="25"/>
          <w:w w:val="110"/>
          <w:sz w:val="16"/>
          <w:lang w:val="en-GB"/>
          <w:rPrChange w:id="10915" w:author="Christian PIEDALLU" w:date="2023-02-06T09:53:00Z">
            <w:rPr>
              <w:spacing w:val="25"/>
              <w:w w:val="110"/>
              <w:sz w:val="16"/>
            </w:rPr>
          </w:rPrChange>
        </w:rPr>
        <w:t xml:space="preserve"> </w:t>
      </w:r>
      <w:r w:rsidRPr="00814BC9">
        <w:rPr>
          <w:w w:val="110"/>
          <w:sz w:val="16"/>
          <w:lang w:val="en-GB"/>
          <w:rPrChange w:id="10916" w:author="Christian PIEDALLU" w:date="2023-02-06T09:53:00Z">
            <w:rPr>
              <w:w w:val="110"/>
              <w:sz w:val="16"/>
            </w:rPr>
          </w:rPrChange>
        </w:rPr>
        <w:t>heat</w:t>
      </w:r>
      <w:r w:rsidRPr="00814BC9">
        <w:rPr>
          <w:spacing w:val="25"/>
          <w:w w:val="110"/>
          <w:sz w:val="16"/>
          <w:lang w:val="en-GB"/>
          <w:rPrChange w:id="10917" w:author="Christian PIEDALLU" w:date="2023-02-06T09:53:00Z">
            <w:rPr>
              <w:spacing w:val="25"/>
              <w:w w:val="110"/>
              <w:sz w:val="16"/>
            </w:rPr>
          </w:rPrChange>
        </w:rPr>
        <w:t xml:space="preserve"> </w:t>
      </w:r>
      <w:r w:rsidRPr="00814BC9">
        <w:rPr>
          <w:w w:val="110"/>
          <w:sz w:val="16"/>
          <w:lang w:val="en-GB"/>
          <w:rPrChange w:id="10918" w:author="Christian PIEDALLU" w:date="2023-02-06T09:53:00Z">
            <w:rPr>
              <w:w w:val="110"/>
              <w:sz w:val="16"/>
            </w:rPr>
          </w:rPrChange>
        </w:rPr>
        <w:t>and</w:t>
      </w:r>
      <w:r w:rsidRPr="00814BC9">
        <w:rPr>
          <w:spacing w:val="26"/>
          <w:w w:val="110"/>
          <w:sz w:val="16"/>
          <w:lang w:val="en-GB"/>
          <w:rPrChange w:id="10919" w:author="Christian PIEDALLU" w:date="2023-02-06T09:53:00Z">
            <w:rPr>
              <w:spacing w:val="26"/>
              <w:w w:val="110"/>
              <w:sz w:val="16"/>
            </w:rPr>
          </w:rPrChange>
        </w:rPr>
        <w:t xml:space="preserve"> </w:t>
      </w:r>
      <w:r w:rsidRPr="00814BC9">
        <w:rPr>
          <w:w w:val="110"/>
          <w:sz w:val="16"/>
          <w:lang w:val="en-GB"/>
          <w:rPrChange w:id="10920" w:author="Christian PIEDALLU" w:date="2023-02-06T09:53:00Z">
            <w:rPr>
              <w:w w:val="110"/>
              <w:sz w:val="16"/>
            </w:rPr>
          </w:rPrChange>
        </w:rPr>
        <w:t>water</w:t>
      </w:r>
      <w:r w:rsidRPr="00814BC9">
        <w:rPr>
          <w:spacing w:val="25"/>
          <w:w w:val="110"/>
          <w:sz w:val="16"/>
          <w:lang w:val="en-GB"/>
          <w:rPrChange w:id="10921" w:author="Christian PIEDALLU" w:date="2023-02-06T09:53:00Z">
            <w:rPr>
              <w:spacing w:val="25"/>
              <w:w w:val="110"/>
              <w:sz w:val="16"/>
            </w:rPr>
          </w:rPrChange>
        </w:rPr>
        <w:t xml:space="preserve"> </w:t>
      </w:r>
      <w:r w:rsidRPr="00814BC9">
        <w:rPr>
          <w:w w:val="110"/>
          <w:sz w:val="16"/>
          <w:lang w:val="en-GB"/>
          <w:rPrChange w:id="10922" w:author="Christian PIEDALLU" w:date="2023-02-06T09:53:00Z">
            <w:rPr>
              <w:w w:val="110"/>
              <w:sz w:val="16"/>
            </w:rPr>
          </w:rPrChange>
        </w:rPr>
        <w:t>balances</w:t>
      </w:r>
      <w:r w:rsidRPr="00814BC9">
        <w:rPr>
          <w:spacing w:val="25"/>
          <w:w w:val="110"/>
          <w:sz w:val="16"/>
          <w:lang w:val="en-GB"/>
          <w:rPrChange w:id="10923" w:author="Christian PIEDALLU" w:date="2023-02-06T09:53:00Z">
            <w:rPr>
              <w:spacing w:val="25"/>
              <w:w w:val="110"/>
              <w:sz w:val="16"/>
            </w:rPr>
          </w:rPrChange>
        </w:rPr>
        <w:t xml:space="preserve"> </w:t>
      </w:r>
      <w:r w:rsidRPr="00814BC9">
        <w:rPr>
          <w:w w:val="110"/>
          <w:sz w:val="16"/>
          <w:lang w:val="en-GB"/>
          <w:rPrChange w:id="10924" w:author="Christian PIEDALLU" w:date="2023-02-06T09:53:00Z">
            <w:rPr>
              <w:w w:val="110"/>
              <w:sz w:val="16"/>
            </w:rPr>
          </w:rPrChange>
        </w:rPr>
        <w:t>at</w:t>
      </w:r>
      <w:r w:rsidRPr="00814BC9">
        <w:rPr>
          <w:spacing w:val="26"/>
          <w:w w:val="110"/>
          <w:sz w:val="16"/>
          <w:lang w:val="en-GB"/>
          <w:rPrChange w:id="10925" w:author="Christian PIEDALLU" w:date="2023-02-06T09:53:00Z">
            <w:rPr>
              <w:spacing w:val="26"/>
              <w:w w:val="110"/>
              <w:sz w:val="16"/>
            </w:rPr>
          </w:rPrChange>
        </w:rPr>
        <w:t xml:space="preserve"> </w:t>
      </w:r>
      <w:r w:rsidRPr="00814BC9">
        <w:rPr>
          <w:w w:val="110"/>
          <w:sz w:val="16"/>
          <w:lang w:val="en-GB"/>
          <w:rPrChange w:id="10926" w:author="Christian PIEDALLU" w:date="2023-02-06T09:53:00Z">
            <w:rPr>
              <w:w w:val="110"/>
              <w:sz w:val="16"/>
            </w:rPr>
          </w:rPrChange>
        </w:rPr>
        <w:t>a</w:t>
      </w:r>
      <w:r w:rsidRPr="00814BC9">
        <w:rPr>
          <w:spacing w:val="25"/>
          <w:w w:val="110"/>
          <w:sz w:val="16"/>
          <w:lang w:val="en-GB"/>
          <w:rPrChange w:id="10927" w:author="Christian PIEDALLU" w:date="2023-02-06T09:53:00Z">
            <w:rPr>
              <w:spacing w:val="25"/>
              <w:w w:val="110"/>
              <w:sz w:val="16"/>
            </w:rPr>
          </w:rPrChange>
        </w:rPr>
        <w:t xml:space="preserve"> </w:t>
      </w:r>
      <w:r w:rsidRPr="00814BC9">
        <w:rPr>
          <w:w w:val="110"/>
          <w:sz w:val="16"/>
          <w:lang w:val="en-GB"/>
          <w:rPrChange w:id="10928" w:author="Christian PIEDALLU" w:date="2023-02-06T09:53:00Z">
            <w:rPr>
              <w:w w:val="110"/>
              <w:sz w:val="16"/>
            </w:rPr>
          </w:rPrChange>
        </w:rPr>
        <w:t>middle</w:t>
      </w:r>
      <w:r w:rsidRPr="00814BC9">
        <w:rPr>
          <w:spacing w:val="26"/>
          <w:w w:val="110"/>
          <w:sz w:val="16"/>
          <w:lang w:val="en-GB"/>
          <w:rPrChange w:id="10929" w:author="Christian PIEDALLU" w:date="2023-02-06T09:53:00Z">
            <w:rPr>
              <w:spacing w:val="26"/>
              <w:w w:val="110"/>
              <w:sz w:val="16"/>
            </w:rPr>
          </w:rPrChange>
        </w:rPr>
        <w:t xml:space="preserve"> </w:t>
      </w:r>
      <w:r w:rsidRPr="00814BC9">
        <w:rPr>
          <w:w w:val="110"/>
          <w:sz w:val="16"/>
          <w:lang w:val="en-GB"/>
          <w:rPrChange w:id="10930" w:author="Christian PIEDALLU" w:date="2023-02-06T09:53:00Z">
            <w:rPr>
              <w:w w:val="110"/>
              <w:sz w:val="16"/>
            </w:rPr>
          </w:rPrChange>
        </w:rPr>
        <w:t>latitude</w:t>
      </w:r>
      <w:r w:rsidRPr="00814BC9">
        <w:rPr>
          <w:spacing w:val="25"/>
          <w:w w:val="110"/>
          <w:sz w:val="16"/>
          <w:lang w:val="en-GB"/>
          <w:rPrChange w:id="10931" w:author="Christian PIEDALLU" w:date="2023-02-06T09:53:00Z">
            <w:rPr>
              <w:spacing w:val="25"/>
              <w:w w:val="110"/>
              <w:sz w:val="16"/>
            </w:rPr>
          </w:rPrChange>
        </w:rPr>
        <w:t xml:space="preserve"> </w:t>
      </w:r>
      <w:r w:rsidRPr="00814BC9">
        <w:rPr>
          <w:w w:val="110"/>
          <w:sz w:val="16"/>
          <w:lang w:val="en-GB"/>
          <w:rPrChange w:id="10932" w:author="Christian PIEDALLU" w:date="2023-02-06T09:53:00Z">
            <w:rPr>
              <w:w w:val="110"/>
              <w:sz w:val="16"/>
            </w:rPr>
          </w:rPrChange>
        </w:rPr>
        <w:t xml:space="preserve">site. </w:t>
      </w:r>
      <w:r w:rsidRPr="00814BC9">
        <w:rPr>
          <w:spacing w:val="21"/>
          <w:w w:val="110"/>
          <w:sz w:val="16"/>
          <w:lang w:val="en-GB"/>
          <w:rPrChange w:id="10933" w:author="Christian PIEDALLU" w:date="2023-02-06T09:53:00Z">
            <w:rPr>
              <w:spacing w:val="21"/>
              <w:w w:val="110"/>
              <w:sz w:val="16"/>
            </w:rPr>
          </w:rPrChange>
        </w:rPr>
        <w:t xml:space="preserve"> </w:t>
      </w:r>
      <w:r w:rsidRPr="00814BC9">
        <w:rPr>
          <w:i/>
          <w:w w:val="110"/>
          <w:sz w:val="16"/>
          <w:lang w:val="en-GB"/>
          <w:rPrChange w:id="10934" w:author="Christian PIEDALLU" w:date="2023-02-06T09:53:00Z">
            <w:rPr>
              <w:i/>
              <w:w w:val="110"/>
              <w:sz w:val="16"/>
            </w:rPr>
          </w:rPrChange>
        </w:rPr>
        <w:t>Geografiska</w:t>
      </w:r>
      <w:r w:rsidRPr="00814BC9">
        <w:rPr>
          <w:i/>
          <w:spacing w:val="30"/>
          <w:w w:val="110"/>
          <w:sz w:val="16"/>
          <w:lang w:val="en-GB"/>
          <w:rPrChange w:id="10935" w:author="Christian PIEDALLU" w:date="2023-02-06T09:53:00Z">
            <w:rPr>
              <w:i/>
              <w:spacing w:val="30"/>
              <w:w w:val="110"/>
              <w:sz w:val="16"/>
            </w:rPr>
          </w:rPrChange>
        </w:rPr>
        <w:t xml:space="preserve"> </w:t>
      </w:r>
      <w:r w:rsidRPr="00814BC9">
        <w:rPr>
          <w:i/>
          <w:w w:val="110"/>
          <w:sz w:val="16"/>
          <w:lang w:val="en-GB"/>
          <w:rPrChange w:id="10936" w:author="Christian PIEDALLU" w:date="2023-02-06T09:53:00Z">
            <w:rPr>
              <w:i/>
              <w:w w:val="110"/>
              <w:sz w:val="16"/>
            </w:rPr>
          </w:rPrChange>
        </w:rPr>
        <w:t>Annaler:</w:t>
      </w:r>
    </w:p>
    <w:p w14:paraId="07367504" w14:textId="77777777" w:rsidR="00B177F5" w:rsidRPr="00814BC9" w:rsidRDefault="00B553DB">
      <w:pPr>
        <w:tabs>
          <w:tab w:val="left" w:pos="720"/>
        </w:tabs>
        <w:spacing w:line="189" w:lineRule="exact"/>
        <w:ind w:left="163"/>
        <w:rPr>
          <w:sz w:val="16"/>
          <w:lang w:val="en-GB"/>
          <w:rPrChange w:id="10937" w:author="Christian PIEDALLU" w:date="2023-02-06T09:53:00Z">
            <w:rPr>
              <w:sz w:val="16"/>
            </w:rPr>
          </w:rPrChange>
        </w:rPr>
      </w:pPr>
      <w:bookmarkStart w:id="10938" w:name="_bookmark55"/>
      <w:bookmarkEnd w:id="10938"/>
      <w:r w:rsidRPr="00814BC9">
        <w:rPr>
          <w:rFonts w:ascii="Trebuchet MS" w:hAnsi="Trebuchet MS"/>
          <w:w w:val="115"/>
          <w:sz w:val="10"/>
          <w:lang w:val="en-GB"/>
          <w:rPrChange w:id="10939" w:author="Christian PIEDALLU" w:date="2023-02-06T09:53:00Z">
            <w:rPr>
              <w:rFonts w:ascii="Trebuchet MS" w:hAnsi="Trebuchet MS"/>
              <w:w w:val="115"/>
              <w:sz w:val="10"/>
            </w:rPr>
          </w:rPrChange>
        </w:rPr>
        <w:t>429</w:t>
      </w:r>
      <w:r w:rsidRPr="00814BC9">
        <w:rPr>
          <w:rFonts w:ascii="Trebuchet MS" w:hAnsi="Trebuchet MS"/>
          <w:w w:val="115"/>
          <w:sz w:val="10"/>
          <w:lang w:val="en-GB"/>
          <w:rPrChange w:id="10940" w:author="Christian PIEDALLU" w:date="2023-02-06T09:53:00Z">
            <w:rPr>
              <w:rFonts w:ascii="Trebuchet MS" w:hAnsi="Trebuchet MS"/>
              <w:w w:val="115"/>
              <w:sz w:val="10"/>
            </w:rPr>
          </w:rPrChange>
        </w:rPr>
        <w:tab/>
      </w:r>
      <w:r w:rsidRPr="00814BC9">
        <w:rPr>
          <w:i/>
          <w:w w:val="115"/>
          <w:sz w:val="16"/>
          <w:lang w:val="en-GB"/>
          <w:rPrChange w:id="10941" w:author="Christian PIEDALLU" w:date="2023-02-06T09:53:00Z">
            <w:rPr>
              <w:i/>
              <w:w w:val="115"/>
              <w:sz w:val="16"/>
            </w:rPr>
          </w:rPrChange>
        </w:rPr>
        <w:t>Series A,</w:t>
      </w:r>
      <w:r w:rsidRPr="00814BC9">
        <w:rPr>
          <w:i/>
          <w:spacing w:val="1"/>
          <w:w w:val="115"/>
          <w:sz w:val="16"/>
          <w:lang w:val="en-GB"/>
          <w:rPrChange w:id="10942" w:author="Christian PIEDALLU" w:date="2023-02-06T09:53:00Z">
            <w:rPr>
              <w:i/>
              <w:spacing w:val="1"/>
              <w:w w:val="115"/>
              <w:sz w:val="16"/>
            </w:rPr>
          </w:rPrChange>
        </w:rPr>
        <w:t xml:space="preserve"> </w:t>
      </w:r>
      <w:r w:rsidRPr="00814BC9">
        <w:rPr>
          <w:i/>
          <w:w w:val="115"/>
          <w:sz w:val="16"/>
          <w:lang w:val="en-GB"/>
          <w:rPrChange w:id="10943" w:author="Christian PIEDALLU" w:date="2023-02-06T09:53:00Z">
            <w:rPr>
              <w:i/>
              <w:w w:val="115"/>
              <w:sz w:val="16"/>
            </w:rPr>
          </w:rPrChange>
        </w:rPr>
        <w:t>Physical Geography</w:t>
      </w:r>
      <w:r w:rsidRPr="00814BC9">
        <w:rPr>
          <w:w w:val="115"/>
          <w:sz w:val="16"/>
          <w:lang w:val="en-GB"/>
          <w:rPrChange w:id="10944" w:author="Christian PIEDALLU" w:date="2023-02-06T09:53:00Z">
            <w:rPr>
              <w:w w:val="115"/>
              <w:sz w:val="16"/>
            </w:rPr>
          </w:rPrChange>
        </w:rPr>
        <w:t>,</w:t>
      </w:r>
      <w:r w:rsidRPr="00814BC9">
        <w:rPr>
          <w:spacing w:val="-2"/>
          <w:w w:val="115"/>
          <w:sz w:val="16"/>
          <w:lang w:val="en-GB"/>
          <w:rPrChange w:id="10945" w:author="Christian PIEDALLU" w:date="2023-02-06T09:53:00Z">
            <w:rPr>
              <w:spacing w:val="-2"/>
              <w:w w:val="115"/>
              <w:sz w:val="16"/>
            </w:rPr>
          </w:rPrChange>
        </w:rPr>
        <w:t xml:space="preserve"> </w:t>
      </w:r>
      <w:r w:rsidRPr="00814BC9">
        <w:rPr>
          <w:w w:val="115"/>
          <w:sz w:val="16"/>
          <w:lang w:val="en-GB"/>
          <w:rPrChange w:id="10946" w:author="Christian PIEDALLU" w:date="2023-02-06T09:53:00Z">
            <w:rPr>
              <w:w w:val="115"/>
              <w:sz w:val="16"/>
            </w:rPr>
          </w:rPrChange>
        </w:rPr>
        <w:t>51(3):160–175.</w:t>
      </w:r>
    </w:p>
    <w:p w14:paraId="4F33C6A9" w14:textId="77777777" w:rsidR="00B177F5" w:rsidRPr="00814BC9" w:rsidRDefault="00B553DB">
      <w:pPr>
        <w:spacing w:line="189" w:lineRule="exact"/>
        <w:ind w:left="163"/>
        <w:rPr>
          <w:sz w:val="16"/>
          <w:lang w:val="en-GB"/>
          <w:rPrChange w:id="10947" w:author="Christian PIEDALLU" w:date="2023-02-06T09:53:00Z">
            <w:rPr>
              <w:sz w:val="16"/>
            </w:rPr>
          </w:rPrChange>
        </w:rPr>
      </w:pPr>
      <w:r w:rsidRPr="00814BC9">
        <w:rPr>
          <w:rFonts w:ascii="Trebuchet MS"/>
          <w:sz w:val="10"/>
          <w:lang w:val="en-GB"/>
          <w:rPrChange w:id="10948" w:author="Christian PIEDALLU" w:date="2023-02-06T09:53:00Z">
            <w:rPr>
              <w:rFonts w:ascii="Trebuchet MS"/>
              <w:sz w:val="10"/>
            </w:rPr>
          </w:rPrChange>
        </w:rPr>
        <w:t xml:space="preserve">430     </w:t>
      </w:r>
      <w:r w:rsidRPr="00814BC9">
        <w:rPr>
          <w:rFonts w:ascii="Trebuchet MS"/>
          <w:spacing w:val="19"/>
          <w:sz w:val="10"/>
          <w:lang w:val="en-GB"/>
          <w:rPrChange w:id="10949" w:author="Christian PIEDALLU" w:date="2023-02-06T09:53:00Z">
            <w:rPr>
              <w:rFonts w:ascii="Trebuchet MS"/>
              <w:spacing w:val="19"/>
              <w:sz w:val="10"/>
            </w:rPr>
          </w:rPrChange>
        </w:rPr>
        <w:t xml:space="preserve"> </w:t>
      </w:r>
      <w:r w:rsidRPr="00814BC9">
        <w:rPr>
          <w:w w:val="120"/>
          <w:sz w:val="16"/>
          <w:lang w:val="en-GB"/>
          <w:rPrChange w:id="10950" w:author="Christian PIEDALLU" w:date="2023-02-06T09:53:00Z">
            <w:rPr>
              <w:w w:val="120"/>
              <w:sz w:val="16"/>
            </w:rPr>
          </w:rPrChange>
        </w:rPr>
        <w:t>Rousi,</w:t>
      </w:r>
      <w:r w:rsidRPr="00814BC9">
        <w:rPr>
          <w:spacing w:val="7"/>
          <w:w w:val="120"/>
          <w:sz w:val="16"/>
          <w:lang w:val="en-GB"/>
          <w:rPrChange w:id="10951" w:author="Christian PIEDALLU" w:date="2023-02-06T09:53:00Z">
            <w:rPr>
              <w:spacing w:val="7"/>
              <w:w w:val="120"/>
              <w:sz w:val="16"/>
            </w:rPr>
          </w:rPrChange>
        </w:rPr>
        <w:t xml:space="preserve"> </w:t>
      </w:r>
      <w:r w:rsidRPr="00814BC9">
        <w:rPr>
          <w:w w:val="120"/>
          <w:sz w:val="16"/>
          <w:lang w:val="en-GB"/>
          <w:rPrChange w:id="10952" w:author="Christian PIEDALLU" w:date="2023-02-06T09:53:00Z">
            <w:rPr>
              <w:w w:val="120"/>
              <w:sz w:val="16"/>
            </w:rPr>
          </w:rPrChange>
        </w:rPr>
        <w:t>E.,</w:t>
      </w:r>
      <w:r w:rsidRPr="00814BC9">
        <w:rPr>
          <w:spacing w:val="6"/>
          <w:w w:val="120"/>
          <w:sz w:val="16"/>
          <w:lang w:val="en-GB"/>
          <w:rPrChange w:id="10953" w:author="Christian PIEDALLU" w:date="2023-02-06T09:53:00Z">
            <w:rPr>
              <w:spacing w:val="6"/>
              <w:w w:val="120"/>
              <w:sz w:val="16"/>
            </w:rPr>
          </w:rPrChange>
        </w:rPr>
        <w:t xml:space="preserve"> </w:t>
      </w:r>
      <w:r w:rsidRPr="00814BC9">
        <w:rPr>
          <w:w w:val="120"/>
          <w:sz w:val="16"/>
          <w:lang w:val="en-GB"/>
          <w:rPrChange w:id="10954" w:author="Christian PIEDALLU" w:date="2023-02-06T09:53:00Z">
            <w:rPr>
              <w:w w:val="120"/>
              <w:sz w:val="16"/>
            </w:rPr>
          </w:rPrChange>
        </w:rPr>
        <w:t>Kornhuber,</w:t>
      </w:r>
      <w:r w:rsidRPr="00814BC9">
        <w:rPr>
          <w:spacing w:val="7"/>
          <w:w w:val="120"/>
          <w:sz w:val="16"/>
          <w:lang w:val="en-GB"/>
          <w:rPrChange w:id="10955" w:author="Christian PIEDALLU" w:date="2023-02-06T09:53:00Z">
            <w:rPr>
              <w:spacing w:val="7"/>
              <w:w w:val="120"/>
              <w:sz w:val="16"/>
            </w:rPr>
          </w:rPrChange>
        </w:rPr>
        <w:t xml:space="preserve"> </w:t>
      </w:r>
      <w:r w:rsidRPr="00814BC9">
        <w:rPr>
          <w:w w:val="120"/>
          <w:sz w:val="16"/>
          <w:lang w:val="en-GB"/>
          <w:rPrChange w:id="10956" w:author="Christian PIEDALLU" w:date="2023-02-06T09:53:00Z">
            <w:rPr>
              <w:w w:val="120"/>
              <w:sz w:val="16"/>
            </w:rPr>
          </w:rPrChange>
        </w:rPr>
        <w:t>K.,</w:t>
      </w:r>
      <w:r w:rsidRPr="00814BC9">
        <w:rPr>
          <w:spacing w:val="6"/>
          <w:w w:val="120"/>
          <w:sz w:val="16"/>
          <w:lang w:val="en-GB"/>
          <w:rPrChange w:id="10957" w:author="Christian PIEDALLU" w:date="2023-02-06T09:53:00Z">
            <w:rPr>
              <w:spacing w:val="6"/>
              <w:w w:val="120"/>
              <w:sz w:val="16"/>
            </w:rPr>
          </w:rPrChange>
        </w:rPr>
        <w:t xml:space="preserve"> </w:t>
      </w:r>
      <w:r w:rsidRPr="00814BC9">
        <w:rPr>
          <w:w w:val="120"/>
          <w:sz w:val="16"/>
          <w:lang w:val="en-GB"/>
          <w:rPrChange w:id="10958" w:author="Christian PIEDALLU" w:date="2023-02-06T09:53:00Z">
            <w:rPr>
              <w:w w:val="120"/>
              <w:sz w:val="16"/>
            </w:rPr>
          </w:rPrChange>
        </w:rPr>
        <w:t>Beobide-Arsuaga,</w:t>
      </w:r>
      <w:r w:rsidRPr="00814BC9">
        <w:rPr>
          <w:spacing w:val="7"/>
          <w:w w:val="120"/>
          <w:sz w:val="16"/>
          <w:lang w:val="en-GB"/>
          <w:rPrChange w:id="10959" w:author="Christian PIEDALLU" w:date="2023-02-06T09:53:00Z">
            <w:rPr>
              <w:spacing w:val="7"/>
              <w:w w:val="120"/>
              <w:sz w:val="16"/>
            </w:rPr>
          </w:rPrChange>
        </w:rPr>
        <w:t xml:space="preserve"> </w:t>
      </w:r>
      <w:r w:rsidRPr="00814BC9">
        <w:rPr>
          <w:w w:val="120"/>
          <w:sz w:val="16"/>
          <w:lang w:val="en-GB"/>
          <w:rPrChange w:id="10960" w:author="Christian PIEDALLU" w:date="2023-02-06T09:53:00Z">
            <w:rPr>
              <w:w w:val="120"/>
              <w:sz w:val="16"/>
            </w:rPr>
          </w:rPrChange>
        </w:rPr>
        <w:t>G.,</w:t>
      </w:r>
      <w:r w:rsidRPr="00814BC9">
        <w:rPr>
          <w:spacing w:val="7"/>
          <w:w w:val="120"/>
          <w:sz w:val="16"/>
          <w:lang w:val="en-GB"/>
          <w:rPrChange w:id="10961" w:author="Christian PIEDALLU" w:date="2023-02-06T09:53:00Z">
            <w:rPr>
              <w:spacing w:val="7"/>
              <w:w w:val="120"/>
              <w:sz w:val="16"/>
            </w:rPr>
          </w:rPrChange>
        </w:rPr>
        <w:t xml:space="preserve"> </w:t>
      </w:r>
      <w:r w:rsidRPr="00814BC9">
        <w:rPr>
          <w:w w:val="120"/>
          <w:sz w:val="16"/>
          <w:lang w:val="en-GB"/>
          <w:rPrChange w:id="10962" w:author="Christian PIEDALLU" w:date="2023-02-06T09:53:00Z">
            <w:rPr>
              <w:w w:val="120"/>
              <w:sz w:val="16"/>
            </w:rPr>
          </w:rPrChange>
        </w:rPr>
        <w:t>Luo,</w:t>
      </w:r>
      <w:r w:rsidRPr="00814BC9">
        <w:rPr>
          <w:spacing w:val="6"/>
          <w:w w:val="120"/>
          <w:sz w:val="16"/>
          <w:lang w:val="en-GB"/>
          <w:rPrChange w:id="10963" w:author="Christian PIEDALLU" w:date="2023-02-06T09:53:00Z">
            <w:rPr>
              <w:spacing w:val="6"/>
              <w:w w:val="120"/>
              <w:sz w:val="16"/>
            </w:rPr>
          </w:rPrChange>
        </w:rPr>
        <w:t xml:space="preserve"> </w:t>
      </w:r>
      <w:r w:rsidRPr="00814BC9">
        <w:rPr>
          <w:w w:val="120"/>
          <w:sz w:val="16"/>
          <w:lang w:val="en-GB"/>
          <w:rPrChange w:id="10964" w:author="Christian PIEDALLU" w:date="2023-02-06T09:53:00Z">
            <w:rPr>
              <w:w w:val="120"/>
              <w:sz w:val="16"/>
            </w:rPr>
          </w:rPrChange>
        </w:rPr>
        <w:t>F.,</w:t>
      </w:r>
      <w:r w:rsidRPr="00814BC9">
        <w:rPr>
          <w:spacing w:val="7"/>
          <w:w w:val="120"/>
          <w:sz w:val="16"/>
          <w:lang w:val="en-GB"/>
          <w:rPrChange w:id="10965" w:author="Christian PIEDALLU" w:date="2023-02-06T09:53:00Z">
            <w:rPr>
              <w:spacing w:val="7"/>
              <w:w w:val="120"/>
              <w:sz w:val="16"/>
            </w:rPr>
          </w:rPrChange>
        </w:rPr>
        <w:t xml:space="preserve"> </w:t>
      </w:r>
      <w:r w:rsidRPr="00814BC9">
        <w:rPr>
          <w:w w:val="120"/>
          <w:sz w:val="16"/>
          <w:lang w:val="en-GB"/>
          <w:rPrChange w:id="10966" w:author="Christian PIEDALLU" w:date="2023-02-06T09:53:00Z">
            <w:rPr>
              <w:w w:val="120"/>
              <w:sz w:val="16"/>
            </w:rPr>
          </w:rPrChange>
        </w:rPr>
        <w:t>and</w:t>
      </w:r>
      <w:r w:rsidRPr="00814BC9">
        <w:rPr>
          <w:spacing w:val="4"/>
          <w:w w:val="120"/>
          <w:sz w:val="16"/>
          <w:lang w:val="en-GB"/>
          <w:rPrChange w:id="10967" w:author="Christian PIEDALLU" w:date="2023-02-06T09:53:00Z">
            <w:rPr>
              <w:spacing w:val="4"/>
              <w:w w:val="120"/>
              <w:sz w:val="16"/>
            </w:rPr>
          </w:rPrChange>
        </w:rPr>
        <w:t xml:space="preserve"> </w:t>
      </w:r>
      <w:r w:rsidRPr="00814BC9">
        <w:rPr>
          <w:w w:val="120"/>
          <w:sz w:val="16"/>
          <w:lang w:val="en-GB"/>
          <w:rPrChange w:id="10968" w:author="Christian PIEDALLU" w:date="2023-02-06T09:53:00Z">
            <w:rPr>
              <w:w w:val="120"/>
              <w:sz w:val="16"/>
            </w:rPr>
          </w:rPrChange>
        </w:rPr>
        <w:t>Coumou,</w:t>
      </w:r>
      <w:r w:rsidRPr="00814BC9">
        <w:rPr>
          <w:spacing w:val="7"/>
          <w:w w:val="120"/>
          <w:sz w:val="16"/>
          <w:lang w:val="en-GB"/>
          <w:rPrChange w:id="10969" w:author="Christian PIEDALLU" w:date="2023-02-06T09:53:00Z">
            <w:rPr>
              <w:spacing w:val="7"/>
              <w:w w:val="120"/>
              <w:sz w:val="16"/>
            </w:rPr>
          </w:rPrChange>
        </w:rPr>
        <w:t xml:space="preserve"> </w:t>
      </w:r>
      <w:r w:rsidRPr="00814BC9">
        <w:rPr>
          <w:w w:val="120"/>
          <w:sz w:val="16"/>
          <w:lang w:val="en-GB"/>
          <w:rPrChange w:id="10970" w:author="Christian PIEDALLU" w:date="2023-02-06T09:53:00Z">
            <w:rPr>
              <w:w w:val="120"/>
              <w:sz w:val="16"/>
            </w:rPr>
          </w:rPrChange>
        </w:rPr>
        <w:t>D.,</w:t>
      </w:r>
      <w:r w:rsidRPr="00814BC9">
        <w:rPr>
          <w:spacing w:val="6"/>
          <w:w w:val="120"/>
          <w:sz w:val="16"/>
          <w:lang w:val="en-GB"/>
          <w:rPrChange w:id="10971" w:author="Christian PIEDALLU" w:date="2023-02-06T09:53:00Z">
            <w:rPr>
              <w:spacing w:val="6"/>
              <w:w w:val="120"/>
              <w:sz w:val="16"/>
            </w:rPr>
          </w:rPrChange>
        </w:rPr>
        <w:t xml:space="preserve"> </w:t>
      </w:r>
      <w:r w:rsidRPr="00814BC9">
        <w:rPr>
          <w:w w:val="120"/>
          <w:sz w:val="16"/>
          <w:lang w:val="en-GB"/>
          <w:rPrChange w:id="10972" w:author="Christian PIEDALLU" w:date="2023-02-06T09:53:00Z">
            <w:rPr>
              <w:w w:val="120"/>
              <w:sz w:val="16"/>
            </w:rPr>
          </w:rPrChange>
        </w:rPr>
        <w:t>2022.</w:t>
      </w:r>
      <w:r w:rsidRPr="00814BC9">
        <w:rPr>
          <w:spacing w:val="35"/>
          <w:w w:val="120"/>
          <w:sz w:val="16"/>
          <w:lang w:val="en-GB"/>
          <w:rPrChange w:id="10973" w:author="Christian PIEDALLU" w:date="2023-02-06T09:53:00Z">
            <w:rPr>
              <w:spacing w:val="35"/>
              <w:w w:val="120"/>
              <w:sz w:val="16"/>
            </w:rPr>
          </w:rPrChange>
        </w:rPr>
        <w:t xml:space="preserve"> </w:t>
      </w:r>
      <w:r w:rsidRPr="00814BC9">
        <w:rPr>
          <w:w w:val="120"/>
          <w:sz w:val="16"/>
          <w:lang w:val="en-GB"/>
          <w:rPrChange w:id="10974" w:author="Christian PIEDALLU" w:date="2023-02-06T09:53:00Z">
            <w:rPr>
              <w:w w:val="120"/>
              <w:sz w:val="16"/>
            </w:rPr>
          </w:rPrChange>
        </w:rPr>
        <w:t>Accelerated</w:t>
      </w:r>
      <w:r w:rsidRPr="00814BC9">
        <w:rPr>
          <w:spacing w:val="4"/>
          <w:w w:val="120"/>
          <w:sz w:val="16"/>
          <w:lang w:val="en-GB"/>
          <w:rPrChange w:id="10975" w:author="Christian PIEDALLU" w:date="2023-02-06T09:53:00Z">
            <w:rPr>
              <w:spacing w:val="4"/>
              <w:w w:val="120"/>
              <w:sz w:val="16"/>
            </w:rPr>
          </w:rPrChange>
        </w:rPr>
        <w:t xml:space="preserve"> </w:t>
      </w:r>
      <w:r w:rsidRPr="00814BC9">
        <w:rPr>
          <w:w w:val="120"/>
          <w:sz w:val="16"/>
          <w:lang w:val="en-GB"/>
          <w:rPrChange w:id="10976" w:author="Christian PIEDALLU" w:date="2023-02-06T09:53:00Z">
            <w:rPr>
              <w:w w:val="120"/>
              <w:sz w:val="16"/>
            </w:rPr>
          </w:rPrChange>
        </w:rPr>
        <w:t>western</w:t>
      </w:r>
      <w:r w:rsidRPr="00814BC9">
        <w:rPr>
          <w:spacing w:val="4"/>
          <w:w w:val="120"/>
          <w:sz w:val="16"/>
          <w:lang w:val="en-GB"/>
          <w:rPrChange w:id="10977" w:author="Christian PIEDALLU" w:date="2023-02-06T09:53:00Z">
            <w:rPr>
              <w:spacing w:val="4"/>
              <w:w w:val="120"/>
              <w:sz w:val="16"/>
            </w:rPr>
          </w:rPrChange>
        </w:rPr>
        <w:t xml:space="preserve"> </w:t>
      </w:r>
      <w:r w:rsidRPr="00814BC9">
        <w:rPr>
          <w:w w:val="120"/>
          <w:sz w:val="16"/>
          <w:lang w:val="en-GB"/>
          <w:rPrChange w:id="10978" w:author="Christian PIEDALLU" w:date="2023-02-06T09:53:00Z">
            <w:rPr>
              <w:w w:val="120"/>
              <w:sz w:val="16"/>
            </w:rPr>
          </w:rPrChange>
        </w:rPr>
        <w:t>European</w:t>
      </w:r>
    </w:p>
    <w:p w14:paraId="105921AE" w14:textId="77777777" w:rsidR="00B177F5" w:rsidRPr="00814BC9" w:rsidRDefault="00B553DB">
      <w:pPr>
        <w:tabs>
          <w:tab w:val="left" w:pos="720"/>
        </w:tabs>
        <w:spacing w:line="189" w:lineRule="exact"/>
        <w:ind w:left="163"/>
        <w:rPr>
          <w:sz w:val="16"/>
          <w:lang w:val="en-GB"/>
          <w:rPrChange w:id="10979" w:author="Christian PIEDALLU" w:date="2023-02-06T09:53:00Z">
            <w:rPr>
              <w:sz w:val="16"/>
            </w:rPr>
          </w:rPrChange>
        </w:rPr>
      </w:pPr>
      <w:bookmarkStart w:id="10980" w:name="_bookmark56"/>
      <w:bookmarkEnd w:id="10980"/>
      <w:r w:rsidRPr="00814BC9">
        <w:rPr>
          <w:rFonts w:ascii="Trebuchet MS"/>
          <w:w w:val="110"/>
          <w:sz w:val="10"/>
          <w:lang w:val="en-GB"/>
          <w:rPrChange w:id="10981" w:author="Christian PIEDALLU" w:date="2023-02-06T09:53:00Z">
            <w:rPr>
              <w:rFonts w:ascii="Trebuchet MS"/>
              <w:w w:val="110"/>
              <w:sz w:val="10"/>
            </w:rPr>
          </w:rPrChange>
        </w:rPr>
        <w:t>431</w:t>
      </w:r>
      <w:r w:rsidRPr="00814BC9">
        <w:rPr>
          <w:rFonts w:ascii="Trebuchet MS"/>
          <w:w w:val="110"/>
          <w:sz w:val="10"/>
          <w:lang w:val="en-GB"/>
          <w:rPrChange w:id="10982" w:author="Christian PIEDALLU" w:date="2023-02-06T09:53:00Z">
            <w:rPr>
              <w:rFonts w:ascii="Trebuchet MS"/>
              <w:w w:val="110"/>
              <w:sz w:val="10"/>
            </w:rPr>
          </w:rPrChange>
        </w:rPr>
        <w:tab/>
      </w:r>
      <w:r w:rsidRPr="00814BC9">
        <w:rPr>
          <w:w w:val="110"/>
          <w:sz w:val="16"/>
          <w:lang w:val="en-GB"/>
          <w:rPrChange w:id="10983" w:author="Christian PIEDALLU" w:date="2023-02-06T09:53:00Z">
            <w:rPr>
              <w:w w:val="110"/>
              <w:sz w:val="16"/>
            </w:rPr>
          </w:rPrChange>
        </w:rPr>
        <w:t>heatwave</w:t>
      </w:r>
      <w:r w:rsidRPr="00814BC9">
        <w:rPr>
          <w:spacing w:val="18"/>
          <w:w w:val="110"/>
          <w:sz w:val="16"/>
          <w:lang w:val="en-GB"/>
          <w:rPrChange w:id="10984" w:author="Christian PIEDALLU" w:date="2023-02-06T09:53:00Z">
            <w:rPr>
              <w:spacing w:val="18"/>
              <w:w w:val="110"/>
              <w:sz w:val="16"/>
            </w:rPr>
          </w:rPrChange>
        </w:rPr>
        <w:t xml:space="preserve"> </w:t>
      </w:r>
      <w:r w:rsidRPr="00814BC9">
        <w:rPr>
          <w:w w:val="110"/>
          <w:sz w:val="16"/>
          <w:lang w:val="en-GB"/>
          <w:rPrChange w:id="10985" w:author="Christian PIEDALLU" w:date="2023-02-06T09:53:00Z">
            <w:rPr>
              <w:w w:val="110"/>
              <w:sz w:val="16"/>
            </w:rPr>
          </w:rPrChange>
        </w:rPr>
        <w:t>trends</w:t>
      </w:r>
      <w:r w:rsidRPr="00814BC9">
        <w:rPr>
          <w:spacing w:val="19"/>
          <w:w w:val="110"/>
          <w:sz w:val="16"/>
          <w:lang w:val="en-GB"/>
          <w:rPrChange w:id="10986" w:author="Christian PIEDALLU" w:date="2023-02-06T09:53:00Z">
            <w:rPr>
              <w:spacing w:val="19"/>
              <w:w w:val="110"/>
              <w:sz w:val="16"/>
            </w:rPr>
          </w:rPrChange>
        </w:rPr>
        <w:t xml:space="preserve"> </w:t>
      </w:r>
      <w:r w:rsidRPr="00814BC9">
        <w:rPr>
          <w:w w:val="110"/>
          <w:sz w:val="16"/>
          <w:lang w:val="en-GB"/>
          <w:rPrChange w:id="10987" w:author="Christian PIEDALLU" w:date="2023-02-06T09:53:00Z">
            <w:rPr>
              <w:w w:val="110"/>
              <w:sz w:val="16"/>
            </w:rPr>
          </w:rPrChange>
        </w:rPr>
        <w:t>linked</w:t>
      </w:r>
      <w:r w:rsidRPr="00814BC9">
        <w:rPr>
          <w:spacing w:val="18"/>
          <w:w w:val="110"/>
          <w:sz w:val="16"/>
          <w:lang w:val="en-GB"/>
          <w:rPrChange w:id="10988" w:author="Christian PIEDALLU" w:date="2023-02-06T09:53:00Z">
            <w:rPr>
              <w:spacing w:val="18"/>
              <w:w w:val="110"/>
              <w:sz w:val="16"/>
            </w:rPr>
          </w:rPrChange>
        </w:rPr>
        <w:t xml:space="preserve"> </w:t>
      </w:r>
      <w:r w:rsidRPr="00814BC9">
        <w:rPr>
          <w:w w:val="110"/>
          <w:sz w:val="16"/>
          <w:lang w:val="en-GB"/>
          <w:rPrChange w:id="10989" w:author="Christian PIEDALLU" w:date="2023-02-06T09:53:00Z">
            <w:rPr>
              <w:w w:val="110"/>
              <w:sz w:val="16"/>
            </w:rPr>
          </w:rPrChange>
        </w:rPr>
        <w:t>to</w:t>
      </w:r>
      <w:r w:rsidRPr="00814BC9">
        <w:rPr>
          <w:spacing w:val="19"/>
          <w:w w:val="110"/>
          <w:sz w:val="16"/>
          <w:lang w:val="en-GB"/>
          <w:rPrChange w:id="10990" w:author="Christian PIEDALLU" w:date="2023-02-06T09:53:00Z">
            <w:rPr>
              <w:spacing w:val="19"/>
              <w:w w:val="110"/>
              <w:sz w:val="16"/>
            </w:rPr>
          </w:rPrChange>
        </w:rPr>
        <w:t xml:space="preserve"> </w:t>
      </w:r>
      <w:r w:rsidRPr="00814BC9">
        <w:rPr>
          <w:w w:val="110"/>
          <w:sz w:val="16"/>
          <w:lang w:val="en-GB"/>
          <w:rPrChange w:id="10991" w:author="Christian PIEDALLU" w:date="2023-02-06T09:53:00Z">
            <w:rPr>
              <w:w w:val="110"/>
              <w:sz w:val="16"/>
            </w:rPr>
          </w:rPrChange>
        </w:rPr>
        <w:t>more-persistent</w:t>
      </w:r>
      <w:r w:rsidRPr="00814BC9">
        <w:rPr>
          <w:spacing w:val="19"/>
          <w:w w:val="110"/>
          <w:sz w:val="16"/>
          <w:lang w:val="en-GB"/>
          <w:rPrChange w:id="10992" w:author="Christian PIEDALLU" w:date="2023-02-06T09:53:00Z">
            <w:rPr>
              <w:spacing w:val="19"/>
              <w:w w:val="110"/>
              <w:sz w:val="16"/>
            </w:rPr>
          </w:rPrChange>
        </w:rPr>
        <w:t xml:space="preserve"> </w:t>
      </w:r>
      <w:r w:rsidRPr="00814BC9">
        <w:rPr>
          <w:w w:val="110"/>
          <w:sz w:val="16"/>
          <w:lang w:val="en-GB"/>
          <w:rPrChange w:id="10993" w:author="Christian PIEDALLU" w:date="2023-02-06T09:53:00Z">
            <w:rPr>
              <w:w w:val="110"/>
              <w:sz w:val="16"/>
            </w:rPr>
          </w:rPrChange>
        </w:rPr>
        <w:t>double</w:t>
      </w:r>
      <w:r w:rsidRPr="00814BC9">
        <w:rPr>
          <w:spacing w:val="18"/>
          <w:w w:val="110"/>
          <w:sz w:val="16"/>
          <w:lang w:val="en-GB"/>
          <w:rPrChange w:id="10994" w:author="Christian PIEDALLU" w:date="2023-02-06T09:53:00Z">
            <w:rPr>
              <w:spacing w:val="18"/>
              <w:w w:val="110"/>
              <w:sz w:val="16"/>
            </w:rPr>
          </w:rPrChange>
        </w:rPr>
        <w:t xml:space="preserve"> </w:t>
      </w:r>
      <w:r w:rsidRPr="00814BC9">
        <w:rPr>
          <w:w w:val="110"/>
          <w:sz w:val="16"/>
          <w:lang w:val="en-GB"/>
          <w:rPrChange w:id="10995" w:author="Christian PIEDALLU" w:date="2023-02-06T09:53:00Z">
            <w:rPr>
              <w:w w:val="110"/>
              <w:sz w:val="16"/>
            </w:rPr>
          </w:rPrChange>
        </w:rPr>
        <w:t>jets</w:t>
      </w:r>
      <w:r w:rsidRPr="00814BC9">
        <w:rPr>
          <w:spacing w:val="19"/>
          <w:w w:val="110"/>
          <w:sz w:val="16"/>
          <w:lang w:val="en-GB"/>
          <w:rPrChange w:id="10996" w:author="Christian PIEDALLU" w:date="2023-02-06T09:53:00Z">
            <w:rPr>
              <w:spacing w:val="19"/>
              <w:w w:val="110"/>
              <w:sz w:val="16"/>
            </w:rPr>
          </w:rPrChange>
        </w:rPr>
        <w:t xml:space="preserve"> </w:t>
      </w:r>
      <w:r w:rsidRPr="00814BC9">
        <w:rPr>
          <w:w w:val="110"/>
          <w:sz w:val="16"/>
          <w:lang w:val="en-GB"/>
          <w:rPrChange w:id="10997" w:author="Christian PIEDALLU" w:date="2023-02-06T09:53:00Z">
            <w:rPr>
              <w:w w:val="110"/>
              <w:sz w:val="16"/>
            </w:rPr>
          </w:rPrChange>
        </w:rPr>
        <w:t>over</w:t>
      </w:r>
      <w:r w:rsidRPr="00814BC9">
        <w:rPr>
          <w:spacing w:val="18"/>
          <w:w w:val="110"/>
          <w:sz w:val="16"/>
          <w:lang w:val="en-GB"/>
          <w:rPrChange w:id="10998" w:author="Christian PIEDALLU" w:date="2023-02-06T09:53:00Z">
            <w:rPr>
              <w:spacing w:val="18"/>
              <w:w w:val="110"/>
              <w:sz w:val="16"/>
            </w:rPr>
          </w:rPrChange>
        </w:rPr>
        <w:t xml:space="preserve"> </w:t>
      </w:r>
      <w:r w:rsidRPr="00814BC9">
        <w:rPr>
          <w:w w:val="110"/>
          <w:sz w:val="16"/>
          <w:lang w:val="en-GB"/>
          <w:rPrChange w:id="10999" w:author="Christian PIEDALLU" w:date="2023-02-06T09:53:00Z">
            <w:rPr>
              <w:w w:val="110"/>
              <w:sz w:val="16"/>
            </w:rPr>
          </w:rPrChange>
        </w:rPr>
        <w:t>Eurasia.</w:t>
      </w:r>
      <w:r w:rsidRPr="00814BC9">
        <w:rPr>
          <w:spacing w:val="37"/>
          <w:w w:val="110"/>
          <w:sz w:val="16"/>
          <w:lang w:val="en-GB"/>
          <w:rPrChange w:id="11000" w:author="Christian PIEDALLU" w:date="2023-02-06T09:53:00Z">
            <w:rPr>
              <w:spacing w:val="37"/>
              <w:w w:val="110"/>
              <w:sz w:val="16"/>
            </w:rPr>
          </w:rPrChange>
        </w:rPr>
        <w:t xml:space="preserve"> </w:t>
      </w:r>
      <w:r w:rsidRPr="00814BC9">
        <w:rPr>
          <w:i/>
          <w:w w:val="110"/>
          <w:sz w:val="16"/>
          <w:lang w:val="en-GB"/>
          <w:rPrChange w:id="11001" w:author="Christian PIEDALLU" w:date="2023-02-06T09:53:00Z">
            <w:rPr>
              <w:i/>
              <w:w w:val="110"/>
              <w:sz w:val="16"/>
            </w:rPr>
          </w:rPrChange>
        </w:rPr>
        <w:t>Nature</w:t>
      </w:r>
      <w:r w:rsidRPr="00814BC9">
        <w:rPr>
          <w:i/>
          <w:spacing w:val="23"/>
          <w:w w:val="110"/>
          <w:sz w:val="16"/>
          <w:lang w:val="en-GB"/>
          <w:rPrChange w:id="11002" w:author="Christian PIEDALLU" w:date="2023-02-06T09:53:00Z">
            <w:rPr>
              <w:i/>
              <w:spacing w:val="23"/>
              <w:w w:val="110"/>
              <w:sz w:val="16"/>
            </w:rPr>
          </w:rPrChange>
        </w:rPr>
        <w:t xml:space="preserve"> </w:t>
      </w:r>
      <w:r w:rsidRPr="00814BC9">
        <w:rPr>
          <w:i/>
          <w:w w:val="110"/>
          <w:sz w:val="16"/>
          <w:lang w:val="en-GB"/>
          <w:rPrChange w:id="11003" w:author="Christian PIEDALLU" w:date="2023-02-06T09:53:00Z">
            <w:rPr>
              <w:i/>
              <w:w w:val="110"/>
              <w:sz w:val="16"/>
            </w:rPr>
          </w:rPrChange>
        </w:rPr>
        <w:t>Communications</w:t>
      </w:r>
      <w:r w:rsidRPr="00814BC9">
        <w:rPr>
          <w:w w:val="110"/>
          <w:sz w:val="16"/>
          <w:lang w:val="en-GB"/>
          <w:rPrChange w:id="11004" w:author="Christian PIEDALLU" w:date="2023-02-06T09:53:00Z">
            <w:rPr>
              <w:w w:val="110"/>
              <w:sz w:val="16"/>
            </w:rPr>
          </w:rPrChange>
        </w:rPr>
        <w:t>,</w:t>
      </w:r>
      <w:r w:rsidRPr="00814BC9">
        <w:rPr>
          <w:spacing w:val="19"/>
          <w:w w:val="110"/>
          <w:sz w:val="16"/>
          <w:lang w:val="en-GB"/>
          <w:rPrChange w:id="11005" w:author="Christian PIEDALLU" w:date="2023-02-06T09:53:00Z">
            <w:rPr>
              <w:spacing w:val="19"/>
              <w:w w:val="110"/>
              <w:sz w:val="16"/>
            </w:rPr>
          </w:rPrChange>
        </w:rPr>
        <w:t xml:space="preserve"> </w:t>
      </w:r>
      <w:r w:rsidRPr="00814BC9">
        <w:rPr>
          <w:w w:val="110"/>
          <w:sz w:val="16"/>
          <w:lang w:val="en-GB"/>
          <w:rPrChange w:id="11006" w:author="Christian PIEDALLU" w:date="2023-02-06T09:53:00Z">
            <w:rPr>
              <w:w w:val="110"/>
              <w:sz w:val="16"/>
            </w:rPr>
          </w:rPrChange>
        </w:rPr>
        <w:t>13:3851.</w:t>
      </w:r>
    </w:p>
    <w:p w14:paraId="466DD359" w14:textId="77777777" w:rsidR="00B177F5" w:rsidRPr="00814BC9" w:rsidRDefault="00B553DB">
      <w:pPr>
        <w:spacing w:line="189" w:lineRule="exact"/>
        <w:ind w:left="163"/>
        <w:rPr>
          <w:sz w:val="16"/>
          <w:lang w:val="en-GB"/>
          <w:rPrChange w:id="11007" w:author="Christian PIEDALLU" w:date="2023-02-06T09:53:00Z">
            <w:rPr>
              <w:sz w:val="16"/>
            </w:rPr>
          </w:rPrChange>
        </w:rPr>
      </w:pPr>
      <w:r w:rsidRPr="00814BC9">
        <w:rPr>
          <w:rFonts w:ascii="Trebuchet MS"/>
          <w:sz w:val="10"/>
          <w:lang w:val="en-GB"/>
          <w:rPrChange w:id="11008" w:author="Christian PIEDALLU" w:date="2023-02-06T09:53:00Z">
            <w:rPr>
              <w:rFonts w:ascii="Trebuchet MS"/>
              <w:sz w:val="10"/>
            </w:rPr>
          </w:rPrChange>
        </w:rPr>
        <w:t xml:space="preserve">432     </w:t>
      </w:r>
      <w:r w:rsidRPr="00814BC9">
        <w:rPr>
          <w:rFonts w:ascii="Trebuchet MS"/>
          <w:spacing w:val="19"/>
          <w:sz w:val="10"/>
          <w:lang w:val="en-GB"/>
          <w:rPrChange w:id="11009" w:author="Christian PIEDALLU" w:date="2023-02-06T09:53:00Z">
            <w:rPr>
              <w:rFonts w:ascii="Trebuchet MS"/>
              <w:spacing w:val="19"/>
              <w:sz w:val="10"/>
            </w:rPr>
          </w:rPrChange>
        </w:rPr>
        <w:t xml:space="preserve"> </w:t>
      </w:r>
      <w:r w:rsidRPr="00814BC9">
        <w:rPr>
          <w:w w:val="115"/>
          <w:sz w:val="16"/>
          <w:lang w:val="en-GB"/>
          <w:rPrChange w:id="11010" w:author="Christian PIEDALLU" w:date="2023-02-06T09:53:00Z">
            <w:rPr>
              <w:w w:val="115"/>
              <w:sz w:val="16"/>
            </w:rPr>
          </w:rPrChange>
        </w:rPr>
        <w:t>Stadelmann,</w:t>
      </w:r>
      <w:r w:rsidRPr="00814BC9">
        <w:rPr>
          <w:spacing w:val="8"/>
          <w:w w:val="115"/>
          <w:sz w:val="16"/>
          <w:lang w:val="en-GB"/>
          <w:rPrChange w:id="11011" w:author="Christian PIEDALLU" w:date="2023-02-06T09:53:00Z">
            <w:rPr>
              <w:spacing w:val="8"/>
              <w:w w:val="115"/>
              <w:sz w:val="16"/>
            </w:rPr>
          </w:rPrChange>
        </w:rPr>
        <w:t xml:space="preserve"> </w:t>
      </w:r>
      <w:r w:rsidRPr="00814BC9">
        <w:rPr>
          <w:w w:val="115"/>
          <w:sz w:val="16"/>
          <w:lang w:val="en-GB"/>
          <w:rPrChange w:id="11012" w:author="Christian PIEDALLU" w:date="2023-02-06T09:53:00Z">
            <w:rPr>
              <w:w w:val="115"/>
              <w:sz w:val="16"/>
            </w:rPr>
          </w:rPrChange>
        </w:rPr>
        <w:t>G.,</w:t>
      </w:r>
      <w:r w:rsidRPr="00814BC9">
        <w:rPr>
          <w:spacing w:val="8"/>
          <w:w w:val="115"/>
          <w:sz w:val="16"/>
          <w:lang w:val="en-GB"/>
          <w:rPrChange w:id="11013" w:author="Christian PIEDALLU" w:date="2023-02-06T09:53:00Z">
            <w:rPr>
              <w:spacing w:val="8"/>
              <w:w w:val="115"/>
              <w:sz w:val="16"/>
            </w:rPr>
          </w:rPrChange>
        </w:rPr>
        <w:t xml:space="preserve"> </w:t>
      </w:r>
      <w:r w:rsidRPr="00814BC9">
        <w:rPr>
          <w:w w:val="115"/>
          <w:sz w:val="16"/>
          <w:lang w:val="en-GB"/>
          <w:rPrChange w:id="11014" w:author="Christian PIEDALLU" w:date="2023-02-06T09:53:00Z">
            <w:rPr>
              <w:w w:val="115"/>
              <w:sz w:val="16"/>
            </w:rPr>
          </w:rPrChange>
        </w:rPr>
        <w:t>Bugmann,</w:t>
      </w:r>
      <w:r w:rsidRPr="00814BC9">
        <w:rPr>
          <w:spacing w:val="8"/>
          <w:w w:val="115"/>
          <w:sz w:val="16"/>
          <w:lang w:val="en-GB"/>
          <w:rPrChange w:id="11015" w:author="Christian PIEDALLU" w:date="2023-02-06T09:53:00Z">
            <w:rPr>
              <w:spacing w:val="8"/>
              <w:w w:val="115"/>
              <w:sz w:val="16"/>
            </w:rPr>
          </w:rPrChange>
        </w:rPr>
        <w:t xml:space="preserve"> </w:t>
      </w:r>
      <w:r w:rsidRPr="00814BC9">
        <w:rPr>
          <w:w w:val="115"/>
          <w:sz w:val="16"/>
          <w:lang w:val="en-GB"/>
          <w:rPrChange w:id="11016" w:author="Christian PIEDALLU" w:date="2023-02-06T09:53:00Z">
            <w:rPr>
              <w:w w:val="115"/>
              <w:sz w:val="16"/>
            </w:rPr>
          </w:rPrChange>
        </w:rPr>
        <w:t>H.,</w:t>
      </w:r>
      <w:r w:rsidRPr="00814BC9">
        <w:rPr>
          <w:spacing w:val="7"/>
          <w:w w:val="115"/>
          <w:sz w:val="16"/>
          <w:lang w:val="en-GB"/>
          <w:rPrChange w:id="11017" w:author="Christian PIEDALLU" w:date="2023-02-06T09:53:00Z">
            <w:rPr>
              <w:spacing w:val="7"/>
              <w:w w:val="115"/>
              <w:sz w:val="16"/>
            </w:rPr>
          </w:rPrChange>
        </w:rPr>
        <w:t xml:space="preserve"> </w:t>
      </w:r>
      <w:r w:rsidRPr="00814BC9">
        <w:rPr>
          <w:w w:val="115"/>
          <w:sz w:val="16"/>
          <w:lang w:val="en-GB"/>
          <w:rPrChange w:id="11018" w:author="Christian PIEDALLU" w:date="2023-02-06T09:53:00Z">
            <w:rPr>
              <w:w w:val="115"/>
              <w:sz w:val="16"/>
            </w:rPr>
          </w:rPrChange>
        </w:rPr>
        <w:t>Meier,</w:t>
      </w:r>
      <w:r w:rsidRPr="00814BC9">
        <w:rPr>
          <w:spacing w:val="8"/>
          <w:w w:val="115"/>
          <w:sz w:val="16"/>
          <w:lang w:val="en-GB"/>
          <w:rPrChange w:id="11019" w:author="Christian PIEDALLU" w:date="2023-02-06T09:53:00Z">
            <w:rPr>
              <w:spacing w:val="8"/>
              <w:w w:val="115"/>
              <w:sz w:val="16"/>
            </w:rPr>
          </w:rPrChange>
        </w:rPr>
        <w:t xml:space="preserve"> </w:t>
      </w:r>
      <w:r w:rsidRPr="00814BC9">
        <w:rPr>
          <w:w w:val="115"/>
          <w:sz w:val="16"/>
          <w:lang w:val="en-GB"/>
          <w:rPrChange w:id="11020" w:author="Christian PIEDALLU" w:date="2023-02-06T09:53:00Z">
            <w:rPr>
              <w:w w:val="115"/>
              <w:sz w:val="16"/>
            </w:rPr>
          </w:rPrChange>
        </w:rPr>
        <w:t>F.,</w:t>
      </w:r>
      <w:r w:rsidRPr="00814BC9">
        <w:rPr>
          <w:spacing w:val="8"/>
          <w:w w:val="115"/>
          <w:sz w:val="16"/>
          <w:lang w:val="en-GB"/>
          <w:rPrChange w:id="11021" w:author="Christian PIEDALLU" w:date="2023-02-06T09:53:00Z">
            <w:rPr>
              <w:spacing w:val="8"/>
              <w:w w:val="115"/>
              <w:sz w:val="16"/>
            </w:rPr>
          </w:rPrChange>
        </w:rPr>
        <w:t xml:space="preserve"> </w:t>
      </w:r>
      <w:r w:rsidRPr="00814BC9">
        <w:rPr>
          <w:w w:val="115"/>
          <w:sz w:val="16"/>
          <w:lang w:val="en-GB"/>
          <w:rPrChange w:id="11022" w:author="Christian PIEDALLU" w:date="2023-02-06T09:53:00Z">
            <w:rPr>
              <w:w w:val="115"/>
              <w:sz w:val="16"/>
            </w:rPr>
          </w:rPrChange>
        </w:rPr>
        <w:t>Wermelinger,</w:t>
      </w:r>
      <w:r w:rsidRPr="00814BC9">
        <w:rPr>
          <w:spacing w:val="8"/>
          <w:w w:val="115"/>
          <w:sz w:val="16"/>
          <w:lang w:val="en-GB"/>
          <w:rPrChange w:id="11023" w:author="Christian PIEDALLU" w:date="2023-02-06T09:53:00Z">
            <w:rPr>
              <w:spacing w:val="8"/>
              <w:w w:val="115"/>
              <w:sz w:val="16"/>
            </w:rPr>
          </w:rPrChange>
        </w:rPr>
        <w:t xml:space="preserve"> </w:t>
      </w:r>
      <w:r w:rsidRPr="00814BC9">
        <w:rPr>
          <w:w w:val="115"/>
          <w:sz w:val="16"/>
          <w:lang w:val="en-GB"/>
          <w:rPrChange w:id="11024" w:author="Christian PIEDALLU" w:date="2023-02-06T09:53:00Z">
            <w:rPr>
              <w:w w:val="115"/>
              <w:sz w:val="16"/>
            </w:rPr>
          </w:rPrChange>
        </w:rPr>
        <w:t>B.,</w:t>
      </w:r>
      <w:r w:rsidRPr="00814BC9">
        <w:rPr>
          <w:spacing w:val="8"/>
          <w:w w:val="115"/>
          <w:sz w:val="16"/>
          <w:lang w:val="en-GB"/>
          <w:rPrChange w:id="11025" w:author="Christian PIEDALLU" w:date="2023-02-06T09:53:00Z">
            <w:rPr>
              <w:spacing w:val="8"/>
              <w:w w:val="115"/>
              <w:sz w:val="16"/>
            </w:rPr>
          </w:rPrChange>
        </w:rPr>
        <w:t xml:space="preserve"> </w:t>
      </w:r>
      <w:r w:rsidRPr="00814BC9">
        <w:rPr>
          <w:w w:val="115"/>
          <w:sz w:val="16"/>
          <w:lang w:val="en-GB"/>
          <w:rPrChange w:id="11026" w:author="Christian PIEDALLU" w:date="2023-02-06T09:53:00Z">
            <w:rPr>
              <w:w w:val="115"/>
              <w:sz w:val="16"/>
            </w:rPr>
          </w:rPrChange>
        </w:rPr>
        <w:t>and</w:t>
      </w:r>
      <w:r w:rsidRPr="00814BC9">
        <w:rPr>
          <w:spacing w:val="8"/>
          <w:w w:val="115"/>
          <w:sz w:val="16"/>
          <w:lang w:val="en-GB"/>
          <w:rPrChange w:id="11027" w:author="Christian PIEDALLU" w:date="2023-02-06T09:53:00Z">
            <w:rPr>
              <w:spacing w:val="8"/>
              <w:w w:val="115"/>
              <w:sz w:val="16"/>
            </w:rPr>
          </w:rPrChange>
        </w:rPr>
        <w:t xml:space="preserve"> </w:t>
      </w:r>
      <w:r w:rsidRPr="00814BC9">
        <w:rPr>
          <w:w w:val="115"/>
          <w:sz w:val="16"/>
          <w:lang w:val="en-GB"/>
          <w:rPrChange w:id="11028" w:author="Christian PIEDALLU" w:date="2023-02-06T09:53:00Z">
            <w:rPr>
              <w:w w:val="115"/>
              <w:sz w:val="16"/>
            </w:rPr>
          </w:rPrChange>
        </w:rPr>
        <w:t>Bigler,</w:t>
      </w:r>
      <w:r w:rsidRPr="00814BC9">
        <w:rPr>
          <w:spacing w:val="7"/>
          <w:w w:val="115"/>
          <w:sz w:val="16"/>
          <w:lang w:val="en-GB"/>
          <w:rPrChange w:id="11029" w:author="Christian PIEDALLU" w:date="2023-02-06T09:53:00Z">
            <w:rPr>
              <w:spacing w:val="7"/>
              <w:w w:val="115"/>
              <w:sz w:val="16"/>
            </w:rPr>
          </w:rPrChange>
        </w:rPr>
        <w:t xml:space="preserve"> </w:t>
      </w:r>
      <w:r w:rsidRPr="00814BC9">
        <w:rPr>
          <w:w w:val="115"/>
          <w:sz w:val="16"/>
          <w:lang w:val="en-GB"/>
          <w:rPrChange w:id="11030" w:author="Christian PIEDALLU" w:date="2023-02-06T09:53:00Z">
            <w:rPr>
              <w:w w:val="115"/>
              <w:sz w:val="16"/>
            </w:rPr>
          </w:rPrChange>
        </w:rPr>
        <w:t>C.,</w:t>
      </w:r>
      <w:r w:rsidRPr="00814BC9">
        <w:rPr>
          <w:spacing w:val="8"/>
          <w:w w:val="115"/>
          <w:sz w:val="16"/>
          <w:lang w:val="en-GB"/>
          <w:rPrChange w:id="11031" w:author="Christian PIEDALLU" w:date="2023-02-06T09:53:00Z">
            <w:rPr>
              <w:spacing w:val="8"/>
              <w:w w:val="115"/>
              <w:sz w:val="16"/>
            </w:rPr>
          </w:rPrChange>
        </w:rPr>
        <w:t xml:space="preserve"> </w:t>
      </w:r>
      <w:r w:rsidRPr="00814BC9">
        <w:rPr>
          <w:w w:val="115"/>
          <w:sz w:val="16"/>
          <w:lang w:val="en-GB"/>
          <w:rPrChange w:id="11032" w:author="Christian PIEDALLU" w:date="2023-02-06T09:53:00Z">
            <w:rPr>
              <w:w w:val="115"/>
              <w:sz w:val="16"/>
            </w:rPr>
          </w:rPrChange>
        </w:rPr>
        <w:t>October</w:t>
      </w:r>
      <w:r w:rsidRPr="00814BC9">
        <w:rPr>
          <w:spacing w:val="8"/>
          <w:w w:val="115"/>
          <w:sz w:val="16"/>
          <w:lang w:val="en-GB"/>
          <w:rPrChange w:id="11033" w:author="Christian PIEDALLU" w:date="2023-02-06T09:53:00Z">
            <w:rPr>
              <w:spacing w:val="8"/>
              <w:w w:val="115"/>
              <w:sz w:val="16"/>
            </w:rPr>
          </w:rPrChange>
        </w:rPr>
        <w:t xml:space="preserve"> </w:t>
      </w:r>
      <w:r w:rsidRPr="00814BC9">
        <w:rPr>
          <w:w w:val="115"/>
          <w:sz w:val="16"/>
          <w:lang w:val="en-GB"/>
          <w:rPrChange w:id="11034" w:author="Christian PIEDALLU" w:date="2023-02-06T09:53:00Z">
            <w:rPr>
              <w:w w:val="115"/>
              <w:sz w:val="16"/>
            </w:rPr>
          </w:rPrChange>
        </w:rPr>
        <w:t>2013.</w:t>
      </w:r>
      <w:r w:rsidRPr="00814BC9">
        <w:rPr>
          <w:spacing w:val="24"/>
          <w:w w:val="115"/>
          <w:sz w:val="16"/>
          <w:lang w:val="en-GB"/>
          <w:rPrChange w:id="11035" w:author="Christian PIEDALLU" w:date="2023-02-06T09:53:00Z">
            <w:rPr>
              <w:spacing w:val="24"/>
              <w:w w:val="115"/>
              <w:sz w:val="16"/>
            </w:rPr>
          </w:rPrChange>
        </w:rPr>
        <w:t xml:space="preserve"> </w:t>
      </w:r>
      <w:r w:rsidRPr="00814BC9">
        <w:rPr>
          <w:w w:val="115"/>
          <w:sz w:val="16"/>
          <w:lang w:val="en-GB"/>
          <w:rPrChange w:id="11036" w:author="Christian PIEDALLU" w:date="2023-02-06T09:53:00Z">
            <w:rPr>
              <w:w w:val="115"/>
              <w:sz w:val="16"/>
            </w:rPr>
          </w:rPrChange>
        </w:rPr>
        <w:t>Effects</w:t>
      </w:r>
      <w:r w:rsidRPr="00814BC9">
        <w:rPr>
          <w:spacing w:val="8"/>
          <w:w w:val="115"/>
          <w:sz w:val="16"/>
          <w:lang w:val="en-GB"/>
          <w:rPrChange w:id="11037" w:author="Christian PIEDALLU" w:date="2023-02-06T09:53:00Z">
            <w:rPr>
              <w:spacing w:val="8"/>
              <w:w w:val="115"/>
              <w:sz w:val="16"/>
            </w:rPr>
          </w:rPrChange>
        </w:rPr>
        <w:t xml:space="preserve"> </w:t>
      </w:r>
      <w:r w:rsidRPr="00814BC9">
        <w:rPr>
          <w:w w:val="115"/>
          <w:sz w:val="16"/>
          <w:lang w:val="en-GB"/>
          <w:rPrChange w:id="11038" w:author="Christian PIEDALLU" w:date="2023-02-06T09:53:00Z">
            <w:rPr>
              <w:w w:val="115"/>
              <w:sz w:val="16"/>
            </w:rPr>
          </w:rPrChange>
        </w:rPr>
        <w:t>of</w:t>
      </w:r>
      <w:r w:rsidRPr="00814BC9">
        <w:rPr>
          <w:spacing w:val="8"/>
          <w:w w:val="115"/>
          <w:sz w:val="16"/>
          <w:lang w:val="en-GB"/>
          <w:rPrChange w:id="11039" w:author="Christian PIEDALLU" w:date="2023-02-06T09:53:00Z">
            <w:rPr>
              <w:spacing w:val="8"/>
              <w:w w:val="115"/>
              <w:sz w:val="16"/>
            </w:rPr>
          </w:rPrChange>
        </w:rPr>
        <w:t xml:space="preserve"> </w:t>
      </w:r>
      <w:r w:rsidRPr="00814BC9">
        <w:rPr>
          <w:w w:val="115"/>
          <w:sz w:val="16"/>
          <w:lang w:val="en-GB"/>
          <w:rPrChange w:id="11040" w:author="Christian PIEDALLU" w:date="2023-02-06T09:53:00Z">
            <w:rPr>
              <w:w w:val="115"/>
              <w:sz w:val="16"/>
            </w:rPr>
          </w:rPrChange>
        </w:rPr>
        <w:t>salvage</w:t>
      </w:r>
      <w:r w:rsidRPr="00814BC9">
        <w:rPr>
          <w:spacing w:val="8"/>
          <w:w w:val="115"/>
          <w:sz w:val="16"/>
          <w:lang w:val="en-GB"/>
          <w:rPrChange w:id="11041" w:author="Christian PIEDALLU" w:date="2023-02-06T09:53:00Z">
            <w:rPr>
              <w:spacing w:val="8"/>
              <w:w w:val="115"/>
              <w:sz w:val="16"/>
            </w:rPr>
          </w:rPrChange>
        </w:rPr>
        <w:t xml:space="preserve"> </w:t>
      </w:r>
      <w:r w:rsidRPr="00814BC9">
        <w:rPr>
          <w:w w:val="115"/>
          <w:sz w:val="16"/>
          <w:lang w:val="en-GB"/>
          <w:rPrChange w:id="11042" w:author="Christian PIEDALLU" w:date="2023-02-06T09:53:00Z">
            <w:rPr>
              <w:w w:val="115"/>
              <w:sz w:val="16"/>
            </w:rPr>
          </w:rPrChange>
        </w:rPr>
        <w:t>logging</w:t>
      </w:r>
    </w:p>
    <w:p w14:paraId="7E51CD94" w14:textId="77777777" w:rsidR="00B177F5" w:rsidRPr="00814BC9" w:rsidRDefault="00B553DB">
      <w:pPr>
        <w:tabs>
          <w:tab w:val="left" w:pos="720"/>
        </w:tabs>
        <w:spacing w:line="189" w:lineRule="exact"/>
        <w:ind w:left="163"/>
        <w:rPr>
          <w:sz w:val="16"/>
          <w:lang w:val="en-GB"/>
          <w:rPrChange w:id="11043" w:author="Christian PIEDALLU" w:date="2023-02-06T09:53:00Z">
            <w:rPr>
              <w:sz w:val="16"/>
            </w:rPr>
          </w:rPrChange>
        </w:rPr>
      </w:pPr>
      <w:r w:rsidRPr="00814BC9">
        <w:rPr>
          <w:rFonts w:ascii="Trebuchet MS"/>
          <w:w w:val="115"/>
          <w:sz w:val="10"/>
          <w:lang w:val="en-GB"/>
          <w:rPrChange w:id="11044" w:author="Christian PIEDALLU" w:date="2023-02-06T09:53:00Z">
            <w:rPr>
              <w:rFonts w:ascii="Trebuchet MS"/>
              <w:w w:val="115"/>
              <w:sz w:val="10"/>
            </w:rPr>
          </w:rPrChange>
        </w:rPr>
        <w:t>433</w:t>
      </w:r>
      <w:r w:rsidRPr="00814BC9">
        <w:rPr>
          <w:rFonts w:ascii="Trebuchet MS"/>
          <w:w w:val="115"/>
          <w:sz w:val="10"/>
          <w:lang w:val="en-GB"/>
          <w:rPrChange w:id="11045" w:author="Christian PIEDALLU" w:date="2023-02-06T09:53:00Z">
            <w:rPr>
              <w:rFonts w:ascii="Trebuchet MS"/>
              <w:w w:val="115"/>
              <w:sz w:val="10"/>
            </w:rPr>
          </w:rPrChange>
        </w:rPr>
        <w:tab/>
      </w:r>
      <w:r w:rsidRPr="00814BC9">
        <w:rPr>
          <w:w w:val="115"/>
          <w:sz w:val="16"/>
          <w:lang w:val="en-GB"/>
          <w:rPrChange w:id="11046" w:author="Christian PIEDALLU" w:date="2023-02-06T09:53:00Z">
            <w:rPr>
              <w:w w:val="115"/>
              <w:sz w:val="16"/>
            </w:rPr>
          </w:rPrChange>
        </w:rPr>
        <w:t>and</w:t>
      </w:r>
      <w:r w:rsidRPr="00814BC9">
        <w:rPr>
          <w:spacing w:val="13"/>
          <w:w w:val="115"/>
          <w:sz w:val="16"/>
          <w:lang w:val="en-GB"/>
          <w:rPrChange w:id="11047" w:author="Christian PIEDALLU" w:date="2023-02-06T09:53:00Z">
            <w:rPr>
              <w:spacing w:val="13"/>
              <w:w w:val="115"/>
              <w:sz w:val="16"/>
            </w:rPr>
          </w:rPrChange>
        </w:rPr>
        <w:t xml:space="preserve"> </w:t>
      </w:r>
      <w:r w:rsidRPr="00814BC9">
        <w:rPr>
          <w:w w:val="115"/>
          <w:sz w:val="16"/>
          <w:lang w:val="en-GB"/>
          <w:rPrChange w:id="11048" w:author="Christian PIEDALLU" w:date="2023-02-06T09:53:00Z">
            <w:rPr>
              <w:w w:val="115"/>
              <w:sz w:val="16"/>
            </w:rPr>
          </w:rPrChange>
        </w:rPr>
        <w:t>sanitation</w:t>
      </w:r>
      <w:r w:rsidRPr="00814BC9">
        <w:rPr>
          <w:spacing w:val="13"/>
          <w:w w:val="115"/>
          <w:sz w:val="16"/>
          <w:lang w:val="en-GB"/>
          <w:rPrChange w:id="11049" w:author="Christian PIEDALLU" w:date="2023-02-06T09:53:00Z">
            <w:rPr>
              <w:spacing w:val="13"/>
              <w:w w:val="115"/>
              <w:sz w:val="16"/>
            </w:rPr>
          </w:rPrChange>
        </w:rPr>
        <w:t xml:space="preserve"> </w:t>
      </w:r>
      <w:r w:rsidRPr="00814BC9">
        <w:rPr>
          <w:w w:val="115"/>
          <w:sz w:val="16"/>
          <w:lang w:val="en-GB"/>
          <w:rPrChange w:id="11050" w:author="Christian PIEDALLU" w:date="2023-02-06T09:53:00Z">
            <w:rPr>
              <w:w w:val="115"/>
              <w:sz w:val="16"/>
            </w:rPr>
          </w:rPrChange>
        </w:rPr>
        <w:t>felling</w:t>
      </w:r>
      <w:r w:rsidRPr="00814BC9">
        <w:rPr>
          <w:spacing w:val="13"/>
          <w:w w:val="115"/>
          <w:sz w:val="16"/>
          <w:lang w:val="en-GB"/>
          <w:rPrChange w:id="11051" w:author="Christian PIEDALLU" w:date="2023-02-06T09:53:00Z">
            <w:rPr>
              <w:spacing w:val="13"/>
              <w:w w:val="115"/>
              <w:sz w:val="16"/>
            </w:rPr>
          </w:rPrChange>
        </w:rPr>
        <w:t xml:space="preserve"> </w:t>
      </w:r>
      <w:r w:rsidRPr="00814BC9">
        <w:rPr>
          <w:w w:val="115"/>
          <w:sz w:val="16"/>
          <w:lang w:val="en-GB"/>
          <w:rPrChange w:id="11052" w:author="Christian PIEDALLU" w:date="2023-02-06T09:53:00Z">
            <w:rPr>
              <w:w w:val="115"/>
              <w:sz w:val="16"/>
            </w:rPr>
          </w:rPrChange>
        </w:rPr>
        <w:t>on</w:t>
      </w:r>
      <w:r w:rsidRPr="00814BC9">
        <w:rPr>
          <w:spacing w:val="13"/>
          <w:w w:val="115"/>
          <w:sz w:val="16"/>
          <w:lang w:val="en-GB"/>
          <w:rPrChange w:id="11053" w:author="Christian PIEDALLU" w:date="2023-02-06T09:53:00Z">
            <w:rPr>
              <w:spacing w:val="13"/>
              <w:w w:val="115"/>
              <w:sz w:val="16"/>
            </w:rPr>
          </w:rPrChange>
        </w:rPr>
        <w:t xml:space="preserve"> </w:t>
      </w:r>
      <w:r w:rsidRPr="00814BC9">
        <w:rPr>
          <w:w w:val="115"/>
          <w:sz w:val="16"/>
          <w:lang w:val="en-GB"/>
          <w:rPrChange w:id="11054" w:author="Christian PIEDALLU" w:date="2023-02-06T09:53:00Z">
            <w:rPr>
              <w:w w:val="115"/>
              <w:sz w:val="16"/>
            </w:rPr>
          </w:rPrChange>
        </w:rPr>
        <w:t>bark</w:t>
      </w:r>
      <w:r w:rsidRPr="00814BC9">
        <w:rPr>
          <w:spacing w:val="13"/>
          <w:w w:val="115"/>
          <w:sz w:val="16"/>
          <w:lang w:val="en-GB"/>
          <w:rPrChange w:id="11055" w:author="Christian PIEDALLU" w:date="2023-02-06T09:53:00Z">
            <w:rPr>
              <w:spacing w:val="13"/>
              <w:w w:val="115"/>
              <w:sz w:val="16"/>
            </w:rPr>
          </w:rPrChange>
        </w:rPr>
        <w:t xml:space="preserve"> </w:t>
      </w:r>
      <w:r w:rsidRPr="00814BC9">
        <w:rPr>
          <w:w w:val="115"/>
          <w:sz w:val="16"/>
          <w:lang w:val="en-GB"/>
          <w:rPrChange w:id="11056" w:author="Christian PIEDALLU" w:date="2023-02-06T09:53:00Z">
            <w:rPr>
              <w:w w:val="115"/>
              <w:sz w:val="16"/>
            </w:rPr>
          </w:rPrChange>
        </w:rPr>
        <w:t>beetle</w:t>
      </w:r>
      <w:r w:rsidRPr="00814BC9">
        <w:rPr>
          <w:spacing w:val="13"/>
          <w:w w:val="115"/>
          <w:sz w:val="16"/>
          <w:lang w:val="en-GB"/>
          <w:rPrChange w:id="11057" w:author="Christian PIEDALLU" w:date="2023-02-06T09:53:00Z">
            <w:rPr>
              <w:spacing w:val="13"/>
              <w:w w:val="115"/>
              <w:sz w:val="16"/>
            </w:rPr>
          </w:rPrChange>
        </w:rPr>
        <w:t xml:space="preserve"> </w:t>
      </w:r>
      <w:r w:rsidRPr="00814BC9">
        <w:rPr>
          <w:w w:val="115"/>
          <w:sz w:val="16"/>
          <w:lang w:val="en-GB"/>
          <w:rPrChange w:id="11058" w:author="Christian PIEDALLU" w:date="2023-02-06T09:53:00Z">
            <w:rPr>
              <w:w w:val="115"/>
              <w:sz w:val="16"/>
            </w:rPr>
          </w:rPrChange>
        </w:rPr>
        <w:t>(Ips</w:t>
      </w:r>
      <w:r w:rsidRPr="00814BC9">
        <w:rPr>
          <w:spacing w:val="13"/>
          <w:w w:val="115"/>
          <w:sz w:val="16"/>
          <w:lang w:val="en-GB"/>
          <w:rPrChange w:id="11059" w:author="Christian PIEDALLU" w:date="2023-02-06T09:53:00Z">
            <w:rPr>
              <w:spacing w:val="13"/>
              <w:w w:val="115"/>
              <w:sz w:val="16"/>
            </w:rPr>
          </w:rPrChange>
        </w:rPr>
        <w:t xml:space="preserve"> </w:t>
      </w:r>
      <w:r w:rsidRPr="00814BC9">
        <w:rPr>
          <w:w w:val="115"/>
          <w:sz w:val="16"/>
          <w:lang w:val="en-GB"/>
          <w:rPrChange w:id="11060" w:author="Christian PIEDALLU" w:date="2023-02-06T09:53:00Z">
            <w:rPr>
              <w:w w:val="115"/>
              <w:sz w:val="16"/>
            </w:rPr>
          </w:rPrChange>
        </w:rPr>
        <w:t>typographus</w:t>
      </w:r>
      <w:r w:rsidRPr="00814BC9">
        <w:rPr>
          <w:spacing w:val="13"/>
          <w:w w:val="115"/>
          <w:sz w:val="16"/>
          <w:lang w:val="en-GB"/>
          <w:rPrChange w:id="11061" w:author="Christian PIEDALLU" w:date="2023-02-06T09:53:00Z">
            <w:rPr>
              <w:spacing w:val="13"/>
              <w:w w:val="115"/>
              <w:sz w:val="16"/>
            </w:rPr>
          </w:rPrChange>
        </w:rPr>
        <w:t xml:space="preserve"> </w:t>
      </w:r>
      <w:r w:rsidRPr="00814BC9">
        <w:rPr>
          <w:w w:val="115"/>
          <w:sz w:val="16"/>
          <w:lang w:val="en-GB"/>
          <w:rPrChange w:id="11062" w:author="Christian PIEDALLU" w:date="2023-02-06T09:53:00Z">
            <w:rPr>
              <w:w w:val="115"/>
              <w:sz w:val="16"/>
            </w:rPr>
          </w:rPrChange>
        </w:rPr>
        <w:t>L.)</w:t>
      </w:r>
      <w:r w:rsidRPr="00814BC9">
        <w:rPr>
          <w:spacing w:val="13"/>
          <w:w w:val="115"/>
          <w:sz w:val="16"/>
          <w:lang w:val="en-GB"/>
          <w:rPrChange w:id="11063" w:author="Christian PIEDALLU" w:date="2023-02-06T09:53:00Z">
            <w:rPr>
              <w:spacing w:val="13"/>
              <w:w w:val="115"/>
              <w:sz w:val="16"/>
            </w:rPr>
          </w:rPrChange>
        </w:rPr>
        <w:t xml:space="preserve"> </w:t>
      </w:r>
      <w:r w:rsidRPr="00814BC9">
        <w:rPr>
          <w:w w:val="115"/>
          <w:sz w:val="16"/>
          <w:lang w:val="en-GB"/>
          <w:rPrChange w:id="11064" w:author="Christian PIEDALLU" w:date="2023-02-06T09:53:00Z">
            <w:rPr>
              <w:w w:val="115"/>
              <w:sz w:val="16"/>
            </w:rPr>
          </w:rPrChange>
        </w:rPr>
        <w:t xml:space="preserve">infestations. </w:t>
      </w:r>
      <w:r w:rsidRPr="00814BC9">
        <w:rPr>
          <w:spacing w:val="8"/>
          <w:w w:val="115"/>
          <w:sz w:val="16"/>
          <w:lang w:val="en-GB"/>
          <w:rPrChange w:id="11065" w:author="Christian PIEDALLU" w:date="2023-02-06T09:53:00Z">
            <w:rPr>
              <w:spacing w:val="8"/>
              <w:w w:val="115"/>
              <w:sz w:val="16"/>
            </w:rPr>
          </w:rPrChange>
        </w:rPr>
        <w:t xml:space="preserve"> </w:t>
      </w:r>
      <w:r w:rsidRPr="00814BC9">
        <w:rPr>
          <w:i/>
          <w:w w:val="115"/>
          <w:sz w:val="16"/>
          <w:lang w:val="en-GB"/>
          <w:rPrChange w:id="11066" w:author="Christian PIEDALLU" w:date="2023-02-06T09:53:00Z">
            <w:rPr>
              <w:i/>
              <w:w w:val="115"/>
              <w:sz w:val="16"/>
            </w:rPr>
          </w:rPrChange>
        </w:rPr>
        <w:t>Forest</w:t>
      </w:r>
      <w:r w:rsidRPr="00814BC9">
        <w:rPr>
          <w:i/>
          <w:spacing w:val="16"/>
          <w:w w:val="115"/>
          <w:sz w:val="16"/>
          <w:lang w:val="en-GB"/>
          <w:rPrChange w:id="11067" w:author="Christian PIEDALLU" w:date="2023-02-06T09:53:00Z">
            <w:rPr>
              <w:i/>
              <w:spacing w:val="16"/>
              <w:w w:val="115"/>
              <w:sz w:val="16"/>
            </w:rPr>
          </w:rPrChange>
        </w:rPr>
        <w:t xml:space="preserve"> </w:t>
      </w:r>
      <w:r w:rsidRPr="00814BC9">
        <w:rPr>
          <w:i/>
          <w:w w:val="115"/>
          <w:sz w:val="16"/>
          <w:lang w:val="en-GB"/>
          <w:rPrChange w:id="11068" w:author="Christian PIEDALLU" w:date="2023-02-06T09:53:00Z">
            <w:rPr>
              <w:i/>
              <w:w w:val="115"/>
              <w:sz w:val="16"/>
            </w:rPr>
          </w:rPrChange>
        </w:rPr>
        <w:t>Ecology</w:t>
      </w:r>
      <w:r w:rsidRPr="00814BC9">
        <w:rPr>
          <w:i/>
          <w:spacing w:val="16"/>
          <w:w w:val="115"/>
          <w:sz w:val="16"/>
          <w:lang w:val="en-GB"/>
          <w:rPrChange w:id="11069" w:author="Christian PIEDALLU" w:date="2023-02-06T09:53:00Z">
            <w:rPr>
              <w:i/>
              <w:spacing w:val="16"/>
              <w:w w:val="115"/>
              <w:sz w:val="16"/>
            </w:rPr>
          </w:rPrChange>
        </w:rPr>
        <w:t xml:space="preserve"> </w:t>
      </w:r>
      <w:r w:rsidRPr="00814BC9">
        <w:rPr>
          <w:i/>
          <w:w w:val="115"/>
          <w:sz w:val="16"/>
          <w:lang w:val="en-GB"/>
          <w:rPrChange w:id="11070" w:author="Christian PIEDALLU" w:date="2023-02-06T09:53:00Z">
            <w:rPr>
              <w:i/>
              <w:w w:val="115"/>
              <w:sz w:val="16"/>
            </w:rPr>
          </w:rPrChange>
        </w:rPr>
        <w:t>and</w:t>
      </w:r>
      <w:r w:rsidRPr="00814BC9">
        <w:rPr>
          <w:i/>
          <w:spacing w:val="16"/>
          <w:w w:val="115"/>
          <w:sz w:val="16"/>
          <w:lang w:val="en-GB"/>
          <w:rPrChange w:id="11071" w:author="Christian PIEDALLU" w:date="2023-02-06T09:53:00Z">
            <w:rPr>
              <w:i/>
              <w:spacing w:val="16"/>
              <w:w w:val="115"/>
              <w:sz w:val="16"/>
            </w:rPr>
          </w:rPrChange>
        </w:rPr>
        <w:t xml:space="preserve"> </w:t>
      </w:r>
      <w:r w:rsidRPr="00814BC9">
        <w:rPr>
          <w:i/>
          <w:w w:val="115"/>
          <w:sz w:val="16"/>
          <w:lang w:val="en-GB"/>
          <w:rPrChange w:id="11072" w:author="Christian PIEDALLU" w:date="2023-02-06T09:53:00Z">
            <w:rPr>
              <w:i/>
              <w:w w:val="115"/>
              <w:sz w:val="16"/>
            </w:rPr>
          </w:rPrChange>
        </w:rPr>
        <w:t>Management</w:t>
      </w:r>
      <w:r w:rsidRPr="00814BC9">
        <w:rPr>
          <w:w w:val="115"/>
          <w:sz w:val="16"/>
          <w:lang w:val="en-GB"/>
          <w:rPrChange w:id="11073" w:author="Christian PIEDALLU" w:date="2023-02-06T09:53:00Z">
            <w:rPr>
              <w:w w:val="115"/>
              <w:sz w:val="16"/>
            </w:rPr>
          </w:rPrChange>
        </w:rPr>
        <w:t>,</w:t>
      </w:r>
      <w:r w:rsidRPr="00814BC9">
        <w:rPr>
          <w:spacing w:val="17"/>
          <w:w w:val="115"/>
          <w:sz w:val="16"/>
          <w:lang w:val="en-GB"/>
          <w:rPrChange w:id="11074" w:author="Christian PIEDALLU" w:date="2023-02-06T09:53:00Z">
            <w:rPr>
              <w:spacing w:val="17"/>
              <w:w w:val="115"/>
              <w:sz w:val="16"/>
            </w:rPr>
          </w:rPrChange>
        </w:rPr>
        <w:t xml:space="preserve"> </w:t>
      </w:r>
      <w:r w:rsidRPr="00814BC9">
        <w:rPr>
          <w:w w:val="115"/>
          <w:sz w:val="16"/>
          <w:lang w:val="en-GB"/>
          <w:rPrChange w:id="11075" w:author="Christian PIEDALLU" w:date="2023-02-06T09:53:00Z">
            <w:rPr>
              <w:w w:val="115"/>
              <w:sz w:val="16"/>
            </w:rPr>
          </w:rPrChange>
        </w:rPr>
        <w:t>305:</w:t>
      </w:r>
    </w:p>
    <w:p w14:paraId="23489536" w14:textId="77777777" w:rsidR="00B177F5" w:rsidRPr="00814BC9" w:rsidRDefault="00B553DB">
      <w:pPr>
        <w:tabs>
          <w:tab w:val="left" w:pos="720"/>
        </w:tabs>
        <w:spacing w:line="189" w:lineRule="exact"/>
        <w:ind w:left="163"/>
        <w:rPr>
          <w:sz w:val="16"/>
          <w:lang w:val="en-GB"/>
          <w:rPrChange w:id="11076" w:author="Christian PIEDALLU" w:date="2023-02-06T09:53:00Z">
            <w:rPr>
              <w:sz w:val="16"/>
            </w:rPr>
          </w:rPrChange>
        </w:rPr>
      </w:pPr>
      <w:bookmarkStart w:id="11077" w:name="_bookmark57"/>
      <w:bookmarkEnd w:id="11077"/>
      <w:r w:rsidRPr="00814BC9">
        <w:rPr>
          <w:rFonts w:ascii="Trebuchet MS" w:hAnsi="Trebuchet MS"/>
          <w:w w:val="105"/>
          <w:sz w:val="10"/>
          <w:lang w:val="en-GB"/>
          <w:rPrChange w:id="11078" w:author="Christian PIEDALLU" w:date="2023-02-06T09:53:00Z">
            <w:rPr>
              <w:rFonts w:ascii="Trebuchet MS" w:hAnsi="Trebuchet MS"/>
              <w:w w:val="105"/>
              <w:sz w:val="10"/>
            </w:rPr>
          </w:rPrChange>
        </w:rPr>
        <w:t>434</w:t>
      </w:r>
      <w:r w:rsidRPr="00814BC9">
        <w:rPr>
          <w:rFonts w:ascii="Trebuchet MS" w:hAnsi="Trebuchet MS"/>
          <w:w w:val="105"/>
          <w:sz w:val="10"/>
          <w:lang w:val="en-GB"/>
          <w:rPrChange w:id="11079" w:author="Christian PIEDALLU" w:date="2023-02-06T09:53:00Z">
            <w:rPr>
              <w:rFonts w:ascii="Trebuchet MS" w:hAnsi="Trebuchet MS"/>
              <w:w w:val="105"/>
              <w:sz w:val="10"/>
            </w:rPr>
          </w:rPrChange>
        </w:rPr>
        <w:tab/>
      </w:r>
      <w:r w:rsidRPr="00814BC9">
        <w:rPr>
          <w:w w:val="105"/>
          <w:sz w:val="16"/>
          <w:lang w:val="en-GB"/>
          <w:rPrChange w:id="11080" w:author="Christian PIEDALLU" w:date="2023-02-06T09:53:00Z">
            <w:rPr>
              <w:w w:val="105"/>
              <w:sz w:val="16"/>
            </w:rPr>
          </w:rPrChange>
        </w:rPr>
        <w:t>273–281.</w:t>
      </w:r>
    </w:p>
    <w:p w14:paraId="32910891" w14:textId="77777777" w:rsidR="00B177F5" w:rsidRPr="00814BC9" w:rsidRDefault="00B553DB">
      <w:pPr>
        <w:spacing w:line="189" w:lineRule="exact"/>
        <w:ind w:left="163"/>
        <w:rPr>
          <w:sz w:val="16"/>
          <w:lang w:val="en-GB"/>
          <w:rPrChange w:id="11081" w:author="Christian PIEDALLU" w:date="2023-02-06T09:53:00Z">
            <w:rPr>
              <w:sz w:val="16"/>
            </w:rPr>
          </w:rPrChange>
        </w:rPr>
      </w:pPr>
      <w:r w:rsidRPr="00814BC9">
        <w:rPr>
          <w:rFonts w:ascii="Trebuchet MS"/>
          <w:sz w:val="10"/>
          <w:lang w:val="en-GB"/>
          <w:rPrChange w:id="11082" w:author="Christian PIEDALLU" w:date="2023-02-06T09:53:00Z">
            <w:rPr>
              <w:rFonts w:ascii="Trebuchet MS"/>
              <w:sz w:val="10"/>
            </w:rPr>
          </w:rPrChange>
        </w:rPr>
        <w:t xml:space="preserve">435     </w:t>
      </w:r>
      <w:r w:rsidRPr="00814BC9">
        <w:rPr>
          <w:rFonts w:ascii="Trebuchet MS"/>
          <w:spacing w:val="19"/>
          <w:sz w:val="10"/>
          <w:lang w:val="en-GB"/>
          <w:rPrChange w:id="11083" w:author="Christian PIEDALLU" w:date="2023-02-06T09:53:00Z">
            <w:rPr>
              <w:rFonts w:ascii="Trebuchet MS"/>
              <w:spacing w:val="19"/>
              <w:sz w:val="10"/>
            </w:rPr>
          </w:rPrChange>
        </w:rPr>
        <w:t xml:space="preserve"> </w:t>
      </w:r>
      <w:r w:rsidRPr="00814BC9">
        <w:rPr>
          <w:w w:val="110"/>
          <w:sz w:val="16"/>
          <w:lang w:val="en-GB"/>
          <w:rPrChange w:id="11084" w:author="Christian PIEDALLU" w:date="2023-02-06T09:53:00Z">
            <w:rPr>
              <w:w w:val="110"/>
              <w:sz w:val="16"/>
            </w:rPr>
          </w:rPrChange>
        </w:rPr>
        <w:t>Theia</w:t>
      </w:r>
      <w:r w:rsidRPr="00814BC9">
        <w:rPr>
          <w:spacing w:val="27"/>
          <w:w w:val="110"/>
          <w:sz w:val="16"/>
          <w:lang w:val="en-GB"/>
          <w:rPrChange w:id="11085" w:author="Christian PIEDALLU" w:date="2023-02-06T09:53:00Z">
            <w:rPr>
              <w:spacing w:val="27"/>
              <w:w w:val="110"/>
              <w:sz w:val="16"/>
            </w:rPr>
          </w:rPrChange>
        </w:rPr>
        <w:t xml:space="preserve"> </w:t>
      </w:r>
      <w:r w:rsidRPr="00814BC9">
        <w:rPr>
          <w:w w:val="110"/>
          <w:sz w:val="16"/>
          <w:lang w:val="en-GB"/>
          <w:rPrChange w:id="11086" w:author="Christian PIEDALLU" w:date="2023-02-06T09:53:00Z">
            <w:rPr>
              <w:w w:val="110"/>
              <w:sz w:val="16"/>
            </w:rPr>
          </w:rPrChange>
        </w:rPr>
        <w:t>Team,</w:t>
      </w:r>
      <w:r w:rsidRPr="00814BC9">
        <w:rPr>
          <w:spacing w:val="26"/>
          <w:w w:val="110"/>
          <w:sz w:val="16"/>
          <w:lang w:val="en-GB"/>
          <w:rPrChange w:id="11087" w:author="Christian PIEDALLU" w:date="2023-02-06T09:53:00Z">
            <w:rPr>
              <w:spacing w:val="26"/>
              <w:w w:val="110"/>
              <w:sz w:val="16"/>
            </w:rPr>
          </w:rPrChange>
        </w:rPr>
        <w:t xml:space="preserve"> </w:t>
      </w:r>
      <w:r w:rsidRPr="00814BC9">
        <w:rPr>
          <w:w w:val="110"/>
          <w:sz w:val="16"/>
          <w:lang w:val="en-GB"/>
          <w:rPrChange w:id="11088" w:author="Christian PIEDALLU" w:date="2023-02-06T09:53:00Z">
            <w:rPr>
              <w:w w:val="110"/>
              <w:sz w:val="16"/>
            </w:rPr>
          </w:rPrChange>
        </w:rPr>
        <w:t xml:space="preserve">2022. </w:t>
      </w:r>
      <w:r w:rsidRPr="00814BC9">
        <w:rPr>
          <w:spacing w:val="9"/>
          <w:w w:val="110"/>
          <w:sz w:val="16"/>
          <w:lang w:val="en-GB"/>
          <w:rPrChange w:id="11089" w:author="Christian PIEDALLU" w:date="2023-02-06T09:53:00Z">
            <w:rPr>
              <w:spacing w:val="9"/>
              <w:w w:val="110"/>
              <w:sz w:val="16"/>
            </w:rPr>
          </w:rPrChange>
        </w:rPr>
        <w:t xml:space="preserve"> </w:t>
      </w:r>
      <w:r w:rsidRPr="00814BC9">
        <w:rPr>
          <w:w w:val="110"/>
          <w:sz w:val="16"/>
          <w:lang w:val="en-GB"/>
          <w:rPrChange w:id="11090" w:author="Christian PIEDALLU" w:date="2023-02-06T09:53:00Z">
            <w:rPr>
              <w:w w:val="110"/>
              <w:sz w:val="16"/>
            </w:rPr>
          </w:rPrChange>
        </w:rPr>
        <w:t>Value-added</w:t>
      </w:r>
      <w:r w:rsidRPr="00814BC9">
        <w:rPr>
          <w:spacing w:val="26"/>
          <w:w w:val="110"/>
          <w:sz w:val="16"/>
          <w:lang w:val="en-GB"/>
          <w:rPrChange w:id="11091" w:author="Christian PIEDALLU" w:date="2023-02-06T09:53:00Z">
            <w:rPr>
              <w:spacing w:val="26"/>
              <w:w w:val="110"/>
              <w:sz w:val="16"/>
            </w:rPr>
          </w:rPrChange>
        </w:rPr>
        <w:t xml:space="preserve"> </w:t>
      </w:r>
      <w:r w:rsidRPr="00814BC9">
        <w:rPr>
          <w:w w:val="110"/>
          <w:sz w:val="16"/>
          <w:lang w:val="en-GB"/>
          <w:rPrChange w:id="11092" w:author="Christian PIEDALLU" w:date="2023-02-06T09:53:00Z">
            <w:rPr>
              <w:w w:val="110"/>
              <w:sz w:val="16"/>
            </w:rPr>
          </w:rPrChange>
        </w:rPr>
        <w:t>data</w:t>
      </w:r>
      <w:r w:rsidRPr="00814BC9">
        <w:rPr>
          <w:spacing w:val="27"/>
          <w:w w:val="110"/>
          <w:sz w:val="16"/>
          <w:lang w:val="en-GB"/>
          <w:rPrChange w:id="11093" w:author="Christian PIEDALLU" w:date="2023-02-06T09:53:00Z">
            <w:rPr>
              <w:spacing w:val="27"/>
              <w:w w:val="110"/>
              <w:sz w:val="16"/>
            </w:rPr>
          </w:rPrChange>
        </w:rPr>
        <w:t xml:space="preserve"> </w:t>
      </w:r>
      <w:r w:rsidRPr="00814BC9">
        <w:rPr>
          <w:w w:val="110"/>
          <w:sz w:val="16"/>
          <w:lang w:val="en-GB"/>
          <w:rPrChange w:id="11094" w:author="Christian PIEDALLU" w:date="2023-02-06T09:53:00Z">
            <w:rPr>
              <w:w w:val="110"/>
              <w:sz w:val="16"/>
            </w:rPr>
          </w:rPrChange>
        </w:rPr>
        <w:t>processed</w:t>
      </w:r>
      <w:r w:rsidRPr="00814BC9">
        <w:rPr>
          <w:spacing w:val="27"/>
          <w:w w:val="110"/>
          <w:sz w:val="16"/>
          <w:lang w:val="en-GB"/>
          <w:rPrChange w:id="11095" w:author="Christian PIEDALLU" w:date="2023-02-06T09:53:00Z">
            <w:rPr>
              <w:spacing w:val="27"/>
              <w:w w:val="110"/>
              <w:sz w:val="16"/>
            </w:rPr>
          </w:rPrChange>
        </w:rPr>
        <w:t xml:space="preserve"> </w:t>
      </w:r>
      <w:r w:rsidRPr="00814BC9">
        <w:rPr>
          <w:w w:val="110"/>
          <w:sz w:val="16"/>
          <w:lang w:val="en-GB"/>
          <w:rPrChange w:id="11096" w:author="Christian PIEDALLU" w:date="2023-02-06T09:53:00Z">
            <w:rPr>
              <w:w w:val="110"/>
              <w:sz w:val="16"/>
            </w:rPr>
          </w:rPrChange>
        </w:rPr>
        <w:t>by</w:t>
      </w:r>
      <w:r w:rsidRPr="00814BC9">
        <w:rPr>
          <w:spacing w:val="26"/>
          <w:w w:val="110"/>
          <w:sz w:val="16"/>
          <w:lang w:val="en-GB"/>
          <w:rPrChange w:id="11097" w:author="Christian PIEDALLU" w:date="2023-02-06T09:53:00Z">
            <w:rPr>
              <w:spacing w:val="26"/>
              <w:w w:val="110"/>
              <w:sz w:val="16"/>
            </w:rPr>
          </w:rPrChange>
        </w:rPr>
        <w:t xml:space="preserve"> </w:t>
      </w:r>
      <w:r w:rsidRPr="00814BC9">
        <w:rPr>
          <w:w w:val="110"/>
          <w:sz w:val="16"/>
          <w:lang w:val="en-GB"/>
          <w:rPrChange w:id="11098" w:author="Christian PIEDALLU" w:date="2023-02-06T09:53:00Z">
            <w:rPr>
              <w:w w:val="110"/>
              <w:sz w:val="16"/>
            </w:rPr>
          </w:rPrChange>
        </w:rPr>
        <w:t>CNES</w:t>
      </w:r>
      <w:r w:rsidRPr="00814BC9">
        <w:rPr>
          <w:spacing w:val="27"/>
          <w:w w:val="110"/>
          <w:sz w:val="16"/>
          <w:lang w:val="en-GB"/>
          <w:rPrChange w:id="11099" w:author="Christian PIEDALLU" w:date="2023-02-06T09:53:00Z">
            <w:rPr>
              <w:spacing w:val="27"/>
              <w:w w:val="110"/>
              <w:sz w:val="16"/>
            </w:rPr>
          </w:rPrChange>
        </w:rPr>
        <w:t xml:space="preserve"> </w:t>
      </w:r>
      <w:r w:rsidRPr="00814BC9">
        <w:rPr>
          <w:w w:val="110"/>
          <w:sz w:val="16"/>
          <w:lang w:val="en-GB"/>
          <w:rPrChange w:id="11100" w:author="Christian PIEDALLU" w:date="2023-02-06T09:53:00Z">
            <w:rPr>
              <w:w w:val="110"/>
              <w:sz w:val="16"/>
            </w:rPr>
          </w:rPrChange>
        </w:rPr>
        <w:t>for</w:t>
      </w:r>
      <w:r w:rsidRPr="00814BC9">
        <w:rPr>
          <w:spacing w:val="26"/>
          <w:w w:val="110"/>
          <w:sz w:val="16"/>
          <w:lang w:val="en-GB"/>
          <w:rPrChange w:id="11101" w:author="Christian PIEDALLU" w:date="2023-02-06T09:53:00Z">
            <w:rPr>
              <w:spacing w:val="26"/>
              <w:w w:val="110"/>
              <w:sz w:val="16"/>
            </w:rPr>
          </w:rPrChange>
        </w:rPr>
        <w:t xml:space="preserve"> </w:t>
      </w:r>
      <w:r w:rsidRPr="00814BC9">
        <w:rPr>
          <w:w w:val="110"/>
          <w:sz w:val="16"/>
          <w:lang w:val="en-GB"/>
          <w:rPrChange w:id="11102" w:author="Christian PIEDALLU" w:date="2023-02-06T09:53:00Z">
            <w:rPr>
              <w:w w:val="110"/>
              <w:sz w:val="16"/>
            </w:rPr>
          </w:rPrChange>
        </w:rPr>
        <w:t>the</w:t>
      </w:r>
      <w:r w:rsidRPr="00814BC9">
        <w:rPr>
          <w:spacing w:val="27"/>
          <w:w w:val="110"/>
          <w:sz w:val="16"/>
          <w:lang w:val="en-GB"/>
          <w:rPrChange w:id="11103" w:author="Christian PIEDALLU" w:date="2023-02-06T09:53:00Z">
            <w:rPr>
              <w:spacing w:val="27"/>
              <w:w w:val="110"/>
              <w:sz w:val="16"/>
            </w:rPr>
          </w:rPrChange>
        </w:rPr>
        <w:t xml:space="preserve"> </w:t>
      </w:r>
      <w:r w:rsidRPr="00814BC9">
        <w:rPr>
          <w:w w:val="110"/>
          <w:sz w:val="16"/>
          <w:lang w:val="en-GB"/>
          <w:rPrChange w:id="11104" w:author="Christian PIEDALLU" w:date="2023-02-06T09:53:00Z">
            <w:rPr>
              <w:w w:val="110"/>
              <w:sz w:val="16"/>
            </w:rPr>
          </w:rPrChange>
        </w:rPr>
        <w:t>Theia</w:t>
      </w:r>
      <w:r w:rsidRPr="00814BC9">
        <w:rPr>
          <w:spacing w:val="27"/>
          <w:w w:val="110"/>
          <w:sz w:val="16"/>
          <w:lang w:val="en-GB"/>
          <w:rPrChange w:id="11105" w:author="Christian PIEDALLU" w:date="2023-02-06T09:53:00Z">
            <w:rPr>
              <w:spacing w:val="27"/>
              <w:w w:val="110"/>
              <w:sz w:val="16"/>
            </w:rPr>
          </w:rPrChange>
        </w:rPr>
        <w:t xml:space="preserve"> </w:t>
      </w:r>
      <w:r w:rsidRPr="00814BC9">
        <w:rPr>
          <w:w w:val="110"/>
          <w:sz w:val="16"/>
          <w:lang w:val="en-GB"/>
          <w:rPrChange w:id="11106" w:author="Christian PIEDALLU" w:date="2023-02-06T09:53:00Z">
            <w:rPr>
              <w:w w:val="110"/>
              <w:sz w:val="16"/>
            </w:rPr>
          </w:rPrChange>
        </w:rPr>
        <w:t>data</w:t>
      </w:r>
      <w:r w:rsidRPr="00814BC9">
        <w:rPr>
          <w:spacing w:val="26"/>
          <w:w w:val="110"/>
          <w:sz w:val="16"/>
          <w:lang w:val="en-GB"/>
          <w:rPrChange w:id="11107" w:author="Christian PIEDALLU" w:date="2023-02-06T09:53:00Z">
            <w:rPr>
              <w:spacing w:val="26"/>
              <w:w w:val="110"/>
              <w:sz w:val="16"/>
            </w:rPr>
          </w:rPrChange>
        </w:rPr>
        <w:t xml:space="preserve"> </w:t>
      </w:r>
      <w:r w:rsidRPr="00814BC9">
        <w:rPr>
          <w:w w:val="110"/>
          <w:sz w:val="16"/>
          <w:lang w:val="en-GB"/>
          <w:rPrChange w:id="11108" w:author="Christian PIEDALLU" w:date="2023-02-06T09:53:00Z">
            <w:rPr>
              <w:w w:val="110"/>
              <w:sz w:val="16"/>
            </w:rPr>
          </w:rPrChange>
        </w:rPr>
        <w:t>cluster</w:t>
      </w:r>
      <w:r w:rsidRPr="00814BC9">
        <w:rPr>
          <w:spacing w:val="27"/>
          <w:w w:val="110"/>
          <w:sz w:val="16"/>
          <w:lang w:val="en-GB"/>
          <w:rPrChange w:id="11109" w:author="Christian PIEDALLU" w:date="2023-02-06T09:53:00Z">
            <w:rPr>
              <w:spacing w:val="27"/>
              <w:w w:val="110"/>
              <w:sz w:val="16"/>
            </w:rPr>
          </w:rPrChange>
        </w:rPr>
        <w:t xml:space="preserve"> </w:t>
      </w:r>
      <w:r w:rsidR="00F312A1" w:rsidRPr="00814BC9">
        <w:rPr>
          <w:lang w:val="en-GB"/>
          <w:rPrChange w:id="11110" w:author="Christian PIEDALLU" w:date="2023-02-06T09:53:00Z">
            <w:rPr/>
          </w:rPrChange>
        </w:rPr>
        <w:fldChar w:fldCharType="begin"/>
      </w:r>
      <w:r w:rsidR="00F312A1" w:rsidRPr="00814BC9">
        <w:rPr>
          <w:lang w:val="en-GB"/>
          <w:rPrChange w:id="11111" w:author="Christian PIEDALLU" w:date="2023-02-06T09:53:00Z">
            <w:rPr/>
          </w:rPrChange>
        </w:rPr>
        <w:instrText xml:space="preserve"> HYPERLINK "http://www.theia.land.fr/" \h </w:instrText>
      </w:r>
      <w:r w:rsidR="00F312A1" w:rsidRPr="00814BC9">
        <w:rPr>
          <w:lang w:val="en-GB"/>
          <w:rPrChange w:id="11112" w:author="Christian PIEDALLU" w:date="2023-02-06T09:53:00Z">
            <w:rPr>
              <w:w w:val="110"/>
              <w:sz w:val="16"/>
            </w:rPr>
          </w:rPrChange>
        </w:rPr>
        <w:fldChar w:fldCharType="separate"/>
      </w:r>
      <w:r w:rsidRPr="00814BC9">
        <w:rPr>
          <w:w w:val="110"/>
          <w:sz w:val="16"/>
          <w:lang w:val="en-GB"/>
          <w:rPrChange w:id="11113" w:author="Christian PIEDALLU" w:date="2023-02-06T09:53:00Z">
            <w:rPr>
              <w:w w:val="110"/>
              <w:sz w:val="16"/>
            </w:rPr>
          </w:rPrChange>
        </w:rPr>
        <w:t>www.theia.land.fr</w:t>
      </w:r>
      <w:r w:rsidR="00F312A1" w:rsidRPr="00814BC9">
        <w:rPr>
          <w:w w:val="110"/>
          <w:sz w:val="16"/>
          <w:lang w:val="en-GB"/>
          <w:rPrChange w:id="11114" w:author="Christian PIEDALLU" w:date="2023-02-06T09:53:00Z">
            <w:rPr>
              <w:w w:val="110"/>
              <w:sz w:val="16"/>
            </w:rPr>
          </w:rPrChange>
        </w:rPr>
        <w:fldChar w:fldCharType="end"/>
      </w:r>
      <w:r w:rsidRPr="00814BC9">
        <w:rPr>
          <w:spacing w:val="27"/>
          <w:w w:val="110"/>
          <w:sz w:val="16"/>
          <w:lang w:val="en-GB"/>
          <w:rPrChange w:id="11115" w:author="Christian PIEDALLU" w:date="2023-02-06T09:53:00Z">
            <w:rPr>
              <w:spacing w:val="27"/>
              <w:w w:val="110"/>
              <w:sz w:val="16"/>
            </w:rPr>
          </w:rPrChange>
        </w:rPr>
        <w:t xml:space="preserve"> </w:t>
      </w:r>
      <w:r w:rsidRPr="00814BC9">
        <w:rPr>
          <w:w w:val="110"/>
          <w:sz w:val="16"/>
          <w:lang w:val="en-GB"/>
          <w:rPrChange w:id="11116" w:author="Christian PIEDALLU" w:date="2023-02-06T09:53:00Z">
            <w:rPr>
              <w:w w:val="110"/>
              <w:sz w:val="16"/>
            </w:rPr>
          </w:rPrChange>
        </w:rPr>
        <w:t>from</w:t>
      </w:r>
      <w:r w:rsidRPr="00814BC9">
        <w:rPr>
          <w:spacing w:val="26"/>
          <w:w w:val="110"/>
          <w:sz w:val="16"/>
          <w:lang w:val="en-GB"/>
          <w:rPrChange w:id="11117" w:author="Christian PIEDALLU" w:date="2023-02-06T09:53:00Z">
            <w:rPr>
              <w:spacing w:val="26"/>
              <w:w w:val="110"/>
              <w:sz w:val="16"/>
            </w:rPr>
          </w:rPrChange>
        </w:rPr>
        <w:t xml:space="preserve"> </w:t>
      </w:r>
      <w:r w:rsidRPr="00814BC9">
        <w:rPr>
          <w:w w:val="110"/>
          <w:sz w:val="16"/>
          <w:lang w:val="en-GB"/>
          <w:rPrChange w:id="11118" w:author="Christian PIEDALLU" w:date="2023-02-06T09:53:00Z">
            <w:rPr>
              <w:w w:val="110"/>
              <w:sz w:val="16"/>
            </w:rPr>
          </w:rPrChange>
        </w:rPr>
        <w:t>Coper-</w:t>
      </w:r>
    </w:p>
    <w:p w14:paraId="01027540" w14:textId="77777777" w:rsidR="00B177F5" w:rsidRPr="00814BC9" w:rsidRDefault="00B553DB">
      <w:pPr>
        <w:tabs>
          <w:tab w:val="left" w:pos="720"/>
        </w:tabs>
        <w:spacing w:line="189" w:lineRule="exact"/>
        <w:ind w:left="163"/>
        <w:rPr>
          <w:sz w:val="16"/>
          <w:lang w:val="en-GB"/>
          <w:rPrChange w:id="11119" w:author="Christian PIEDALLU" w:date="2023-02-06T09:53:00Z">
            <w:rPr>
              <w:sz w:val="16"/>
            </w:rPr>
          </w:rPrChange>
        </w:rPr>
      </w:pPr>
      <w:bookmarkStart w:id="11120" w:name="_bookmark58"/>
      <w:bookmarkEnd w:id="11120"/>
      <w:r w:rsidRPr="00814BC9">
        <w:rPr>
          <w:rFonts w:ascii="Trebuchet MS" w:hAnsi="Trebuchet MS"/>
          <w:w w:val="115"/>
          <w:sz w:val="10"/>
          <w:lang w:val="en-GB"/>
          <w:rPrChange w:id="11121" w:author="Christian PIEDALLU" w:date="2023-02-06T09:53:00Z">
            <w:rPr>
              <w:rFonts w:ascii="Trebuchet MS" w:hAnsi="Trebuchet MS"/>
              <w:w w:val="115"/>
              <w:sz w:val="10"/>
            </w:rPr>
          </w:rPrChange>
        </w:rPr>
        <w:t>436</w:t>
      </w:r>
      <w:r w:rsidRPr="00814BC9">
        <w:rPr>
          <w:rFonts w:ascii="Trebuchet MS" w:hAnsi="Trebuchet MS"/>
          <w:w w:val="115"/>
          <w:sz w:val="10"/>
          <w:lang w:val="en-GB"/>
          <w:rPrChange w:id="11122" w:author="Christian PIEDALLU" w:date="2023-02-06T09:53:00Z">
            <w:rPr>
              <w:rFonts w:ascii="Trebuchet MS" w:hAnsi="Trebuchet MS"/>
              <w:w w:val="115"/>
              <w:sz w:val="10"/>
            </w:rPr>
          </w:rPrChange>
        </w:rPr>
        <w:tab/>
      </w:r>
      <w:r w:rsidRPr="00814BC9">
        <w:rPr>
          <w:w w:val="115"/>
          <w:sz w:val="16"/>
          <w:lang w:val="en-GB"/>
          <w:rPrChange w:id="11123" w:author="Christian PIEDALLU" w:date="2023-02-06T09:53:00Z">
            <w:rPr>
              <w:w w:val="115"/>
              <w:sz w:val="16"/>
            </w:rPr>
          </w:rPrChange>
        </w:rPr>
        <w:t>nicus</w:t>
      </w:r>
      <w:r w:rsidRPr="00814BC9">
        <w:rPr>
          <w:spacing w:val="1"/>
          <w:w w:val="115"/>
          <w:sz w:val="16"/>
          <w:lang w:val="en-GB"/>
          <w:rPrChange w:id="11124" w:author="Christian PIEDALLU" w:date="2023-02-06T09:53:00Z">
            <w:rPr>
              <w:spacing w:val="1"/>
              <w:w w:val="115"/>
              <w:sz w:val="16"/>
            </w:rPr>
          </w:rPrChange>
        </w:rPr>
        <w:t xml:space="preserve"> </w:t>
      </w:r>
      <w:r w:rsidRPr="00814BC9">
        <w:rPr>
          <w:w w:val="115"/>
          <w:sz w:val="16"/>
          <w:lang w:val="en-GB"/>
          <w:rPrChange w:id="11125" w:author="Christian PIEDALLU" w:date="2023-02-06T09:53:00Z">
            <w:rPr>
              <w:w w:val="115"/>
              <w:sz w:val="16"/>
            </w:rPr>
          </w:rPrChange>
        </w:rPr>
        <w:t>data.</w:t>
      </w:r>
      <w:r w:rsidRPr="00814BC9">
        <w:rPr>
          <w:spacing w:val="1"/>
          <w:w w:val="115"/>
          <w:sz w:val="16"/>
          <w:lang w:val="en-GB"/>
          <w:rPrChange w:id="11126" w:author="Christian PIEDALLU" w:date="2023-02-06T09:53:00Z">
            <w:rPr>
              <w:spacing w:val="1"/>
              <w:w w:val="115"/>
              <w:sz w:val="16"/>
            </w:rPr>
          </w:rPrChange>
        </w:rPr>
        <w:t xml:space="preserve"> </w:t>
      </w:r>
      <w:r w:rsidRPr="00814BC9">
        <w:rPr>
          <w:w w:val="115"/>
          <w:sz w:val="16"/>
          <w:lang w:val="en-GB"/>
          <w:rPrChange w:id="11127" w:author="Christian PIEDALLU" w:date="2023-02-06T09:53:00Z">
            <w:rPr>
              <w:w w:val="115"/>
              <w:sz w:val="16"/>
            </w:rPr>
          </w:rPrChange>
        </w:rPr>
        <w:t>The</w:t>
      </w:r>
      <w:r w:rsidRPr="00814BC9">
        <w:rPr>
          <w:spacing w:val="1"/>
          <w:w w:val="115"/>
          <w:sz w:val="16"/>
          <w:lang w:val="en-GB"/>
          <w:rPrChange w:id="11128" w:author="Christian PIEDALLU" w:date="2023-02-06T09:53:00Z">
            <w:rPr>
              <w:spacing w:val="1"/>
              <w:w w:val="115"/>
              <w:sz w:val="16"/>
            </w:rPr>
          </w:rPrChange>
        </w:rPr>
        <w:t xml:space="preserve"> </w:t>
      </w:r>
      <w:r w:rsidRPr="00814BC9">
        <w:rPr>
          <w:w w:val="115"/>
          <w:sz w:val="16"/>
          <w:lang w:val="en-GB"/>
          <w:rPrChange w:id="11129" w:author="Christian PIEDALLU" w:date="2023-02-06T09:53:00Z">
            <w:rPr>
              <w:w w:val="115"/>
              <w:sz w:val="16"/>
            </w:rPr>
          </w:rPrChange>
        </w:rPr>
        <w:t>processing</w:t>
      </w:r>
      <w:r w:rsidRPr="00814BC9">
        <w:rPr>
          <w:spacing w:val="1"/>
          <w:w w:val="115"/>
          <w:sz w:val="16"/>
          <w:lang w:val="en-GB"/>
          <w:rPrChange w:id="11130" w:author="Christian PIEDALLU" w:date="2023-02-06T09:53:00Z">
            <w:rPr>
              <w:spacing w:val="1"/>
              <w:w w:val="115"/>
              <w:sz w:val="16"/>
            </w:rPr>
          </w:rPrChange>
        </w:rPr>
        <w:t xml:space="preserve"> </w:t>
      </w:r>
      <w:r w:rsidRPr="00814BC9">
        <w:rPr>
          <w:w w:val="115"/>
          <w:sz w:val="16"/>
          <w:lang w:val="en-GB"/>
          <w:rPrChange w:id="11131" w:author="Christian PIEDALLU" w:date="2023-02-06T09:53:00Z">
            <w:rPr>
              <w:w w:val="115"/>
              <w:sz w:val="16"/>
            </w:rPr>
          </w:rPrChange>
        </w:rPr>
        <w:t>uses</w:t>
      </w:r>
      <w:r w:rsidRPr="00814BC9">
        <w:rPr>
          <w:spacing w:val="1"/>
          <w:w w:val="115"/>
          <w:sz w:val="16"/>
          <w:lang w:val="en-GB"/>
          <w:rPrChange w:id="11132" w:author="Christian PIEDALLU" w:date="2023-02-06T09:53:00Z">
            <w:rPr>
              <w:spacing w:val="1"/>
              <w:w w:val="115"/>
              <w:sz w:val="16"/>
            </w:rPr>
          </w:rPrChange>
        </w:rPr>
        <w:t xml:space="preserve"> </w:t>
      </w:r>
      <w:r w:rsidRPr="00814BC9">
        <w:rPr>
          <w:w w:val="115"/>
          <w:sz w:val="16"/>
          <w:lang w:val="en-GB"/>
          <w:rPrChange w:id="11133" w:author="Christian PIEDALLU" w:date="2023-02-06T09:53:00Z">
            <w:rPr>
              <w:w w:val="115"/>
              <w:sz w:val="16"/>
            </w:rPr>
          </w:rPrChange>
        </w:rPr>
        <w:t>algorithms</w:t>
      </w:r>
      <w:r w:rsidRPr="00814BC9">
        <w:rPr>
          <w:spacing w:val="1"/>
          <w:w w:val="115"/>
          <w:sz w:val="16"/>
          <w:lang w:val="en-GB"/>
          <w:rPrChange w:id="11134" w:author="Christian PIEDALLU" w:date="2023-02-06T09:53:00Z">
            <w:rPr>
              <w:spacing w:val="1"/>
              <w:w w:val="115"/>
              <w:sz w:val="16"/>
            </w:rPr>
          </w:rPrChange>
        </w:rPr>
        <w:t xml:space="preserve"> </w:t>
      </w:r>
      <w:r w:rsidRPr="00814BC9">
        <w:rPr>
          <w:w w:val="115"/>
          <w:sz w:val="16"/>
          <w:lang w:val="en-GB"/>
          <w:rPrChange w:id="11135" w:author="Christian PIEDALLU" w:date="2023-02-06T09:53:00Z">
            <w:rPr>
              <w:w w:val="115"/>
              <w:sz w:val="16"/>
            </w:rPr>
          </w:rPrChange>
        </w:rPr>
        <w:t>developed</w:t>
      </w:r>
      <w:r w:rsidRPr="00814BC9">
        <w:rPr>
          <w:spacing w:val="1"/>
          <w:w w:val="115"/>
          <w:sz w:val="16"/>
          <w:lang w:val="en-GB"/>
          <w:rPrChange w:id="11136" w:author="Christian PIEDALLU" w:date="2023-02-06T09:53:00Z">
            <w:rPr>
              <w:spacing w:val="1"/>
              <w:w w:val="115"/>
              <w:sz w:val="16"/>
            </w:rPr>
          </w:rPrChange>
        </w:rPr>
        <w:t xml:space="preserve"> </w:t>
      </w:r>
      <w:r w:rsidRPr="00814BC9">
        <w:rPr>
          <w:w w:val="115"/>
          <w:sz w:val="16"/>
          <w:lang w:val="en-GB"/>
          <w:rPrChange w:id="11137" w:author="Christian PIEDALLU" w:date="2023-02-06T09:53:00Z">
            <w:rPr>
              <w:w w:val="115"/>
              <w:sz w:val="16"/>
            </w:rPr>
          </w:rPrChange>
        </w:rPr>
        <w:t>by</w:t>
      </w:r>
      <w:r w:rsidRPr="00814BC9">
        <w:rPr>
          <w:spacing w:val="1"/>
          <w:w w:val="115"/>
          <w:sz w:val="16"/>
          <w:lang w:val="en-GB"/>
          <w:rPrChange w:id="11138" w:author="Christian PIEDALLU" w:date="2023-02-06T09:53:00Z">
            <w:rPr>
              <w:spacing w:val="1"/>
              <w:w w:val="115"/>
              <w:sz w:val="16"/>
            </w:rPr>
          </w:rPrChange>
        </w:rPr>
        <w:t xml:space="preserve"> </w:t>
      </w:r>
      <w:r w:rsidRPr="00814BC9">
        <w:rPr>
          <w:w w:val="115"/>
          <w:sz w:val="16"/>
          <w:lang w:val="en-GB"/>
          <w:rPrChange w:id="11139" w:author="Christian PIEDALLU" w:date="2023-02-06T09:53:00Z">
            <w:rPr>
              <w:w w:val="115"/>
              <w:sz w:val="16"/>
            </w:rPr>
          </w:rPrChange>
        </w:rPr>
        <w:t>Theia’s</w:t>
      </w:r>
      <w:r w:rsidRPr="00814BC9">
        <w:rPr>
          <w:spacing w:val="1"/>
          <w:w w:val="115"/>
          <w:sz w:val="16"/>
          <w:lang w:val="en-GB"/>
          <w:rPrChange w:id="11140" w:author="Christian PIEDALLU" w:date="2023-02-06T09:53:00Z">
            <w:rPr>
              <w:spacing w:val="1"/>
              <w:w w:val="115"/>
              <w:sz w:val="16"/>
            </w:rPr>
          </w:rPrChange>
        </w:rPr>
        <w:t xml:space="preserve"> </w:t>
      </w:r>
      <w:r w:rsidRPr="00814BC9">
        <w:rPr>
          <w:w w:val="115"/>
          <w:sz w:val="16"/>
          <w:lang w:val="en-GB"/>
          <w:rPrChange w:id="11141" w:author="Christian PIEDALLU" w:date="2023-02-06T09:53:00Z">
            <w:rPr>
              <w:w w:val="115"/>
              <w:sz w:val="16"/>
            </w:rPr>
          </w:rPrChange>
        </w:rPr>
        <w:t>Scientific</w:t>
      </w:r>
      <w:r w:rsidRPr="00814BC9">
        <w:rPr>
          <w:spacing w:val="1"/>
          <w:w w:val="115"/>
          <w:sz w:val="16"/>
          <w:lang w:val="en-GB"/>
          <w:rPrChange w:id="11142" w:author="Christian PIEDALLU" w:date="2023-02-06T09:53:00Z">
            <w:rPr>
              <w:spacing w:val="1"/>
              <w:w w:val="115"/>
              <w:sz w:val="16"/>
            </w:rPr>
          </w:rPrChange>
        </w:rPr>
        <w:t xml:space="preserve"> </w:t>
      </w:r>
      <w:r w:rsidRPr="00814BC9">
        <w:rPr>
          <w:w w:val="115"/>
          <w:sz w:val="16"/>
          <w:lang w:val="en-GB"/>
          <w:rPrChange w:id="11143" w:author="Christian PIEDALLU" w:date="2023-02-06T09:53:00Z">
            <w:rPr>
              <w:w w:val="115"/>
              <w:sz w:val="16"/>
            </w:rPr>
          </w:rPrChange>
        </w:rPr>
        <w:t>Expertise</w:t>
      </w:r>
      <w:r w:rsidRPr="00814BC9">
        <w:rPr>
          <w:spacing w:val="1"/>
          <w:w w:val="115"/>
          <w:sz w:val="16"/>
          <w:lang w:val="en-GB"/>
          <w:rPrChange w:id="11144" w:author="Christian PIEDALLU" w:date="2023-02-06T09:53:00Z">
            <w:rPr>
              <w:spacing w:val="1"/>
              <w:w w:val="115"/>
              <w:sz w:val="16"/>
            </w:rPr>
          </w:rPrChange>
        </w:rPr>
        <w:t xml:space="preserve"> </w:t>
      </w:r>
      <w:r w:rsidRPr="00814BC9">
        <w:rPr>
          <w:w w:val="115"/>
          <w:sz w:val="16"/>
          <w:lang w:val="en-GB"/>
          <w:rPrChange w:id="11145" w:author="Christian PIEDALLU" w:date="2023-02-06T09:53:00Z">
            <w:rPr>
              <w:w w:val="115"/>
              <w:sz w:val="16"/>
            </w:rPr>
          </w:rPrChange>
        </w:rPr>
        <w:t>Centers.</w:t>
      </w:r>
    </w:p>
    <w:p w14:paraId="5658D22B" w14:textId="77777777" w:rsidR="00B177F5" w:rsidRPr="00814BC9" w:rsidRDefault="00B553DB">
      <w:pPr>
        <w:spacing w:line="189" w:lineRule="exact"/>
        <w:ind w:left="163"/>
        <w:rPr>
          <w:sz w:val="16"/>
          <w:lang w:val="en-GB"/>
          <w:rPrChange w:id="11146" w:author="Christian PIEDALLU" w:date="2023-02-06T09:53:00Z">
            <w:rPr>
              <w:sz w:val="16"/>
            </w:rPr>
          </w:rPrChange>
        </w:rPr>
      </w:pPr>
      <w:r w:rsidRPr="00814BC9">
        <w:rPr>
          <w:rFonts w:ascii="Trebuchet MS"/>
          <w:sz w:val="10"/>
          <w:lang w:val="en-GB"/>
          <w:rPrChange w:id="11147" w:author="Christian PIEDALLU" w:date="2023-02-06T09:53:00Z">
            <w:rPr>
              <w:rFonts w:ascii="Trebuchet MS"/>
              <w:sz w:val="10"/>
            </w:rPr>
          </w:rPrChange>
        </w:rPr>
        <w:t xml:space="preserve">437     </w:t>
      </w:r>
      <w:r w:rsidRPr="00814BC9">
        <w:rPr>
          <w:rFonts w:ascii="Trebuchet MS"/>
          <w:spacing w:val="19"/>
          <w:sz w:val="10"/>
          <w:lang w:val="en-GB"/>
          <w:rPrChange w:id="11148" w:author="Christian PIEDALLU" w:date="2023-02-06T09:53:00Z">
            <w:rPr>
              <w:rFonts w:ascii="Trebuchet MS"/>
              <w:spacing w:val="19"/>
              <w:sz w:val="10"/>
            </w:rPr>
          </w:rPrChange>
        </w:rPr>
        <w:t xml:space="preserve"> </w:t>
      </w:r>
      <w:r w:rsidRPr="00814BC9">
        <w:rPr>
          <w:w w:val="120"/>
          <w:sz w:val="16"/>
          <w:lang w:val="en-GB"/>
          <w:rPrChange w:id="11149" w:author="Christian PIEDALLU" w:date="2023-02-06T09:53:00Z">
            <w:rPr>
              <w:w w:val="120"/>
              <w:sz w:val="16"/>
            </w:rPr>
          </w:rPrChange>
        </w:rPr>
        <w:t>Thonfeld,</w:t>
      </w:r>
      <w:r w:rsidRPr="00814BC9">
        <w:rPr>
          <w:spacing w:val="33"/>
          <w:w w:val="120"/>
          <w:sz w:val="16"/>
          <w:lang w:val="en-GB"/>
          <w:rPrChange w:id="11150" w:author="Christian PIEDALLU" w:date="2023-02-06T09:53:00Z">
            <w:rPr>
              <w:spacing w:val="33"/>
              <w:w w:val="120"/>
              <w:sz w:val="16"/>
            </w:rPr>
          </w:rPrChange>
        </w:rPr>
        <w:t xml:space="preserve"> </w:t>
      </w:r>
      <w:r w:rsidRPr="00814BC9">
        <w:rPr>
          <w:w w:val="120"/>
          <w:sz w:val="16"/>
          <w:lang w:val="en-GB"/>
          <w:rPrChange w:id="11151" w:author="Christian PIEDALLU" w:date="2023-02-06T09:53:00Z">
            <w:rPr>
              <w:w w:val="120"/>
              <w:sz w:val="16"/>
            </w:rPr>
          </w:rPrChange>
        </w:rPr>
        <w:t>F.,</w:t>
      </w:r>
      <w:r w:rsidRPr="00814BC9">
        <w:rPr>
          <w:spacing w:val="33"/>
          <w:w w:val="120"/>
          <w:sz w:val="16"/>
          <w:lang w:val="en-GB"/>
          <w:rPrChange w:id="11152" w:author="Christian PIEDALLU" w:date="2023-02-06T09:53:00Z">
            <w:rPr>
              <w:spacing w:val="33"/>
              <w:w w:val="120"/>
              <w:sz w:val="16"/>
            </w:rPr>
          </w:rPrChange>
        </w:rPr>
        <w:t xml:space="preserve"> </w:t>
      </w:r>
      <w:r w:rsidRPr="00814BC9">
        <w:rPr>
          <w:w w:val="120"/>
          <w:sz w:val="16"/>
          <w:lang w:val="en-GB"/>
          <w:rPrChange w:id="11153" w:author="Christian PIEDALLU" w:date="2023-02-06T09:53:00Z">
            <w:rPr>
              <w:w w:val="120"/>
              <w:sz w:val="16"/>
            </w:rPr>
          </w:rPrChange>
        </w:rPr>
        <w:t>Gessner,</w:t>
      </w:r>
      <w:r w:rsidRPr="00814BC9">
        <w:rPr>
          <w:spacing w:val="33"/>
          <w:w w:val="120"/>
          <w:sz w:val="16"/>
          <w:lang w:val="en-GB"/>
          <w:rPrChange w:id="11154" w:author="Christian PIEDALLU" w:date="2023-02-06T09:53:00Z">
            <w:rPr>
              <w:spacing w:val="33"/>
              <w:w w:val="120"/>
              <w:sz w:val="16"/>
            </w:rPr>
          </w:rPrChange>
        </w:rPr>
        <w:t xml:space="preserve"> </w:t>
      </w:r>
      <w:r w:rsidRPr="00814BC9">
        <w:rPr>
          <w:w w:val="120"/>
          <w:sz w:val="16"/>
          <w:lang w:val="en-GB"/>
          <w:rPrChange w:id="11155" w:author="Christian PIEDALLU" w:date="2023-02-06T09:53:00Z">
            <w:rPr>
              <w:w w:val="120"/>
              <w:sz w:val="16"/>
            </w:rPr>
          </w:rPrChange>
        </w:rPr>
        <w:t>U.,</w:t>
      </w:r>
      <w:r w:rsidRPr="00814BC9">
        <w:rPr>
          <w:spacing w:val="33"/>
          <w:w w:val="120"/>
          <w:sz w:val="16"/>
          <w:lang w:val="en-GB"/>
          <w:rPrChange w:id="11156" w:author="Christian PIEDALLU" w:date="2023-02-06T09:53:00Z">
            <w:rPr>
              <w:spacing w:val="33"/>
              <w:w w:val="120"/>
              <w:sz w:val="16"/>
            </w:rPr>
          </w:rPrChange>
        </w:rPr>
        <w:t xml:space="preserve"> </w:t>
      </w:r>
      <w:r w:rsidRPr="00814BC9">
        <w:rPr>
          <w:w w:val="120"/>
          <w:sz w:val="16"/>
          <w:lang w:val="en-GB"/>
          <w:rPrChange w:id="11157" w:author="Christian PIEDALLU" w:date="2023-02-06T09:53:00Z">
            <w:rPr>
              <w:w w:val="120"/>
              <w:sz w:val="16"/>
            </w:rPr>
          </w:rPrChange>
        </w:rPr>
        <w:t>Holzwarth,</w:t>
      </w:r>
      <w:r w:rsidRPr="00814BC9">
        <w:rPr>
          <w:spacing w:val="33"/>
          <w:w w:val="120"/>
          <w:sz w:val="16"/>
          <w:lang w:val="en-GB"/>
          <w:rPrChange w:id="11158" w:author="Christian PIEDALLU" w:date="2023-02-06T09:53:00Z">
            <w:rPr>
              <w:spacing w:val="33"/>
              <w:w w:val="120"/>
              <w:sz w:val="16"/>
            </w:rPr>
          </w:rPrChange>
        </w:rPr>
        <w:t xml:space="preserve"> </w:t>
      </w:r>
      <w:r w:rsidRPr="00814BC9">
        <w:rPr>
          <w:w w:val="120"/>
          <w:sz w:val="16"/>
          <w:lang w:val="en-GB"/>
          <w:rPrChange w:id="11159" w:author="Christian PIEDALLU" w:date="2023-02-06T09:53:00Z">
            <w:rPr>
              <w:w w:val="120"/>
              <w:sz w:val="16"/>
            </w:rPr>
          </w:rPrChange>
        </w:rPr>
        <w:t>S.,</w:t>
      </w:r>
      <w:r w:rsidRPr="00814BC9">
        <w:rPr>
          <w:spacing w:val="33"/>
          <w:w w:val="120"/>
          <w:sz w:val="16"/>
          <w:lang w:val="en-GB"/>
          <w:rPrChange w:id="11160" w:author="Christian PIEDALLU" w:date="2023-02-06T09:53:00Z">
            <w:rPr>
              <w:spacing w:val="33"/>
              <w:w w:val="120"/>
              <w:sz w:val="16"/>
            </w:rPr>
          </w:rPrChange>
        </w:rPr>
        <w:t xml:space="preserve"> </w:t>
      </w:r>
      <w:r w:rsidRPr="00814BC9">
        <w:rPr>
          <w:w w:val="120"/>
          <w:sz w:val="16"/>
          <w:lang w:val="en-GB"/>
          <w:rPrChange w:id="11161" w:author="Christian PIEDALLU" w:date="2023-02-06T09:53:00Z">
            <w:rPr>
              <w:w w:val="120"/>
              <w:sz w:val="16"/>
            </w:rPr>
          </w:rPrChange>
        </w:rPr>
        <w:t>Kriese,</w:t>
      </w:r>
      <w:r w:rsidRPr="00814BC9">
        <w:rPr>
          <w:spacing w:val="33"/>
          <w:w w:val="120"/>
          <w:sz w:val="16"/>
          <w:lang w:val="en-GB"/>
          <w:rPrChange w:id="11162" w:author="Christian PIEDALLU" w:date="2023-02-06T09:53:00Z">
            <w:rPr>
              <w:spacing w:val="33"/>
              <w:w w:val="120"/>
              <w:sz w:val="16"/>
            </w:rPr>
          </w:rPrChange>
        </w:rPr>
        <w:t xml:space="preserve"> </w:t>
      </w:r>
      <w:r w:rsidRPr="00814BC9">
        <w:rPr>
          <w:w w:val="120"/>
          <w:sz w:val="16"/>
          <w:lang w:val="en-GB"/>
          <w:rPrChange w:id="11163" w:author="Christian PIEDALLU" w:date="2023-02-06T09:53:00Z">
            <w:rPr>
              <w:w w:val="120"/>
              <w:sz w:val="16"/>
            </w:rPr>
          </w:rPrChange>
        </w:rPr>
        <w:t>J.,</w:t>
      </w:r>
      <w:r w:rsidRPr="00814BC9">
        <w:rPr>
          <w:spacing w:val="34"/>
          <w:w w:val="120"/>
          <w:sz w:val="16"/>
          <w:lang w:val="en-GB"/>
          <w:rPrChange w:id="11164" w:author="Christian PIEDALLU" w:date="2023-02-06T09:53:00Z">
            <w:rPr>
              <w:spacing w:val="34"/>
              <w:w w:val="120"/>
              <w:sz w:val="16"/>
            </w:rPr>
          </w:rPrChange>
        </w:rPr>
        <w:t xml:space="preserve"> </w:t>
      </w:r>
      <w:r w:rsidRPr="00814BC9">
        <w:rPr>
          <w:w w:val="120"/>
          <w:sz w:val="16"/>
          <w:lang w:val="en-GB"/>
          <w:rPrChange w:id="11165" w:author="Christian PIEDALLU" w:date="2023-02-06T09:53:00Z">
            <w:rPr>
              <w:w w:val="120"/>
              <w:sz w:val="16"/>
            </w:rPr>
          </w:rPrChange>
        </w:rPr>
        <w:t>Da</w:t>
      </w:r>
      <w:r w:rsidRPr="00814BC9">
        <w:rPr>
          <w:spacing w:val="28"/>
          <w:w w:val="120"/>
          <w:sz w:val="16"/>
          <w:lang w:val="en-GB"/>
          <w:rPrChange w:id="11166" w:author="Christian PIEDALLU" w:date="2023-02-06T09:53:00Z">
            <w:rPr>
              <w:spacing w:val="28"/>
              <w:w w:val="120"/>
              <w:sz w:val="16"/>
            </w:rPr>
          </w:rPrChange>
        </w:rPr>
        <w:t xml:space="preserve"> </w:t>
      </w:r>
      <w:r w:rsidRPr="00814BC9">
        <w:rPr>
          <w:w w:val="120"/>
          <w:sz w:val="16"/>
          <w:lang w:val="en-GB"/>
          <w:rPrChange w:id="11167" w:author="Christian PIEDALLU" w:date="2023-02-06T09:53:00Z">
            <w:rPr>
              <w:w w:val="120"/>
              <w:sz w:val="16"/>
            </w:rPr>
          </w:rPrChange>
        </w:rPr>
        <w:t>Ponte,</w:t>
      </w:r>
      <w:r w:rsidRPr="00814BC9">
        <w:rPr>
          <w:spacing w:val="33"/>
          <w:w w:val="120"/>
          <w:sz w:val="16"/>
          <w:lang w:val="en-GB"/>
          <w:rPrChange w:id="11168" w:author="Christian PIEDALLU" w:date="2023-02-06T09:53:00Z">
            <w:rPr>
              <w:spacing w:val="33"/>
              <w:w w:val="120"/>
              <w:sz w:val="16"/>
            </w:rPr>
          </w:rPrChange>
        </w:rPr>
        <w:t xml:space="preserve"> </w:t>
      </w:r>
      <w:r w:rsidRPr="00814BC9">
        <w:rPr>
          <w:w w:val="120"/>
          <w:sz w:val="16"/>
          <w:lang w:val="en-GB"/>
          <w:rPrChange w:id="11169" w:author="Christian PIEDALLU" w:date="2023-02-06T09:53:00Z">
            <w:rPr>
              <w:w w:val="120"/>
              <w:sz w:val="16"/>
            </w:rPr>
          </w:rPrChange>
        </w:rPr>
        <w:t>E.,</w:t>
      </w:r>
      <w:r w:rsidRPr="00814BC9">
        <w:rPr>
          <w:spacing w:val="33"/>
          <w:w w:val="120"/>
          <w:sz w:val="16"/>
          <w:lang w:val="en-GB"/>
          <w:rPrChange w:id="11170" w:author="Christian PIEDALLU" w:date="2023-02-06T09:53:00Z">
            <w:rPr>
              <w:spacing w:val="33"/>
              <w:w w:val="120"/>
              <w:sz w:val="16"/>
            </w:rPr>
          </w:rPrChange>
        </w:rPr>
        <w:t xml:space="preserve"> </w:t>
      </w:r>
      <w:r w:rsidRPr="00814BC9">
        <w:rPr>
          <w:w w:val="120"/>
          <w:sz w:val="16"/>
          <w:lang w:val="en-GB"/>
          <w:rPrChange w:id="11171" w:author="Christian PIEDALLU" w:date="2023-02-06T09:53:00Z">
            <w:rPr>
              <w:w w:val="120"/>
              <w:sz w:val="16"/>
            </w:rPr>
          </w:rPrChange>
        </w:rPr>
        <w:t>Huth,</w:t>
      </w:r>
      <w:r w:rsidRPr="00814BC9">
        <w:rPr>
          <w:spacing w:val="33"/>
          <w:w w:val="120"/>
          <w:sz w:val="16"/>
          <w:lang w:val="en-GB"/>
          <w:rPrChange w:id="11172" w:author="Christian PIEDALLU" w:date="2023-02-06T09:53:00Z">
            <w:rPr>
              <w:spacing w:val="33"/>
              <w:w w:val="120"/>
              <w:sz w:val="16"/>
            </w:rPr>
          </w:rPrChange>
        </w:rPr>
        <w:t xml:space="preserve"> </w:t>
      </w:r>
      <w:r w:rsidRPr="00814BC9">
        <w:rPr>
          <w:w w:val="120"/>
          <w:sz w:val="16"/>
          <w:lang w:val="en-GB"/>
          <w:rPrChange w:id="11173" w:author="Christian PIEDALLU" w:date="2023-02-06T09:53:00Z">
            <w:rPr>
              <w:w w:val="120"/>
              <w:sz w:val="16"/>
            </w:rPr>
          </w:rPrChange>
        </w:rPr>
        <w:t>J.,</w:t>
      </w:r>
      <w:r w:rsidRPr="00814BC9">
        <w:rPr>
          <w:spacing w:val="33"/>
          <w:w w:val="120"/>
          <w:sz w:val="16"/>
          <w:lang w:val="en-GB"/>
          <w:rPrChange w:id="11174" w:author="Christian PIEDALLU" w:date="2023-02-06T09:53:00Z">
            <w:rPr>
              <w:spacing w:val="33"/>
              <w:w w:val="120"/>
              <w:sz w:val="16"/>
            </w:rPr>
          </w:rPrChange>
        </w:rPr>
        <w:t xml:space="preserve"> </w:t>
      </w:r>
      <w:r w:rsidRPr="00814BC9">
        <w:rPr>
          <w:w w:val="120"/>
          <w:sz w:val="16"/>
          <w:lang w:val="en-GB"/>
          <w:rPrChange w:id="11175" w:author="Christian PIEDALLU" w:date="2023-02-06T09:53:00Z">
            <w:rPr>
              <w:w w:val="120"/>
              <w:sz w:val="16"/>
            </w:rPr>
          </w:rPrChange>
        </w:rPr>
        <w:t>and</w:t>
      </w:r>
      <w:r w:rsidRPr="00814BC9">
        <w:rPr>
          <w:spacing w:val="29"/>
          <w:w w:val="120"/>
          <w:sz w:val="16"/>
          <w:lang w:val="en-GB"/>
          <w:rPrChange w:id="11176" w:author="Christian PIEDALLU" w:date="2023-02-06T09:53:00Z">
            <w:rPr>
              <w:spacing w:val="29"/>
              <w:w w:val="120"/>
              <w:sz w:val="16"/>
            </w:rPr>
          </w:rPrChange>
        </w:rPr>
        <w:t xml:space="preserve"> </w:t>
      </w:r>
      <w:r w:rsidRPr="00814BC9">
        <w:rPr>
          <w:w w:val="120"/>
          <w:sz w:val="16"/>
          <w:lang w:val="en-GB"/>
          <w:rPrChange w:id="11177" w:author="Christian PIEDALLU" w:date="2023-02-06T09:53:00Z">
            <w:rPr>
              <w:w w:val="120"/>
              <w:sz w:val="16"/>
            </w:rPr>
          </w:rPrChange>
        </w:rPr>
        <w:t>Kuenzer,</w:t>
      </w:r>
      <w:r w:rsidRPr="00814BC9">
        <w:rPr>
          <w:spacing w:val="33"/>
          <w:w w:val="120"/>
          <w:sz w:val="16"/>
          <w:lang w:val="en-GB"/>
          <w:rPrChange w:id="11178" w:author="Christian PIEDALLU" w:date="2023-02-06T09:53:00Z">
            <w:rPr>
              <w:spacing w:val="33"/>
              <w:w w:val="120"/>
              <w:sz w:val="16"/>
            </w:rPr>
          </w:rPrChange>
        </w:rPr>
        <w:t xml:space="preserve"> </w:t>
      </w:r>
      <w:r w:rsidRPr="00814BC9">
        <w:rPr>
          <w:w w:val="120"/>
          <w:sz w:val="16"/>
          <w:lang w:val="en-GB"/>
          <w:rPrChange w:id="11179" w:author="Christian PIEDALLU" w:date="2023-02-06T09:53:00Z">
            <w:rPr>
              <w:w w:val="120"/>
              <w:sz w:val="16"/>
            </w:rPr>
          </w:rPrChange>
        </w:rPr>
        <w:t>C.,</w:t>
      </w:r>
      <w:r w:rsidRPr="00814BC9">
        <w:rPr>
          <w:spacing w:val="33"/>
          <w:w w:val="120"/>
          <w:sz w:val="16"/>
          <w:lang w:val="en-GB"/>
          <w:rPrChange w:id="11180" w:author="Christian PIEDALLU" w:date="2023-02-06T09:53:00Z">
            <w:rPr>
              <w:spacing w:val="33"/>
              <w:w w:val="120"/>
              <w:sz w:val="16"/>
            </w:rPr>
          </w:rPrChange>
        </w:rPr>
        <w:t xml:space="preserve"> </w:t>
      </w:r>
      <w:r w:rsidRPr="00814BC9">
        <w:rPr>
          <w:w w:val="120"/>
          <w:sz w:val="16"/>
          <w:lang w:val="en-GB"/>
          <w:rPrChange w:id="11181" w:author="Christian PIEDALLU" w:date="2023-02-06T09:53:00Z">
            <w:rPr>
              <w:w w:val="120"/>
              <w:sz w:val="16"/>
            </w:rPr>
          </w:rPrChange>
        </w:rPr>
        <w:t xml:space="preserve">2022. </w:t>
      </w:r>
      <w:r w:rsidRPr="00814BC9">
        <w:rPr>
          <w:spacing w:val="43"/>
          <w:w w:val="120"/>
          <w:sz w:val="16"/>
          <w:lang w:val="en-GB"/>
          <w:rPrChange w:id="11182" w:author="Christian PIEDALLU" w:date="2023-02-06T09:53:00Z">
            <w:rPr>
              <w:spacing w:val="43"/>
              <w:w w:val="120"/>
              <w:sz w:val="16"/>
            </w:rPr>
          </w:rPrChange>
        </w:rPr>
        <w:t xml:space="preserve"> </w:t>
      </w:r>
      <w:r w:rsidRPr="00814BC9">
        <w:rPr>
          <w:w w:val="120"/>
          <w:sz w:val="16"/>
          <w:lang w:val="en-GB"/>
          <w:rPrChange w:id="11183" w:author="Christian PIEDALLU" w:date="2023-02-06T09:53:00Z">
            <w:rPr>
              <w:w w:val="120"/>
              <w:sz w:val="16"/>
            </w:rPr>
          </w:rPrChange>
        </w:rPr>
        <w:t>A</w:t>
      </w:r>
      <w:r w:rsidRPr="00814BC9">
        <w:rPr>
          <w:spacing w:val="28"/>
          <w:w w:val="120"/>
          <w:sz w:val="16"/>
          <w:lang w:val="en-GB"/>
          <w:rPrChange w:id="11184" w:author="Christian PIEDALLU" w:date="2023-02-06T09:53:00Z">
            <w:rPr>
              <w:spacing w:val="28"/>
              <w:w w:val="120"/>
              <w:sz w:val="16"/>
            </w:rPr>
          </w:rPrChange>
        </w:rPr>
        <w:t xml:space="preserve"> </w:t>
      </w:r>
      <w:r w:rsidRPr="00814BC9">
        <w:rPr>
          <w:w w:val="120"/>
          <w:sz w:val="16"/>
          <w:lang w:val="en-GB"/>
          <w:rPrChange w:id="11185" w:author="Christian PIEDALLU" w:date="2023-02-06T09:53:00Z">
            <w:rPr>
              <w:w w:val="120"/>
              <w:sz w:val="16"/>
            </w:rPr>
          </w:rPrChange>
        </w:rPr>
        <w:t>First</w:t>
      </w:r>
    </w:p>
    <w:p w14:paraId="2883A520" w14:textId="77777777" w:rsidR="00B177F5" w:rsidRPr="00814BC9" w:rsidRDefault="00B553DB">
      <w:pPr>
        <w:tabs>
          <w:tab w:val="left" w:pos="720"/>
        </w:tabs>
        <w:spacing w:line="189" w:lineRule="exact"/>
        <w:ind w:left="163"/>
        <w:rPr>
          <w:sz w:val="16"/>
          <w:lang w:val="en-GB"/>
          <w:rPrChange w:id="11186" w:author="Christian PIEDALLU" w:date="2023-02-06T09:53:00Z">
            <w:rPr>
              <w:sz w:val="16"/>
            </w:rPr>
          </w:rPrChange>
        </w:rPr>
      </w:pPr>
      <w:r w:rsidRPr="00814BC9">
        <w:rPr>
          <w:rFonts w:ascii="Trebuchet MS" w:hAnsi="Trebuchet MS"/>
          <w:w w:val="110"/>
          <w:sz w:val="10"/>
          <w:lang w:val="en-GB"/>
          <w:rPrChange w:id="11187" w:author="Christian PIEDALLU" w:date="2023-02-06T09:53:00Z">
            <w:rPr>
              <w:rFonts w:ascii="Trebuchet MS" w:hAnsi="Trebuchet MS"/>
              <w:w w:val="110"/>
              <w:sz w:val="10"/>
            </w:rPr>
          </w:rPrChange>
        </w:rPr>
        <w:t>438</w:t>
      </w:r>
      <w:r w:rsidRPr="00814BC9">
        <w:rPr>
          <w:rFonts w:ascii="Trebuchet MS" w:hAnsi="Trebuchet MS"/>
          <w:w w:val="110"/>
          <w:sz w:val="10"/>
          <w:lang w:val="en-GB"/>
          <w:rPrChange w:id="11188" w:author="Christian PIEDALLU" w:date="2023-02-06T09:53:00Z">
            <w:rPr>
              <w:rFonts w:ascii="Trebuchet MS" w:hAnsi="Trebuchet MS"/>
              <w:w w:val="110"/>
              <w:sz w:val="10"/>
            </w:rPr>
          </w:rPrChange>
        </w:rPr>
        <w:tab/>
      </w:r>
      <w:r w:rsidRPr="00814BC9">
        <w:rPr>
          <w:w w:val="110"/>
          <w:sz w:val="16"/>
          <w:lang w:val="en-GB"/>
          <w:rPrChange w:id="11189" w:author="Christian PIEDALLU" w:date="2023-02-06T09:53:00Z">
            <w:rPr>
              <w:w w:val="110"/>
              <w:sz w:val="16"/>
            </w:rPr>
          </w:rPrChange>
        </w:rPr>
        <w:t>Assessment</w:t>
      </w:r>
      <w:r w:rsidRPr="00814BC9">
        <w:rPr>
          <w:spacing w:val="20"/>
          <w:w w:val="110"/>
          <w:sz w:val="16"/>
          <w:lang w:val="en-GB"/>
          <w:rPrChange w:id="11190" w:author="Christian PIEDALLU" w:date="2023-02-06T09:53:00Z">
            <w:rPr>
              <w:spacing w:val="20"/>
              <w:w w:val="110"/>
              <w:sz w:val="16"/>
            </w:rPr>
          </w:rPrChange>
        </w:rPr>
        <w:t xml:space="preserve"> </w:t>
      </w:r>
      <w:r w:rsidRPr="00814BC9">
        <w:rPr>
          <w:w w:val="110"/>
          <w:sz w:val="16"/>
          <w:lang w:val="en-GB"/>
          <w:rPrChange w:id="11191" w:author="Christian PIEDALLU" w:date="2023-02-06T09:53:00Z">
            <w:rPr>
              <w:w w:val="110"/>
              <w:sz w:val="16"/>
            </w:rPr>
          </w:rPrChange>
        </w:rPr>
        <w:t>of</w:t>
      </w:r>
      <w:r w:rsidRPr="00814BC9">
        <w:rPr>
          <w:spacing w:val="21"/>
          <w:w w:val="110"/>
          <w:sz w:val="16"/>
          <w:lang w:val="en-GB"/>
          <w:rPrChange w:id="11192" w:author="Christian PIEDALLU" w:date="2023-02-06T09:53:00Z">
            <w:rPr>
              <w:spacing w:val="21"/>
              <w:w w:val="110"/>
              <w:sz w:val="16"/>
            </w:rPr>
          </w:rPrChange>
        </w:rPr>
        <w:t xml:space="preserve"> </w:t>
      </w:r>
      <w:r w:rsidRPr="00814BC9">
        <w:rPr>
          <w:w w:val="110"/>
          <w:sz w:val="16"/>
          <w:lang w:val="en-GB"/>
          <w:rPrChange w:id="11193" w:author="Christian PIEDALLU" w:date="2023-02-06T09:53:00Z">
            <w:rPr>
              <w:w w:val="110"/>
              <w:sz w:val="16"/>
            </w:rPr>
          </w:rPrChange>
        </w:rPr>
        <w:t>Canopy</w:t>
      </w:r>
      <w:r w:rsidRPr="00814BC9">
        <w:rPr>
          <w:spacing w:val="21"/>
          <w:w w:val="110"/>
          <w:sz w:val="16"/>
          <w:lang w:val="en-GB"/>
          <w:rPrChange w:id="11194" w:author="Christian PIEDALLU" w:date="2023-02-06T09:53:00Z">
            <w:rPr>
              <w:spacing w:val="21"/>
              <w:w w:val="110"/>
              <w:sz w:val="16"/>
            </w:rPr>
          </w:rPrChange>
        </w:rPr>
        <w:t xml:space="preserve"> </w:t>
      </w:r>
      <w:r w:rsidRPr="00814BC9">
        <w:rPr>
          <w:w w:val="110"/>
          <w:sz w:val="16"/>
          <w:lang w:val="en-GB"/>
          <w:rPrChange w:id="11195" w:author="Christian PIEDALLU" w:date="2023-02-06T09:53:00Z">
            <w:rPr>
              <w:w w:val="110"/>
              <w:sz w:val="16"/>
            </w:rPr>
          </w:rPrChange>
        </w:rPr>
        <w:t>Cover</w:t>
      </w:r>
      <w:r w:rsidRPr="00814BC9">
        <w:rPr>
          <w:spacing w:val="21"/>
          <w:w w:val="110"/>
          <w:sz w:val="16"/>
          <w:lang w:val="en-GB"/>
          <w:rPrChange w:id="11196" w:author="Christian PIEDALLU" w:date="2023-02-06T09:53:00Z">
            <w:rPr>
              <w:spacing w:val="21"/>
              <w:w w:val="110"/>
              <w:sz w:val="16"/>
            </w:rPr>
          </w:rPrChange>
        </w:rPr>
        <w:t xml:space="preserve"> </w:t>
      </w:r>
      <w:r w:rsidRPr="00814BC9">
        <w:rPr>
          <w:w w:val="110"/>
          <w:sz w:val="16"/>
          <w:lang w:val="en-GB"/>
          <w:rPrChange w:id="11197" w:author="Christian PIEDALLU" w:date="2023-02-06T09:53:00Z">
            <w:rPr>
              <w:w w:val="110"/>
              <w:sz w:val="16"/>
            </w:rPr>
          </w:rPrChange>
        </w:rPr>
        <w:t>Loss</w:t>
      </w:r>
      <w:r w:rsidRPr="00814BC9">
        <w:rPr>
          <w:spacing w:val="21"/>
          <w:w w:val="110"/>
          <w:sz w:val="16"/>
          <w:lang w:val="en-GB"/>
          <w:rPrChange w:id="11198" w:author="Christian PIEDALLU" w:date="2023-02-06T09:53:00Z">
            <w:rPr>
              <w:spacing w:val="21"/>
              <w:w w:val="110"/>
              <w:sz w:val="16"/>
            </w:rPr>
          </w:rPrChange>
        </w:rPr>
        <w:t xml:space="preserve"> </w:t>
      </w:r>
      <w:r w:rsidRPr="00814BC9">
        <w:rPr>
          <w:w w:val="110"/>
          <w:sz w:val="16"/>
          <w:lang w:val="en-GB"/>
          <w:rPrChange w:id="11199" w:author="Christian PIEDALLU" w:date="2023-02-06T09:53:00Z">
            <w:rPr>
              <w:w w:val="110"/>
              <w:sz w:val="16"/>
            </w:rPr>
          </w:rPrChange>
        </w:rPr>
        <w:t>in</w:t>
      </w:r>
      <w:r w:rsidRPr="00814BC9">
        <w:rPr>
          <w:spacing w:val="21"/>
          <w:w w:val="110"/>
          <w:sz w:val="16"/>
          <w:lang w:val="en-GB"/>
          <w:rPrChange w:id="11200" w:author="Christian PIEDALLU" w:date="2023-02-06T09:53:00Z">
            <w:rPr>
              <w:spacing w:val="21"/>
              <w:w w:val="110"/>
              <w:sz w:val="16"/>
            </w:rPr>
          </w:rPrChange>
        </w:rPr>
        <w:t xml:space="preserve"> </w:t>
      </w:r>
      <w:r w:rsidRPr="00814BC9">
        <w:rPr>
          <w:w w:val="110"/>
          <w:sz w:val="16"/>
          <w:lang w:val="en-GB"/>
          <w:rPrChange w:id="11201" w:author="Christian PIEDALLU" w:date="2023-02-06T09:53:00Z">
            <w:rPr>
              <w:w w:val="110"/>
              <w:sz w:val="16"/>
            </w:rPr>
          </w:rPrChange>
        </w:rPr>
        <w:t>Germany’s</w:t>
      </w:r>
      <w:r w:rsidRPr="00814BC9">
        <w:rPr>
          <w:spacing w:val="21"/>
          <w:w w:val="110"/>
          <w:sz w:val="16"/>
          <w:lang w:val="en-GB"/>
          <w:rPrChange w:id="11202" w:author="Christian PIEDALLU" w:date="2023-02-06T09:53:00Z">
            <w:rPr>
              <w:spacing w:val="21"/>
              <w:w w:val="110"/>
              <w:sz w:val="16"/>
            </w:rPr>
          </w:rPrChange>
        </w:rPr>
        <w:t xml:space="preserve"> </w:t>
      </w:r>
      <w:r w:rsidRPr="00814BC9">
        <w:rPr>
          <w:w w:val="110"/>
          <w:sz w:val="16"/>
          <w:lang w:val="en-GB"/>
          <w:rPrChange w:id="11203" w:author="Christian PIEDALLU" w:date="2023-02-06T09:53:00Z">
            <w:rPr>
              <w:w w:val="110"/>
              <w:sz w:val="16"/>
            </w:rPr>
          </w:rPrChange>
        </w:rPr>
        <w:t>Forests</w:t>
      </w:r>
      <w:r w:rsidRPr="00814BC9">
        <w:rPr>
          <w:spacing w:val="21"/>
          <w:w w:val="110"/>
          <w:sz w:val="16"/>
          <w:lang w:val="en-GB"/>
          <w:rPrChange w:id="11204" w:author="Christian PIEDALLU" w:date="2023-02-06T09:53:00Z">
            <w:rPr>
              <w:spacing w:val="21"/>
              <w:w w:val="110"/>
              <w:sz w:val="16"/>
            </w:rPr>
          </w:rPrChange>
        </w:rPr>
        <w:t xml:space="preserve"> </w:t>
      </w:r>
      <w:r w:rsidRPr="00814BC9">
        <w:rPr>
          <w:w w:val="110"/>
          <w:sz w:val="16"/>
          <w:lang w:val="en-GB"/>
          <w:rPrChange w:id="11205" w:author="Christian PIEDALLU" w:date="2023-02-06T09:53:00Z">
            <w:rPr>
              <w:w w:val="110"/>
              <w:sz w:val="16"/>
            </w:rPr>
          </w:rPrChange>
        </w:rPr>
        <w:t>after</w:t>
      </w:r>
      <w:r w:rsidRPr="00814BC9">
        <w:rPr>
          <w:spacing w:val="21"/>
          <w:w w:val="110"/>
          <w:sz w:val="16"/>
          <w:lang w:val="en-GB"/>
          <w:rPrChange w:id="11206" w:author="Christian PIEDALLU" w:date="2023-02-06T09:53:00Z">
            <w:rPr>
              <w:spacing w:val="21"/>
              <w:w w:val="110"/>
              <w:sz w:val="16"/>
            </w:rPr>
          </w:rPrChange>
        </w:rPr>
        <w:t xml:space="preserve"> </w:t>
      </w:r>
      <w:r w:rsidRPr="00814BC9">
        <w:rPr>
          <w:w w:val="110"/>
          <w:sz w:val="16"/>
          <w:lang w:val="en-GB"/>
          <w:rPrChange w:id="11207" w:author="Christian PIEDALLU" w:date="2023-02-06T09:53:00Z">
            <w:rPr>
              <w:w w:val="110"/>
              <w:sz w:val="16"/>
            </w:rPr>
          </w:rPrChange>
        </w:rPr>
        <w:t>the</w:t>
      </w:r>
      <w:r w:rsidRPr="00814BC9">
        <w:rPr>
          <w:spacing w:val="20"/>
          <w:w w:val="110"/>
          <w:sz w:val="16"/>
          <w:lang w:val="en-GB"/>
          <w:rPrChange w:id="11208" w:author="Christian PIEDALLU" w:date="2023-02-06T09:53:00Z">
            <w:rPr>
              <w:spacing w:val="20"/>
              <w:w w:val="110"/>
              <w:sz w:val="16"/>
            </w:rPr>
          </w:rPrChange>
        </w:rPr>
        <w:t xml:space="preserve"> </w:t>
      </w:r>
      <w:r w:rsidRPr="00814BC9">
        <w:rPr>
          <w:w w:val="110"/>
          <w:sz w:val="16"/>
          <w:lang w:val="en-GB"/>
          <w:rPrChange w:id="11209" w:author="Christian PIEDALLU" w:date="2023-02-06T09:53:00Z">
            <w:rPr>
              <w:w w:val="110"/>
              <w:sz w:val="16"/>
            </w:rPr>
          </w:rPrChange>
        </w:rPr>
        <w:t>2018–2020</w:t>
      </w:r>
      <w:r w:rsidRPr="00814BC9">
        <w:rPr>
          <w:spacing w:val="21"/>
          <w:w w:val="110"/>
          <w:sz w:val="16"/>
          <w:lang w:val="en-GB"/>
          <w:rPrChange w:id="11210" w:author="Christian PIEDALLU" w:date="2023-02-06T09:53:00Z">
            <w:rPr>
              <w:spacing w:val="21"/>
              <w:w w:val="110"/>
              <w:sz w:val="16"/>
            </w:rPr>
          </w:rPrChange>
        </w:rPr>
        <w:t xml:space="preserve"> </w:t>
      </w:r>
      <w:r w:rsidRPr="00814BC9">
        <w:rPr>
          <w:w w:val="110"/>
          <w:sz w:val="16"/>
          <w:lang w:val="en-GB"/>
          <w:rPrChange w:id="11211" w:author="Christian PIEDALLU" w:date="2023-02-06T09:53:00Z">
            <w:rPr>
              <w:w w:val="110"/>
              <w:sz w:val="16"/>
            </w:rPr>
          </w:rPrChange>
        </w:rPr>
        <w:t>Drought</w:t>
      </w:r>
      <w:r w:rsidRPr="00814BC9">
        <w:rPr>
          <w:spacing w:val="21"/>
          <w:w w:val="110"/>
          <w:sz w:val="16"/>
          <w:lang w:val="en-GB"/>
          <w:rPrChange w:id="11212" w:author="Christian PIEDALLU" w:date="2023-02-06T09:53:00Z">
            <w:rPr>
              <w:spacing w:val="21"/>
              <w:w w:val="110"/>
              <w:sz w:val="16"/>
            </w:rPr>
          </w:rPrChange>
        </w:rPr>
        <w:t xml:space="preserve"> </w:t>
      </w:r>
      <w:r w:rsidRPr="00814BC9">
        <w:rPr>
          <w:w w:val="110"/>
          <w:sz w:val="16"/>
          <w:lang w:val="en-GB"/>
          <w:rPrChange w:id="11213" w:author="Christian PIEDALLU" w:date="2023-02-06T09:53:00Z">
            <w:rPr>
              <w:w w:val="110"/>
              <w:sz w:val="16"/>
            </w:rPr>
          </w:rPrChange>
        </w:rPr>
        <w:t>Years.</w:t>
      </w:r>
      <w:r w:rsidRPr="00814BC9">
        <w:rPr>
          <w:spacing w:val="39"/>
          <w:w w:val="110"/>
          <w:sz w:val="16"/>
          <w:lang w:val="en-GB"/>
          <w:rPrChange w:id="11214" w:author="Christian PIEDALLU" w:date="2023-02-06T09:53:00Z">
            <w:rPr>
              <w:spacing w:val="39"/>
              <w:w w:val="110"/>
              <w:sz w:val="16"/>
            </w:rPr>
          </w:rPrChange>
        </w:rPr>
        <w:t xml:space="preserve"> </w:t>
      </w:r>
      <w:r w:rsidRPr="00814BC9">
        <w:rPr>
          <w:i/>
          <w:w w:val="110"/>
          <w:sz w:val="16"/>
          <w:lang w:val="en-GB"/>
          <w:rPrChange w:id="11215" w:author="Christian PIEDALLU" w:date="2023-02-06T09:53:00Z">
            <w:rPr>
              <w:i/>
              <w:w w:val="110"/>
              <w:sz w:val="16"/>
            </w:rPr>
          </w:rPrChange>
        </w:rPr>
        <w:t>Remote</w:t>
      </w:r>
      <w:r w:rsidRPr="00814BC9">
        <w:rPr>
          <w:i/>
          <w:spacing w:val="26"/>
          <w:w w:val="110"/>
          <w:sz w:val="16"/>
          <w:lang w:val="en-GB"/>
          <w:rPrChange w:id="11216" w:author="Christian PIEDALLU" w:date="2023-02-06T09:53:00Z">
            <w:rPr>
              <w:i/>
              <w:spacing w:val="26"/>
              <w:w w:val="110"/>
              <w:sz w:val="16"/>
            </w:rPr>
          </w:rPrChange>
        </w:rPr>
        <w:t xml:space="preserve"> </w:t>
      </w:r>
      <w:r w:rsidRPr="00814BC9">
        <w:rPr>
          <w:i/>
          <w:w w:val="110"/>
          <w:sz w:val="16"/>
          <w:lang w:val="en-GB"/>
          <w:rPrChange w:id="11217" w:author="Christian PIEDALLU" w:date="2023-02-06T09:53:00Z">
            <w:rPr>
              <w:i/>
              <w:w w:val="110"/>
              <w:sz w:val="16"/>
            </w:rPr>
          </w:rPrChange>
        </w:rPr>
        <w:t>Sensing</w:t>
      </w:r>
      <w:r w:rsidRPr="00814BC9">
        <w:rPr>
          <w:w w:val="110"/>
          <w:sz w:val="16"/>
          <w:lang w:val="en-GB"/>
          <w:rPrChange w:id="11218" w:author="Christian PIEDALLU" w:date="2023-02-06T09:53:00Z">
            <w:rPr>
              <w:w w:val="110"/>
              <w:sz w:val="16"/>
            </w:rPr>
          </w:rPrChange>
        </w:rPr>
        <w:t>,</w:t>
      </w:r>
      <w:r w:rsidRPr="00814BC9">
        <w:rPr>
          <w:spacing w:val="21"/>
          <w:w w:val="110"/>
          <w:sz w:val="16"/>
          <w:lang w:val="en-GB"/>
          <w:rPrChange w:id="11219" w:author="Christian PIEDALLU" w:date="2023-02-06T09:53:00Z">
            <w:rPr>
              <w:spacing w:val="21"/>
              <w:w w:val="110"/>
              <w:sz w:val="16"/>
            </w:rPr>
          </w:rPrChange>
        </w:rPr>
        <w:t xml:space="preserve"> </w:t>
      </w:r>
      <w:r w:rsidRPr="00814BC9">
        <w:rPr>
          <w:w w:val="110"/>
          <w:sz w:val="16"/>
          <w:lang w:val="en-GB"/>
          <w:rPrChange w:id="11220" w:author="Christian PIEDALLU" w:date="2023-02-06T09:53:00Z">
            <w:rPr>
              <w:w w:val="110"/>
              <w:sz w:val="16"/>
            </w:rPr>
          </w:rPrChange>
        </w:rPr>
        <w:t>14</w:t>
      </w:r>
    </w:p>
    <w:p w14:paraId="5D6271F9" w14:textId="77777777" w:rsidR="00B177F5" w:rsidRPr="00814BC9" w:rsidRDefault="00B553DB">
      <w:pPr>
        <w:tabs>
          <w:tab w:val="left" w:pos="720"/>
        </w:tabs>
        <w:spacing w:line="189" w:lineRule="exact"/>
        <w:ind w:left="163"/>
        <w:rPr>
          <w:sz w:val="16"/>
          <w:lang w:val="en-GB"/>
          <w:rPrChange w:id="11221" w:author="Christian PIEDALLU" w:date="2023-02-06T09:53:00Z">
            <w:rPr>
              <w:sz w:val="16"/>
            </w:rPr>
          </w:rPrChange>
        </w:rPr>
      </w:pPr>
      <w:bookmarkStart w:id="11222" w:name="_bookmark59"/>
      <w:bookmarkEnd w:id="11222"/>
      <w:r w:rsidRPr="00814BC9">
        <w:rPr>
          <w:rFonts w:ascii="Trebuchet MS"/>
          <w:w w:val="110"/>
          <w:sz w:val="10"/>
          <w:lang w:val="en-GB"/>
          <w:rPrChange w:id="11223" w:author="Christian PIEDALLU" w:date="2023-02-06T09:53:00Z">
            <w:rPr>
              <w:rFonts w:ascii="Trebuchet MS"/>
              <w:w w:val="110"/>
              <w:sz w:val="10"/>
            </w:rPr>
          </w:rPrChange>
        </w:rPr>
        <w:t>439</w:t>
      </w:r>
      <w:r w:rsidRPr="00814BC9">
        <w:rPr>
          <w:rFonts w:ascii="Trebuchet MS"/>
          <w:w w:val="110"/>
          <w:sz w:val="10"/>
          <w:lang w:val="en-GB"/>
          <w:rPrChange w:id="11224" w:author="Christian PIEDALLU" w:date="2023-02-06T09:53:00Z">
            <w:rPr>
              <w:rFonts w:ascii="Trebuchet MS"/>
              <w:w w:val="110"/>
              <w:sz w:val="10"/>
            </w:rPr>
          </w:rPrChange>
        </w:rPr>
        <w:tab/>
      </w:r>
      <w:r w:rsidRPr="00814BC9">
        <w:rPr>
          <w:w w:val="110"/>
          <w:sz w:val="16"/>
          <w:lang w:val="en-GB"/>
          <w:rPrChange w:id="11225" w:author="Christian PIEDALLU" w:date="2023-02-06T09:53:00Z">
            <w:rPr>
              <w:w w:val="110"/>
              <w:sz w:val="16"/>
            </w:rPr>
          </w:rPrChange>
        </w:rPr>
        <w:t>(3):562.</w:t>
      </w:r>
    </w:p>
    <w:p w14:paraId="24BB43E3" w14:textId="77777777" w:rsidR="00B177F5" w:rsidRPr="00814BC9" w:rsidRDefault="00B553DB">
      <w:pPr>
        <w:spacing w:line="189" w:lineRule="exact"/>
        <w:ind w:left="163"/>
        <w:rPr>
          <w:sz w:val="16"/>
          <w:lang w:val="en-GB"/>
          <w:rPrChange w:id="11226" w:author="Christian PIEDALLU" w:date="2023-02-06T09:53:00Z">
            <w:rPr>
              <w:sz w:val="16"/>
            </w:rPr>
          </w:rPrChange>
        </w:rPr>
      </w:pPr>
      <w:r w:rsidRPr="00814BC9">
        <w:rPr>
          <w:rFonts w:ascii="Trebuchet MS"/>
          <w:sz w:val="10"/>
          <w:lang w:val="en-GB"/>
          <w:rPrChange w:id="11227" w:author="Christian PIEDALLU" w:date="2023-02-06T09:53:00Z">
            <w:rPr>
              <w:rFonts w:ascii="Trebuchet MS"/>
              <w:sz w:val="10"/>
            </w:rPr>
          </w:rPrChange>
        </w:rPr>
        <w:t xml:space="preserve">440     </w:t>
      </w:r>
      <w:r w:rsidRPr="00814BC9">
        <w:rPr>
          <w:rFonts w:ascii="Trebuchet MS"/>
          <w:spacing w:val="19"/>
          <w:sz w:val="10"/>
          <w:lang w:val="en-GB"/>
          <w:rPrChange w:id="11228" w:author="Christian PIEDALLU" w:date="2023-02-06T09:53:00Z">
            <w:rPr>
              <w:rFonts w:ascii="Trebuchet MS"/>
              <w:spacing w:val="19"/>
              <w:sz w:val="10"/>
            </w:rPr>
          </w:rPrChange>
        </w:rPr>
        <w:t xml:space="preserve"> </w:t>
      </w:r>
      <w:r w:rsidRPr="00814BC9">
        <w:rPr>
          <w:w w:val="115"/>
          <w:sz w:val="16"/>
          <w:lang w:val="en-GB"/>
          <w:rPrChange w:id="11229" w:author="Christian PIEDALLU" w:date="2023-02-06T09:53:00Z">
            <w:rPr>
              <w:w w:val="115"/>
              <w:sz w:val="16"/>
            </w:rPr>
          </w:rPrChange>
        </w:rPr>
        <w:t>Walthert, L. and Meier, E. S., November 2017.</w:t>
      </w:r>
      <w:r w:rsidRPr="00814BC9">
        <w:rPr>
          <w:spacing w:val="14"/>
          <w:w w:val="115"/>
          <w:sz w:val="16"/>
          <w:lang w:val="en-GB"/>
          <w:rPrChange w:id="11230" w:author="Christian PIEDALLU" w:date="2023-02-06T09:53:00Z">
            <w:rPr>
              <w:spacing w:val="14"/>
              <w:w w:val="115"/>
              <w:sz w:val="16"/>
            </w:rPr>
          </w:rPrChange>
        </w:rPr>
        <w:t xml:space="preserve"> </w:t>
      </w:r>
      <w:r w:rsidRPr="00814BC9">
        <w:rPr>
          <w:w w:val="115"/>
          <w:sz w:val="16"/>
          <w:lang w:val="en-GB"/>
          <w:rPrChange w:id="11231" w:author="Christian PIEDALLU" w:date="2023-02-06T09:53:00Z">
            <w:rPr>
              <w:w w:val="115"/>
              <w:sz w:val="16"/>
            </w:rPr>
          </w:rPrChange>
        </w:rPr>
        <w:t>Tree species distribution in temperate forests is more influenced by</w:t>
      </w:r>
    </w:p>
    <w:p w14:paraId="3F281A8E" w14:textId="77777777" w:rsidR="00B177F5" w:rsidRPr="00814BC9" w:rsidRDefault="00B553DB">
      <w:pPr>
        <w:tabs>
          <w:tab w:val="left" w:pos="720"/>
        </w:tabs>
        <w:spacing w:line="189" w:lineRule="exact"/>
        <w:ind w:left="163"/>
        <w:rPr>
          <w:sz w:val="16"/>
          <w:lang w:val="en-GB"/>
          <w:rPrChange w:id="11232" w:author="Christian PIEDALLU" w:date="2023-02-06T09:53:00Z">
            <w:rPr>
              <w:sz w:val="16"/>
            </w:rPr>
          </w:rPrChange>
        </w:rPr>
      </w:pPr>
      <w:bookmarkStart w:id="11233" w:name="_bookmark60"/>
      <w:bookmarkEnd w:id="11233"/>
      <w:r w:rsidRPr="00814BC9">
        <w:rPr>
          <w:rFonts w:ascii="Trebuchet MS" w:hAnsi="Trebuchet MS"/>
          <w:w w:val="110"/>
          <w:sz w:val="10"/>
          <w:lang w:val="en-GB"/>
          <w:rPrChange w:id="11234" w:author="Christian PIEDALLU" w:date="2023-02-06T09:53:00Z">
            <w:rPr>
              <w:rFonts w:ascii="Trebuchet MS" w:hAnsi="Trebuchet MS"/>
              <w:w w:val="110"/>
              <w:sz w:val="10"/>
            </w:rPr>
          </w:rPrChange>
        </w:rPr>
        <w:t>441</w:t>
      </w:r>
      <w:r w:rsidRPr="00814BC9">
        <w:rPr>
          <w:rFonts w:ascii="Trebuchet MS" w:hAnsi="Trebuchet MS"/>
          <w:w w:val="110"/>
          <w:sz w:val="10"/>
          <w:lang w:val="en-GB"/>
          <w:rPrChange w:id="11235" w:author="Christian PIEDALLU" w:date="2023-02-06T09:53:00Z">
            <w:rPr>
              <w:rFonts w:ascii="Trebuchet MS" w:hAnsi="Trebuchet MS"/>
              <w:w w:val="110"/>
              <w:sz w:val="10"/>
            </w:rPr>
          </w:rPrChange>
        </w:rPr>
        <w:tab/>
      </w:r>
      <w:r w:rsidRPr="00814BC9">
        <w:rPr>
          <w:w w:val="110"/>
          <w:sz w:val="16"/>
          <w:lang w:val="en-GB"/>
          <w:rPrChange w:id="11236" w:author="Christian PIEDALLU" w:date="2023-02-06T09:53:00Z">
            <w:rPr>
              <w:w w:val="110"/>
              <w:sz w:val="16"/>
            </w:rPr>
          </w:rPrChange>
        </w:rPr>
        <w:t>soil</w:t>
      </w:r>
      <w:r w:rsidRPr="00814BC9">
        <w:rPr>
          <w:spacing w:val="24"/>
          <w:w w:val="110"/>
          <w:sz w:val="16"/>
          <w:lang w:val="en-GB"/>
          <w:rPrChange w:id="11237" w:author="Christian PIEDALLU" w:date="2023-02-06T09:53:00Z">
            <w:rPr>
              <w:spacing w:val="24"/>
              <w:w w:val="110"/>
              <w:sz w:val="16"/>
            </w:rPr>
          </w:rPrChange>
        </w:rPr>
        <w:t xml:space="preserve"> </w:t>
      </w:r>
      <w:r w:rsidRPr="00814BC9">
        <w:rPr>
          <w:w w:val="110"/>
          <w:sz w:val="16"/>
          <w:lang w:val="en-GB"/>
          <w:rPrChange w:id="11238" w:author="Christian PIEDALLU" w:date="2023-02-06T09:53:00Z">
            <w:rPr>
              <w:w w:val="110"/>
              <w:sz w:val="16"/>
            </w:rPr>
          </w:rPrChange>
        </w:rPr>
        <w:t>than</w:t>
      </w:r>
      <w:r w:rsidRPr="00814BC9">
        <w:rPr>
          <w:spacing w:val="25"/>
          <w:w w:val="110"/>
          <w:sz w:val="16"/>
          <w:lang w:val="en-GB"/>
          <w:rPrChange w:id="11239" w:author="Christian PIEDALLU" w:date="2023-02-06T09:53:00Z">
            <w:rPr>
              <w:spacing w:val="25"/>
              <w:w w:val="110"/>
              <w:sz w:val="16"/>
            </w:rPr>
          </w:rPrChange>
        </w:rPr>
        <w:t xml:space="preserve"> </w:t>
      </w:r>
      <w:r w:rsidRPr="00814BC9">
        <w:rPr>
          <w:w w:val="110"/>
          <w:sz w:val="16"/>
          <w:lang w:val="en-GB"/>
          <w:rPrChange w:id="11240" w:author="Christian PIEDALLU" w:date="2023-02-06T09:53:00Z">
            <w:rPr>
              <w:w w:val="110"/>
              <w:sz w:val="16"/>
            </w:rPr>
          </w:rPrChange>
        </w:rPr>
        <w:t>by</w:t>
      </w:r>
      <w:r w:rsidRPr="00814BC9">
        <w:rPr>
          <w:spacing w:val="24"/>
          <w:w w:val="110"/>
          <w:sz w:val="16"/>
          <w:lang w:val="en-GB"/>
          <w:rPrChange w:id="11241" w:author="Christian PIEDALLU" w:date="2023-02-06T09:53:00Z">
            <w:rPr>
              <w:spacing w:val="24"/>
              <w:w w:val="110"/>
              <w:sz w:val="16"/>
            </w:rPr>
          </w:rPrChange>
        </w:rPr>
        <w:t xml:space="preserve"> </w:t>
      </w:r>
      <w:r w:rsidRPr="00814BC9">
        <w:rPr>
          <w:w w:val="110"/>
          <w:sz w:val="16"/>
          <w:lang w:val="en-GB"/>
          <w:rPrChange w:id="11242" w:author="Christian PIEDALLU" w:date="2023-02-06T09:53:00Z">
            <w:rPr>
              <w:w w:val="110"/>
              <w:sz w:val="16"/>
            </w:rPr>
          </w:rPrChange>
        </w:rPr>
        <w:t xml:space="preserve">climate. </w:t>
      </w:r>
      <w:r w:rsidRPr="00814BC9">
        <w:rPr>
          <w:spacing w:val="5"/>
          <w:w w:val="110"/>
          <w:sz w:val="16"/>
          <w:lang w:val="en-GB"/>
          <w:rPrChange w:id="11243" w:author="Christian PIEDALLU" w:date="2023-02-06T09:53:00Z">
            <w:rPr>
              <w:spacing w:val="5"/>
              <w:w w:val="110"/>
              <w:sz w:val="16"/>
            </w:rPr>
          </w:rPrChange>
        </w:rPr>
        <w:t xml:space="preserve"> </w:t>
      </w:r>
      <w:r w:rsidRPr="00814BC9">
        <w:rPr>
          <w:i/>
          <w:w w:val="110"/>
          <w:sz w:val="16"/>
          <w:lang w:val="en-GB"/>
          <w:rPrChange w:id="11244" w:author="Christian PIEDALLU" w:date="2023-02-06T09:53:00Z">
            <w:rPr>
              <w:i/>
              <w:w w:val="110"/>
              <w:sz w:val="16"/>
            </w:rPr>
          </w:rPrChange>
        </w:rPr>
        <w:t>Ecology</w:t>
      </w:r>
      <w:r w:rsidRPr="00814BC9">
        <w:rPr>
          <w:i/>
          <w:spacing w:val="31"/>
          <w:w w:val="110"/>
          <w:sz w:val="16"/>
          <w:lang w:val="en-GB"/>
          <w:rPrChange w:id="11245" w:author="Christian PIEDALLU" w:date="2023-02-06T09:53:00Z">
            <w:rPr>
              <w:i/>
              <w:spacing w:val="31"/>
              <w:w w:val="110"/>
              <w:sz w:val="16"/>
            </w:rPr>
          </w:rPrChange>
        </w:rPr>
        <w:t xml:space="preserve"> </w:t>
      </w:r>
      <w:r w:rsidRPr="00814BC9">
        <w:rPr>
          <w:i/>
          <w:w w:val="110"/>
          <w:sz w:val="16"/>
          <w:lang w:val="en-GB"/>
          <w:rPrChange w:id="11246" w:author="Christian PIEDALLU" w:date="2023-02-06T09:53:00Z">
            <w:rPr>
              <w:i/>
              <w:w w:val="110"/>
              <w:sz w:val="16"/>
            </w:rPr>
          </w:rPrChange>
        </w:rPr>
        <w:t>and</w:t>
      </w:r>
      <w:r w:rsidRPr="00814BC9">
        <w:rPr>
          <w:i/>
          <w:spacing w:val="29"/>
          <w:w w:val="110"/>
          <w:sz w:val="16"/>
          <w:lang w:val="en-GB"/>
          <w:rPrChange w:id="11247" w:author="Christian PIEDALLU" w:date="2023-02-06T09:53:00Z">
            <w:rPr>
              <w:i/>
              <w:spacing w:val="29"/>
              <w:w w:val="110"/>
              <w:sz w:val="16"/>
            </w:rPr>
          </w:rPrChange>
        </w:rPr>
        <w:t xml:space="preserve"> </w:t>
      </w:r>
      <w:r w:rsidRPr="00814BC9">
        <w:rPr>
          <w:i/>
          <w:w w:val="110"/>
          <w:sz w:val="16"/>
          <w:lang w:val="en-GB"/>
          <w:rPrChange w:id="11248" w:author="Christian PIEDALLU" w:date="2023-02-06T09:53:00Z">
            <w:rPr>
              <w:i/>
              <w:w w:val="110"/>
              <w:sz w:val="16"/>
            </w:rPr>
          </w:rPrChange>
        </w:rPr>
        <w:t>Evolution</w:t>
      </w:r>
      <w:r w:rsidRPr="00814BC9">
        <w:rPr>
          <w:w w:val="110"/>
          <w:sz w:val="16"/>
          <w:lang w:val="en-GB"/>
          <w:rPrChange w:id="11249" w:author="Christian PIEDALLU" w:date="2023-02-06T09:53:00Z">
            <w:rPr>
              <w:w w:val="110"/>
              <w:sz w:val="16"/>
            </w:rPr>
          </w:rPrChange>
        </w:rPr>
        <w:t>,</w:t>
      </w:r>
      <w:r w:rsidRPr="00814BC9">
        <w:rPr>
          <w:spacing w:val="24"/>
          <w:w w:val="110"/>
          <w:sz w:val="16"/>
          <w:lang w:val="en-GB"/>
          <w:rPrChange w:id="11250" w:author="Christian PIEDALLU" w:date="2023-02-06T09:53:00Z">
            <w:rPr>
              <w:spacing w:val="24"/>
              <w:w w:val="110"/>
              <w:sz w:val="16"/>
            </w:rPr>
          </w:rPrChange>
        </w:rPr>
        <w:t xml:space="preserve"> </w:t>
      </w:r>
      <w:r w:rsidRPr="00814BC9">
        <w:rPr>
          <w:w w:val="110"/>
          <w:sz w:val="16"/>
          <w:lang w:val="en-GB"/>
          <w:rPrChange w:id="11251" w:author="Christian PIEDALLU" w:date="2023-02-06T09:53:00Z">
            <w:rPr>
              <w:w w:val="110"/>
              <w:sz w:val="16"/>
            </w:rPr>
          </w:rPrChange>
        </w:rPr>
        <w:t>7(22):9473–9484.</w:t>
      </w:r>
    </w:p>
    <w:p w14:paraId="008F912E" w14:textId="77777777" w:rsidR="00B177F5" w:rsidRPr="00814BC9" w:rsidRDefault="00B553DB">
      <w:pPr>
        <w:spacing w:line="189" w:lineRule="exact"/>
        <w:ind w:left="163"/>
        <w:rPr>
          <w:sz w:val="16"/>
          <w:lang w:val="en-GB"/>
          <w:rPrChange w:id="11252" w:author="Christian PIEDALLU" w:date="2023-02-06T09:53:00Z">
            <w:rPr>
              <w:sz w:val="16"/>
            </w:rPr>
          </w:rPrChange>
        </w:rPr>
      </w:pPr>
      <w:r w:rsidRPr="00814BC9">
        <w:rPr>
          <w:rFonts w:ascii="Trebuchet MS" w:hAnsi="Trebuchet MS"/>
          <w:sz w:val="10"/>
          <w:lang w:val="en-GB"/>
          <w:rPrChange w:id="11253" w:author="Christian PIEDALLU" w:date="2023-02-06T09:53:00Z">
            <w:rPr>
              <w:rFonts w:ascii="Trebuchet MS" w:hAnsi="Trebuchet MS"/>
              <w:sz w:val="10"/>
            </w:rPr>
          </w:rPrChange>
        </w:rPr>
        <w:t xml:space="preserve">442     </w:t>
      </w:r>
      <w:r w:rsidRPr="00814BC9">
        <w:rPr>
          <w:rFonts w:ascii="Trebuchet MS" w:hAnsi="Trebuchet MS"/>
          <w:spacing w:val="19"/>
          <w:sz w:val="10"/>
          <w:lang w:val="en-GB"/>
          <w:rPrChange w:id="11254" w:author="Christian PIEDALLU" w:date="2023-02-06T09:53:00Z">
            <w:rPr>
              <w:rFonts w:ascii="Trebuchet MS" w:hAnsi="Trebuchet MS"/>
              <w:spacing w:val="19"/>
              <w:sz w:val="10"/>
            </w:rPr>
          </w:rPrChange>
        </w:rPr>
        <w:t xml:space="preserve"> </w:t>
      </w:r>
      <w:r w:rsidRPr="00814BC9">
        <w:rPr>
          <w:w w:val="115"/>
          <w:sz w:val="16"/>
          <w:lang w:val="en-GB"/>
          <w:rPrChange w:id="11255" w:author="Christian PIEDALLU" w:date="2023-02-06T09:53:00Z">
            <w:rPr>
              <w:w w:val="115"/>
              <w:sz w:val="16"/>
            </w:rPr>
          </w:rPrChange>
        </w:rPr>
        <w:t>Wermelinger,</w:t>
      </w:r>
      <w:r w:rsidRPr="00814BC9">
        <w:rPr>
          <w:spacing w:val="11"/>
          <w:w w:val="115"/>
          <w:sz w:val="16"/>
          <w:lang w:val="en-GB"/>
          <w:rPrChange w:id="11256" w:author="Christian PIEDALLU" w:date="2023-02-06T09:53:00Z">
            <w:rPr>
              <w:spacing w:val="11"/>
              <w:w w:val="115"/>
              <w:sz w:val="16"/>
            </w:rPr>
          </w:rPrChange>
        </w:rPr>
        <w:t xml:space="preserve"> </w:t>
      </w:r>
      <w:r w:rsidRPr="00814BC9">
        <w:rPr>
          <w:w w:val="115"/>
          <w:sz w:val="16"/>
          <w:lang w:val="en-GB"/>
          <w:rPrChange w:id="11257" w:author="Christian PIEDALLU" w:date="2023-02-06T09:53:00Z">
            <w:rPr>
              <w:w w:val="115"/>
              <w:sz w:val="16"/>
            </w:rPr>
          </w:rPrChange>
        </w:rPr>
        <w:t>B.,</w:t>
      </w:r>
      <w:r w:rsidRPr="00814BC9">
        <w:rPr>
          <w:spacing w:val="10"/>
          <w:w w:val="115"/>
          <w:sz w:val="16"/>
          <w:lang w:val="en-GB"/>
          <w:rPrChange w:id="11258" w:author="Christian PIEDALLU" w:date="2023-02-06T09:53:00Z">
            <w:rPr>
              <w:spacing w:val="10"/>
              <w:w w:val="115"/>
              <w:sz w:val="16"/>
            </w:rPr>
          </w:rPrChange>
        </w:rPr>
        <w:t xml:space="preserve"> </w:t>
      </w:r>
      <w:r w:rsidRPr="00814BC9">
        <w:rPr>
          <w:w w:val="115"/>
          <w:sz w:val="16"/>
          <w:lang w:val="en-GB"/>
          <w:rPrChange w:id="11259" w:author="Christian PIEDALLU" w:date="2023-02-06T09:53:00Z">
            <w:rPr>
              <w:w w:val="115"/>
              <w:sz w:val="16"/>
            </w:rPr>
          </w:rPrChange>
        </w:rPr>
        <w:t>2004.  Ecology</w:t>
      </w:r>
      <w:r w:rsidRPr="00814BC9">
        <w:rPr>
          <w:spacing w:val="9"/>
          <w:w w:val="115"/>
          <w:sz w:val="16"/>
          <w:lang w:val="en-GB"/>
          <w:rPrChange w:id="11260" w:author="Christian PIEDALLU" w:date="2023-02-06T09:53:00Z">
            <w:rPr>
              <w:spacing w:val="9"/>
              <w:w w:val="115"/>
              <w:sz w:val="16"/>
            </w:rPr>
          </w:rPrChange>
        </w:rPr>
        <w:t xml:space="preserve"> </w:t>
      </w:r>
      <w:r w:rsidRPr="00814BC9">
        <w:rPr>
          <w:w w:val="115"/>
          <w:sz w:val="16"/>
          <w:lang w:val="en-GB"/>
          <w:rPrChange w:id="11261" w:author="Christian PIEDALLU" w:date="2023-02-06T09:53:00Z">
            <w:rPr>
              <w:w w:val="115"/>
              <w:sz w:val="16"/>
            </w:rPr>
          </w:rPrChange>
        </w:rPr>
        <w:t>and</w:t>
      </w:r>
      <w:r w:rsidRPr="00814BC9">
        <w:rPr>
          <w:spacing w:val="8"/>
          <w:w w:val="115"/>
          <w:sz w:val="16"/>
          <w:lang w:val="en-GB"/>
          <w:rPrChange w:id="11262" w:author="Christian PIEDALLU" w:date="2023-02-06T09:53:00Z">
            <w:rPr>
              <w:spacing w:val="8"/>
              <w:w w:val="115"/>
              <w:sz w:val="16"/>
            </w:rPr>
          </w:rPrChange>
        </w:rPr>
        <w:t xml:space="preserve"> </w:t>
      </w:r>
      <w:r w:rsidRPr="00814BC9">
        <w:rPr>
          <w:w w:val="115"/>
          <w:sz w:val="16"/>
          <w:lang w:val="en-GB"/>
          <w:rPrChange w:id="11263" w:author="Christian PIEDALLU" w:date="2023-02-06T09:53:00Z">
            <w:rPr>
              <w:w w:val="115"/>
              <w:sz w:val="16"/>
            </w:rPr>
          </w:rPrChange>
        </w:rPr>
        <w:t>management</w:t>
      </w:r>
      <w:r w:rsidRPr="00814BC9">
        <w:rPr>
          <w:spacing w:val="9"/>
          <w:w w:val="115"/>
          <w:sz w:val="16"/>
          <w:lang w:val="en-GB"/>
          <w:rPrChange w:id="11264" w:author="Christian PIEDALLU" w:date="2023-02-06T09:53:00Z">
            <w:rPr>
              <w:spacing w:val="9"/>
              <w:w w:val="115"/>
              <w:sz w:val="16"/>
            </w:rPr>
          </w:rPrChange>
        </w:rPr>
        <w:t xml:space="preserve"> </w:t>
      </w:r>
      <w:r w:rsidRPr="00814BC9">
        <w:rPr>
          <w:w w:val="115"/>
          <w:sz w:val="16"/>
          <w:lang w:val="en-GB"/>
          <w:rPrChange w:id="11265" w:author="Christian PIEDALLU" w:date="2023-02-06T09:53:00Z">
            <w:rPr>
              <w:w w:val="115"/>
              <w:sz w:val="16"/>
            </w:rPr>
          </w:rPrChange>
        </w:rPr>
        <w:t>of</w:t>
      </w:r>
      <w:r w:rsidRPr="00814BC9">
        <w:rPr>
          <w:spacing w:val="8"/>
          <w:w w:val="115"/>
          <w:sz w:val="16"/>
          <w:lang w:val="en-GB"/>
          <w:rPrChange w:id="11266" w:author="Christian PIEDALLU" w:date="2023-02-06T09:53:00Z">
            <w:rPr>
              <w:spacing w:val="8"/>
              <w:w w:val="115"/>
              <w:sz w:val="16"/>
            </w:rPr>
          </w:rPrChange>
        </w:rPr>
        <w:t xml:space="preserve"> </w:t>
      </w:r>
      <w:r w:rsidRPr="00814BC9">
        <w:rPr>
          <w:w w:val="115"/>
          <w:sz w:val="16"/>
          <w:lang w:val="en-GB"/>
          <w:rPrChange w:id="11267" w:author="Christian PIEDALLU" w:date="2023-02-06T09:53:00Z">
            <w:rPr>
              <w:w w:val="115"/>
              <w:sz w:val="16"/>
            </w:rPr>
          </w:rPrChange>
        </w:rPr>
        <w:t>the</w:t>
      </w:r>
      <w:r w:rsidRPr="00814BC9">
        <w:rPr>
          <w:spacing w:val="9"/>
          <w:w w:val="115"/>
          <w:sz w:val="16"/>
          <w:lang w:val="en-GB"/>
          <w:rPrChange w:id="11268" w:author="Christian PIEDALLU" w:date="2023-02-06T09:53:00Z">
            <w:rPr>
              <w:spacing w:val="9"/>
              <w:w w:val="115"/>
              <w:sz w:val="16"/>
            </w:rPr>
          </w:rPrChange>
        </w:rPr>
        <w:t xml:space="preserve"> </w:t>
      </w:r>
      <w:r w:rsidRPr="00814BC9">
        <w:rPr>
          <w:w w:val="115"/>
          <w:sz w:val="16"/>
          <w:lang w:val="en-GB"/>
          <w:rPrChange w:id="11269" w:author="Christian PIEDALLU" w:date="2023-02-06T09:53:00Z">
            <w:rPr>
              <w:w w:val="115"/>
              <w:sz w:val="16"/>
            </w:rPr>
          </w:rPrChange>
        </w:rPr>
        <w:t>spruce</w:t>
      </w:r>
      <w:r w:rsidRPr="00814BC9">
        <w:rPr>
          <w:spacing w:val="8"/>
          <w:w w:val="115"/>
          <w:sz w:val="16"/>
          <w:lang w:val="en-GB"/>
          <w:rPrChange w:id="11270" w:author="Christian PIEDALLU" w:date="2023-02-06T09:53:00Z">
            <w:rPr>
              <w:spacing w:val="8"/>
              <w:w w:val="115"/>
              <w:sz w:val="16"/>
            </w:rPr>
          </w:rPrChange>
        </w:rPr>
        <w:t xml:space="preserve"> </w:t>
      </w:r>
      <w:r w:rsidRPr="00814BC9">
        <w:rPr>
          <w:w w:val="115"/>
          <w:sz w:val="16"/>
          <w:lang w:val="en-GB"/>
          <w:rPrChange w:id="11271" w:author="Christian PIEDALLU" w:date="2023-02-06T09:53:00Z">
            <w:rPr>
              <w:w w:val="115"/>
              <w:sz w:val="16"/>
            </w:rPr>
          </w:rPrChange>
        </w:rPr>
        <w:t>bark</w:t>
      </w:r>
      <w:r w:rsidRPr="00814BC9">
        <w:rPr>
          <w:spacing w:val="9"/>
          <w:w w:val="115"/>
          <w:sz w:val="16"/>
          <w:lang w:val="en-GB"/>
          <w:rPrChange w:id="11272" w:author="Christian PIEDALLU" w:date="2023-02-06T09:53:00Z">
            <w:rPr>
              <w:spacing w:val="9"/>
              <w:w w:val="115"/>
              <w:sz w:val="16"/>
            </w:rPr>
          </w:rPrChange>
        </w:rPr>
        <w:t xml:space="preserve"> </w:t>
      </w:r>
      <w:r w:rsidRPr="00814BC9">
        <w:rPr>
          <w:w w:val="115"/>
          <w:sz w:val="16"/>
          <w:lang w:val="en-GB"/>
          <w:rPrChange w:id="11273" w:author="Christian PIEDALLU" w:date="2023-02-06T09:53:00Z">
            <w:rPr>
              <w:w w:val="115"/>
              <w:sz w:val="16"/>
            </w:rPr>
          </w:rPrChange>
        </w:rPr>
        <w:t>beetle</w:t>
      </w:r>
      <w:r w:rsidRPr="00814BC9">
        <w:rPr>
          <w:spacing w:val="8"/>
          <w:w w:val="115"/>
          <w:sz w:val="16"/>
          <w:lang w:val="en-GB"/>
          <w:rPrChange w:id="11274" w:author="Christian PIEDALLU" w:date="2023-02-06T09:53:00Z">
            <w:rPr>
              <w:spacing w:val="8"/>
              <w:w w:val="115"/>
              <w:sz w:val="16"/>
            </w:rPr>
          </w:rPrChange>
        </w:rPr>
        <w:t xml:space="preserve"> </w:t>
      </w:r>
      <w:r w:rsidRPr="00814BC9">
        <w:rPr>
          <w:w w:val="115"/>
          <w:sz w:val="16"/>
          <w:lang w:val="en-GB"/>
          <w:rPrChange w:id="11275" w:author="Christian PIEDALLU" w:date="2023-02-06T09:53:00Z">
            <w:rPr>
              <w:w w:val="115"/>
              <w:sz w:val="16"/>
            </w:rPr>
          </w:rPrChange>
        </w:rPr>
        <w:t>Ips</w:t>
      </w:r>
      <w:r w:rsidRPr="00814BC9">
        <w:rPr>
          <w:spacing w:val="9"/>
          <w:w w:val="115"/>
          <w:sz w:val="16"/>
          <w:lang w:val="en-GB"/>
          <w:rPrChange w:id="11276" w:author="Christian PIEDALLU" w:date="2023-02-06T09:53:00Z">
            <w:rPr>
              <w:spacing w:val="9"/>
              <w:w w:val="115"/>
              <w:sz w:val="16"/>
            </w:rPr>
          </w:rPrChange>
        </w:rPr>
        <w:t xml:space="preserve"> </w:t>
      </w:r>
      <w:r w:rsidRPr="00814BC9">
        <w:rPr>
          <w:w w:val="115"/>
          <w:sz w:val="16"/>
          <w:lang w:val="en-GB"/>
          <w:rPrChange w:id="11277" w:author="Christian PIEDALLU" w:date="2023-02-06T09:53:00Z">
            <w:rPr>
              <w:w w:val="115"/>
              <w:sz w:val="16"/>
            </w:rPr>
          </w:rPrChange>
        </w:rPr>
        <w:t>typographus—a</w:t>
      </w:r>
      <w:r w:rsidRPr="00814BC9">
        <w:rPr>
          <w:spacing w:val="8"/>
          <w:w w:val="115"/>
          <w:sz w:val="16"/>
          <w:lang w:val="en-GB"/>
          <w:rPrChange w:id="11278" w:author="Christian PIEDALLU" w:date="2023-02-06T09:53:00Z">
            <w:rPr>
              <w:spacing w:val="8"/>
              <w:w w:val="115"/>
              <w:sz w:val="16"/>
            </w:rPr>
          </w:rPrChange>
        </w:rPr>
        <w:t xml:space="preserve"> </w:t>
      </w:r>
      <w:r w:rsidRPr="00814BC9">
        <w:rPr>
          <w:w w:val="115"/>
          <w:sz w:val="16"/>
          <w:lang w:val="en-GB"/>
          <w:rPrChange w:id="11279" w:author="Christian PIEDALLU" w:date="2023-02-06T09:53:00Z">
            <w:rPr>
              <w:w w:val="115"/>
              <w:sz w:val="16"/>
            </w:rPr>
          </w:rPrChange>
        </w:rPr>
        <w:t>review</w:t>
      </w:r>
      <w:r w:rsidRPr="00814BC9">
        <w:rPr>
          <w:spacing w:val="9"/>
          <w:w w:val="115"/>
          <w:sz w:val="16"/>
          <w:lang w:val="en-GB"/>
          <w:rPrChange w:id="11280" w:author="Christian PIEDALLU" w:date="2023-02-06T09:53:00Z">
            <w:rPr>
              <w:spacing w:val="9"/>
              <w:w w:val="115"/>
              <w:sz w:val="16"/>
            </w:rPr>
          </w:rPrChange>
        </w:rPr>
        <w:t xml:space="preserve"> </w:t>
      </w:r>
      <w:r w:rsidRPr="00814BC9">
        <w:rPr>
          <w:w w:val="115"/>
          <w:sz w:val="16"/>
          <w:lang w:val="en-GB"/>
          <w:rPrChange w:id="11281" w:author="Christian PIEDALLU" w:date="2023-02-06T09:53:00Z">
            <w:rPr>
              <w:w w:val="115"/>
              <w:sz w:val="16"/>
            </w:rPr>
          </w:rPrChange>
        </w:rPr>
        <w:t>of</w:t>
      </w:r>
      <w:r w:rsidRPr="00814BC9">
        <w:rPr>
          <w:spacing w:val="8"/>
          <w:w w:val="115"/>
          <w:sz w:val="16"/>
          <w:lang w:val="en-GB"/>
          <w:rPrChange w:id="11282" w:author="Christian PIEDALLU" w:date="2023-02-06T09:53:00Z">
            <w:rPr>
              <w:spacing w:val="8"/>
              <w:w w:val="115"/>
              <w:sz w:val="16"/>
            </w:rPr>
          </w:rPrChange>
        </w:rPr>
        <w:t xml:space="preserve"> </w:t>
      </w:r>
      <w:r w:rsidRPr="00814BC9">
        <w:rPr>
          <w:w w:val="115"/>
          <w:sz w:val="16"/>
          <w:lang w:val="en-GB"/>
          <w:rPrChange w:id="11283" w:author="Christian PIEDALLU" w:date="2023-02-06T09:53:00Z">
            <w:rPr>
              <w:w w:val="115"/>
              <w:sz w:val="16"/>
            </w:rPr>
          </w:rPrChange>
        </w:rPr>
        <w:t>recent</w:t>
      </w:r>
    </w:p>
    <w:p w14:paraId="1EC15227" w14:textId="77777777" w:rsidR="00B177F5" w:rsidRPr="00814BC9" w:rsidRDefault="00B553DB">
      <w:pPr>
        <w:tabs>
          <w:tab w:val="left" w:pos="720"/>
        </w:tabs>
        <w:spacing w:line="189" w:lineRule="exact"/>
        <w:ind w:left="163"/>
        <w:rPr>
          <w:sz w:val="16"/>
          <w:lang w:val="en-GB"/>
          <w:rPrChange w:id="11284" w:author="Christian PIEDALLU" w:date="2023-02-06T09:53:00Z">
            <w:rPr>
              <w:sz w:val="16"/>
            </w:rPr>
          </w:rPrChange>
        </w:rPr>
      </w:pPr>
      <w:bookmarkStart w:id="11285" w:name="_bookmark61"/>
      <w:bookmarkEnd w:id="11285"/>
      <w:r w:rsidRPr="00814BC9">
        <w:rPr>
          <w:rFonts w:ascii="Trebuchet MS" w:hAnsi="Trebuchet MS"/>
          <w:w w:val="110"/>
          <w:sz w:val="10"/>
          <w:lang w:val="en-GB"/>
          <w:rPrChange w:id="11286" w:author="Christian PIEDALLU" w:date="2023-02-06T09:53:00Z">
            <w:rPr>
              <w:rFonts w:ascii="Trebuchet MS" w:hAnsi="Trebuchet MS"/>
              <w:w w:val="110"/>
              <w:sz w:val="10"/>
            </w:rPr>
          </w:rPrChange>
        </w:rPr>
        <w:t>443</w:t>
      </w:r>
      <w:r w:rsidRPr="00814BC9">
        <w:rPr>
          <w:rFonts w:ascii="Trebuchet MS" w:hAnsi="Trebuchet MS"/>
          <w:w w:val="110"/>
          <w:sz w:val="10"/>
          <w:lang w:val="en-GB"/>
          <w:rPrChange w:id="11287" w:author="Christian PIEDALLU" w:date="2023-02-06T09:53:00Z">
            <w:rPr>
              <w:rFonts w:ascii="Trebuchet MS" w:hAnsi="Trebuchet MS"/>
              <w:w w:val="110"/>
              <w:sz w:val="10"/>
            </w:rPr>
          </w:rPrChange>
        </w:rPr>
        <w:tab/>
      </w:r>
      <w:r w:rsidRPr="00814BC9">
        <w:rPr>
          <w:w w:val="110"/>
          <w:sz w:val="16"/>
          <w:lang w:val="en-GB"/>
          <w:rPrChange w:id="11288" w:author="Christian PIEDALLU" w:date="2023-02-06T09:53:00Z">
            <w:rPr>
              <w:w w:val="110"/>
              <w:sz w:val="16"/>
            </w:rPr>
          </w:rPrChange>
        </w:rPr>
        <w:t>research.</w:t>
      </w:r>
      <w:r w:rsidRPr="00814BC9">
        <w:rPr>
          <w:spacing w:val="27"/>
          <w:w w:val="110"/>
          <w:sz w:val="16"/>
          <w:lang w:val="en-GB"/>
          <w:rPrChange w:id="11289" w:author="Christian PIEDALLU" w:date="2023-02-06T09:53:00Z">
            <w:rPr>
              <w:spacing w:val="27"/>
              <w:w w:val="110"/>
              <w:sz w:val="16"/>
            </w:rPr>
          </w:rPrChange>
        </w:rPr>
        <w:t xml:space="preserve"> </w:t>
      </w:r>
      <w:r w:rsidRPr="00814BC9">
        <w:rPr>
          <w:i/>
          <w:w w:val="110"/>
          <w:sz w:val="16"/>
          <w:lang w:val="en-GB"/>
          <w:rPrChange w:id="11290" w:author="Christian PIEDALLU" w:date="2023-02-06T09:53:00Z">
            <w:rPr>
              <w:i/>
              <w:w w:val="110"/>
              <w:sz w:val="16"/>
            </w:rPr>
          </w:rPrChange>
        </w:rPr>
        <w:t>Forest</w:t>
      </w:r>
      <w:r w:rsidRPr="00814BC9">
        <w:rPr>
          <w:i/>
          <w:spacing w:val="16"/>
          <w:w w:val="110"/>
          <w:sz w:val="16"/>
          <w:lang w:val="en-GB"/>
          <w:rPrChange w:id="11291" w:author="Christian PIEDALLU" w:date="2023-02-06T09:53:00Z">
            <w:rPr>
              <w:i/>
              <w:spacing w:val="16"/>
              <w:w w:val="110"/>
              <w:sz w:val="16"/>
            </w:rPr>
          </w:rPrChange>
        </w:rPr>
        <w:t xml:space="preserve"> </w:t>
      </w:r>
      <w:r w:rsidRPr="00814BC9">
        <w:rPr>
          <w:i/>
          <w:w w:val="110"/>
          <w:sz w:val="16"/>
          <w:lang w:val="en-GB"/>
          <w:rPrChange w:id="11292" w:author="Christian PIEDALLU" w:date="2023-02-06T09:53:00Z">
            <w:rPr>
              <w:i/>
              <w:w w:val="110"/>
              <w:sz w:val="16"/>
            </w:rPr>
          </w:rPrChange>
        </w:rPr>
        <w:t>Ecology</w:t>
      </w:r>
      <w:r w:rsidRPr="00814BC9">
        <w:rPr>
          <w:i/>
          <w:spacing w:val="16"/>
          <w:w w:val="110"/>
          <w:sz w:val="16"/>
          <w:lang w:val="en-GB"/>
          <w:rPrChange w:id="11293" w:author="Christian PIEDALLU" w:date="2023-02-06T09:53:00Z">
            <w:rPr>
              <w:i/>
              <w:spacing w:val="16"/>
              <w:w w:val="110"/>
              <w:sz w:val="16"/>
            </w:rPr>
          </w:rPrChange>
        </w:rPr>
        <w:t xml:space="preserve"> </w:t>
      </w:r>
      <w:r w:rsidRPr="00814BC9">
        <w:rPr>
          <w:i/>
          <w:w w:val="110"/>
          <w:sz w:val="16"/>
          <w:lang w:val="en-GB"/>
          <w:rPrChange w:id="11294" w:author="Christian PIEDALLU" w:date="2023-02-06T09:53:00Z">
            <w:rPr>
              <w:i/>
              <w:w w:val="110"/>
              <w:sz w:val="16"/>
            </w:rPr>
          </w:rPrChange>
        </w:rPr>
        <w:t>and</w:t>
      </w:r>
      <w:r w:rsidRPr="00814BC9">
        <w:rPr>
          <w:i/>
          <w:spacing w:val="16"/>
          <w:w w:val="110"/>
          <w:sz w:val="16"/>
          <w:lang w:val="en-GB"/>
          <w:rPrChange w:id="11295" w:author="Christian PIEDALLU" w:date="2023-02-06T09:53:00Z">
            <w:rPr>
              <w:i/>
              <w:spacing w:val="16"/>
              <w:w w:val="110"/>
              <w:sz w:val="16"/>
            </w:rPr>
          </w:rPrChange>
        </w:rPr>
        <w:t xml:space="preserve"> </w:t>
      </w:r>
      <w:r w:rsidRPr="00814BC9">
        <w:rPr>
          <w:i/>
          <w:w w:val="110"/>
          <w:sz w:val="16"/>
          <w:lang w:val="en-GB"/>
          <w:rPrChange w:id="11296" w:author="Christian PIEDALLU" w:date="2023-02-06T09:53:00Z">
            <w:rPr>
              <w:i/>
              <w:w w:val="110"/>
              <w:sz w:val="16"/>
            </w:rPr>
          </w:rPrChange>
        </w:rPr>
        <w:t>Management</w:t>
      </w:r>
      <w:r w:rsidRPr="00814BC9">
        <w:rPr>
          <w:w w:val="110"/>
          <w:sz w:val="16"/>
          <w:lang w:val="en-GB"/>
          <w:rPrChange w:id="11297" w:author="Christian PIEDALLU" w:date="2023-02-06T09:53:00Z">
            <w:rPr>
              <w:w w:val="110"/>
              <w:sz w:val="16"/>
            </w:rPr>
          </w:rPrChange>
        </w:rPr>
        <w:t>,</w:t>
      </w:r>
      <w:r w:rsidRPr="00814BC9">
        <w:rPr>
          <w:spacing w:val="11"/>
          <w:w w:val="110"/>
          <w:sz w:val="16"/>
          <w:lang w:val="en-GB"/>
          <w:rPrChange w:id="11298" w:author="Christian PIEDALLU" w:date="2023-02-06T09:53:00Z">
            <w:rPr>
              <w:spacing w:val="11"/>
              <w:w w:val="110"/>
              <w:sz w:val="16"/>
            </w:rPr>
          </w:rPrChange>
        </w:rPr>
        <w:t xml:space="preserve"> </w:t>
      </w:r>
      <w:r w:rsidRPr="00814BC9">
        <w:rPr>
          <w:w w:val="110"/>
          <w:sz w:val="16"/>
          <w:lang w:val="en-GB"/>
          <w:rPrChange w:id="11299" w:author="Christian PIEDALLU" w:date="2023-02-06T09:53:00Z">
            <w:rPr>
              <w:w w:val="110"/>
              <w:sz w:val="16"/>
            </w:rPr>
          </w:rPrChange>
        </w:rPr>
        <w:t>202(1-3):67–82.</w:t>
      </w:r>
    </w:p>
    <w:p w14:paraId="79795DBC" w14:textId="77777777" w:rsidR="00B177F5" w:rsidRPr="00814BC9" w:rsidRDefault="00B553DB">
      <w:pPr>
        <w:spacing w:line="189" w:lineRule="exact"/>
        <w:ind w:left="163"/>
        <w:rPr>
          <w:sz w:val="16"/>
          <w:lang w:val="en-GB"/>
          <w:rPrChange w:id="11300" w:author="Christian PIEDALLU" w:date="2023-02-06T09:53:00Z">
            <w:rPr>
              <w:sz w:val="16"/>
            </w:rPr>
          </w:rPrChange>
        </w:rPr>
      </w:pPr>
      <w:r w:rsidRPr="00814BC9">
        <w:rPr>
          <w:rFonts w:ascii="Trebuchet MS"/>
          <w:sz w:val="10"/>
          <w:lang w:val="en-GB"/>
          <w:rPrChange w:id="11301" w:author="Christian PIEDALLU" w:date="2023-02-06T09:53:00Z">
            <w:rPr>
              <w:rFonts w:ascii="Trebuchet MS"/>
              <w:sz w:val="10"/>
            </w:rPr>
          </w:rPrChange>
        </w:rPr>
        <w:t xml:space="preserve">444     </w:t>
      </w:r>
      <w:r w:rsidRPr="00814BC9">
        <w:rPr>
          <w:rFonts w:ascii="Trebuchet MS"/>
          <w:spacing w:val="19"/>
          <w:sz w:val="10"/>
          <w:lang w:val="en-GB"/>
          <w:rPrChange w:id="11302" w:author="Christian PIEDALLU" w:date="2023-02-06T09:53:00Z">
            <w:rPr>
              <w:rFonts w:ascii="Trebuchet MS"/>
              <w:spacing w:val="19"/>
              <w:sz w:val="10"/>
            </w:rPr>
          </w:rPrChange>
        </w:rPr>
        <w:t xml:space="preserve"> </w:t>
      </w:r>
      <w:r w:rsidRPr="00814BC9">
        <w:rPr>
          <w:w w:val="120"/>
          <w:sz w:val="16"/>
          <w:lang w:val="en-GB"/>
          <w:rPrChange w:id="11303" w:author="Christian PIEDALLU" w:date="2023-02-06T09:53:00Z">
            <w:rPr>
              <w:w w:val="120"/>
              <w:sz w:val="16"/>
            </w:rPr>
          </w:rPrChange>
        </w:rPr>
        <w:t>Zolubas,</w:t>
      </w:r>
      <w:r w:rsidRPr="00814BC9">
        <w:rPr>
          <w:spacing w:val="13"/>
          <w:w w:val="120"/>
          <w:sz w:val="16"/>
          <w:lang w:val="en-GB"/>
          <w:rPrChange w:id="11304" w:author="Christian PIEDALLU" w:date="2023-02-06T09:53:00Z">
            <w:rPr>
              <w:spacing w:val="13"/>
              <w:w w:val="120"/>
              <w:sz w:val="16"/>
            </w:rPr>
          </w:rPrChange>
        </w:rPr>
        <w:t xml:space="preserve"> </w:t>
      </w:r>
      <w:r w:rsidRPr="00814BC9">
        <w:rPr>
          <w:w w:val="120"/>
          <w:sz w:val="16"/>
          <w:lang w:val="en-GB"/>
          <w:rPrChange w:id="11305" w:author="Christian PIEDALLU" w:date="2023-02-06T09:53:00Z">
            <w:rPr>
              <w:w w:val="120"/>
              <w:sz w:val="16"/>
            </w:rPr>
          </w:rPrChange>
        </w:rPr>
        <w:t>P.</w:t>
      </w:r>
      <w:r w:rsidRPr="00814BC9">
        <w:rPr>
          <w:spacing w:val="10"/>
          <w:w w:val="120"/>
          <w:sz w:val="16"/>
          <w:lang w:val="en-GB"/>
          <w:rPrChange w:id="11306" w:author="Christian PIEDALLU" w:date="2023-02-06T09:53:00Z">
            <w:rPr>
              <w:spacing w:val="10"/>
              <w:w w:val="120"/>
              <w:sz w:val="16"/>
            </w:rPr>
          </w:rPrChange>
        </w:rPr>
        <w:t xml:space="preserve"> </w:t>
      </w:r>
      <w:r w:rsidRPr="00814BC9">
        <w:rPr>
          <w:w w:val="120"/>
          <w:sz w:val="16"/>
          <w:lang w:val="en-GB"/>
          <w:rPrChange w:id="11307" w:author="Christian PIEDALLU" w:date="2023-02-06T09:53:00Z">
            <w:rPr>
              <w:w w:val="120"/>
              <w:sz w:val="16"/>
            </w:rPr>
          </w:rPrChange>
        </w:rPr>
        <w:t>and</w:t>
      </w:r>
      <w:r w:rsidRPr="00814BC9">
        <w:rPr>
          <w:spacing w:val="10"/>
          <w:w w:val="120"/>
          <w:sz w:val="16"/>
          <w:lang w:val="en-GB"/>
          <w:rPrChange w:id="11308" w:author="Christian PIEDALLU" w:date="2023-02-06T09:53:00Z">
            <w:rPr>
              <w:spacing w:val="10"/>
              <w:w w:val="120"/>
              <w:sz w:val="16"/>
            </w:rPr>
          </w:rPrChange>
        </w:rPr>
        <w:t xml:space="preserve"> </w:t>
      </w:r>
      <w:r w:rsidRPr="00814BC9">
        <w:rPr>
          <w:w w:val="120"/>
          <w:sz w:val="16"/>
          <w:lang w:val="en-GB"/>
          <w:rPrChange w:id="11309" w:author="Christian PIEDALLU" w:date="2023-02-06T09:53:00Z">
            <w:rPr>
              <w:w w:val="120"/>
              <w:sz w:val="16"/>
            </w:rPr>
          </w:rPrChange>
        </w:rPr>
        <w:t>Byers,</w:t>
      </w:r>
      <w:r w:rsidRPr="00814BC9">
        <w:rPr>
          <w:spacing w:val="12"/>
          <w:w w:val="120"/>
          <w:sz w:val="16"/>
          <w:lang w:val="en-GB"/>
          <w:rPrChange w:id="11310" w:author="Christian PIEDALLU" w:date="2023-02-06T09:53:00Z">
            <w:rPr>
              <w:spacing w:val="12"/>
              <w:w w:val="120"/>
              <w:sz w:val="16"/>
            </w:rPr>
          </w:rPrChange>
        </w:rPr>
        <w:t xml:space="preserve"> </w:t>
      </w:r>
      <w:r w:rsidRPr="00814BC9">
        <w:rPr>
          <w:w w:val="120"/>
          <w:sz w:val="16"/>
          <w:lang w:val="en-GB"/>
          <w:rPrChange w:id="11311" w:author="Christian PIEDALLU" w:date="2023-02-06T09:53:00Z">
            <w:rPr>
              <w:w w:val="120"/>
              <w:sz w:val="16"/>
            </w:rPr>
          </w:rPrChange>
        </w:rPr>
        <w:t>J.</w:t>
      </w:r>
      <w:r w:rsidRPr="00814BC9">
        <w:rPr>
          <w:spacing w:val="10"/>
          <w:w w:val="120"/>
          <w:sz w:val="16"/>
          <w:lang w:val="en-GB"/>
          <w:rPrChange w:id="11312" w:author="Christian PIEDALLU" w:date="2023-02-06T09:53:00Z">
            <w:rPr>
              <w:spacing w:val="10"/>
              <w:w w:val="120"/>
              <w:sz w:val="16"/>
            </w:rPr>
          </w:rPrChange>
        </w:rPr>
        <w:t xml:space="preserve"> </w:t>
      </w:r>
      <w:r w:rsidRPr="00814BC9">
        <w:rPr>
          <w:w w:val="120"/>
          <w:sz w:val="16"/>
          <w:lang w:val="en-GB"/>
          <w:rPrChange w:id="11313" w:author="Christian PIEDALLU" w:date="2023-02-06T09:53:00Z">
            <w:rPr>
              <w:w w:val="120"/>
              <w:sz w:val="16"/>
            </w:rPr>
          </w:rPrChange>
        </w:rPr>
        <w:t>A.,</w:t>
      </w:r>
      <w:r w:rsidRPr="00814BC9">
        <w:rPr>
          <w:spacing w:val="13"/>
          <w:w w:val="120"/>
          <w:sz w:val="16"/>
          <w:lang w:val="en-GB"/>
          <w:rPrChange w:id="11314" w:author="Christian PIEDALLU" w:date="2023-02-06T09:53:00Z">
            <w:rPr>
              <w:spacing w:val="13"/>
              <w:w w:val="120"/>
              <w:sz w:val="16"/>
            </w:rPr>
          </w:rPrChange>
        </w:rPr>
        <w:t xml:space="preserve"> </w:t>
      </w:r>
      <w:r w:rsidRPr="00814BC9">
        <w:rPr>
          <w:w w:val="120"/>
          <w:sz w:val="16"/>
          <w:lang w:val="en-GB"/>
          <w:rPrChange w:id="11315" w:author="Christian PIEDALLU" w:date="2023-02-06T09:53:00Z">
            <w:rPr>
              <w:w w:val="120"/>
              <w:sz w:val="16"/>
            </w:rPr>
          </w:rPrChange>
        </w:rPr>
        <w:t xml:space="preserve">1995. </w:t>
      </w:r>
      <w:r w:rsidRPr="00814BC9">
        <w:rPr>
          <w:spacing w:val="7"/>
          <w:w w:val="120"/>
          <w:sz w:val="16"/>
          <w:lang w:val="en-GB"/>
          <w:rPrChange w:id="11316" w:author="Christian PIEDALLU" w:date="2023-02-06T09:53:00Z">
            <w:rPr>
              <w:spacing w:val="7"/>
              <w:w w:val="120"/>
              <w:sz w:val="16"/>
            </w:rPr>
          </w:rPrChange>
        </w:rPr>
        <w:t xml:space="preserve"> </w:t>
      </w:r>
      <w:r w:rsidRPr="00814BC9">
        <w:rPr>
          <w:w w:val="120"/>
          <w:sz w:val="16"/>
          <w:lang w:val="en-GB"/>
          <w:rPrChange w:id="11317" w:author="Christian PIEDALLU" w:date="2023-02-06T09:53:00Z">
            <w:rPr>
              <w:w w:val="120"/>
              <w:sz w:val="16"/>
            </w:rPr>
          </w:rPrChange>
        </w:rPr>
        <w:t>Recapture</w:t>
      </w:r>
      <w:r w:rsidRPr="00814BC9">
        <w:rPr>
          <w:spacing w:val="9"/>
          <w:w w:val="120"/>
          <w:sz w:val="16"/>
          <w:lang w:val="en-GB"/>
          <w:rPrChange w:id="11318" w:author="Christian PIEDALLU" w:date="2023-02-06T09:53:00Z">
            <w:rPr>
              <w:spacing w:val="9"/>
              <w:w w:val="120"/>
              <w:sz w:val="16"/>
            </w:rPr>
          </w:rPrChange>
        </w:rPr>
        <w:t xml:space="preserve"> </w:t>
      </w:r>
      <w:r w:rsidRPr="00814BC9">
        <w:rPr>
          <w:w w:val="120"/>
          <w:sz w:val="16"/>
          <w:lang w:val="en-GB"/>
          <w:rPrChange w:id="11319" w:author="Christian PIEDALLU" w:date="2023-02-06T09:53:00Z">
            <w:rPr>
              <w:w w:val="120"/>
              <w:sz w:val="16"/>
            </w:rPr>
          </w:rPrChange>
        </w:rPr>
        <w:t>of</w:t>
      </w:r>
      <w:r w:rsidRPr="00814BC9">
        <w:rPr>
          <w:spacing w:val="9"/>
          <w:w w:val="120"/>
          <w:sz w:val="16"/>
          <w:lang w:val="en-GB"/>
          <w:rPrChange w:id="11320" w:author="Christian PIEDALLU" w:date="2023-02-06T09:53:00Z">
            <w:rPr>
              <w:spacing w:val="9"/>
              <w:w w:val="120"/>
              <w:sz w:val="16"/>
            </w:rPr>
          </w:rPrChange>
        </w:rPr>
        <w:t xml:space="preserve"> </w:t>
      </w:r>
      <w:r w:rsidRPr="00814BC9">
        <w:rPr>
          <w:w w:val="120"/>
          <w:sz w:val="16"/>
          <w:lang w:val="en-GB"/>
          <w:rPrChange w:id="11321" w:author="Christian PIEDALLU" w:date="2023-02-06T09:53:00Z">
            <w:rPr>
              <w:w w:val="120"/>
              <w:sz w:val="16"/>
            </w:rPr>
          </w:rPrChange>
        </w:rPr>
        <w:t>dispersing</w:t>
      </w:r>
      <w:r w:rsidRPr="00814BC9">
        <w:rPr>
          <w:spacing w:val="10"/>
          <w:w w:val="120"/>
          <w:sz w:val="16"/>
          <w:lang w:val="en-GB"/>
          <w:rPrChange w:id="11322" w:author="Christian PIEDALLU" w:date="2023-02-06T09:53:00Z">
            <w:rPr>
              <w:spacing w:val="10"/>
              <w:w w:val="120"/>
              <w:sz w:val="16"/>
            </w:rPr>
          </w:rPrChange>
        </w:rPr>
        <w:t xml:space="preserve"> </w:t>
      </w:r>
      <w:r w:rsidRPr="00814BC9">
        <w:rPr>
          <w:w w:val="120"/>
          <w:sz w:val="16"/>
          <w:lang w:val="en-GB"/>
          <w:rPrChange w:id="11323" w:author="Christian PIEDALLU" w:date="2023-02-06T09:53:00Z">
            <w:rPr>
              <w:w w:val="120"/>
              <w:sz w:val="16"/>
            </w:rPr>
          </w:rPrChange>
        </w:rPr>
        <w:t>bark</w:t>
      </w:r>
      <w:r w:rsidRPr="00814BC9">
        <w:rPr>
          <w:spacing w:val="9"/>
          <w:w w:val="120"/>
          <w:sz w:val="16"/>
          <w:lang w:val="en-GB"/>
          <w:rPrChange w:id="11324" w:author="Christian PIEDALLU" w:date="2023-02-06T09:53:00Z">
            <w:rPr>
              <w:spacing w:val="9"/>
              <w:w w:val="120"/>
              <w:sz w:val="16"/>
            </w:rPr>
          </w:rPrChange>
        </w:rPr>
        <w:t xml:space="preserve"> </w:t>
      </w:r>
      <w:r w:rsidRPr="00814BC9">
        <w:rPr>
          <w:w w:val="120"/>
          <w:sz w:val="16"/>
          <w:lang w:val="en-GB"/>
          <w:rPrChange w:id="11325" w:author="Christian PIEDALLU" w:date="2023-02-06T09:53:00Z">
            <w:rPr>
              <w:w w:val="120"/>
              <w:sz w:val="16"/>
            </w:rPr>
          </w:rPrChange>
        </w:rPr>
        <w:t>beetle</w:t>
      </w:r>
      <w:r w:rsidRPr="00814BC9">
        <w:rPr>
          <w:spacing w:val="10"/>
          <w:w w:val="120"/>
          <w:sz w:val="16"/>
          <w:lang w:val="en-GB"/>
          <w:rPrChange w:id="11326" w:author="Christian PIEDALLU" w:date="2023-02-06T09:53:00Z">
            <w:rPr>
              <w:spacing w:val="10"/>
              <w:w w:val="120"/>
              <w:sz w:val="16"/>
            </w:rPr>
          </w:rPrChange>
        </w:rPr>
        <w:t xml:space="preserve"> </w:t>
      </w:r>
      <w:r w:rsidRPr="00814BC9">
        <w:rPr>
          <w:w w:val="120"/>
          <w:sz w:val="16"/>
          <w:lang w:val="en-GB"/>
          <w:rPrChange w:id="11327" w:author="Christian PIEDALLU" w:date="2023-02-06T09:53:00Z">
            <w:rPr>
              <w:w w:val="120"/>
              <w:sz w:val="16"/>
            </w:rPr>
          </w:rPrChange>
        </w:rPr>
        <w:t>ips</w:t>
      </w:r>
      <w:r w:rsidRPr="00814BC9">
        <w:rPr>
          <w:spacing w:val="9"/>
          <w:w w:val="120"/>
          <w:sz w:val="16"/>
          <w:lang w:val="en-GB"/>
          <w:rPrChange w:id="11328" w:author="Christian PIEDALLU" w:date="2023-02-06T09:53:00Z">
            <w:rPr>
              <w:spacing w:val="9"/>
              <w:w w:val="120"/>
              <w:sz w:val="16"/>
            </w:rPr>
          </w:rPrChange>
        </w:rPr>
        <w:t xml:space="preserve"> </w:t>
      </w:r>
      <w:r w:rsidRPr="00814BC9">
        <w:rPr>
          <w:w w:val="120"/>
          <w:sz w:val="16"/>
          <w:lang w:val="en-GB"/>
          <w:rPrChange w:id="11329" w:author="Christian PIEDALLU" w:date="2023-02-06T09:53:00Z">
            <w:rPr>
              <w:w w:val="120"/>
              <w:sz w:val="16"/>
            </w:rPr>
          </w:rPrChange>
        </w:rPr>
        <w:t>typographus</w:t>
      </w:r>
      <w:r w:rsidRPr="00814BC9">
        <w:rPr>
          <w:spacing w:val="9"/>
          <w:w w:val="120"/>
          <w:sz w:val="16"/>
          <w:lang w:val="en-GB"/>
          <w:rPrChange w:id="11330" w:author="Christian PIEDALLU" w:date="2023-02-06T09:53:00Z">
            <w:rPr>
              <w:spacing w:val="9"/>
              <w:w w:val="120"/>
              <w:sz w:val="16"/>
            </w:rPr>
          </w:rPrChange>
        </w:rPr>
        <w:t xml:space="preserve"> </w:t>
      </w:r>
      <w:r w:rsidRPr="00814BC9">
        <w:rPr>
          <w:w w:val="120"/>
          <w:sz w:val="16"/>
          <w:lang w:val="en-GB"/>
          <w:rPrChange w:id="11331" w:author="Christian PIEDALLU" w:date="2023-02-06T09:53:00Z">
            <w:rPr>
              <w:w w:val="120"/>
              <w:sz w:val="16"/>
            </w:rPr>
          </w:rPrChange>
        </w:rPr>
        <w:t>l.</w:t>
      </w:r>
      <w:r w:rsidRPr="00814BC9">
        <w:rPr>
          <w:spacing w:val="10"/>
          <w:w w:val="120"/>
          <w:sz w:val="16"/>
          <w:lang w:val="en-GB"/>
          <w:rPrChange w:id="11332" w:author="Christian PIEDALLU" w:date="2023-02-06T09:53:00Z">
            <w:rPr>
              <w:spacing w:val="10"/>
              <w:w w:val="120"/>
              <w:sz w:val="16"/>
            </w:rPr>
          </w:rPrChange>
        </w:rPr>
        <w:t xml:space="preserve"> </w:t>
      </w:r>
      <w:r w:rsidRPr="00814BC9">
        <w:rPr>
          <w:w w:val="120"/>
          <w:sz w:val="16"/>
          <w:lang w:val="en-GB"/>
          <w:rPrChange w:id="11333" w:author="Christian PIEDALLU" w:date="2023-02-06T09:53:00Z">
            <w:rPr>
              <w:w w:val="120"/>
              <w:sz w:val="16"/>
            </w:rPr>
          </w:rPrChange>
        </w:rPr>
        <w:t>(col.,</w:t>
      </w:r>
      <w:r w:rsidRPr="00814BC9">
        <w:rPr>
          <w:spacing w:val="12"/>
          <w:w w:val="120"/>
          <w:sz w:val="16"/>
          <w:lang w:val="en-GB"/>
          <w:rPrChange w:id="11334" w:author="Christian PIEDALLU" w:date="2023-02-06T09:53:00Z">
            <w:rPr>
              <w:spacing w:val="12"/>
              <w:w w:val="120"/>
              <w:sz w:val="16"/>
            </w:rPr>
          </w:rPrChange>
        </w:rPr>
        <w:t xml:space="preserve"> </w:t>
      </w:r>
      <w:r w:rsidRPr="00814BC9">
        <w:rPr>
          <w:w w:val="120"/>
          <w:sz w:val="16"/>
          <w:lang w:val="en-GB"/>
          <w:rPrChange w:id="11335" w:author="Christian PIEDALLU" w:date="2023-02-06T09:53:00Z">
            <w:rPr>
              <w:w w:val="120"/>
              <w:sz w:val="16"/>
            </w:rPr>
          </w:rPrChange>
        </w:rPr>
        <w:t>scolytidae)</w:t>
      </w:r>
      <w:r w:rsidRPr="00814BC9">
        <w:rPr>
          <w:spacing w:val="10"/>
          <w:w w:val="120"/>
          <w:sz w:val="16"/>
          <w:lang w:val="en-GB"/>
          <w:rPrChange w:id="11336" w:author="Christian PIEDALLU" w:date="2023-02-06T09:53:00Z">
            <w:rPr>
              <w:spacing w:val="10"/>
              <w:w w:val="120"/>
              <w:sz w:val="16"/>
            </w:rPr>
          </w:rPrChange>
        </w:rPr>
        <w:t xml:space="preserve"> </w:t>
      </w:r>
      <w:r w:rsidRPr="00814BC9">
        <w:rPr>
          <w:w w:val="120"/>
          <w:sz w:val="16"/>
          <w:lang w:val="en-GB"/>
          <w:rPrChange w:id="11337" w:author="Christian PIEDALLU" w:date="2023-02-06T09:53:00Z">
            <w:rPr>
              <w:w w:val="120"/>
              <w:sz w:val="16"/>
            </w:rPr>
          </w:rPrChange>
        </w:rPr>
        <w:t>in</w:t>
      </w:r>
    </w:p>
    <w:p w14:paraId="400DEA26" w14:textId="77777777" w:rsidR="00B177F5" w:rsidRPr="00814BC9" w:rsidRDefault="00B553DB">
      <w:pPr>
        <w:tabs>
          <w:tab w:val="left" w:pos="720"/>
        </w:tabs>
        <w:spacing w:line="192" w:lineRule="exact"/>
        <w:ind w:left="163"/>
        <w:rPr>
          <w:sz w:val="16"/>
          <w:lang w:val="en-GB"/>
          <w:rPrChange w:id="11338" w:author="Christian PIEDALLU" w:date="2023-02-06T09:53:00Z">
            <w:rPr>
              <w:sz w:val="16"/>
            </w:rPr>
          </w:rPrChange>
        </w:rPr>
      </w:pPr>
      <w:r w:rsidRPr="00814BC9">
        <w:rPr>
          <w:rFonts w:ascii="Trebuchet MS" w:hAnsi="Trebuchet MS"/>
          <w:w w:val="110"/>
          <w:sz w:val="10"/>
          <w:lang w:val="en-GB"/>
          <w:rPrChange w:id="11339" w:author="Christian PIEDALLU" w:date="2023-02-06T09:53:00Z">
            <w:rPr>
              <w:rFonts w:ascii="Trebuchet MS" w:hAnsi="Trebuchet MS"/>
              <w:w w:val="110"/>
              <w:sz w:val="10"/>
            </w:rPr>
          </w:rPrChange>
        </w:rPr>
        <w:t>445</w:t>
      </w:r>
      <w:r w:rsidRPr="00814BC9">
        <w:rPr>
          <w:rFonts w:ascii="Trebuchet MS" w:hAnsi="Trebuchet MS"/>
          <w:w w:val="110"/>
          <w:sz w:val="10"/>
          <w:lang w:val="en-GB"/>
          <w:rPrChange w:id="11340" w:author="Christian PIEDALLU" w:date="2023-02-06T09:53:00Z">
            <w:rPr>
              <w:rFonts w:ascii="Trebuchet MS" w:hAnsi="Trebuchet MS"/>
              <w:w w:val="110"/>
              <w:sz w:val="10"/>
            </w:rPr>
          </w:rPrChange>
        </w:rPr>
        <w:tab/>
      </w:r>
      <w:r w:rsidRPr="00814BC9">
        <w:rPr>
          <w:w w:val="110"/>
          <w:sz w:val="16"/>
          <w:lang w:val="en-GB"/>
          <w:rPrChange w:id="11341" w:author="Christian PIEDALLU" w:date="2023-02-06T09:53:00Z">
            <w:rPr>
              <w:w w:val="110"/>
              <w:sz w:val="16"/>
            </w:rPr>
          </w:rPrChange>
        </w:rPr>
        <w:t>pheromone-baited</w:t>
      </w:r>
      <w:r w:rsidRPr="00814BC9">
        <w:rPr>
          <w:spacing w:val="18"/>
          <w:w w:val="110"/>
          <w:sz w:val="16"/>
          <w:lang w:val="en-GB"/>
          <w:rPrChange w:id="11342" w:author="Christian PIEDALLU" w:date="2023-02-06T09:53:00Z">
            <w:rPr>
              <w:spacing w:val="18"/>
              <w:w w:val="110"/>
              <w:sz w:val="16"/>
            </w:rPr>
          </w:rPrChange>
        </w:rPr>
        <w:t xml:space="preserve"> </w:t>
      </w:r>
      <w:r w:rsidRPr="00814BC9">
        <w:rPr>
          <w:w w:val="110"/>
          <w:sz w:val="16"/>
          <w:lang w:val="en-GB"/>
          <w:rPrChange w:id="11343" w:author="Christian PIEDALLU" w:date="2023-02-06T09:53:00Z">
            <w:rPr>
              <w:w w:val="110"/>
              <w:sz w:val="16"/>
            </w:rPr>
          </w:rPrChange>
        </w:rPr>
        <w:t>traps:</w:t>
      </w:r>
      <w:r w:rsidRPr="00814BC9">
        <w:rPr>
          <w:spacing w:val="36"/>
          <w:w w:val="110"/>
          <w:sz w:val="16"/>
          <w:lang w:val="en-GB"/>
          <w:rPrChange w:id="11344" w:author="Christian PIEDALLU" w:date="2023-02-06T09:53:00Z">
            <w:rPr>
              <w:spacing w:val="36"/>
              <w:w w:val="110"/>
              <w:sz w:val="16"/>
            </w:rPr>
          </w:rPrChange>
        </w:rPr>
        <w:t xml:space="preserve"> </w:t>
      </w:r>
      <w:r w:rsidRPr="00814BC9">
        <w:rPr>
          <w:w w:val="110"/>
          <w:sz w:val="16"/>
          <w:lang w:val="en-GB"/>
          <w:rPrChange w:id="11345" w:author="Christian PIEDALLU" w:date="2023-02-06T09:53:00Z">
            <w:rPr>
              <w:w w:val="110"/>
              <w:sz w:val="16"/>
            </w:rPr>
          </w:rPrChange>
        </w:rPr>
        <w:t>regression</w:t>
      </w:r>
      <w:r w:rsidRPr="00814BC9">
        <w:rPr>
          <w:spacing w:val="18"/>
          <w:w w:val="110"/>
          <w:sz w:val="16"/>
          <w:lang w:val="en-GB"/>
          <w:rPrChange w:id="11346" w:author="Christian PIEDALLU" w:date="2023-02-06T09:53:00Z">
            <w:rPr>
              <w:spacing w:val="18"/>
              <w:w w:val="110"/>
              <w:sz w:val="16"/>
            </w:rPr>
          </w:rPrChange>
        </w:rPr>
        <w:t xml:space="preserve"> </w:t>
      </w:r>
      <w:r w:rsidRPr="00814BC9">
        <w:rPr>
          <w:w w:val="110"/>
          <w:sz w:val="16"/>
          <w:lang w:val="en-GB"/>
          <w:rPrChange w:id="11347" w:author="Christian PIEDALLU" w:date="2023-02-06T09:53:00Z">
            <w:rPr>
              <w:w w:val="110"/>
              <w:sz w:val="16"/>
            </w:rPr>
          </w:rPrChange>
        </w:rPr>
        <w:t>models.</w:t>
      </w:r>
      <w:r w:rsidRPr="00814BC9">
        <w:rPr>
          <w:spacing w:val="37"/>
          <w:w w:val="110"/>
          <w:sz w:val="16"/>
          <w:lang w:val="en-GB"/>
          <w:rPrChange w:id="11348" w:author="Christian PIEDALLU" w:date="2023-02-06T09:53:00Z">
            <w:rPr>
              <w:spacing w:val="37"/>
              <w:w w:val="110"/>
              <w:sz w:val="16"/>
            </w:rPr>
          </w:rPrChange>
        </w:rPr>
        <w:t xml:space="preserve"> </w:t>
      </w:r>
      <w:r w:rsidRPr="00814BC9">
        <w:rPr>
          <w:i/>
          <w:w w:val="110"/>
          <w:sz w:val="16"/>
          <w:lang w:val="en-GB"/>
          <w:rPrChange w:id="11349" w:author="Christian PIEDALLU" w:date="2023-02-06T09:53:00Z">
            <w:rPr>
              <w:i/>
              <w:w w:val="110"/>
              <w:sz w:val="16"/>
            </w:rPr>
          </w:rPrChange>
        </w:rPr>
        <w:t>Journal</w:t>
      </w:r>
      <w:r w:rsidRPr="00814BC9">
        <w:rPr>
          <w:i/>
          <w:spacing w:val="23"/>
          <w:w w:val="110"/>
          <w:sz w:val="16"/>
          <w:lang w:val="en-GB"/>
          <w:rPrChange w:id="11350" w:author="Christian PIEDALLU" w:date="2023-02-06T09:53:00Z">
            <w:rPr>
              <w:i/>
              <w:spacing w:val="23"/>
              <w:w w:val="110"/>
              <w:sz w:val="16"/>
            </w:rPr>
          </w:rPrChange>
        </w:rPr>
        <w:t xml:space="preserve"> </w:t>
      </w:r>
      <w:r w:rsidRPr="00814BC9">
        <w:rPr>
          <w:i/>
          <w:w w:val="110"/>
          <w:sz w:val="16"/>
          <w:lang w:val="en-GB"/>
          <w:rPrChange w:id="11351" w:author="Christian PIEDALLU" w:date="2023-02-06T09:53:00Z">
            <w:rPr>
              <w:i/>
              <w:w w:val="110"/>
              <w:sz w:val="16"/>
            </w:rPr>
          </w:rPrChange>
        </w:rPr>
        <w:t>of</w:t>
      </w:r>
      <w:r w:rsidRPr="00814BC9">
        <w:rPr>
          <w:i/>
          <w:spacing w:val="22"/>
          <w:w w:val="110"/>
          <w:sz w:val="16"/>
          <w:lang w:val="en-GB"/>
          <w:rPrChange w:id="11352" w:author="Christian PIEDALLU" w:date="2023-02-06T09:53:00Z">
            <w:rPr>
              <w:i/>
              <w:spacing w:val="22"/>
              <w:w w:val="110"/>
              <w:sz w:val="16"/>
            </w:rPr>
          </w:rPrChange>
        </w:rPr>
        <w:t xml:space="preserve"> </w:t>
      </w:r>
      <w:r w:rsidRPr="00814BC9">
        <w:rPr>
          <w:i/>
          <w:w w:val="110"/>
          <w:sz w:val="16"/>
          <w:lang w:val="en-GB"/>
          <w:rPrChange w:id="11353" w:author="Christian PIEDALLU" w:date="2023-02-06T09:53:00Z">
            <w:rPr>
              <w:i/>
              <w:w w:val="110"/>
              <w:sz w:val="16"/>
            </w:rPr>
          </w:rPrChange>
        </w:rPr>
        <w:t>Applied</w:t>
      </w:r>
      <w:r w:rsidRPr="00814BC9">
        <w:rPr>
          <w:i/>
          <w:spacing w:val="23"/>
          <w:w w:val="110"/>
          <w:sz w:val="16"/>
          <w:lang w:val="en-GB"/>
          <w:rPrChange w:id="11354" w:author="Christian PIEDALLU" w:date="2023-02-06T09:53:00Z">
            <w:rPr>
              <w:i/>
              <w:spacing w:val="23"/>
              <w:w w:val="110"/>
              <w:sz w:val="16"/>
            </w:rPr>
          </w:rPrChange>
        </w:rPr>
        <w:t xml:space="preserve"> </w:t>
      </w:r>
      <w:r w:rsidRPr="00814BC9">
        <w:rPr>
          <w:i/>
          <w:w w:val="110"/>
          <w:sz w:val="16"/>
          <w:lang w:val="en-GB"/>
          <w:rPrChange w:id="11355" w:author="Christian PIEDALLU" w:date="2023-02-06T09:53:00Z">
            <w:rPr>
              <w:i/>
              <w:w w:val="110"/>
              <w:sz w:val="16"/>
            </w:rPr>
          </w:rPrChange>
        </w:rPr>
        <w:t>Entomology</w:t>
      </w:r>
      <w:r w:rsidRPr="00814BC9">
        <w:rPr>
          <w:w w:val="110"/>
          <w:sz w:val="16"/>
          <w:lang w:val="en-GB"/>
          <w:rPrChange w:id="11356" w:author="Christian PIEDALLU" w:date="2023-02-06T09:53:00Z">
            <w:rPr>
              <w:w w:val="110"/>
              <w:sz w:val="16"/>
            </w:rPr>
          </w:rPrChange>
        </w:rPr>
        <w:t>,</w:t>
      </w:r>
      <w:r w:rsidRPr="00814BC9">
        <w:rPr>
          <w:spacing w:val="18"/>
          <w:w w:val="110"/>
          <w:sz w:val="16"/>
          <w:lang w:val="en-GB"/>
          <w:rPrChange w:id="11357" w:author="Christian PIEDALLU" w:date="2023-02-06T09:53:00Z">
            <w:rPr>
              <w:spacing w:val="18"/>
              <w:w w:val="110"/>
              <w:sz w:val="16"/>
            </w:rPr>
          </w:rPrChange>
        </w:rPr>
        <w:t xml:space="preserve"> </w:t>
      </w:r>
      <w:r w:rsidRPr="00814BC9">
        <w:rPr>
          <w:w w:val="110"/>
          <w:sz w:val="16"/>
          <w:lang w:val="en-GB"/>
          <w:rPrChange w:id="11358" w:author="Christian PIEDALLU" w:date="2023-02-06T09:53:00Z">
            <w:rPr>
              <w:w w:val="110"/>
              <w:sz w:val="16"/>
            </w:rPr>
          </w:rPrChange>
        </w:rPr>
        <w:t>119(1-5):285–289.</w:t>
      </w:r>
    </w:p>
    <w:sectPr w:rsidR="00B177F5" w:rsidRPr="00814BC9">
      <w:pgSz w:w="11910" w:h="16840"/>
      <w:pgMar w:top="2000" w:right="1480" w:bottom="280" w:left="1160" w:header="1813"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ian PIEDALLU" w:date="2023-02-06T14:25:00Z" w:initials="CP">
    <w:p w14:paraId="3A1D1643" w14:textId="64D73A4B" w:rsidR="0000224E" w:rsidRDefault="0000224E">
      <w:pPr>
        <w:pStyle w:val="Commentaire"/>
      </w:pPr>
      <w:r>
        <w:rPr>
          <w:rStyle w:val="Marquedecommentaire"/>
        </w:rPr>
        <w:annotationRef/>
      </w:r>
      <w:r>
        <w:t>I think the title can be shortened to be more impacful</w:t>
      </w:r>
    </w:p>
  </w:comment>
  <w:comment w:id="15" w:author="Christian PIEDALLU" w:date="2023-02-06T09:35:00Z" w:initials="CP">
    <w:p w14:paraId="6B714A85" w14:textId="56F152C9" w:rsidR="0000224E" w:rsidRDefault="0000224E">
      <w:pPr>
        <w:pStyle w:val="Commentaire"/>
      </w:pPr>
      <w:r>
        <w:rPr>
          <w:rStyle w:val="Marquedecommentaire"/>
        </w:rPr>
        <w:annotationRef/>
      </w:r>
      <w:r>
        <w:t>It is probably not finished</w:t>
      </w:r>
    </w:p>
  </w:comment>
  <w:comment w:id="21" w:author="Christian PIEDALLU" w:date="2023-02-06T09:39:00Z" w:initials="CP">
    <w:p w14:paraId="476ACB86" w14:textId="73E343B1" w:rsidR="0000224E" w:rsidRDefault="0000224E">
      <w:pPr>
        <w:pStyle w:val="Commentaire"/>
      </w:pPr>
      <w:r>
        <w:rPr>
          <w:rStyle w:val="Marquedecommentaire"/>
        </w:rPr>
        <w:annotationRef/>
      </w:r>
      <w:r>
        <w:t>Pas toutes les Vosges, probablement en altitude uniquement</w:t>
      </w:r>
    </w:p>
  </w:comment>
  <w:comment w:id="23" w:author="Christian PIEDALLU" w:date="2023-02-06T09:47:00Z" w:initials="CP">
    <w:p w14:paraId="464CD82B" w14:textId="15601DE5" w:rsidR="0000224E" w:rsidRDefault="0000224E">
      <w:pPr>
        <w:pStyle w:val="Commentaire"/>
      </w:pPr>
      <w:r>
        <w:rPr>
          <w:rStyle w:val="Marquedecommentaire"/>
        </w:rPr>
        <w:annotationRef/>
      </w:r>
      <w:r>
        <w:t>??</w:t>
      </w:r>
    </w:p>
  </w:comment>
  <w:comment w:id="24" w:author="Christian PIEDALLU" w:date="2023-02-06T09:48:00Z" w:initials="CP">
    <w:p w14:paraId="2367A7D2" w14:textId="6C1848FB" w:rsidR="0000224E" w:rsidRDefault="0000224E">
      <w:pPr>
        <w:pStyle w:val="Commentaire"/>
      </w:pPr>
      <w:r>
        <w:rPr>
          <w:rStyle w:val="Marquedecommentaire"/>
        </w:rPr>
        <w:annotationRef/>
      </w:r>
      <w:r>
        <w:t>Deja dit ligne 10, il faudrait essayer de bien séparer les idées pour éviter des répétitions</w:t>
      </w:r>
    </w:p>
  </w:comment>
  <w:comment w:id="40" w:author="Christian PIEDALLU" w:date="2023-02-06T09:59:00Z" w:initials="CP">
    <w:p w14:paraId="15731D3C" w14:textId="08F7CA31" w:rsidR="0000224E" w:rsidRDefault="0000224E">
      <w:pPr>
        <w:pStyle w:val="Commentaire"/>
      </w:pPr>
      <w:r>
        <w:rPr>
          <w:rStyle w:val="Marquedecommentaire"/>
        </w:rPr>
        <w:annotationRef/>
      </w:r>
      <w:r>
        <w:t>Pour la France en tout cas</w:t>
      </w:r>
    </w:p>
  </w:comment>
  <w:comment w:id="44" w:author="Christian PIEDALLU" w:date="2023-02-06T10:19:00Z" w:initials="CP">
    <w:p w14:paraId="13AF5AAD" w14:textId="7010789C" w:rsidR="0000224E" w:rsidRDefault="0000224E">
      <w:pPr>
        <w:pStyle w:val="Commentaire"/>
      </w:pPr>
      <w:r>
        <w:rPr>
          <w:rStyle w:val="Marquedecommentaire"/>
        </w:rPr>
        <w:annotationRef/>
      </w:r>
      <w:r>
        <w:t>How did you define the “growing season" ?</w:t>
      </w:r>
    </w:p>
  </w:comment>
  <w:comment w:id="56" w:author="Christian PIEDALLU" w:date="2023-02-06T13:04:00Z" w:initials="CP">
    <w:p w14:paraId="7C0138E0" w14:textId="4FF862B7" w:rsidR="0000224E" w:rsidRDefault="0000224E">
      <w:pPr>
        <w:pStyle w:val="Commentaire"/>
      </w:pPr>
      <w:r>
        <w:rPr>
          <w:rStyle w:val="Marquedecommentaire"/>
        </w:rPr>
        <w:annotationRef/>
      </w:r>
      <w:r>
        <w:t xml:space="preserve">I will provide the altitude range for the 3 spatial units, we need to make the difference between the Ardennes and the Vosges also  </w:t>
      </w:r>
    </w:p>
  </w:comment>
  <w:comment w:id="58" w:author="Christian PIEDALLU" w:date="2023-02-06T10:32:00Z" w:initials="CP">
    <w:p w14:paraId="3B4CB2B8" w14:textId="55197AF9" w:rsidR="0000224E" w:rsidRDefault="0000224E">
      <w:pPr>
        <w:pStyle w:val="Commentaire"/>
      </w:pPr>
      <w:r>
        <w:rPr>
          <w:rStyle w:val="Marquedecommentaire"/>
        </w:rPr>
        <w:annotationRef/>
      </w:r>
      <w:r>
        <w:t>Ce ne sont pas des microclimats qui jouent à une echelle + petite, ici c’est plus du topoclimat</w:t>
      </w:r>
    </w:p>
  </w:comment>
  <w:comment w:id="62" w:author="Christian PIEDALLU" w:date="2023-02-06T10:38:00Z" w:initials="CP">
    <w:p w14:paraId="6F61A0CC" w14:textId="38FD1419" w:rsidR="0000224E" w:rsidRDefault="0000224E">
      <w:pPr>
        <w:pStyle w:val="Commentaire"/>
      </w:pPr>
      <w:r>
        <w:rPr>
          <w:rStyle w:val="Marquedecommentaire"/>
        </w:rPr>
        <w:annotationRef/>
      </w:r>
      <w:r>
        <w:t>Je suppose ?</w:t>
      </w:r>
    </w:p>
  </w:comment>
  <w:comment w:id="76" w:author="Christian PIEDALLU" w:date="2023-02-06T10:46:00Z" w:initials="CP">
    <w:p w14:paraId="6876E4C3" w14:textId="5DD7A313" w:rsidR="0000224E" w:rsidRDefault="0000224E">
      <w:pPr>
        <w:pStyle w:val="Commentaire"/>
      </w:pPr>
      <w:r>
        <w:rPr>
          <w:rStyle w:val="Marquedecommentaire"/>
        </w:rPr>
        <w:annotationRef/>
      </w:r>
      <w:r>
        <w:t>Tu ne cartographie pas les arbres</w:t>
      </w:r>
    </w:p>
  </w:comment>
  <w:comment w:id="79" w:author="Christian PIEDALLU" w:date="2023-02-06T10:44:00Z" w:initials="CP">
    <w:p w14:paraId="354F1B0D" w14:textId="2F5EC955" w:rsidR="0000224E" w:rsidRDefault="0000224E">
      <w:pPr>
        <w:pStyle w:val="Commentaire"/>
      </w:pPr>
      <w:r>
        <w:rPr>
          <w:rStyle w:val="Marquedecommentaire"/>
        </w:rPr>
        <w:annotationRef/>
      </w:r>
      <w:r>
        <w:t>Explain if the unit discriminate spruce or not, and how mixture is considered</w:t>
      </w:r>
    </w:p>
  </w:comment>
  <w:comment w:id="83" w:author="Christian PIEDALLU" w:date="2023-02-06T10:45:00Z" w:initials="CP">
    <w:p w14:paraId="2781029C" w14:textId="3AE5DB24" w:rsidR="0000224E" w:rsidRDefault="0000224E">
      <w:pPr>
        <w:pStyle w:val="Commentaire"/>
      </w:pPr>
      <w:r>
        <w:rPr>
          <w:rStyle w:val="Marquedecommentaire"/>
        </w:rPr>
        <w:annotationRef/>
      </w:r>
      <w:r>
        <w:t>What do you mean by “starting point ?” we expect something else …</w:t>
      </w:r>
    </w:p>
  </w:comment>
  <w:comment w:id="88" w:author="Christian PIEDALLU" w:date="2023-02-06T11:05:00Z" w:initials="CP">
    <w:p w14:paraId="149CE246" w14:textId="4204F3B3" w:rsidR="0000224E" w:rsidRDefault="0000224E">
      <w:pPr>
        <w:pStyle w:val="Commentaire"/>
      </w:pPr>
      <w:r>
        <w:rPr>
          <w:rStyle w:val="Marquedecommentaire"/>
        </w:rPr>
        <w:annotationRef/>
      </w:r>
      <w:r>
        <w:t>Off-topic</w:t>
      </w:r>
    </w:p>
  </w:comment>
  <w:comment w:id="104" w:author="Christian PIEDALLU" w:date="2023-02-06T11:07:00Z" w:initials="CP">
    <w:p w14:paraId="1AEEAC80" w14:textId="5ADAD29B" w:rsidR="0000224E" w:rsidRDefault="0000224E">
      <w:pPr>
        <w:pStyle w:val="Commentaire"/>
      </w:pPr>
      <w:r>
        <w:rPr>
          <w:rStyle w:val="Marquedecommentaire"/>
        </w:rPr>
        <w:annotationRef/>
      </w:r>
      <w:r>
        <w:t>For which period ? step time ? how cloud cover was considered ? how many images ? give more details</w:t>
      </w:r>
    </w:p>
  </w:comment>
  <w:comment w:id="112" w:author="Christian PIEDALLU" w:date="2023-02-06T11:09:00Z" w:initials="CP">
    <w:p w14:paraId="4B188C25" w14:textId="00F32AC0" w:rsidR="0000224E" w:rsidRDefault="0000224E">
      <w:pPr>
        <w:pStyle w:val="Commentaire"/>
      </w:pPr>
      <w:r>
        <w:rPr>
          <w:rStyle w:val="Marquedecommentaire"/>
        </w:rPr>
        <w:annotationRef/>
      </w:r>
      <w:r>
        <w:t xml:space="preserve">Months ? </w:t>
      </w:r>
    </w:p>
  </w:comment>
  <w:comment w:id="114" w:author="Christian PIEDALLU" w:date="2023-02-06T11:10:00Z" w:initials="CP">
    <w:p w14:paraId="35445264" w14:textId="22587DA2" w:rsidR="0000224E" w:rsidRDefault="0000224E">
      <w:pPr>
        <w:pStyle w:val="Commentaire"/>
      </w:pPr>
      <w:r>
        <w:rPr>
          <w:rStyle w:val="Marquedecommentaire"/>
        </w:rPr>
        <w:annotationRef/>
      </w:r>
      <w:r>
        <w:t>Not so easy to see the difference, maybe replace diamond by crosses ?</w:t>
      </w:r>
    </w:p>
  </w:comment>
  <w:comment w:id="116" w:author="Christian PIEDALLU" w:date="2023-02-06T11:12:00Z" w:initials="CP">
    <w:p w14:paraId="62D70016" w14:textId="10532579" w:rsidR="0000224E" w:rsidRDefault="0000224E">
      <w:pPr>
        <w:pStyle w:val="Commentaire"/>
      </w:pPr>
      <w:r>
        <w:rPr>
          <w:rStyle w:val="Marquedecommentaire"/>
        </w:rPr>
        <w:annotationRef/>
      </w:r>
      <w:r>
        <w:t>Add  a scale bar. Maximum elevation is 1500 m (and not 1000 m in the legend). The map seems in latitude/longitude (the shape is flattened ) ? if yes if would be better to concer in a metric system</w:t>
      </w:r>
    </w:p>
  </w:comment>
  <w:comment w:id="121" w:author="Christian PIEDALLU" w:date="2023-02-06T11:16:00Z" w:initials="CP">
    <w:p w14:paraId="0D995FD6" w14:textId="69656F90" w:rsidR="0000224E" w:rsidRDefault="0000224E">
      <w:pPr>
        <w:pStyle w:val="Commentaire"/>
      </w:pPr>
      <w:r>
        <w:rPr>
          <w:rStyle w:val="Marquedecommentaire"/>
        </w:rPr>
        <w:annotationRef/>
      </w:r>
      <w:r>
        <w:t>Give more details : how many units/plots ? spatial distribution ? date of data collection ?</w:t>
      </w:r>
    </w:p>
  </w:comment>
  <w:comment w:id="124" w:author="Christian PIEDALLU" w:date="2023-02-06T11:17:00Z" w:initials="CP">
    <w:p w14:paraId="2C7AED2B" w14:textId="4E0C31D8" w:rsidR="0000224E" w:rsidRDefault="0000224E">
      <w:pPr>
        <w:pStyle w:val="Commentaire"/>
      </w:pPr>
      <w:r>
        <w:rPr>
          <w:rStyle w:val="Marquedecommentaire"/>
        </w:rPr>
        <w:annotationRef/>
      </w:r>
      <w:r>
        <w:t>It seems a little strange to calibrate the random forest in Belgium and use the result for France but I suppose you had no calibration dataset for France ? It can be criticized by reviewers …</w:t>
      </w:r>
    </w:p>
  </w:comment>
  <w:comment w:id="126" w:author="Christian PIEDALLU" w:date="2023-02-06T11:02:00Z" w:initials="CP">
    <w:p w14:paraId="79521B5A" w14:textId="5ED51116" w:rsidR="0000224E" w:rsidRDefault="0000224E">
      <w:pPr>
        <w:pStyle w:val="Commentaire"/>
      </w:pPr>
      <w:r>
        <w:rPr>
          <w:rStyle w:val="Marquedecommentaire"/>
        </w:rPr>
        <w:annotationRef/>
      </w:r>
      <w:r>
        <w:t>Separate this paragraph</w:t>
      </w:r>
    </w:p>
  </w:comment>
  <w:comment w:id="250" w:author="Christian PIEDALLU" w:date="2023-02-06T11:30:00Z" w:initials="CP">
    <w:p w14:paraId="72FA19C4" w14:textId="151EA375" w:rsidR="0000224E" w:rsidRDefault="0000224E">
      <w:pPr>
        <w:pStyle w:val="Commentaire"/>
      </w:pPr>
      <w:r>
        <w:rPr>
          <w:rStyle w:val="Marquedecommentaire"/>
        </w:rPr>
        <w:annotationRef/>
      </w:r>
      <w:r>
        <w:t>For which period of time ?</w:t>
      </w:r>
    </w:p>
  </w:comment>
  <w:comment w:id="253" w:author="Christian PIEDALLU" w:date="2023-02-06T11:35:00Z" w:initials="CP">
    <w:p w14:paraId="727DFB98" w14:textId="7D66D036" w:rsidR="0000224E" w:rsidRDefault="0000224E">
      <w:pPr>
        <w:pStyle w:val="Commentaire"/>
      </w:pPr>
      <w:r>
        <w:rPr>
          <w:rStyle w:val="Marquedecommentaire"/>
        </w:rPr>
        <w:annotationRef/>
      </w:r>
      <w:r>
        <w:t>You should explain the model is first calibrated (and give the period of time) to determine this trajectory</w:t>
      </w:r>
    </w:p>
  </w:comment>
  <w:comment w:id="345" w:author="Christian PIEDALLU" w:date="2023-02-06T11:33:00Z" w:initials="CP">
    <w:p w14:paraId="5547A2CD" w14:textId="5D20A26C" w:rsidR="0000224E" w:rsidRDefault="0000224E">
      <w:pPr>
        <w:pStyle w:val="Commentaire"/>
      </w:pPr>
      <w:r>
        <w:rPr>
          <w:rStyle w:val="Marquedecommentaire"/>
        </w:rPr>
        <w:annotationRef/>
      </w:r>
      <w:r>
        <w:t>??and what ???</w:t>
      </w:r>
    </w:p>
  </w:comment>
  <w:comment w:id="396" w:author="Christian PIEDALLU" w:date="2023-02-06T11:36:00Z" w:initials="CP">
    <w:p w14:paraId="03D1C42E" w14:textId="7C775108" w:rsidR="0000224E" w:rsidRDefault="0000224E">
      <w:pPr>
        <w:pStyle w:val="Commentaire"/>
      </w:pPr>
      <w:r>
        <w:rPr>
          <w:rStyle w:val="Marquedecommentaire"/>
        </w:rPr>
        <w:annotationRef/>
      </w:r>
      <w:r>
        <w:t>Not clear</w:t>
      </w:r>
    </w:p>
  </w:comment>
  <w:comment w:id="570" w:author="Christian PIEDALLU" w:date="2023-02-06T11:42:00Z" w:initials="CP">
    <w:p w14:paraId="0E602F90" w14:textId="4136C128" w:rsidR="0000224E" w:rsidRDefault="0000224E">
      <w:pPr>
        <w:pStyle w:val="Commentaire"/>
      </w:pPr>
      <w:r>
        <w:rPr>
          <w:rStyle w:val="Marquedecommentaire"/>
        </w:rPr>
        <w:annotationRef/>
      </w:r>
      <w:r>
        <w:t>Interesting, but explain how you made the difference</w:t>
      </w:r>
    </w:p>
  </w:comment>
  <w:comment w:id="625" w:author="Christian PIEDALLU" w:date="2023-02-06T11:40:00Z" w:initials="CP">
    <w:p w14:paraId="7B762577" w14:textId="7FCC5022" w:rsidR="0000224E" w:rsidRDefault="0000224E">
      <w:pPr>
        <w:pStyle w:val="Commentaire"/>
      </w:pPr>
      <w:r>
        <w:rPr>
          <w:rStyle w:val="Marquedecommentaire"/>
        </w:rPr>
        <w:annotationRef/>
      </w:r>
      <w:r>
        <w:t>Make clearly the difference between the calibration period and the dieback evaluation period</w:t>
      </w:r>
    </w:p>
  </w:comment>
  <w:comment w:id="1032" w:author="Christian PIEDALLU" w:date="2023-02-06T11:43:00Z" w:initials="CP">
    <w:p w14:paraId="3679A6B4" w14:textId="5D82C9D6" w:rsidR="0000224E" w:rsidRDefault="0000224E">
      <w:pPr>
        <w:pStyle w:val="Commentaire"/>
      </w:pPr>
      <w:r>
        <w:rPr>
          <w:rStyle w:val="Marquedecommentaire"/>
        </w:rPr>
        <w:annotationRef/>
      </w:r>
      <w:r>
        <w:t>I would remove this sentence because it can be controversial, dead is multifactorial</w:t>
      </w:r>
    </w:p>
  </w:comment>
  <w:comment w:id="1095" w:author="Christian PIEDALLU" w:date="2023-02-06T11:51:00Z" w:initials="CP">
    <w:p w14:paraId="26779A3A" w14:textId="08F9F012" w:rsidR="0000224E" w:rsidRDefault="0000224E">
      <w:pPr>
        <w:pStyle w:val="Commentaire"/>
      </w:pPr>
      <w:r>
        <w:rPr>
          <w:rStyle w:val="Marquedecommentaire"/>
        </w:rPr>
        <w:annotationRef/>
      </w:r>
      <w:r>
        <w:t>Line 142 it is written since 2016, clarify</w:t>
      </w:r>
    </w:p>
  </w:comment>
  <w:comment w:id="1157" w:author="Christian PIEDALLU" w:date="2023-02-06T12:21:00Z" w:initials="CP">
    <w:p w14:paraId="17EAFDC6" w14:textId="3029DF04" w:rsidR="0000224E" w:rsidRDefault="0000224E">
      <w:pPr>
        <w:pStyle w:val="Commentaire"/>
      </w:pPr>
      <w:r>
        <w:rPr>
          <w:rStyle w:val="Marquedecommentaire"/>
        </w:rPr>
        <w:annotationRef/>
      </w:r>
      <w:r>
        <w:t>Create a new paragraph for validation and add more information to explain how the validation units were selected, it is an important step in your article</w:t>
      </w:r>
    </w:p>
  </w:comment>
  <w:comment w:id="1174" w:author="Christian PIEDALLU" w:date="2023-02-06T12:14:00Z" w:initials="CP">
    <w:p w14:paraId="139AC51D" w14:textId="0B5F19B8" w:rsidR="0000224E" w:rsidRDefault="0000224E">
      <w:pPr>
        <w:pStyle w:val="Commentaire"/>
      </w:pPr>
      <w:r>
        <w:rPr>
          <w:rStyle w:val="Marquedecommentaire"/>
        </w:rPr>
        <w:annotationRef/>
      </w:r>
      <w:r>
        <w:t>I see only 2 methods here after …</w:t>
      </w:r>
    </w:p>
  </w:comment>
  <w:comment w:id="1207" w:author="Christian PIEDALLU" w:date="2023-02-06T11:52:00Z" w:initials="CP">
    <w:p w14:paraId="625DE984" w14:textId="60DEF5A4" w:rsidR="0000224E" w:rsidRDefault="0000224E">
      <w:pPr>
        <w:pStyle w:val="Commentaire"/>
      </w:pPr>
      <w:r>
        <w:rPr>
          <w:rStyle w:val="Marquedecommentaire"/>
        </w:rPr>
        <w:annotationRef/>
      </w:r>
      <w:r>
        <w:t xml:space="preserve">You should validate the results for each year but you don’t have an aerial photograph for each of them, clarify how you relate year by year dieback evaluation with aerial photographs </w:t>
      </w:r>
    </w:p>
  </w:comment>
  <w:comment w:id="1249" w:author="Christian PIEDALLU" w:date="2023-02-06T12:00:00Z" w:initials="CP">
    <w:p w14:paraId="62C03C32" w14:textId="3C7875B4" w:rsidR="0000224E" w:rsidRDefault="0000224E">
      <w:pPr>
        <w:pStyle w:val="Commentaire"/>
      </w:pPr>
      <w:r>
        <w:rPr>
          <w:rStyle w:val="Marquedecommentaire"/>
        </w:rPr>
        <w:annotationRef/>
      </w:r>
      <w:r>
        <w:t>Explain the method, how many units, how they were selected, how they were characterized (what is a dieback Unit ?)</w:t>
      </w:r>
    </w:p>
  </w:comment>
  <w:comment w:id="1254" w:author="Christian PIEDALLU" w:date="2023-02-06T12:23:00Z" w:initials="CP">
    <w:p w14:paraId="65000046" w14:textId="1C2C62E8" w:rsidR="0000224E" w:rsidRDefault="0000224E">
      <w:pPr>
        <w:pStyle w:val="Commentaire"/>
      </w:pPr>
      <w:r>
        <w:rPr>
          <w:rStyle w:val="Marquedecommentaire"/>
        </w:rPr>
        <w:annotationRef/>
      </w:r>
      <w:r>
        <w:t xml:space="preserve">You selected heathy and dieback areas or not ? explain </w:t>
      </w:r>
    </w:p>
  </w:comment>
  <w:comment w:id="1289" w:author="Christian PIEDALLU" w:date="2023-02-06T11:58:00Z" w:initials="CP">
    <w:p w14:paraId="76B2C67F" w14:textId="351CE5CF" w:rsidR="0000224E" w:rsidRDefault="0000224E">
      <w:pPr>
        <w:pStyle w:val="Commentaire"/>
      </w:pPr>
      <w:r>
        <w:rPr>
          <w:rStyle w:val="Marquedecommentaire"/>
        </w:rPr>
        <w:annotationRef/>
      </w:r>
      <w:r>
        <w:t>Explain the stratification method</w:t>
      </w:r>
    </w:p>
  </w:comment>
  <w:comment w:id="1331" w:author="Christian PIEDALLU" w:date="2023-02-06T11:56:00Z" w:initials="CP">
    <w:p w14:paraId="1106C733" w14:textId="1B34199D" w:rsidR="0000224E" w:rsidRDefault="0000224E">
      <w:pPr>
        <w:pStyle w:val="Commentaire"/>
      </w:pPr>
      <w:r>
        <w:rPr>
          <w:rStyle w:val="Marquedecommentaire"/>
        </w:rPr>
        <w:annotationRef/>
      </w:r>
      <w:r>
        <w:t>It is common to the the 3 methods ? If yes, put this sentence at the beginning of this paragraph</w:t>
      </w:r>
    </w:p>
  </w:comment>
  <w:comment w:id="1366" w:author="Christian PIEDALLU" w:date="2023-02-06T12:01:00Z" w:initials="CP">
    <w:p w14:paraId="6CBD754B" w14:textId="5BBD6384" w:rsidR="0000224E" w:rsidRDefault="0000224E">
      <w:pPr>
        <w:pStyle w:val="Commentaire"/>
      </w:pPr>
      <w:r>
        <w:rPr>
          <w:rStyle w:val="Marquedecommentaire"/>
        </w:rPr>
        <w:annotationRef/>
      </w:r>
      <w:r>
        <w:t xml:space="preserve">Plots ? units ? size ? </w:t>
      </w:r>
    </w:p>
  </w:comment>
  <w:comment w:id="1379" w:author="Christian PIEDALLU" w:date="2023-02-06T12:02:00Z" w:initials="CP">
    <w:p w14:paraId="641EEEFE" w14:textId="7B97FB78" w:rsidR="0000224E" w:rsidRDefault="0000224E">
      <w:pPr>
        <w:pStyle w:val="Commentaire"/>
      </w:pPr>
      <w:r>
        <w:rPr>
          <w:rStyle w:val="Marquedecommentaire"/>
        </w:rPr>
        <w:annotationRef/>
      </w:r>
      <w:r>
        <w:t>For wallonia I don’t understand the difference with the 1</w:t>
      </w:r>
      <w:r w:rsidRPr="00A81114">
        <w:rPr>
          <w:vertAlign w:val="superscript"/>
        </w:rPr>
        <w:t>st</w:t>
      </w:r>
      <w:r>
        <w:t xml:space="preserve"> method of validation</w:t>
      </w:r>
    </w:p>
  </w:comment>
  <w:comment w:id="1423" w:author="Christian PIEDALLU" w:date="2023-02-06T12:03:00Z" w:initials="CP">
    <w:p w14:paraId="6FF9C11E" w14:textId="4C434E7E" w:rsidR="0000224E" w:rsidRDefault="0000224E">
      <w:pPr>
        <w:pStyle w:val="Commentaire"/>
      </w:pPr>
      <w:r>
        <w:rPr>
          <w:rStyle w:val="Marquedecommentaire"/>
        </w:rPr>
        <w:annotationRef/>
      </w:r>
      <w:r>
        <w:t>We need more details : method used to localize the plot, size of the plot, inventory method, how do you decide if you have dieback or not, is it pure stands or not, if you have mixture how mortality of other tree species is managed ….</w:t>
      </w:r>
    </w:p>
  </w:comment>
  <w:comment w:id="1478" w:author="Christian PIEDALLU" w:date="2023-02-06T12:07:00Z" w:initials="CP">
    <w:p w14:paraId="32A0049E" w14:textId="77777777" w:rsidR="0000224E" w:rsidRDefault="0000224E">
      <w:pPr>
        <w:pStyle w:val="Commentaire"/>
      </w:pPr>
      <w:r>
        <w:rPr>
          <w:rStyle w:val="Marquedecommentaire"/>
        </w:rPr>
        <w:annotationRef/>
      </w:r>
      <w:r>
        <w:t>Identify the calibration period and explain it is replicated the other years (green curve)</w:t>
      </w:r>
    </w:p>
    <w:p w14:paraId="5779ED13" w14:textId="7EFFC621" w:rsidR="0000224E" w:rsidRDefault="0000224E">
      <w:pPr>
        <w:pStyle w:val="Commentaire"/>
      </w:pPr>
      <w:r>
        <w:t>Here it was calibrated only with  2016?</w:t>
      </w:r>
    </w:p>
  </w:comment>
  <w:comment w:id="1639" w:author="Christian PIEDALLU" w:date="2023-02-06T15:20:00Z" w:initials="CP">
    <w:p w14:paraId="5E91ED3B" w14:textId="51AD03A7" w:rsidR="008507B5" w:rsidRDefault="008507B5">
      <w:pPr>
        <w:pStyle w:val="Commentaire"/>
      </w:pPr>
      <w:r>
        <w:rPr>
          <w:rStyle w:val="Marquedecommentaire"/>
        </w:rPr>
        <w:annotationRef/>
      </w:r>
      <w:r>
        <w:t>Then why studying altitude and aspect and not temperature and water availability ? We should clarify this</w:t>
      </w:r>
    </w:p>
  </w:comment>
  <w:comment w:id="1963" w:author="Christian PIEDALLU" w:date="2023-02-06T12:10:00Z" w:initials="CP">
    <w:p w14:paraId="0632E645" w14:textId="71A2DD4B" w:rsidR="0000224E" w:rsidRDefault="0000224E">
      <w:pPr>
        <w:pStyle w:val="Commentaire"/>
      </w:pPr>
      <w:r>
        <w:rPr>
          <w:rStyle w:val="Marquedecommentaire"/>
        </w:rPr>
        <w:annotationRef/>
      </w:r>
      <w:r>
        <w:t>List the classes</w:t>
      </w:r>
    </w:p>
  </w:comment>
  <w:comment w:id="2029" w:author="Christian PIEDALLU" w:date="2023-02-06T12:10:00Z" w:initials="CP">
    <w:p w14:paraId="43E1FF0F" w14:textId="22AD90EA" w:rsidR="0000224E" w:rsidRDefault="0000224E">
      <w:pPr>
        <w:pStyle w:val="Commentaire"/>
      </w:pPr>
      <w:r>
        <w:rPr>
          <w:rStyle w:val="Marquedecommentaire"/>
        </w:rPr>
        <w:annotationRef/>
      </w:r>
      <w:r>
        <w:t>Sometimes it is sanitary map, here it is health status map, if it is the same harmonize the vocabulary</w:t>
      </w:r>
    </w:p>
  </w:comment>
  <w:comment w:id="2059" w:author="Christian PIEDALLU" w:date="2023-02-06T14:32:00Z" w:initials="CP">
    <w:p w14:paraId="143145AC" w14:textId="77EB9FD2" w:rsidR="0000224E" w:rsidRDefault="0000224E">
      <w:pPr>
        <w:pStyle w:val="Commentaire"/>
      </w:pPr>
      <w:r>
        <w:rPr>
          <w:rStyle w:val="Marquedecommentaire"/>
        </w:rPr>
        <w:annotationRef/>
      </w:r>
      <w:r>
        <w:t xml:space="preserve">It is not bark beattle attacked + sanitary cut / Norway spruce area at the beginning of the year  ? </w:t>
      </w:r>
    </w:p>
  </w:comment>
  <w:comment w:id="2133" w:author="Christian PIEDALLU" w:date="2023-02-06T12:16:00Z" w:initials="CP">
    <w:p w14:paraId="37B141CB" w14:textId="1473D0B4" w:rsidR="0000224E" w:rsidRDefault="0000224E">
      <w:pPr>
        <w:pStyle w:val="Commentaire"/>
      </w:pPr>
      <w:r>
        <w:rPr>
          <w:rStyle w:val="Marquedecommentaire"/>
        </w:rPr>
        <w:annotationRef/>
      </w:r>
      <w:r>
        <w:t xml:space="preserve">It is the sanitary map ? if yes use always the same reference </w:t>
      </w:r>
    </w:p>
  </w:comment>
  <w:comment w:id="2228" w:author="Christian PIEDALLU" w:date="2023-02-06T12:25:00Z" w:initials="CP">
    <w:p w14:paraId="3F1DE5D5" w14:textId="79BFB171" w:rsidR="0000224E" w:rsidRDefault="0000224E">
      <w:pPr>
        <w:pStyle w:val="Commentaire"/>
      </w:pPr>
      <w:r>
        <w:rPr>
          <w:rStyle w:val="Marquedecommentaire"/>
        </w:rPr>
        <w:annotationRef/>
      </w:r>
      <w:r>
        <w:t>Have you validated the detection of spruce or not ? It should be helpful to evaluate in what extent you speak about spruce or not … and what is the level of mixture ?</w:t>
      </w:r>
    </w:p>
  </w:comment>
  <w:comment w:id="2237" w:author="Christian PIEDALLU" w:date="2023-02-06T14:38:00Z" w:initials="CP">
    <w:p w14:paraId="6AAFFA5D" w14:textId="4C9AF075" w:rsidR="00D93A04" w:rsidRDefault="00D93A04">
      <w:pPr>
        <w:pStyle w:val="Commentaire"/>
      </w:pPr>
      <w:r>
        <w:rPr>
          <w:rStyle w:val="Marquedecommentaire"/>
        </w:rPr>
        <w:annotationRef/>
      </w:r>
      <w:r>
        <w:t>It should be interesting to introduce au map of silver fir distribution in the studied area (and its characterization/validation if possible)</w:t>
      </w:r>
    </w:p>
  </w:comment>
  <w:comment w:id="2350" w:author="Christian PIEDALLU" w:date="2023-02-06T12:23:00Z" w:initials="CP">
    <w:p w14:paraId="6D90DED7" w14:textId="0CE7D521" w:rsidR="0000224E" w:rsidRDefault="0000224E">
      <w:pPr>
        <w:pStyle w:val="Commentaire"/>
      </w:pPr>
      <w:r>
        <w:rPr>
          <w:rStyle w:val="Marquedecommentaire"/>
        </w:rPr>
        <w:annotationRef/>
      </w:r>
      <w:r>
        <w:t>You don’t evaluate observed healthy stands ?</w:t>
      </w:r>
    </w:p>
  </w:comment>
  <w:comment w:id="2401" w:author="Christian PIEDALLU" w:date="2023-02-06T12:24:00Z" w:initials="CP">
    <w:p w14:paraId="4909E628" w14:textId="27308FE3" w:rsidR="0000224E" w:rsidRDefault="0000224E">
      <w:pPr>
        <w:pStyle w:val="Commentaire"/>
      </w:pPr>
      <w:r>
        <w:rPr>
          <w:rStyle w:val="Marquedecommentaire"/>
        </w:rPr>
        <w:annotationRef/>
      </w:r>
      <w:r>
        <w:t>It is not trees but stands ? If yes check in the whole document</w:t>
      </w:r>
    </w:p>
  </w:comment>
  <w:comment w:id="2618" w:author="Christian PIEDALLU" w:date="2023-02-06T12:29:00Z" w:initials="CP">
    <w:p w14:paraId="5F64F4C7" w14:textId="434E05A4" w:rsidR="0000224E" w:rsidRDefault="0000224E">
      <w:pPr>
        <w:pStyle w:val="Commentaire"/>
      </w:pPr>
      <w:r>
        <w:rPr>
          <w:rStyle w:val="Marquedecommentaire"/>
        </w:rPr>
        <w:annotationRef/>
      </w:r>
      <w:r>
        <w:t>The result does not correspond with the description of 2</w:t>
      </w:r>
      <w:r w:rsidRPr="005247DE">
        <w:rPr>
          <w:vertAlign w:val="superscript"/>
        </w:rPr>
        <w:t>nd</w:t>
      </w:r>
      <w:r>
        <w:t xml:space="preserve"> method described line 160 that should include wallonia ? Please clarify</w:t>
      </w:r>
    </w:p>
  </w:comment>
  <w:comment w:id="2899" w:author="Christian PIEDALLU" w:date="2023-02-06T14:48:00Z" w:initials="CP">
    <w:p w14:paraId="4626C568" w14:textId="2359E55B" w:rsidR="00DF21CF" w:rsidRDefault="00DF21CF">
      <w:pPr>
        <w:pStyle w:val="Commentaire"/>
      </w:pPr>
      <w:r>
        <w:rPr>
          <w:rStyle w:val="Marquedecommentaire"/>
        </w:rPr>
        <w:annotationRef/>
      </w:r>
      <w:r>
        <w:t>Yes then why didn’t you used a climatic gradient instead of altitude ?</w:t>
      </w:r>
    </w:p>
  </w:comment>
  <w:comment w:id="3014" w:author="Christian PIEDALLU" w:date="2023-02-06T16:20:00Z" w:initials="CP">
    <w:p w14:paraId="2F42D2C1" w14:textId="45BF6FB5" w:rsidR="00F950A7" w:rsidRDefault="00F950A7">
      <w:pPr>
        <w:pStyle w:val="Commentaire"/>
      </w:pPr>
      <w:r>
        <w:rPr>
          <w:rStyle w:val="Marquedecommentaire"/>
        </w:rPr>
        <w:annotationRef/>
      </w:r>
      <w:r>
        <w:t>Can you add curves of precipitation and temperatures for these 3 regions ? the shift between regions can be explained by climatic differences. And the difference of intensity also …</w:t>
      </w:r>
    </w:p>
  </w:comment>
  <w:comment w:id="3054" w:author="Christian PIEDALLU" w:date="2023-02-06T15:08:00Z" w:initials="CP">
    <w:p w14:paraId="3E1056F2" w14:textId="196B47E9" w:rsidR="00974D82" w:rsidRDefault="00974D82">
      <w:pPr>
        <w:pStyle w:val="Commentaire"/>
      </w:pPr>
      <w:r>
        <w:rPr>
          <w:rStyle w:val="Marquedecommentaire"/>
        </w:rPr>
        <w:annotationRef/>
      </w:r>
      <w:r>
        <w:t>You can add the region names on the left of the figures</w:t>
      </w:r>
    </w:p>
  </w:comment>
  <w:comment w:id="3265" w:author="Christian PIEDALLU" w:date="2023-02-06T15:11:00Z" w:initials="CP">
    <w:p w14:paraId="03533786" w14:textId="3EB5CE25" w:rsidR="00974D82" w:rsidRDefault="00974D82">
      <w:pPr>
        <w:pStyle w:val="Commentaire"/>
      </w:pPr>
      <w:r>
        <w:rPr>
          <w:rStyle w:val="Marquedecommentaire"/>
        </w:rPr>
        <w:annotationRef/>
      </w:r>
      <w:r>
        <w:t>It should be interesting to have the surface of spruce by altitude class ….</w:t>
      </w:r>
    </w:p>
  </w:comment>
  <w:comment w:id="3379" w:author="Christian PIEDALLU" w:date="2023-02-06T15:21:00Z" w:initials="CP">
    <w:p w14:paraId="241532C5" w14:textId="6523BC67" w:rsidR="008507B5" w:rsidRDefault="008507B5">
      <w:pPr>
        <w:pStyle w:val="Commentaire"/>
      </w:pPr>
      <w:r>
        <w:rPr>
          <w:rStyle w:val="Marquedecommentaire"/>
        </w:rPr>
        <w:annotationRef/>
      </w:r>
      <w:r>
        <w:t>Already said</w:t>
      </w:r>
    </w:p>
  </w:comment>
  <w:comment w:id="3588" w:author="Christian PIEDALLU" w:date="2023-02-06T15:17:00Z" w:initials="CP">
    <w:p w14:paraId="77E930ED" w14:textId="434A74E6" w:rsidR="00974D82" w:rsidRDefault="00974D82">
      <w:pPr>
        <w:pStyle w:val="Commentaire"/>
      </w:pPr>
      <w:r>
        <w:rPr>
          <w:rStyle w:val="Marquedecommentaire"/>
        </w:rPr>
        <w:annotationRef/>
      </w:r>
      <w:r>
        <w:t>Plateau in the plains is not logical, I would replace</w:t>
      </w:r>
      <w:r w:rsidR="008507B5">
        <w:t xml:space="preserve"> Plateau</w:t>
      </w:r>
      <w:r>
        <w:t xml:space="preserve"> by “flat” in the whole document</w:t>
      </w:r>
    </w:p>
  </w:comment>
  <w:comment w:id="3648" w:author="Christian PIEDALLU" w:date="2023-02-06T15:39:00Z" w:initials="CP">
    <w:p w14:paraId="38962ACF" w14:textId="70268284" w:rsidR="00771C29" w:rsidRDefault="00771C29">
      <w:pPr>
        <w:pStyle w:val="Commentaire"/>
      </w:pPr>
      <w:r>
        <w:rPr>
          <w:rStyle w:val="Marquedecommentaire"/>
        </w:rPr>
        <w:annotationRef/>
      </w:r>
      <w:r>
        <w:t xml:space="preserve">Add a column with global statistics for the whole area ? </w:t>
      </w:r>
    </w:p>
  </w:comment>
  <w:comment w:id="3678" w:author="Christian PIEDALLU" w:date="2023-02-06T15:48:00Z" w:initials="CP">
    <w:p w14:paraId="5B51BDD3" w14:textId="77777777" w:rsidR="005A403C" w:rsidRDefault="005A403C">
      <w:pPr>
        <w:pStyle w:val="Commentaire"/>
      </w:pPr>
      <w:r>
        <w:rPr>
          <w:rStyle w:val="Marquedecommentaire"/>
        </w:rPr>
        <w:annotationRef/>
      </w:r>
      <w:r>
        <w:t>Put it at the end of the discussion</w:t>
      </w:r>
    </w:p>
    <w:p w14:paraId="262EE985" w14:textId="77777777" w:rsidR="0019129E" w:rsidRDefault="0019129E">
      <w:pPr>
        <w:pStyle w:val="Commentaire"/>
      </w:pPr>
    </w:p>
    <w:p w14:paraId="0FA05E57" w14:textId="49C33360" w:rsidR="0019129E" w:rsidRDefault="0019129E">
      <w:pPr>
        <w:pStyle w:val="Commentaire"/>
      </w:pPr>
      <w:r>
        <w:t>I would separate the limits due to spruce detection (with differences of methods for the vosges / vs the other regions), and efficiency of remote sensing to de detect mortality (and the risk of confusion in mixtures)</w:t>
      </w:r>
    </w:p>
  </w:comment>
  <w:comment w:id="3699" w:author="Christian PIEDALLU" w:date="2023-02-06T15:49:00Z" w:initials="CP">
    <w:p w14:paraId="107852AB" w14:textId="0E9F62F2" w:rsidR="005A403C" w:rsidRDefault="005A403C">
      <w:pPr>
        <w:pStyle w:val="Commentaire"/>
      </w:pPr>
      <w:r>
        <w:rPr>
          <w:rStyle w:val="Marquedecommentaire"/>
        </w:rPr>
        <w:annotationRef/>
      </w:r>
      <w:r>
        <w:t>You don’t detect a bark beetle attack but dieback partially explained by bark beetle attack that kill weakened trees. This can be discussed</w:t>
      </w:r>
    </w:p>
  </w:comment>
  <w:comment w:id="3718" w:author="Christian PIEDALLU" w:date="2023-02-06T15:51:00Z" w:initials="CP">
    <w:p w14:paraId="13A3A998" w14:textId="0735A915" w:rsidR="005A403C" w:rsidRDefault="005A403C">
      <w:pPr>
        <w:pStyle w:val="Commentaire"/>
      </w:pPr>
      <w:r>
        <w:rPr>
          <w:rStyle w:val="Marquedecommentaire"/>
        </w:rPr>
        <w:annotationRef/>
      </w:r>
      <w:r>
        <w:t>Is this approach new or not ? This can be discussed</w:t>
      </w:r>
    </w:p>
  </w:comment>
  <w:comment w:id="3778" w:author="Christian PIEDALLU" w:date="2023-02-06T15:52:00Z" w:initials="CP">
    <w:p w14:paraId="5542444B" w14:textId="5144BAE3" w:rsidR="00E901D3" w:rsidRDefault="005A403C" w:rsidP="00E901D3">
      <w:pPr>
        <w:pStyle w:val="Commentaire"/>
      </w:pPr>
      <w:r>
        <w:rPr>
          <w:rStyle w:val="Marquedecommentaire"/>
        </w:rPr>
        <w:annotationRef/>
      </w:r>
      <w:r>
        <w:t xml:space="preserve">I </w:t>
      </w:r>
      <w:r w:rsidR="00CA6243">
        <w:t xml:space="preserve">completely </w:t>
      </w:r>
      <w:r>
        <w:t xml:space="preserve">disagree with this sentence, the phenology is </w:t>
      </w:r>
      <w:r w:rsidR="00CA6243">
        <w:t xml:space="preserve">not a stressor (it is a consequence !), but phenology is </w:t>
      </w:r>
      <w:r>
        <w:t>influenced by different stressors (see the Manion</w:t>
      </w:r>
      <w:r w:rsidR="00E901D3">
        <w:t>’</w:t>
      </w:r>
      <w:r>
        <w:t>s spiral of decline</w:t>
      </w:r>
      <w:r w:rsidR="00E901D3">
        <w:t xml:space="preserve"> with predisposing, inciting, and contributing factors</w:t>
      </w:r>
      <w:r>
        <w:t>) and you observe the result, the stand decline. Bark beetles effect is in interaction with many other stressors (competition for the light, soil and climate conditions, and manly drought effect. You can see</w:t>
      </w:r>
      <w:r w:rsidR="00E901D3">
        <w:t xml:space="preserve"> for example </w:t>
      </w:r>
      <w:r>
        <w:t xml:space="preserve"> </w:t>
      </w:r>
      <w:r w:rsidR="00E901D3">
        <w:t>this article to evaluate the different effects (Taccoen, 2019, Background mortality drivers of European</w:t>
      </w:r>
    </w:p>
    <w:p w14:paraId="3F3C828C" w14:textId="6DFAC254" w:rsidR="005A403C" w:rsidRDefault="00E901D3" w:rsidP="00E901D3">
      <w:pPr>
        <w:pStyle w:val="Commentaire"/>
      </w:pPr>
      <w:r>
        <w:t xml:space="preserve">tree species: climate change matters). </w:t>
      </w:r>
      <w:r w:rsidR="005A403C">
        <w:t>You cannot disentangle this effects</w:t>
      </w:r>
      <w:r>
        <w:t xml:space="preserve">, even if most of the </w:t>
      </w:r>
      <w:r w:rsidR="005A403C">
        <w:t xml:space="preserve"> ! I think this s</w:t>
      </w:r>
      <w:r>
        <w:t>ho</w:t>
      </w:r>
      <w:r w:rsidR="005A403C">
        <w:t xml:space="preserve">uld be explained </w:t>
      </w:r>
      <w:r>
        <w:t>here.</w:t>
      </w:r>
    </w:p>
  </w:comment>
  <w:comment w:id="3832" w:author="Christian PIEDALLU" w:date="2023-02-06T16:10:00Z" w:initials="CP">
    <w:p w14:paraId="174198D8" w14:textId="4E25D631" w:rsidR="00CA6243" w:rsidRDefault="00CA6243">
      <w:pPr>
        <w:pStyle w:val="Commentaire"/>
      </w:pPr>
      <w:r>
        <w:rPr>
          <w:rStyle w:val="Marquedecommentaire"/>
        </w:rPr>
        <w:annotationRef/>
      </w:r>
      <w:r>
        <w:t>??</w:t>
      </w:r>
    </w:p>
  </w:comment>
  <w:comment w:id="3860" w:author="Christian PIEDALLU" w:date="2023-02-06T16:11:00Z" w:initials="CP">
    <w:p w14:paraId="38C519C2" w14:textId="77777777" w:rsidR="00CA6243" w:rsidRDefault="00CA6243">
      <w:pPr>
        <w:pStyle w:val="Commentaire"/>
      </w:pPr>
      <w:r>
        <w:rPr>
          <w:rStyle w:val="Marquedecommentaire"/>
        </w:rPr>
        <w:annotationRef/>
      </w:r>
      <w:r>
        <w:t>It is a reason to describe more in details the areas identified as spruce stands: can we identify for example the level of mixture ? (and the rate of error ?  For France it is possible with the forest inventory, I suppose you have information for Belgium also ?</w:t>
      </w:r>
    </w:p>
    <w:p w14:paraId="4005961A" w14:textId="740A4809" w:rsidR="00CA6243" w:rsidRDefault="00CA6243">
      <w:pPr>
        <w:pStyle w:val="Commentaire"/>
      </w:pPr>
      <w:r>
        <w:t xml:space="preserve">With this information we can discuss the rate of possible confusion. Dor example can we have confusion with silver fir, with which consequences on the results ? </w:t>
      </w:r>
    </w:p>
  </w:comment>
  <w:comment w:id="3912" w:author="Christian PIEDALLU" w:date="2023-02-06T16:14:00Z" w:initials="CP">
    <w:p w14:paraId="497A65E6" w14:textId="36D1114D" w:rsidR="00CA6243" w:rsidRDefault="00CA6243">
      <w:pPr>
        <w:pStyle w:val="Commentaire"/>
      </w:pPr>
      <w:r>
        <w:rPr>
          <w:rStyle w:val="Marquedecommentaire"/>
        </w:rPr>
        <w:annotationRef/>
      </w:r>
      <w:r>
        <w:t>I don’t understand</w:t>
      </w:r>
    </w:p>
  </w:comment>
  <w:comment w:id="3985" w:author="Christian PIEDALLU" w:date="2023-02-06T16:17:00Z" w:initials="CP">
    <w:p w14:paraId="7667E57B" w14:textId="4E10AB7C" w:rsidR="00CA6243" w:rsidRDefault="00CA6243">
      <w:pPr>
        <w:pStyle w:val="Commentaire"/>
      </w:pPr>
      <w:r>
        <w:rPr>
          <w:rStyle w:val="Marquedecommentaire"/>
        </w:rPr>
        <w:annotationRef/>
      </w:r>
      <w:r>
        <w:t>Do you have statistics ?</w:t>
      </w:r>
    </w:p>
  </w:comment>
  <w:comment w:id="4047" w:author="Christian PIEDALLU" w:date="2023-02-06T16:15:00Z" w:initials="CP">
    <w:p w14:paraId="0D919400" w14:textId="65C261FF" w:rsidR="00CA6243" w:rsidRDefault="00CA6243">
      <w:pPr>
        <w:pStyle w:val="Commentaire"/>
      </w:pPr>
      <w:r>
        <w:rPr>
          <w:rStyle w:val="Marquedecommentaire"/>
        </w:rPr>
        <w:annotationRef/>
      </w:r>
      <w:r>
        <w:t>How can you say this ?</w:t>
      </w:r>
    </w:p>
  </w:comment>
  <w:comment w:id="4100" w:author="Christian PIEDALLU" w:date="2023-02-06T16:15:00Z" w:initials="CP">
    <w:p w14:paraId="6D366E71" w14:textId="79D1C55F" w:rsidR="00CA6243" w:rsidRDefault="00CA6243">
      <w:pPr>
        <w:pStyle w:val="Commentaire"/>
      </w:pPr>
      <w:r>
        <w:rPr>
          <w:rStyle w:val="Marquedecommentaire"/>
        </w:rPr>
        <w:annotationRef/>
      </w:r>
      <w:r>
        <w:t>Why ?</w:t>
      </w:r>
    </w:p>
  </w:comment>
  <w:comment w:id="4233" w:author="Christian PIEDALLU" w:date="2023-02-06T16:15:00Z" w:initials="CP">
    <w:p w14:paraId="2DCA5BA1" w14:textId="38A03D99" w:rsidR="00CA6243" w:rsidRDefault="00CA6243">
      <w:pPr>
        <w:pStyle w:val="Commentaire"/>
      </w:pPr>
      <w:r>
        <w:rPr>
          <w:rStyle w:val="Marquedecommentaire"/>
        </w:rPr>
        <w:annotationRef/>
      </w:r>
      <w:r>
        <w:t>It should be nice to have a graph with the evolution of cutted areas  (if supplementary materials  if not sufficient space in the main document</w:t>
      </w:r>
    </w:p>
  </w:comment>
  <w:comment w:id="4391" w:author="Christian PIEDALLU" w:date="2023-02-06T16:19:00Z" w:initials="CP">
    <w:p w14:paraId="0E134E65" w14:textId="5BEB6A55" w:rsidR="00F950A7" w:rsidRDefault="00F950A7">
      <w:pPr>
        <w:pStyle w:val="Commentaire"/>
      </w:pPr>
      <w:r>
        <w:rPr>
          <w:rStyle w:val="Marquedecommentaire"/>
        </w:rPr>
        <w:annotationRef/>
      </w:r>
      <w:r>
        <w:t xml:space="preserve">2022 was a year with a rainy climate, for me it is too early to say it is finished … but you can discuss this </w:t>
      </w:r>
    </w:p>
  </w:comment>
  <w:comment w:id="4409" w:author="Christian PIEDALLU" w:date="2023-02-06T16:25:00Z" w:initials="CP">
    <w:p w14:paraId="715B3916" w14:textId="2AC6DBE2" w:rsidR="00F950A7" w:rsidRDefault="00F950A7">
      <w:pPr>
        <w:pStyle w:val="Commentaire"/>
      </w:pPr>
      <w:r>
        <w:rPr>
          <w:rStyle w:val="Marquedecommentaire"/>
        </w:rPr>
        <w:annotationRef/>
      </w:r>
      <w:r>
        <w:t>Here it is results, and it was mainly already described .. In the discussion you should try to explain you results (link them with climatic information</w:t>
      </w:r>
      <w:r w:rsidR="004329CE">
        <w:t xml:space="preserve"> for example</w:t>
      </w:r>
      <w:r>
        <w:t>)  and to compare your results with other studies (Nardi in the vosges, Maringer in Germany, we also had vulnerable surfaces in my “landscape ecology article</w:t>
      </w:r>
      <w:r w:rsidR="004329CE">
        <w:t>, I find your results relatively optimistic for the Vosges</w:t>
      </w:r>
      <w:r>
        <w:t xml:space="preserve">), and more ? </w:t>
      </w:r>
      <w:r w:rsidR="004329CE">
        <w:t>You can also relate these results with climate change and discuss the future of silver fir</w:t>
      </w:r>
    </w:p>
  </w:comment>
  <w:comment w:id="4948" w:author="Christian PIEDALLU" w:date="2023-02-06T16:32:00Z" w:initials="CP">
    <w:p w14:paraId="5AD972F0" w14:textId="2A9AC99B" w:rsidR="004329CE" w:rsidRDefault="004329CE">
      <w:pPr>
        <w:pStyle w:val="Commentaire"/>
      </w:pPr>
      <w:r>
        <w:rPr>
          <w:rStyle w:val="Marquedecommentaire"/>
        </w:rPr>
        <w:annotationRef/>
      </w:r>
      <w:r>
        <w:t>We need some numbers</w:t>
      </w:r>
    </w:p>
  </w:comment>
  <w:comment w:id="5036" w:author="Christian PIEDALLU" w:date="2023-02-06T16:33:00Z" w:initials="CP">
    <w:p w14:paraId="00FED068" w14:textId="1B45C9A8" w:rsidR="004329CE" w:rsidRDefault="004329CE">
      <w:pPr>
        <w:pStyle w:val="Commentaire"/>
      </w:pPr>
      <w:r>
        <w:rPr>
          <w:rStyle w:val="Marquedecommentaire"/>
        </w:rPr>
        <w:annotationRef/>
      </w:r>
      <w:r>
        <w:t xml:space="preserve"> ???</w:t>
      </w:r>
    </w:p>
  </w:comment>
  <w:comment w:id="5049" w:author="Christian PIEDALLU" w:date="2023-02-06T16:33:00Z" w:initials="CP">
    <w:p w14:paraId="5F55EFC5" w14:textId="3EA43DC9" w:rsidR="004329CE" w:rsidRDefault="004329CE">
      <w:pPr>
        <w:pStyle w:val="Commentaire"/>
      </w:pPr>
      <w:r>
        <w:rPr>
          <w:rStyle w:val="Marquedecommentaire"/>
        </w:rPr>
        <w:annotationRef/>
      </w:r>
      <w:r>
        <w:t xml:space="preserve">Interesting, to develop if you have information about mixture ( by comparing mortality rates at the same altitude with different levels of mixtures). Relate this with other studies about the effect of mixture for Norway spruce stands </w:t>
      </w:r>
    </w:p>
  </w:comment>
  <w:comment w:id="5135" w:author="Christian PIEDALLU" w:date="2023-02-06T16:38:00Z" w:initials="CP">
    <w:p w14:paraId="245D11C1" w14:textId="1DAF11AD" w:rsidR="004329CE" w:rsidRDefault="004329CE">
      <w:pPr>
        <w:pStyle w:val="Commentaire"/>
      </w:pPr>
      <w:r>
        <w:rPr>
          <w:rStyle w:val="Marquedecommentaire"/>
        </w:rPr>
        <w:annotationRef/>
      </w:r>
      <w:r>
        <w:t>Ah yes ? it is strange if you have monospecific plantations</w:t>
      </w:r>
    </w:p>
  </w:comment>
  <w:comment w:id="5174" w:author="Christian PIEDALLU" w:date="2023-02-06T16:36:00Z" w:initials="CP">
    <w:p w14:paraId="3DE320E3" w14:textId="33B30D74" w:rsidR="004329CE" w:rsidRDefault="004329CE">
      <w:pPr>
        <w:pStyle w:val="Commentaire"/>
      </w:pPr>
      <w:r>
        <w:rPr>
          <w:rStyle w:val="Marquedecommentaire"/>
        </w:rPr>
        <w:annotationRef/>
      </w:r>
      <w:r>
        <w:t>A little clumsy, you can improve theses sentences</w:t>
      </w:r>
    </w:p>
  </w:comment>
  <w:comment w:id="5260" w:author="Christian PIEDALLU" w:date="2023-02-06T16:37:00Z" w:initials="CP">
    <w:p w14:paraId="7717E9E3" w14:textId="66494807" w:rsidR="004329CE" w:rsidRDefault="004329CE">
      <w:pPr>
        <w:pStyle w:val="Commentaire"/>
      </w:pPr>
      <w:r>
        <w:rPr>
          <w:rStyle w:val="Marquedecommentaire"/>
        </w:rPr>
        <w:annotationRef/>
      </w:r>
      <w:r>
        <w:t>Again …</w:t>
      </w:r>
    </w:p>
  </w:comment>
  <w:comment w:id="5331" w:author="Christian PIEDALLU" w:date="2023-02-06T16:39:00Z" w:initials="CP">
    <w:p w14:paraId="5B1EC8FF" w14:textId="50B71289" w:rsidR="0019129E" w:rsidRDefault="0019129E">
      <w:pPr>
        <w:pStyle w:val="Commentaire"/>
      </w:pPr>
      <w:r>
        <w:rPr>
          <w:rStyle w:val="Marquedecommentaire"/>
        </w:rPr>
        <w:annotationRef/>
      </w:r>
      <w:r>
        <w:t>And plantations outside the species range. One interesting question is why now, examining retrospective time series of climate for these 3 regions can illustrate why mortality started in 2018</w:t>
      </w:r>
    </w:p>
  </w:comment>
  <w:comment w:id="5511" w:author="Christian PIEDALLU" w:date="2023-02-06T17:39:00Z" w:initials="CP">
    <w:p w14:paraId="7416AA89" w14:textId="0B84254C" w:rsidR="00D922D6" w:rsidRDefault="00D922D6">
      <w:pPr>
        <w:pStyle w:val="Commentaire"/>
      </w:pPr>
      <w:r>
        <w:rPr>
          <w:rStyle w:val="Marquedecommentaire"/>
        </w:rPr>
        <w:annotationRef/>
      </w:r>
      <w:r>
        <w:t>Not very clear, the message is a little confuse.</w:t>
      </w:r>
    </w:p>
  </w:comment>
  <w:comment w:id="5547" w:author="Christian PIEDALLU" w:date="2023-02-06T16:44:00Z" w:initials="CP">
    <w:p w14:paraId="6096BCD2" w14:textId="722A69CF" w:rsidR="0019129E" w:rsidRDefault="0019129E">
      <w:pPr>
        <w:pStyle w:val="Commentaire"/>
      </w:pPr>
      <w:r>
        <w:rPr>
          <w:rStyle w:val="Marquedecommentaire"/>
        </w:rPr>
        <w:annotationRef/>
      </w:r>
      <w:r>
        <w:t>And soil water content trough lateral fluxes</w:t>
      </w:r>
    </w:p>
  </w:comment>
  <w:comment w:id="5660" w:author="Christian PIEDALLU" w:date="2023-02-06T16:45:00Z" w:initials="CP">
    <w:p w14:paraId="602A2BD3" w14:textId="2DCC29DF" w:rsidR="0019129E" w:rsidRDefault="0019129E">
      <w:pPr>
        <w:pStyle w:val="Commentaire"/>
      </w:pPr>
      <w:r>
        <w:rPr>
          <w:rStyle w:val="Marquedecommentaire"/>
        </w:rPr>
        <w:annotationRef/>
      </w:r>
      <w:r>
        <w:t xml:space="preserve">It seems a lot </w:t>
      </w:r>
    </w:p>
  </w:comment>
  <w:comment w:id="5837" w:author="Christian PIEDALLU" w:date="2023-02-06T17:17:00Z" w:initials="CP">
    <w:p w14:paraId="1865734B" w14:textId="33FC60B4" w:rsidR="006301FB" w:rsidRDefault="006301FB">
      <w:pPr>
        <w:pStyle w:val="Commentaire"/>
      </w:pPr>
      <w:r>
        <w:rPr>
          <w:rStyle w:val="Marquedecommentaire"/>
        </w:rPr>
        <w:annotationRef/>
      </w:r>
      <w:r>
        <w:t>No you have a little more mortality in nor</w:t>
      </w:r>
      <w:r w:rsidR="00D922D6">
        <w:t>th</w:t>
      </w:r>
      <w:r>
        <w:t xml:space="preserve"> slopes that are consistent with your expectation. It is also true for the f</w:t>
      </w:r>
      <w:r w:rsidR="00D922D6">
        <w:t>lat</w:t>
      </w:r>
      <w:r>
        <w:t xml:space="preserve"> areas in the Ardennes but not for the vosges. It can probably be explained because flat areas are not the same according to the location. In the vosges for example</w:t>
      </w:r>
      <w:r w:rsidR="00DC21F8">
        <w:t xml:space="preserve"> </w:t>
      </w:r>
      <w:r>
        <w:t xml:space="preserve">there is a plateau (1000 etangs) </w:t>
      </w:r>
      <w:r w:rsidR="00DC21F8">
        <w:t>with</w:t>
      </w:r>
      <w:r>
        <w:t xml:space="preserve"> altitude </w:t>
      </w:r>
      <w:r w:rsidR="00DC21F8">
        <w:t>ranging between 500 and 800 m with a lot of mortality. The precipitation were goo</w:t>
      </w:r>
      <w:r w:rsidR="00D922D6">
        <w:t>d</w:t>
      </w:r>
      <w:r w:rsidR="00DC21F8">
        <w:t xml:space="preserve"> in this area and when many droughts occurred a lot of spruce died. You can check the mean altitude and slopes of the different classes Table 4 to illustrate these differences but I suppose this partly explain these results.</w:t>
      </w:r>
      <w:r w:rsidR="00D922D6">
        <w:t xml:space="preserve"> In addition plains in the vosges also correspond to hight temperatures and adaptation have limits. You can send to me your plots in plains if you want, I can check …</w:t>
      </w:r>
    </w:p>
  </w:comment>
  <w:comment w:id="5901" w:author="Christian PIEDALLU" w:date="2023-02-06T17:32:00Z" w:initials="CP">
    <w:p w14:paraId="6FFFFA2F" w14:textId="04A60FF0" w:rsidR="00DC21F8" w:rsidRDefault="00DC21F8">
      <w:pPr>
        <w:pStyle w:val="Commentaire"/>
      </w:pPr>
      <w:r>
        <w:rPr>
          <w:rStyle w:val="Marquedecommentaire"/>
        </w:rPr>
        <w:annotationRef/>
      </w:r>
      <w:r>
        <w:t xml:space="preserve">Wes but not at the topographic scale, we observe more mortality on the slopes </w:t>
      </w:r>
    </w:p>
  </w:comment>
  <w:comment w:id="6046" w:author="Christian PIEDALLU" w:date="2023-02-06T17:35:00Z" w:initials="CP">
    <w:p w14:paraId="5B4EAB36" w14:textId="60221F2B" w:rsidR="00D922D6" w:rsidRDefault="00D922D6">
      <w:pPr>
        <w:pStyle w:val="Commentaire"/>
      </w:pPr>
      <w:r>
        <w:rPr>
          <w:rStyle w:val="Marquedecommentaire"/>
        </w:rPr>
        <w:annotationRef/>
      </w:r>
      <w:r>
        <w:t>You don’t see this, mortality is more important in plains</w:t>
      </w:r>
    </w:p>
  </w:comment>
  <w:comment w:id="6302" w:author="Christian PIEDALLU" w:date="2023-02-06T17:30:00Z" w:initials="CP">
    <w:p w14:paraId="270B5672" w14:textId="6F9944FF" w:rsidR="00DC21F8" w:rsidRDefault="00DC21F8">
      <w:pPr>
        <w:pStyle w:val="Commentaire"/>
      </w:pPr>
      <w:r>
        <w:rPr>
          <w:rStyle w:val="Marquedecommentaire"/>
        </w:rPr>
        <w:annotationRef/>
      </w:r>
      <w:r>
        <w:t xml:space="preserve">Possible but you should check this. I can give you my database for checking I have raw information about mixture … </w:t>
      </w:r>
    </w:p>
  </w:comment>
  <w:comment w:id="6370" w:author="Christian PIEDALLU" w:date="2023-02-06T17:40:00Z" w:initials="CP">
    <w:p w14:paraId="67977D85" w14:textId="22980CED" w:rsidR="00D922D6" w:rsidRDefault="00D922D6">
      <w:pPr>
        <w:pStyle w:val="Commentaire"/>
      </w:pPr>
      <w:r>
        <w:rPr>
          <w:rStyle w:val="Marquedecommentaire"/>
        </w:rPr>
        <w:annotationRef/>
      </w:r>
      <w:r>
        <w:t xml:space="preserve">I think the dissemination of bark beetle can explain also partly these results, mortality is influenced globally by changes in water availability that can be independent of topography, or locally moderated by topography, but at the scale of your region </w:t>
      </w:r>
      <w:r w:rsidR="00AD2FF8">
        <w:t>you don’t see this. It could be discussed. These indirect factors (topography, altitude” are scale dependent.</w:t>
      </w:r>
    </w:p>
  </w:comment>
  <w:comment w:id="6553" w:author="Christian PIEDALLU" w:date="2023-02-06T17:44:00Z" w:initials="CP">
    <w:p w14:paraId="4326C788" w14:textId="6A2CFD76" w:rsidR="00AD2FF8" w:rsidRDefault="00AD2FF8">
      <w:pPr>
        <w:pStyle w:val="Commentaire"/>
      </w:pPr>
      <w:r>
        <w:rPr>
          <w:rStyle w:val="Marquedecommentaire"/>
        </w:rPr>
        <w:annotationRef/>
      </w:r>
      <w:r>
        <w:t>The interest of you remote sensing map should be discussed in the results, and I think you can evaluate its performance according to the existing map in Belgium. I think it can be a very interesting contribution in this article</w:t>
      </w:r>
    </w:p>
  </w:comment>
  <w:comment w:id="6701" w:author="Christian PIEDALLU" w:date="2023-02-06T17:46:00Z" w:initials="CP">
    <w:p w14:paraId="5B047E38" w14:textId="652564F8" w:rsidR="00AD2FF8" w:rsidRDefault="00AD2FF8">
      <w:pPr>
        <w:pStyle w:val="Commentaire"/>
      </w:pPr>
      <w:r>
        <w:rPr>
          <w:rStyle w:val="Marquedecommentaire"/>
        </w:rPr>
        <w:annotationRef/>
      </w:r>
      <w:r>
        <w:t>What happen in 2022 ?</w:t>
      </w:r>
    </w:p>
  </w:comment>
  <w:comment w:id="6965" w:author="Christian PIEDALLU" w:date="2023-02-06T17:47:00Z" w:initials="CP">
    <w:p w14:paraId="669F59E1" w14:textId="0E82216B" w:rsidR="00AD2FF8" w:rsidRDefault="00AD2FF8">
      <w:pPr>
        <w:pStyle w:val="Commentaire"/>
      </w:pPr>
      <w:r>
        <w:rPr>
          <w:rStyle w:val="Marquedecommentaire"/>
        </w:rPr>
        <w:annotationRef/>
      </w:r>
      <w:r>
        <w:t>???</w:t>
      </w:r>
    </w:p>
  </w:comment>
  <w:comment w:id="7036" w:author="Christian PIEDALLU" w:date="2023-02-06T17:48:00Z" w:initials="CP">
    <w:p w14:paraId="563059AF" w14:textId="4600576F" w:rsidR="00AD2FF8" w:rsidRDefault="00AD2FF8">
      <w:pPr>
        <w:pStyle w:val="Commentaire"/>
      </w:pPr>
      <w:r>
        <w:rPr>
          <w:rStyle w:val="Marquedecommentaire"/>
        </w:rPr>
        <w:annotationRef/>
      </w:r>
      <w:r>
        <w:t xml:space="preserve">In the vosges spruce die at 800-1000 m of altitude </w:t>
      </w:r>
    </w:p>
  </w:comment>
  <w:comment w:id="7099" w:author="Christian PIEDALLU" w:date="2023-02-06T17:48:00Z" w:initials="CP">
    <w:p w14:paraId="16271824" w14:textId="53A33C07" w:rsidR="00AD2FF8" w:rsidRDefault="00AD2FF8">
      <w:pPr>
        <w:pStyle w:val="Commentaire"/>
      </w:pPr>
      <w:r>
        <w:rPr>
          <w:rStyle w:val="Marquedecommentaire"/>
        </w:rPr>
        <w:annotationRef/>
      </w:r>
      <w:r>
        <w:t>In my article I found 37% of the surface is at very important risk of dieback … be careful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1D1643" w15:done="0"/>
  <w15:commentEx w15:paraId="6B714A85" w15:done="0"/>
  <w15:commentEx w15:paraId="476ACB86" w15:done="0"/>
  <w15:commentEx w15:paraId="464CD82B" w15:done="0"/>
  <w15:commentEx w15:paraId="2367A7D2" w15:done="0"/>
  <w15:commentEx w15:paraId="15731D3C" w15:done="0"/>
  <w15:commentEx w15:paraId="13AF5AAD" w15:done="0"/>
  <w15:commentEx w15:paraId="7C0138E0" w15:done="0"/>
  <w15:commentEx w15:paraId="3B4CB2B8" w15:done="0"/>
  <w15:commentEx w15:paraId="6F61A0CC" w15:done="0"/>
  <w15:commentEx w15:paraId="6876E4C3" w15:done="0"/>
  <w15:commentEx w15:paraId="354F1B0D" w15:done="0"/>
  <w15:commentEx w15:paraId="2781029C" w15:done="0"/>
  <w15:commentEx w15:paraId="149CE246" w15:done="0"/>
  <w15:commentEx w15:paraId="1AEEAC80" w15:done="0"/>
  <w15:commentEx w15:paraId="4B188C25" w15:done="0"/>
  <w15:commentEx w15:paraId="35445264" w15:done="0"/>
  <w15:commentEx w15:paraId="62D70016" w15:done="0"/>
  <w15:commentEx w15:paraId="0D995FD6" w15:done="0"/>
  <w15:commentEx w15:paraId="2C7AED2B" w15:done="0"/>
  <w15:commentEx w15:paraId="79521B5A" w15:done="0"/>
  <w15:commentEx w15:paraId="72FA19C4" w15:done="0"/>
  <w15:commentEx w15:paraId="727DFB98" w15:done="0"/>
  <w15:commentEx w15:paraId="5547A2CD" w15:done="0"/>
  <w15:commentEx w15:paraId="03D1C42E" w15:done="0"/>
  <w15:commentEx w15:paraId="0E602F90" w15:done="0"/>
  <w15:commentEx w15:paraId="7B762577" w15:done="0"/>
  <w15:commentEx w15:paraId="3679A6B4" w15:done="0"/>
  <w15:commentEx w15:paraId="26779A3A" w15:done="0"/>
  <w15:commentEx w15:paraId="17EAFDC6" w15:done="0"/>
  <w15:commentEx w15:paraId="139AC51D" w15:done="0"/>
  <w15:commentEx w15:paraId="625DE984" w15:done="0"/>
  <w15:commentEx w15:paraId="62C03C32" w15:done="0"/>
  <w15:commentEx w15:paraId="65000046" w15:done="0"/>
  <w15:commentEx w15:paraId="76B2C67F" w15:done="0"/>
  <w15:commentEx w15:paraId="1106C733" w15:done="0"/>
  <w15:commentEx w15:paraId="6CBD754B" w15:done="0"/>
  <w15:commentEx w15:paraId="641EEEFE" w15:done="0"/>
  <w15:commentEx w15:paraId="6FF9C11E" w15:done="0"/>
  <w15:commentEx w15:paraId="5779ED13" w15:done="0"/>
  <w15:commentEx w15:paraId="5E91ED3B" w15:done="0"/>
  <w15:commentEx w15:paraId="0632E645" w15:done="0"/>
  <w15:commentEx w15:paraId="43E1FF0F" w15:done="0"/>
  <w15:commentEx w15:paraId="143145AC" w15:done="0"/>
  <w15:commentEx w15:paraId="37B141CB" w15:done="0"/>
  <w15:commentEx w15:paraId="3F1DE5D5" w15:done="0"/>
  <w15:commentEx w15:paraId="6AAFFA5D" w15:done="0"/>
  <w15:commentEx w15:paraId="6D90DED7" w15:done="0"/>
  <w15:commentEx w15:paraId="4909E628" w15:done="0"/>
  <w15:commentEx w15:paraId="5F64F4C7" w15:done="0"/>
  <w15:commentEx w15:paraId="4626C568" w15:done="0"/>
  <w15:commentEx w15:paraId="2F42D2C1" w15:done="0"/>
  <w15:commentEx w15:paraId="3E1056F2" w15:done="0"/>
  <w15:commentEx w15:paraId="03533786" w15:done="0"/>
  <w15:commentEx w15:paraId="241532C5" w15:done="0"/>
  <w15:commentEx w15:paraId="77E930ED" w15:done="0"/>
  <w15:commentEx w15:paraId="38962ACF" w15:done="0"/>
  <w15:commentEx w15:paraId="0FA05E57" w15:done="0"/>
  <w15:commentEx w15:paraId="107852AB" w15:done="0"/>
  <w15:commentEx w15:paraId="13A3A998" w15:done="0"/>
  <w15:commentEx w15:paraId="3F3C828C" w15:done="0"/>
  <w15:commentEx w15:paraId="174198D8" w15:done="0"/>
  <w15:commentEx w15:paraId="4005961A" w15:done="0"/>
  <w15:commentEx w15:paraId="497A65E6" w15:done="0"/>
  <w15:commentEx w15:paraId="7667E57B" w15:done="0"/>
  <w15:commentEx w15:paraId="0D919400" w15:done="0"/>
  <w15:commentEx w15:paraId="6D366E71" w15:done="0"/>
  <w15:commentEx w15:paraId="2DCA5BA1" w15:done="0"/>
  <w15:commentEx w15:paraId="0E134E65" w15:done="0"/>
  <w15:commentEx w15:paraId="715B3916" w15:done="0"/>
  <w15:commentEx w15:paraId="5AD972F0" w15:done="0"/>
  <w15:commentEx w15:paraId="00FED068" w15:done="0"/>
  <w15:commentEx w15:paraId="5F55EFC5" w15:done="0"/>
  <w15:commentEx w15:paraId="245D11C1" w15:done="0"/>
  <w15:commentEx w15:paraId="3DE320E3" w15:done="0"/>
  <w15:commentEx w15:paraId="7717E9E3" w15:done="0"/>
  <w15:commentEx w15:paraId="5B1EC8FF" w15:done="0"/>
  <w15:commentEx w15:paraId="7416AA89" w15:done="0"/>
  <w15:commentEx w15:paraId="6096BCD2" w15:done="0"/>
  <w15:commentEx w15:paraId="602A2BD3" w15:done="0"/>
  <w15:commentEx w15:paraId="1865734B" w15:done="0"/>
  <w15:commentEx w15:paraId="6FFFFA2F" w15:done="0"/>
  <w15:commentEx w15:paraId="5B4EAB36" w15:done="0"/>
  <w15:commentEx w15:paraId="270B5672" w15:done="0"/>
  <w15:commentEx w15:paraId="67977D85" w15:done="0"/>
  <w15:commentEx w15:paraId="4326C788" w15:done="0"/>
  <w15:commentEx w15:paraId="5B047E38" w15:done="0"/>
  <w15:commentEx w15:paraId="669F59E1" w15:done="0"/>
  <w15:commentEx w15:paraId="563059AF" w15:done="0"/>
  <w15:commentEx w15:paraId="162718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1D1643" w16cid:durableId="278B8C63"/>
  <w16cid:commentId w16cid:paraId="6B714A85" w16cid:durableId="278B4873"/>
  <w16cid:commentId w16cid:paraId="476ACB86" w16cid:durableId="278B4961"/>
  <w16cid:commentId w16cid:paraId="464CD82B" w16cid:durableId="278B4B2E"/>
  <w16cid:commentId w16cid:paraId="2367A7D2" w16cid:durableId="278B4B52"/>
  <w16cid:commentId w16cid:paraId="15731D3C" w16cid:durableId="278B4E1B"/>
  <w16cid:commentId w16cid:paraId="13AF5AAD" w16cid:durableId="278B52CD"/>
  <w16cid:commentId w16cid:paraId="7C0138E0" w16cid:durableId="278B7962"/>
  <w16cid:commentId w16cid:paraId="3B4CB2B8" w16cid:durableId="278B55D2"/>
  <w16cid:commentId w16cid:paraId="6F61A0CC" w16cid:durableId="278B5740"/>
  <w16cid:commentId w16cid:paraId="6876E4C3" w16cid:durableId="278B591C"/>
  <w16cid:commentId w16cid:paraId="354F1B0D" w16cid:durableId="278B5871"/>
  <w16cid:commentId w16cid:paraId="2781029C" w16cid:durableId="278B58C7"/>
  <w16cid:commentId w16cid:paraId="149CE246" w16cid:durableId="278B5D60"/>
  <w16cid:commentId w16cid:paraId="1AEEAC80" w16cid:durableId="278B5DFF"/>
  <w16cid:commentId w16cid:paraId="4B188C25" w16cid:durableId="278B5E71"/>
  <w16cid:commentId w16cid:paraId="35445264" w16cid:durableId="278B5EAA"/>
  <w16cid:commentId w16cid:paraId="62D70016" w16cid:durableId="278B5F33"/>
  <w16cid:commentId w16cid:paraId="0D995FD6" w16cid:durableId="278B5FF4"/>
  <w16cid:commentId w16cid:paraId="2C7AED2B" w16cid:durableId="278B604F"/>
  <w16cid:commentId w16cid:paraId="79521B5A" w16cid:durableId="278B5CAF"/>
  <w16cid:commentId w16cid:paraId="72FA19C4" w16cid:durableId="278B636A"/>
  <w16cid:commentId w16cid:paraId="727DFB98" w16cid:durableId="278B647A"/>
  <w16cid:commentId w16cid:paraId="5547A2CD" w16cid:durableId="278B6411"/>
  <w16cid:commentId w16cid:paraId="03D1C42E" w16cid:durableId="278B64CC"/>
  <w16cid:commentId w16cid:paraId="0E602F90" w16cid:durableId="278B6623"/>
  <w16cid:commentId w16cid:paraId="7B762577" w16cid:durableId="278B65B5"/>
  <w16cid:commentId w16cid:paraId="3679A6B4" w16cid:durableId="278B667E"/>
  <w16cid:commentId w16cid:paraId="26779A3A" w16cid:durableId="278B6828"/>
  <w16cid:commentId w16cid:paraId="17EAFDC6" w16cid:durableId="278B6F46"/>
  <w16cid:commentId w16cid:paraId="139AC51D" w16cid:durableId="278B6D9B"/>
  <w16cid:commentId w16cid:paraId="625DE984" w16cid:durableId="278B6886"/>
  <w16cid:commentId w16cid:paraId="62C03C32" w16cid:durableId="278B6A58"/>
  <w16cid:commentId w16cid:paraId="65000046" w16cid:durableId="278B6FA8"/>
  <w16cid:commentId w16cid:paraId="76B2C67F" w16cid:durableId="278B69F2"/>
  <w16cid:commentId w16cid:paraId="1106C733" w16cid:durableId="278B6988"/>
  <w16cid:commentId w16cid:paraId="6CBD754B" w16cid:durableId="278B6A9D"/>
  <w16cid:commentId w16cid:paraId="641EEEFE" w16cid:durableId="278B6AED"/>
  <w16cid:commentId w16cid:paraId="6FF9C11E" w16cid:durableId="278B6B22"/>
  <w16cid:commentId w16cid:paraId="5779ED13" w16cid:durableId="278B6C14"/>
  <w16cid:commentId w16cid:paraId="5E91ED3B" w16cid:durableId="278B9923"/>
  <w16cid:commentId w16cid:paraId="0632E645" w16cid:durableId="278B6C9A"/>
  <w16cid:commentId w16cid:paraId="43E1FF0F" w16cid:durableId="278B6CCB"/>
  <w16cid:commentId w16cid:paraId="143145AC" w16cid:durableId="278B8E0C"/>
  <w16cid:commentId w16cid:paraId="37B141CB" w16cid:durableId="278B6E18"/>
  <w16cid:commentId w16cid:paraId="3F1DE5D5" w16cid:durableId="278B7040"/>
  <w16cid:commentId w16cid:paraId="6AAFFA5D" w16cid:durableId="278B8F5A"/>
  <w16cid:commentId w16cid:paraId="6D90DED7" w16cid:durableId="278B6FDC"/>
  <w16cid:commentId w16cid:paraId="4909E628" w16cid:durableId="278B7014"/>
  <w16cid:commentId w16cid:paraId="5F64F4C7" w16cid:durableId="278B7129"/>
  <w16cid:commentId w16cid:paraId="4626C568" w16cid:durableId="278B91B6"/>
  <w16cid:commentId w16cid:paraId="2F42D2C1" w16cid:durableId="278BA738"/>
  <w16cid:commentId w16cid:paraId="3E1056F2" w16cid:durableId="278B9687"/>
  <w16cid:commentId w16cid:paraId="03533786" w16cid:durableId="278B9730"/>
  <w16cid:commentId w16cid:paraId="241532C5" w16cid:durableId="278B9972"/>
  <w16cid:commentId w16cid:paraId="77E930ED" w16cid:durableId="278B986F"/>
  <w16cid:commentId w16cid:paraId="38962ACF" w16cid:durableId="278B9DAE"/>
  <w16cid:commentId w16cid:paraId="0FA05E57" w16cid:durableId="278B9FDD"/>
  <w16cid:commentId w16cid:paraId="107852AB" w16cid:durableId="278BA014"/>
  <w16cid:commentId w16cid:paraId="13A3A998" w16cid:durableId="278BA080"/>
  <w16cid:commentId w16cid:paraId="3F3C828C" w16cid:durableId="278BA0D8"/>
  <w16cid:commentId w16cid:paraId="174198D8" w16cid:durableId="278BA50A"/>
  <w16cid:commentId w16cid:paraId="4005961A" w16cid:durableId="278BA518"/>
  <w16cid:commentId w16cid:paraId="497A65E6" w16cid:durableId="278BA5E6"/>
  <w16cid:commentId w16cid:paraId="7667E57B" w16cid:durableId="278BA6AD"/>
  <w16cid:commentId w16cid:paraId="0D919400" w16cid:durableId="278BA609"/>
  <w16cid:commentId w16cid:paraId="6D366E71" w16cid:durableId="278BA61F"/>
  <w16cid:commentId w16cid:paraId="2DCA5BA1" w16cid:durableId="278BA63E"/>
  <w16cid:commentId w16cid:paraId="0E134E65" w16cid:durableId="278BA6F7"/>
  <w16cid:commentId w16cid:paraId="715B3916" w16cid:durableId="278BA86E"/>
  <w16cid:commentId w16cid:paraId="5AD972F0" w16cid:durableId="278BAA16"/>
  <w16cid:commentId w16cid:paraId="00FED068" w16cid:durableId="278BAA67"/>
  <w16cid:commentId w16cid:paraId="5F55EFC5" w16cid:durableId="278BAA75"/>
  <w16cid:commentId w16cid:paraId="245D11C1" w16cid:durableId="278BAB7B"/>
  <w16cid:commentId w16cid:paraId="3DE320E3" w16cid:durableId="278BAB14"/>
  <w16cid:commentId w16cid:paraId="7717E9E3" w16cid:durableId="278BAB5D"/>
  <w16cid:commentId w16cid:paraId="5B1EC8FF" w16cid:durableId="278BABBA"/>
  <w16cid:commentId w16cid:paraId="7416AA89" w16cid:durableId="278BB9DA"/>
  <w16cid:commentId w16cid:paraId="6096BCD2" w16cid:durableId="278BACF6"/>
  <w16cid:commentId w16cid:paraId="602A2BD3" w16cid:durableId="278BAD3D"/>
  <w16cid:commentId w16cid:paraId="1865734B" w16cid:durableId="278BB4AC"/>
  <w16cid:commentId w16cid:paraId="6FFFFA2F" w16cid:durableId="278BB830"/>
  <w16cid:commentId w16cid:paraId="5B4EAB36" w16cid:durableId="278BB8D1"/>
  <w16cid:commentId w16cid:paraId="270B5672" w16cid:durableId="278BB79B"/>
  <w16cid:commentId w16cid:paraId="67977D85" w16cid:durableId="278BB9F5"/>
  <w16cid:commentId w16cid:paraId="4326C788" w16cid:durableId="278BBB12"/>
  <w16cid:commentId w16cid:paraId="5B047E38" w16cid:durableId="278BBB86"/>
  <w16cid:commentId w16cid:paraId="669F59E1" w16cid:durableId="278BBBB8"/>
  <w16cid:commentId w16cid:paraId="563059AF" w16cid:durableId="278BBBD8"/>
  <w16cid:commentId w16cid:paraId="16271824" w16cid:durableId="278BBC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6B8DF" w14:textId="77777777" w:rsidR="0000224E" w:rsidRDefault="0000224E">
      <w:r>
        <w:separator/>
      </w:r>
    </w:p>
  </w:endnote>
  <w:endnote w:type="continuationSeparator" w:id="0">
    <w:p w14:paraId="69AA8BC8" w14:textId="77777777" w:rsidR="0000224E" w:rsidRDefault="00002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73172" w14:textId="77777777" w:rsidR="0000224E" w:rsidRDefault="0000224E">
      <w:r>
        <w:separator/>
      </w:r>
    </w:p>
  </w:footnote>
  <w:footnote w:type="continuationSeparator" w:id="0">
    <w:p w14:paraId="56F35369" w14:textId="77777777" w:rsidR="0000224E" w:rsidRDefault="00002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4851C" w14:textId="3F2A52C7" w:rsidR="0000224E" w:rsidRDefault="0000224E">
    <w:pPr>
      <w:pStyle w:val="Corpsdetexte"/>
      <w:spacing w:line="14" w:lineRule="auto"/>
    </w:pPr>
    <w:r>
      <w:rPr>
        <w:noProof/>
      </w:rPr>
      <mc:AlternateContent>
        <mc:Choice Requires="wps">
          <w:drawing>
            <wp:anchor distT="0" distB="0" distL="114300" distR="114300" simplePos="0" relativeHeight="486889472" behindDoc="1" locked="0" layoutInCell="1" allowOverlap="1" wp14:anchorId="3C190877" wp14:editId="70E292E5">
              <wp:simplePos x="0" y="0"/>
              <wp:positionH relativeFrom="page">
                <wp:posOffset>1029970</wp:posOffset>
              </wp:positionH>
              <wp:positionV relativeFrom="page">
                <wp:posOffset>1164590</wp:posOffset>
              </wp:positionV>
              <wp:extent cx="184150" cy="1270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C3FF9" w14:textId="77777777" w:rsidR="0000224E" w:rsidRDefault="0000224E">
                          <w:pPr>
                            <w:spacing w:line="183" w:lineRule="exact"/>
                            <w:ind w:left="60"/>
                            <w:rPr>
                              <w:sz w:val="16"/>
                            </w:rPr>
                          </w:pPr>
                          <w:r>
                            <w:fldChar w:fldCharType="begin"/>
                          </w:r>
                          <w:r>
                            <w:rPr>
                              <w:w w:val="105"/>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90877" id="_x0000_t202" coordsize="21600,21600" o:spt="202" path="m,l,21600r21600,l21600,xe">
              <v:stroke joinstyle="miter"/>
              <v:path gradientshapeok="t" o:connecttype="rect"/>
            </v:shapetype>
            <v:shape id="Text Box 4" o:spid="_x0000_s1032" type="#_x0000_t202" style="position:absolute;margin-left:81.1pt;margin-top:91.7pt;width:14.5pt;height:10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" filled="f" stroked="f">
              <v:textbox inset="0,0,0,0">
                <w:txbxContent>
                  <w:p w14:paraId="05FC3FF9" w14:textId="77777777" w:rsidR="0000224E" w:rsidRDefault="0000224E">
                    <w:pPr>
                      <w:spacing w:line="183" w:lineRule="exact"/>
                      <w:ind w:left="60"/>
                      <w:rPr>
                        <w:sz w:val="16"/>
                      </w:rPr>
                    </w:pPr>
                    <w:r>
                      <w:fldChar w:fldCharType="begin"/>
                    </w:r>
                    <w:r>
                      <w:rPr>
                        <w:w w:val="105"/>
                        <w:sz w:val="16"/>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89984" behindDoc="1" locked="0" layoutInCell="1" allowOverlap="1" wp14:anchorId="27668863" wp14:editId="2743FD86">
              <wp:simplePos x="0" y="0"/>
              <wp:positionH relativeFrom="page">
                <wp:posOffset>3021330</wp:posOffset>
              </wp:positionH>
              <wp:positionV relativeFrom="page">
                <wp:posOffset>1164590</wp:posOffset>
              </wp:positionV>
              <wp:extent cx="1625600" cy="1270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819BC" w14:textId="77777777" w:rsidR="0000224E" w:rsidRDefault="0000224E">
                          <w:pPr>
                            <w:spacing w:line="183" w:lineRule="exact"/>
                            <w:ind w:left="20"/>
                            <w:rPr>
                              <w:i/>
                              <w:sz w:val="16"/>
                            </w:rPr>
                          </w:pPr>
                          <w:r>
                            <w:rPr>
                              <w:i/>
                              <w:w w:val="120"/>
                              <w:sz w:val="16"/>
                            </w:rPr>
                            <w:t>Gilles</w:t>
                          </w:r>
                          <w:r>
                            <w:rPr>
                              <w:i/>
                              <w:spacing w:val="9"/>
                              <w:w w:val="120"/>
                              <w:sz w:val="16"/>
                            </w:rPr>
                            <w:t xml:space="preserve"> </w:t>
                          </w:r>
                          <w:r>
                            <w:rPr>
                              <w:i/>
                              <w:w w:val="120"/>
                              <w:sz w:val="16"/>
                            </w:rPr>
                            <w:t>A.</w:t>
                          </w:r>
                          <w:r>
                            <w:rPr>
                              <w:i/>
                              <w:spacing w:val="10"/>
                              <w:w w:val="120"/>
                              <w:sz w:val="16"/>
                            </w:rPr>
                            <w:t xml:space="preserve"> </w:t>
                          </w:r>
                          <w:r>
                            <w:rPr>
                              <w:i/>
                              <w:w w:val="120"/>
                              <w:sz w:val="16"/>
                            </w:rPr>
                            <w:t>et</w:t>
                          </w:r>
                          <w:r>
                            <w:rPr>
                              <w:i/>
                              <w:spacing w:val="10"/>
                              <w:w w:val="120"/>
                              <w:sz w:val="16"/>
                            </w:rPr>
                            <w:t xml:space="preserve"> </w:t>
                          </w:r>
                          <w:r>
                            <w:rPr>
                              <w:i/>
                              <w:w w:val="120"/>
                              <w:sz w:val="16"/>
                            </w:rPr>
                            <w:t>al.</w:t>
                          </w:r>
                          <w:r>
                            <w:rPr>
                              <w:i/>
                              <w:spacing w:val="10"/>
                              <w:w w:val="120"/>
                              <w:sz w:val="16"/>
                            </w:rPr>
                            <w:t xml:space="preserve"> </w:t>
                          </w:r>
                          <w:r>
                            <w:rPr>
                              <w:i/>
                              <w:w w:val="120"/>
                              <w:sz w:val="16"/>
                            </w:rPr>
                            <w:t xml:space="preserve">/ </w:t>
                          </w:r>
                          <w:r>
                            <w:rPr>
                              <w:i/>
                              <w:spacing w:val="21"/>
                              <w:w w:val="120"/>
                              <w:sz w:val="16"/>
                            </w:rPr>
                            <w:t xml:space="preserve"> </w:t>
                          </w:r>
                          <w:r>
                            <w:rPr>
                              <w:i/>
                              <w:w w:val="120"/>
                              <w:sz w:val="16"/>
                            </w:rPr>
                            <w:t>00</w:t>
                          </w:r>
                          <w:r>
                            <w:rPr>
                              <w:i/>
                              <w:spacing w:val="10"/>
                              <w:w w:val="120"/>
                              <w:sz w:val="16"/>
                            </w:rPr>
                            <w:t xml:space="preserve"> </w:t>
                          </w:r>
                          <w:r>
                            <w:rPr>
                              <w:i/>
                              <w:w w:val="120"/>
                              <w:sz w:val="16"/>
                            </w:rPr>
                            <w:t>(2023)</w:t>
                          </w:r>
                          <w:r>
                            <w:rPr>
                              <w:i/>
                              <w:spacing w:val="10"/>
                              <w:w w:val="120"/>
                              <w:sz w:val="16"/>
                            </w:rPr>
                            <w:t xml:space="preserve"> </w:t>
                          </w:r>
                          <w:hyperlink w:anchor="_bookmark9" w:history="1">
                            <w:r>
                              <w:rPr>
                                <w:i/>
                                <w:w w:val="120"/>
                                <w:sz w:val="16"/>
                              </w:rPr>
                              <w:t>1–13</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68863" id="Text Box 3" o:spid="_x0000_s1033" type="#_x0000_t202" style="position:absolute;margin-left:237.9pt;margin-top:91.7pt;width:128pt;height:10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" filled="f" stroked="f">
              <v:textbox inset="0,0,0,0">
                <w:txbxContent>
                  <w:p w14:paraId="595819BC" w14:textId="77777777" w:rsidR="0000224E" w:rsidRDefault="0000224E">
                    <w:pPr>
                      <w:spacing w:line="183" w:lineRule="exact"/>
                      <w:ind w:left="20"/>
                      <w:rPr>
                        <w:i/>
                        <w:sz w:val="16"/>
                      </w:rPr>
                    </w:pPr>
                    <w:r>
                      <w:rPr>
                        <w:i/>
                        <w:w w:val="120"/>
                        <w:sz w:val="16"/>
                      </w:rPr>
                      <w:t>Gilles</w:t>
                    </w:r>
                    <w:r>
                      <w:rPr>
                        <w:i/>
                        <w:spacing w:val="9"/>
                        <w:w w:val="120"/>
                        <w:sz w:val="16"/>
                      </w:rPr>
                      <w:t xml:space="preserve"> </w:t>
                    </w:r>
                    <w:r>
                      <w:rPr>
                        <w:i/>
                        <w:w w:val="120"/>
                        <w:sz w:val="16"/>
                      </w:rPr>
                      <w:t>A.</w:t>
                    </w:r>
                    <w:r>
                      <w:rPr>
                        <w:i/>
                        <w:spacing w:val="10"/>
                        <w:w w:val="120"/>
                        <w:sz w:val="16"/>
                      </w:rPr>
                      <w:t xml:space="preserve"> </w:t>
                    </w:r>
                    <w:r>
                      <w:rPr>
                        <w:i/>
                        <w:w w:val="120"/>
                        <w:sz w:val="16"/>
                      </w:rPr>
                      <w:t>et</w:t>
                    </w:r>
                    <w:r>
                      <w:rPr>
                        <w:i/>
                        <w:spacing w:val="10"/>
                        <w:w w:val="120"/>
                        <w:sz w:val="16"/>
                      </w:rPr>
                      <w:t xml:space="preserve"> </w:t>
                    </w:r>
                    <w:r>
                      <w:rPr>
                        <w:i/>
                        <w:w w:val="120"/>
                        <w:sz w:val="16"/>
                      </w:rPr>
                      <w:t>al.</w:t>
                    </w:r>
                    <w:r>
                      <w:rPr>
                        <w:i/>
                        <w:spacing w:val="10"/>
                        <w:w w:val="120"/>
                        <w:sz w:val="16"/>
                      </w:rPr>
                      <w:t xml:space="preserve"> </w:t>
                    </w:r>
                    <w:proofErr w:type="gramStart"/>
                    <w:r>
                      <w:rPr>
                        <w:i/>
                        <w:w w:val="120"/>
                        <w:sz w:val="16"/>
                      </w:rPr>
                      <w:t xml:space="preserve">/ </w:t>
                    </w:r>
                    <w:r>
                      <w:rPr>
                        <w:i/>
                        <w:spacing w:val="21"/>
                        <w:w w:val="120"/>
                        <w:sz w:val="16"/>
                      </w:rPr>
                      <w:t xml:space="preserve"> </w:t>
                    </w:r>
                    <w:r>
                      <w:rPr>
                        <w:i/>
                        <w:w w:val="120"/>
                        <w:sz w:val="16"/>
                      </w:rPr>
                      <w:t>00</w:t>
                    </w:r>
                    <w:proofErr w:type="gramEnd"/>
                    <w:r>
                      <w:rPr>
                        <w:i/>
                        <w:spacing w:val="10"/>
                        <w:w w:val="120"/>
                        <w:sz w:val="16"/>
                      </w:rPr>
                      <w:t xml:space="preserve"> </w:t>
                    </w:r>
                    <w:r>
                      <w:rPr>
                        <w:i/>
                        <w:w w:val="120"/>
                        <w:sz w:val="16"/>
                      </w:rPr>
                      <w:t>(2023)</w:t>
                    </w:r>
                    <w:r>
                      <w:rPr>
                        <w:i/>
                        <w:spacing w:val="10"/>
                        <w:w w:val="120"/>
                        <w:sz w:val="16"/>
                      </w:rPr>
                      <w:t xml:space="preserve"> </w:t>
                    </w:r>
                    <w:hyperlink w:anchor="_bookmark9" w:history="1">
                      <w:r>
                        <w:rPr>
                          <w:i/>
                          <w:w w:val="120"/>
                          <w:sz w:val="16"/>
                        </w:rPr>
                        <w:t>1–13</w:t>
                      </w:r>
                    </w:hyperlink>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B322A" w14:textId="20175867" w:rsidR="0000224E" w:rsidRDefault="0000224E">
    <w:pPr>
      <w:pStyle w:val="Corpsdetexte"/>
      <w:spacing w:line="14" w:lineRule="auto"/>
    </w:pPr>
    <w:r>
      <w:rPr>
        <w:noProof/>
      </w:rPr>
      <mc:AlternateContent>
        <mc:Choice Requires="wps">
          <w:drawing>
            <wp:anchor distT="0" distB="0" distL="114300" distR="114300" simplePos="0" relativeHeight="486890496" behindDoc="1" locked="0" layoutInCell="1" allowOverlap="1" wp14:anchorId="238AF890" wp14:editId="49A0277A">
              <wp:simplePos x="0" y="0"/>
              <wp:positionH relativeFrom="page">
                <wp:posOffset>2913380</wp:posOffset>
              </wp:positionH>
              <wp:positionV relativeFrom="page">
                <wp:posOffset>1164590</wp:posOffset>
              </wp:positionV>
              <wp:extent cx="1625600" cy="1270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699F4" w14:textId="77777777" w:rsidR="0000224E" w:rsidRDefault="0000224E">
                          <w:pPr>
                            <w:spacing w:line="183" w:lineRule="exact"/>
                            <w:ind w:left="20"/>
                            <w:rPr>
                              <w:i/>
                              <w:sz w:val="16"/>
                            </w:rPr>
                          </w:pPr>
                          <w:r>
                            <w:rPr>
                              <w:i/>
                              <w:w w:val="120"/>
                              <w:sz w:val="16"/>
                            </w:rPr>
                            <w:t>Gilles</w:t>
                          </w:r>
                          <w:r>
                            <w:rPr>
                              <w:i/>
                              <w:spacing w:val="9"/>
                              <w:w w:val="120"/>
                              <w:sz w:val="16"/>
                            </w:rPr>
                            <w:t xml:space="preserve"> </w:t>
                          </w:r>
                          <w:r>
                            <w:rPr>
                              <w:i/>
                              <w:w w:val="120"/>
                              <w:sz w:val="16"/>
                            </w:rPr>
                            <w:t>A.</w:t>
                          </w:r>
                          <w:r>
                            <w:rPr>
                              <w:i/>
                              <w:spacing w:val="10"/>
                              <w:w w:val="120"/>
                              <w:sz w:val="16"/>
                            </w:rPr>
                            <w:t xml:space="preserve"> </w:t>
                          </w:r>
                          <w:r>
                            <w:rPr>
                              <w:i/>
                              <w:w w:val="120"/>
                              <w:sz w:val="16"/>
                            </w:rPr>
                            <w:t>et</w:t>
                          </w:r>
                          <w:r>
                            <w:rPr>
                              <w:i/>
                              <w:spacing w:val="10"/>
                              <w:w w:val="120"/>
                              <w:sz w:val="16"/>
                            </w:rPr>
                            <w:t xml:space="preserve"> </w:t>
                          </w:r>
                          <w:r>
                            <w:rPr>
                              <w:i/>
                              <w:w w:val="120"/>
                              <w:sz w:val="16"/>
                            </w:rPr>
                            <w:t>al.</w:t>
                          </w:r>
                          <w:r>
                            <w:rPr>
                              <w:i/>
                              <w:spacing w:val="10"/>
                              <w:w w:val="120"/>
                              <w:sz w:val="16"/>
                            </w:rPr>
                            <w:t xml:space="preserve"> </w:t>
                          </w:r>
                          <w:r>
                            <w:rPr>
                              <w:i/>
                              <w:w w:val="120"/>
                              <w:sz w:val="16"/>
                            </w:rPr>
                            <w:t xml:space="preserve">/ </w:t>
                          </w:r>
                          <w:r>
                            <w:rPr>
                              <w:i/>
                              <w:spacing w:val="21"/>
                              <w:w w:val="120"/>
                              <w:sz w:val="16"/>
                            </w:rPr>
                            <w:t xml:space="preserve"> </w:t>
                          </w:r>
                          <w:r>
                            <w:rPr>
                              <w:i/>
                              <w:w w:val="120"/>
                              <w:sz w:val="16"/>
                            </w:rPr>
                            <w:t>00</w:t>
                          </w:r>
                          <w:r>
                            <w:rPr>
                              <w:i/>
                              <w:spacing w:val="10"/>
                              <w:w w:val="120"/>
                              <w:sz w:val="16"/>
                            </w:rPr>
                            <w:t xml:space="preserve"> </w:t>
                          </w:r>
                          <w:r>
                            <w:rPr>
                              <w:i/>
                              <w:w w:val="120"/>
                              <w:sz w:val="16"/>
                            </w:rPr>
                            <w:t>(2023)</w:t>
                          </w:r>
                          <w:r>
                            <w:rPr>
                              <w:i/>
                              <w:spacing w:val="10"/>
                              <w:w w:val="120"/>
                              <w:sz w:val="16"/>
                            </w:rPr>
                            <w:t xml:space="preserve"> </w:t>
                          </w:r>
                          <w:r>
                            <w:rPr>
                              <w:i/>
                              <w:w w:val="120"/>
                              <w:sz w:val="16"/>
                            </w:rPr>
                            <w:t>1–13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AF890" id="_x0000_t202" coordsize="21600,21600" o:spt="202" path="m,l,21600r21600,l21600,xe">
              <v:stroke joinstyle="miter"/>
              <v:path gradientshapeok="t" o:connecttype="rect"/>
            </v:shapetype>
            <v:shape id="_x0000_s1034" type="#_x0000_t202" style="position:absolute;margin-left:229.4pt;margin-top:91.7pt;width:128pt;height:10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" filled="f" stroked="f">
              <v:textbox inset="0,0,0,0">
                <w:txbxContent>
                  <w:p w14:paraId="67F699F4" w14:textId="77777777" w:rsidR="0000224E" w:rsidRDefault="0000224E">
                    <w:pPr>
                      <w:spacing w:line="183" w:lineRule="exact"/>
                      <w:ind w:left="20"/>
                      <w:rPr>
                        <w:i/>
                        <w:sz w:val="16"/>
                      </w:rPr>
                    </w:pPr>
                    <w:r>
                      <w:rPr>
                        <w:i/>
                        <w:w w:val="120"/>
                        <w:sz w:val="16"/>
                      </w:rPr>
                      <w:t>Gilles</w:t>
                    </w:r>
                    <w:r>
                      <w:rPr>
                        <w:i/>
                        <w:spacing w:val="9"/>
                        <w:w w:val="120"/>
                        <w:sz w:val="16"/>
                      </w:rPr>
                      <w:t xml:space="preserve"> </w:t>
                    </w:r>
                    <w:r>
                      <w:rPr>
                        <w:i/>
                        <w:w w:val="120"/>
                        <w:sz w:val="16"/>
                      </w:rPr>
                      <w:t>A.</w:t>
                    </w:r>
                    <w:r>
                      <w:rPr>
                        <w:i/>
                        <w:spacing w:val="10"/>
                        <w:w w:val="120"/>
                        <w:sz w:val="16"/>
                      </w:rPr>
                      <w:t xml:space="preserve"> </w:t>
                    </w:r>
                    <w:r>
                      <w:rPr>
                        <w:i/>
                        <w:w w:val="120"/>
                        <w:sz w:val="16"/>
                      </w:rPr>
                      <w:t>et</w:t>
                    </w:r>
                    <w:r>
                      <w:rPr>
                        <w:i/>
                        <w:spacing w:val="10"/>
                        <w:w w:val="120"/>
                        <w:sz w:val="16"/>
                      </w:rPr>
                      <w:t xml:space="preserve"> </w:t>
                    </w:r>
                    <w:r>
                      <w:rPr>
                        <w:i/>
                        <w:w w:val="120"/>
                        <w:sz w:val="16"/>
                      </w:rPr>
                      <w:t>al.</w:t>
                    </w:r>
                    <w:r>
                      <w:rPr>
                        <w:i/>
                        <w:spacing w:val="10"/>
                        <w:w w:val="120"/>
                        <w:sz w:val="16"/>
                      </w:rPr>
                      <w:t xml:space="preserve"> </w:t>
                    </w:r>
                    <w:proofErr w:type="gramStart"/>
                    <w:r>
                      <w:rPr>
                        <w:i/>
                        <w:w w:val="120"/>
                        <w:sz w:val="16"/>
                      </w:rPr>
                      <w:t xml:space="preserve">/ </w:t>
                    </w:r>
                    <w:r>
                      <w:rPr>
                        <w:i/>
                        <w:spacing w:val="21"/>
                        <w:w w:val="120"/>
                        <w:sz w:val="16"/>
                      </w:rPr>
                      <w:t xml:space="preserve"> </w:t>
                    </w:r>
                    <w:r>
                      <w:rPr>
                        <w:i/>
                        <w:w w:val="120"/>
                        <w:sz w:val="16"/>
                      </w:rPr>
                      <w:t>00</w:t>
                    </w:r>
                    <w:proofErr w:type="gramEnd"/>
                    <w:r>
                      <w:rPr>
                        <w:i/>
                        <w:spacing w:val="10"/>
                        <w:w w:val="120"/>
                        <w:sz w:val="16"/>
                      </w:rPr>
                      <w:t xml:space="preserve"> </w:t>
                    </w:r>
                    <w:r>
                      <w:rPr>
                        <w:i/>
                        <w:w w:val="120"/>
                        <w:sz w:val="16"/>
                      </w:rPr>
                      <w:t>(2023)</w:t>
                    </w:r>
                    <w:r>
                      <w:rPr>
                        <w:i/>
                        <w:spacing w:val="10"/>
                        <w:w w:val="120"/>
                        <w:sz w:val="16"/>
                      </w:rPr>
                      <w:t xml:space="preserve"> </w:t>
                    </w:r>
                    <w:r>
                      <w:rPr>
                        <w:i/>
                        <w:w w:val="120"/>
                        <w:sz w:val="16"/>
                      </w:rPr>
                      <w:t>1–13</w:t>
                    </w:r>
                  </w:p>
                </w:txbxContent>
              </v:textbox>
              <w10:wrap anchorx="page" anchory="page"/>
            </v:shape>
          </w:pict>
        </mc:Fallback>
      </mc:AlternateContent>
    </w:r>
    <w:r>
      <w:rPr>
        <w:noProof/>
      </w:rPr>
      <mc:AlternateContent>
        <mc:Choice Requires="wps">
          <w:drawing>
            <wp:anchor distT="0" distB="0" distL="114300" distR="114300" simplePos="0" relativeHeight="486891008" behindDoc="1" locked="0" layoutInCell="1" allowOverlap="1" wp14:anchorId="256E6170" wp14:editId="5715C3FD">
              <wp:simplePos x="0" y="0"/>
              <wp:positionH relativeFrom="page">
                <wp:posOffset>6346825</wp:posOffset>
              </wp:positionH>
              <wp:positionV relativeFrom="page">
                <wp:posOffset>1164590</wp:posOffset>
              </wp:positionV>
              <wp:extent cx="184150" cy="1270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F43CD" w14:textId="77777777" w:rsidR="0000224E" w:rsidRDefault="0000224E">
                          <w:pPr>
                            <w:spacing w:line="183" w:lineRule="exact"/>
                            <w:ind w:left="60"/>
                            <w:rPr>
                              <w:sz w:val="16"/>
                            </w:rPr>
                          </w:pPr>
                          <w:r>
                            <w:fldChar w:fldCharType="begin"/>
                          </w:r>
                          <w:r>
                            <w:rPr>
                              <w:w w:val="105"/>
                              <w:sz w:val="16"/>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E6170" id="Text Box 1" o:spid="_x0000_s1035" type="#_x0000_t202" style="position:absolute;margin-left:499.75pt;margin-top:91.7pt;width:14.5pt;height:10pt;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" filled="f" stroked="f">
              <v:textbox inset="0,0,0,0">
                <w:txbxContent>
                  <w:p w14:paraId="2B1F43CD" w14:textId="77777777" w:rsidR="0000224E" w:rsidRDefault="0000224E">
                    <w:pPr>
                      <w:spacing w:line="183" w:lineRule="exact"/>
                      <w:ind w:left="60"/>
                      <w:rPr>
                        <w:sz w:val="16"/>
                      </w:rPr>
                    </w:pPr>
                    <w:r>
                      <w:fldChar w:fldCharType="begin"/>
                    </w:r>
                    <w:r>
                      <w:rPr>
                        <w:w w:val="105"/>
                        <w:sz w:val="16"/>
                      </w:rPr>
                      <w:instrText xml:space="preserve"> PAGE </w:instrText>
                    </w:r>
                    <w:r>
                      <w:fldChar w:fldCharType="separate"/>
                    </w:r>
                    <w:r>
                      <w:t>11</w:t>
                    </w:r>
                    <w:r>
                      <w:fldChar w:fldCharType="end"/>
                    </w:r>
                  </w:p>
                </w:txbxContent>
              </v:textbox>
              <w10:wrap anchorx="page" anchory="page"/>
            </v:shape>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an PIEDALLU">
    <w15:presenceInfo w15:providerId="AD" w15:userId="S-1-5-21-1887648781-3830398924-18914336-5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evenAndOddHeaders/>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7F5"/>
    <w:rsid w:val="0000224E"/>
    <w:rsid w:val="0002008C"/>
    <w:rsid w:val="0003030A"/>
    <w:rsid w:val="00077209"/>
    <w:rsid w:val="00141D71"/>
    <w:rsid w:val="0019129E"/>
    <w:rsid w:val="001C40DB"/>
    <w:rsid w:val="00236ED1"/>
    <w:rsid w:val="002C1E4A"/>
    <w:rsid w:val="003D625D"/>
    <w:rsid w:val="003D7045"/>
    <w:rsid w:val="004329CE"/>
    <w:rsid w:val="0046559C"/>
    <w:rsid w:val="005247DE"/>
    <w:rsid w:val="00590BEA"/>
    <w:rsid w:val="005A403C"/>
    <w:rsid w:val="005B4CCF"/>
    <w:rsid w:val="006301FB"/>
    <w:rsid w:val="00663A19"/>
    <w:rsid w:val="00672196"/>
    <w:rsid w:val="00771C29"/>
    <w:rsid w:val="00775634"/>
    <w:rsid w:val="00814BC9"/>
    <w:rsid w:val="00815DD2"/>
    <w:rsid w:val="008507B5"/>
    <w:rsid w:val="00862FF4"/>
    <w:rsid w:val="008B141A"/>
    <w:rsid w:val="008D717F"/>
    <w:rsid w:val="009445E4"/>
    <w:rsid w:val="00974D82"/>
    <w:rsid w:val="00A148B0"/>
    <w:rsid w:val="00A81114"/>
    <w:rsid w:val="00AD2FF8"/>
    <w:rsid w:val="00B177F5"/>
    <w:rsid w:val="00B41EF5"/>
    <w:rsid w:val="00B553DB"/>
    <w:rsid w:val="00C23AAF"/>
    <w:rsid w:val="00CA6243"/>
    <w:rsid w:val="00CA7462"/>
    <w:rsid w:val="00D922D6"/>
    <w:rsid w:val="00D93A04"/>
    <w:rsid w:val="00DC21F8"/>
    <w:rsid w:val="00DF1723"/>
    <w:rsid w:val="00DF21CF"/>
    <w:rsid w:val="00E901D3"/>
    <w:rsid w:val="00F312A1"/>
    <w:rsid w:val="00F8052F"/>
    <w:rsid w:val="00F950A7"/>
    <w:rsid w:val="00FF1E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3B19FA1"/>
  <w15:docId w15:val="{4392F8F3-5217-412C-A278-5D492ABB4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pPr>
      <w:spacing w:line="239" w:lineRule="exact"/>
    </w:pPr>
    <w:rPr>
      <w:sz w:val="20"/>
      <w:szCs w:val="20"/>
    </w:rPr>
  </w:style>
  <w:style w:type="paragraph" w:styleId="Titre">
    <w:name w:val="Title"/>
    <w:basedOn w:val="Normal"/>
    <w:uiPriority w:val="10"/>
    <w:qFormat/>
    <w:pPr>
      <w:ind w:left="760" w:right="440"/>
      <w:jc w:val="center"/>
    </w:pPr>
    <w:rPr>
      <w:sz w:val="34"/>
      <w:szCs w:val="34"/>
    </w:rPr>
  </w:style>
  <w:style w:type="paragraph" w:styleId="Paragraphedeliste">
    <w:name w:val="List Paragraph"/>
    <w:basedOn w:val="Normal"/>
    <w:uiPriority w:val="1"/>
    <w:qFormat/>
  </w:style>
  <w:style w:type="paragraph" w:customStyle="1" w:styleId="TableParagraph">
    <w:name w:val="Table Paragraph"/>
    <w:basedOn w:val="Normal"/>
    <w:uiPriority w:val="1"/>
    <w:qFormat/>
  </w:style>
  <w:style w:type="character" w:styleId="Marquedecommentaire">
    <w:name w:val="annotation reference"/>
    <w:basedOn w:val="Policepardfaut"/>
    <w:uiPriority w:val="99"/>
    <w:semiHidden/>
    <w:unhideWhenUsed/>
    <w:rsid w:val="00B553DB"/>
    <w:rPr>
      <w:sz w:val="16"/>
      <w:szCs w:val="16"/>
    </w:rPr>
  </w:style>
  <w:style w:type="paragraph" w:styleId="Commentaire">
    <w:name w:val="annotation text"/>
    <w:basedOn w:val="Normal"/>
    <w:link w:val="CommentaireCar"/>
    <w:uiPriority w:val="99"/>
    <w:semiHidden/>
    <w:unhideWhenUsed/>
    <w:rsid w:val="00B553DB"/>
    <w:rPr>
      <w:sz w:val="20"/>
      <w:szCs w:val="20"/>
    </w:rPr>
  </w:style>
  <w:style w:type="character" w:customStyle="1" w:styleId="CommentaireCar">
    <w:name w:val="Commentaire Car"/>
    <w:basedOn w:val="Policepardfaut"/>
    <w:link w:val="Commentaire"/>
    <w:uiPriority w:val="99"/>
    <w:semiHidden/>
    <w:rsid w:val="00B553DB"/>
    <w:rPr>
      <w:rFonts w:ascii="Calibri" w:eastAsia="Calibri" w:hAnsi="Calibri" w:cs="Calibri"/>
      <w:sz w:val="20"/>
      <w:szCs w:val="20"/>
    </w:rPr>
  </w:style>
  <w:style w:type="paragraph" w:styleId="Objetducommentaire">
    <w:name w:val="annotation subject"/>
    <w:basedOn w:val="Commentaire"/>
    <w:next w:val="Commentaire"/>
    <w:link w:val="ObjetducommentaireCar"/>
    <w:uiPriority w:val="99"/>
    <w:semiHidden/>
    <w:unhideWhenUsed/>
    <w:rsid w:val="00B553DB"/>
    <w:rPr>
      <w:b/>
      <w:bCs/>
    </w:rPr>
  </w:style>
  <w:style w:type="character" w:customStyle="1" w:styleId="ObjetducommentaireCar">
    <w:name w:val="Objet du commentaire Car"/>
    <w:basedOn w:val="CommentaireCar"/>
    <w:link w:val="Objetducommentaire"/>
    <w:uiPriority w:val="99"/>
    <w:semiHidden/>
    <w:rsid w:val="00B553DB"/>
    <w:rPr>
      <w:rFonts w:ascii="Calibri" w:eastAsia="Calibri" w:hAnsi="Calibri" w:cs="Calibri"/>
      <w:b/>
      <w:bCs/>
      <w:sz w:val="20"/>
      <w:szCs w:val="20"/>
    </w:rPr>
  </w:style>
  <w:style w:type="paragraph" w:styleId="Textedebulles">
    <w:name w:val="Balloon Text"/>
    <w:basedOn w:val="Normal"/>
    <w:link w:val="TextedebullesCar"/>
    <w:uiPriority w:val="99"/>
    <w:semiHidden/>
    <w:unhideWhenUsed/>
    <w:rsid w:val="00B553DB"/>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53DB"/>
    <w:rPr>
      <w:rFonts w:ascii="Segoe UI" w:eastAsia="Calibri" w:hAnsi="Segoe UI" w:cs="Segoe UI"/>
      <w:sz w:val="18"/>
      <w:szCs w:val="18"/>
    </w:rPr>
  </w:style>
  <w:style w:type="paragraph" w:styleId="Rvision">
    <w:name w:val="Revision"/>
    <w:hidden/>
    <w:uiPriority w:val="99"/>
    <w:semiHidden/>
    <w:rsid w:val="00814BC9"/>
    <w:pPr>
      <w:widowControl/>
      <w:autoSpaceDE/>
      <w:autoSpaceDN/>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9796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mailto:arthur.gilles@uliege.be"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17</Pages>
  <Words>8314</Words>
  <Characters>45729</Characters>
  <Application>Microsoft Office Word</Application>
  <DocSecurity>0</DocSecurity>
  <Lines>381</Lines>
  <Paragraphs>107</Paragraphs>
  <ScaleCrop>false</ScaleCrop>
  <HeadingPairs>
    <vt:vector size="2" baseType="variant">
      <vt:variant>
        <vt:lpstr>Titre</vt:lpstr>
      </vt:variant>
      <vt:variant>
        <vt:i4>1</vt:i4>
      </vt:variant>
    </vt:vector>
  </HeadingPairs>
  <TitlesOfParts>
    <vt:vector size="1" baseType="lpstr">
      <vt:lpstr/>
    </vt:vector>
  </TitlesOfParts>
  <Company>AgroParisTech</Company>
  <LinksUpToDate>false</LinksUpToDate>
  <CharactersWithSpaces>53936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PIEDALLU</dc:creator>
  <cp:lastModifiedBy>Christian PIEDALLU</cp:lastModifiedBy>
  <cp:revision>10</cp:revision>
  <cp:lastPrinted>2023-02-06T09:01:00Z</cp:lastPrinted>
  <dcterms:created xsi:type="dcterms:W3CDTF">2023-02-02T16:57:00Z</dcterms:created>
  <dcterms:modified xsi:type="dcterms:W3CDTF">2023-02-06T17:13:00Z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2023-01-13T00:00:00Z</vt:filetime>
  </property>
  <property fmtid="{D5CDD505-2E9C-101B-9397-08002B2CF9AE}" pid="3" name="Creator">
    <vt:lpwstr>LaTeX with hyperref</vt:lpwstr>
  </property>
  <property fmtid="{D5CDD505-2E9C-101B-9397-08002B2CF9AE}" pid="4" name="LastSaved">
    <vt:filetime>2023-01-16T00:00:00Z</vt:filetime>
  </property>
</Properties>
</file>